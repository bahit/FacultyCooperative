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bookmarkStart w:id="7" w:name="_Ref256495559"/>
      <w:bookmarkStart w:id="8" w:name="_Ref256495629"/>
      <w:bookmarkEnd w:id="7"/>
      <w:bookmarkEnd w:id="8"/>
      <w:r w:rsidRPr="005C63CB">
        <w:t xml:space="preserve">CE903 </w:t>
      </w:r>
      <w:r w:rsidR="008D0C79">
        <w:t>Group 1</w:t>
      </w:r>
    </w:p>
    <w:p w14:paraId="0B3C62B0" w14:textId="63A4CEA2" w:rsidR="00E44BB3" w:rsidRDefault="00E44BB3" w:rsidP="008D0C79">
      <w:pPr>
        <w:pStyle w:val="Title"/>
        <w:jc w:val="center"/>
      </w:pPr>
      <w:del w:id="9" w:author="Sarah Thomas" w:date="2014-03-03T14:05:00Z">
        <w:r w:rsidRPr="005C63CB" w:rsidDel="00F15707">
          <w:delText>System Requirements Specification Document</w:delText>
        </w:r>
      </w:del>
      <w:ins w:id="10"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11" w:author="Sarah Thomas" w:date="2014-03-03T14:07:00Z">
        <w:r w:rsidR="00F15707">
          <w:t>19</w:t>
        </w:r>
      </w:ins>
      <w:del w:id="12" w:author="Sarah Thomas" w:date="2014-03-03T14:07:00Z">
        <w:r w:rsidDel="00F15707">
          <w:delText>5</w:delText>
        </w:r>
      </w:del>
      <w:r>
        <w:t xml:space="preserve"> </w:t>
      </w:r>
      <w:del w:id="13" w:author="Sarah Thomas" w:date="2014-03-03T14:07:00Z">
        <w:r w:rsidDel="00F15707">
          <w:delText xml:space="preserve">February </w:delText>
        </w:r>
      </w:del>
      <w:ins w:id="14" w:author="Sarah Thomas" w:date="2014-03-03T14:07:00Z">
        <w:r w:rsidR="00F15707">
          <w:t xml:space="preserve">March </w:t>
        </w:r>
      </w:ins>
      <w:del w:id="15" w:author="Sarah Thomas" w:date="2014-03-03T14:06:00Z">
        <w:r w:rsidDel="00F15707">
          <w:delText>2012</w:delText>
        </w:r>
      </w:del>
      <w:ins w:id="16"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6D6E7601" w14:textId="77777777" w:rsidR="001961FE" w:rsidRDefault="001D3EAC">
          <w:pPr>
            <w:pStyle w:val="TOC1"/>
            <w:tabs>
              <w:tab w:val="left" w:pos="382"/>
              <w:tab w:val="right" w:leader="dot" w:pos="8290"/>
            </w:tabs>
            <w:rPr>
              <w:ins w:id="17" w:author="Sarah Thomas" w:date="2014-03-15T09:44:00Z"/>
              <w:b w:val="0"/>
              <w:noProof/>
              <w:lang w:val="en-US" w:eastAsia="ja-JP"/>
            </w:rPr>
          </w:pPr>
          <w:r>
            <w:rPr>
              <w:b w:val="0"/>
            </w:rPr>
            <w:fldChar w:fldCharType="begin"/>
          </w:r>
          <w:r>
            <w:instrText xml:space="preserve"> TOC \o "1-3" \h \z \u </w:instrText>
          </w:r>
          <w:r>
            <w:rPr>
              <w:b w:val="0"/>
            </w:rPr>
            <w:fldChar w:fldCharType="separate"/>
          </w:r>
          <w:ins w:id="18" w:author="Sarah Thomas" w:date="2014-03-15T09:44:00Z">
            <w:r w:rsidR="001961FE">
              <w:rPr>
                <w:noProof/>
              </w:rPr>
              <w:t>1</w:t>
            </w:r>
            <w:r w:rsidR="001961FE">
              <w:rPr>
                <w:b w:val="0"/>
                <w:noProof/>
                <w:lang w:val="en-US" w:eastAsia="ja-JP"/>
              </w:rPr>
              <w:tab/>
            </w:r>
            <w:r w:rsidR="001961FE">
              <w:rPr>
                <w:noProof/>
              </w:rPr>
              <w:t>Introduction</w:t>
            </w:r>
            <w:r w:rsidR="001961FE">
              <w:rPr>
                <w:noProof/>
              </w:rPr>
              <w:tab/>
            </w:r>
            <w:r w:rsidR="001961FE">
              <w:rPr>
                <w:noProof/>
              </w:rPr>
              <w:fldChar w:fldCharType="begin"/>
            </w:r>
            <w:r w:rsidR="001961FE">
              <w:rPr>
                <w:noProof/>
              </w:rPr>
              <w:instrText xml:space="preserve"> PAGEREF _Toc256495990 \h </w:instrText>
            </w:r>
            <w:r w:rsidR="001961FE">
              <w:rPr>
                <w:noProof/>
              </w:rPr>
            </w:r>
          </w:ins>
          <w:r w:rsidR="001961FE">
            <w:rPr>
              <w:noProof/>
            </w:rPr>
            <w:fldChar w:fldCharType="separate"/>
          </w:r>
          <w:ins w:id="19" w:author="Sarah Thomas" w:date="2014-03-15T09:44:00Z">
            <w:r w:rsidR="001961FE">
              <w:rPr>
                <w:noProof/>
              </w:rPr>
              <w:t>3</w:t>
            </w:r>
            <w:r w:rsidR="001961FE">
              <w:rPr>
                <w:noProof/>
              </w:rPr>
              <w:fldChar w:fldCharType="end"/>
            </w:r>
          </w:ins>
        </w:p>
        <w:p w14:paraId="41B1F8BA" w14:textId="77777777" w:rsidR="001961FE" w:rsidRDefault="001961FE">
          <w:pPr>
            <w:pStyle w:val="TOC2"/>
            <w:tabs>
              <w:tab w:val="left" w:pos="792"/>
              <w:tab w:val="right" w:leader="dot" w:pos="8290"/>
            </w:tabs>
            <w:rPr>
              <w:ins w:id="20" w:author="Sarah Thomas" w:date="2014-03-15T09:44:00Z"/>
              <w:b w:val="0"/>
              <w:noProof/>
              <w:sz w:val="24"/>
              <w:szCs w:val="24"/>
              <w:lang w:val="en-US" w:eastAsia="ja-JP"/>
            </w:rPr>
          </w:pPr>
          <w:ins w:id="21" w:author="Sarah Thomas" w:date="2014-03-15T09:44: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_Toc256495991 \h </w:instrText>
            </w:r>
            <w:r>
              <w:rPr>
                <w:noProof/>
              </w:rPr>
            </w:r>
          </w:ins>
          <w:r>
            <w:rPr>
              <w:noProof/>
            </w:rPr>
            <w:fldChar w:fldCharType="separate"/>
          </w:r>
          <w:ins w:id="22" w:author="Sarah Thomas" w:date="2014-03-15T09:44:00Z">
            <w:r>
              <w:rPr>
                <w:noProof/>
              </w:rPr>
              <w:t>3</w:t>
            </w:r>
            <w:r>
              <w:rPr>
                <w:noProof/>
              </w:rPr>
              <w:fldChar w:fldCharType="end"/>
            </w:r>
          </w:ins>
        </w:p>
        <w:p w14:paraId="639FD4DB" w14:textId="77777777" w:rsidR="001961FE" w:rsidRDefault="001961FE">
          <w:pPr>
            <w:pStyle w:val="TOC2"/>
            <w:tabs>
              <w:tab w:val="left" w:pos="792"/>
              <w:tab w:val="right" w:leader="dot" w:pos="8290"/>
            </w:tabs>
            <w:rPr>
              <w:ins w:id="23" w:author="Sarah Thomas" w:date="2014-03-15T09:44:00Z"/>
              <w:b w:val="0"/>
              <w:noProof/>
              <w:sz w:val="24"/>
              <w:szCs w:val="24"/>
              <w:lang w:val="en-US" w:eastAsia="ja-JP"/>
            </w:rPr>
          </w:pPr>
          <w:ins w:id="24" w:author="Sarah Thomas" w:date="2014-03-15T09:44: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_Toc256495992 \h </w:instrText>
            </w:r>
            <w:r>
              <w:rPr>
                <w:noProof/>
              </w:rPr>
            </w:r>
          </w:ins>
          <w:r>
            <w:rPr>
              <w:noProof/>
            </w:rPr>
            <w:fldChar w:fldCharType="separate"/>
          </w:r>
          <w:ins w:id="25" w:author="Sarah Thomas" w:date="2014-03-15T09:44:00Z">
            <w:r>
              <w:rPr>
                <w:noProof/>
              </w:rPr>
              <w:t>3</w:t>
            </w:r>
            <w:r>
              <w:rPr>
                <w:noProof/>
              </w:rPr>
              <w:fldChar w:fldCharType="end"/>
            </w:r>
          </w:ins>
        </w:p>
        <w:p w14:paraId="05B5B4DF" w14:textId="77777777" w:rsidR="001961FE" w:rsidRDefault="001961FE">
          <w:pPr>
            <w:pStyle w:val="TOC2"/>
            <w:tabs>
              <w:tab w:val="left" w:pos="792"/>
              <w:tab w:val="right" w:leader="dot" w:pos="8290"/>
            </w:tabs>
            <w:rPr>
              <w:ins w:id="26" w:author="Sarah Thomas" w:date="2014-03-15T09:44:00Z"/>
              <w:b w:val="0"/>
              <w:noProof/>
              <w:sz w:val="24"/>
              <w:szCs w:val="24"/>
              <w:lang w:val="en-US" w:eastAsia="ja-JP"/>
            </w:rPr>
          </w:pPr>
          <w:ins w:id="27" w:author="Sarah Thomas" w:date="2014-03-15T09:44: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_Toc256495993 \h </w:instrText>
            </w:r>
            <w:r>
              <w:rPr>
                <w:noProof/>
              </w:rPr>
            </w:r>
          </w:ins>
          <w:r>
            <w:rPr>
              <w:noProof/>
            </w:rPr>
            <w:fldChar w:fldCharType="separate"/>
          </w:r>
          <w:ins w:id="28" w:author="Sarah Thomas" w:date="2014-03-15T09:44:00Z">
            <w:r>
              <w:rPr>
                <w:noProof/>
              </w:rPr>
              <w:t>4</w:t>
            </w:r>
            <w:r>
              <w:rPr>
                <w:noProof/>
              </w:rPr>
              <w:fldChar w:fldCharType="end"/>
            </w:r>
          </w:ins>
        </w:p>
        <w:p w14:paraId="26E8844A" w14:textId="77777777" w:rsidR="001961FE" w:rsidRDefault="001961FE">
          <w:pPr>
            <w:pStyle w:val="TOC1"/>
            <w:tabs>
              <w:tab w:val="left" w:pos="382"/>
              <w:tab w:val="right" w:leader="dot" w:pos="8290"/>
            </w:tabs>
            <w:rPr>
              <w:ins w:id="29" w:author="Sarah Thomas" w:date="2014-03-15T09:44:00Z"/>
              <w:b w:val="0"/>
              <w:noProof/>
              <w:lang w:val="en-US" w:eastAsia="ja-JP"/>
            </w:rPr>
          </w:pPr>
          <w:ins w:id="30" w:author="Sarah Thomas" w:date="2014-03-15T09:44: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_Toc256495994 \h </w:instrText>
            </w:r>
            <w:r>
              <w:rPr>
                <w:noProof/>
              </w:rPr>
            </w:r>
          </w:ins>
          <w:r>
            <w:rPr>
              <w:noProof/>
            </w:rPr>
            <w:fldChar w:fldCharType="separate"/>
          </w:r>
          <w:ins w:id="31" w:author="Sarah Thomas" w:date="2014-03-15T09:44:00Z">
            <w:r>
              <w:rPr>
                <w:noProof/>
              </w:rPr>
              <w:t>5</w:t>
            </w:r>
            <w:r>
              <w:rPr>
                <w:noProof/>
              </w:rPr>
              <w:fldChar w:fldCharType="end"/>
            </w:r>
          </w:ins>
        </w:p>
        <w:p w14:paraId="4127C3FA" w14:textId="77777777" w:rsidR="001961FE" w:rsidRDefault="001961FE">
          <w:pPr>
            <w:pStyle w:val="TOC2"/>
            <w:tabs>
              <w:tab w:val="left" w:pos="792"/>
              <w:tab w:val="right" w:leader="dot" w:pos="8290"/>
            </w:tabs>
            <w:rPr>
              <w:ins w:id="32" w:author="Sarah Thomas" w:date="2014-03-15T09:44:00Z"/>
              <w:b w:val="0"/>
              <w:noProof/>
              <w:sz w:val="24"/>
              <w:szCs w:val="24"/>
              <w:lang w:val="en-US" w:eastAsia="ja-JP"/>
            </w:rPr>
          </w:pPr>
          <w:ins w:id="33" w:author="Sarah Thomas" w:date="2014-03-15T09:44: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_Toc256495995 \h </w:instrText>
            </w:r>
            <w:r>
              <w:rPr>
                <w:noProof/>
              </w:rPr>
            </w:r>
          </w:ins>
          <w:r>
            <w:rPr>
              <w:noProof/>
            </w:rPr>
            <w:fldChar w:fldCharType="separate"/>
          </w:r>
          <w:ins w:id="34" w:author="Sarah Thomas" w:date="2014-03-15T09:44:00Z">
            <w:r>
              <w:rPr>
                <w:noProof/>
              </w:rPr>
              <w:t>5</w:t>
            </w:r>
            <w:r>
              <w:rPr>
                <w:noProof/>
              </w:rPr>
              <w:fldChar w:fldCharType="end"/>
            </w:r>
          </w:ins>
        </w:p>
        <w:p w14:paraId="2D963765" w14:textId="77777777" w:rsidR="001961FE" w:rsidRDefault="001961FE">
          <w:pPr>
            <w:pStyle w:val="TOC3"/>
            <w:tabs>
              <w:tab w:val="left" w:pos="1176"/>
              <w:tab w:val="right" w:leader="dot" w:pos="8290"/>
            </w:tabs>
            <w:rPr>
              <w:ins w:id="35" w:author="Sarah Thomas" w:date="2014-03-15T09:44:00Z"/>
              <w:noProof/>
              <w:sz w:val="24"/>
              <w:szCs w:val="24"/>
              <w:lang w:val="en-US" w:eastAsia="ja-JP"/>
            </w:rPr>
          </w:pPr>
          <w:ins w:id="36" w:author="Sarah Thomas" w:date="2014-03-15T09:44:00Z">
            <w:r>
              <w:rPr>
                <w:noProof/>
              </w:rPr>
              <w:t>2.1.1</w:t>
            </w:r>
            <w:r>
              <w:rPr>
                <w:noProof/>
                <w:sz w:val="24"/>
                <w:szCs w:val="24"/>
                <w:lang w:val="en-US" w:eastAsia="ja-JP"/>
              </w:rPr>
              <w:tab/>
            </w:r>
            <w:r>
              <w:rPr>
                <w:noProof/>
              </w:rPr>
              <w:t>Laravel Background</w:t>
            </w:r>
            <w:r>
              <w:rPr>
                <w:noProof/>
              </w:rPr>
              <w:tab/>
            </w:r>
            <w:r>
              <w:rPr>
                <w:noProof/>
              </w:rPr>
              <w:fldChar w:fldCharType="begin"/>
            </w:r>
            <w:r>
              <w:rPr>
                <w:noProof/>
              </w:rPr>
              <w:instrText xml:space="preserve"> PAGEREF _Toc256495996 \h </w:instrText>
            </w:r>
            <w:r>
              <w:rPr>
                <w:noProof/>
              </w:rPr>
            </w:r>
          </w:ins>
          <w:r>
            <w:rPr>
              <w:noProof/>
            </w:rPr>
            <w:fldChar w:fldCharType="separate"/>
          </w:r>
          <w:ins w:id="37" w:author="Sarah Thomas" w:date="2014-03-15T09:44:00Z">
            <w:r>
              <w:rPr>
                <w:noProof/>
              </w:rPr>
              <w:t>5</w:t>
            </w:r>
            <w:r>
              <w:rPr>
                <w:noProof/>
              </w:rPr>
              <w:fldChar w:fldCharType="end"/>
            </w:r>
          </w:ins>
        </w:p>
        <w:p w14:paraId="76D7F4E8" w14:textId="77777777" w:rsidR="001961FE" w:rsidRDefault="001961FE">
          <w:pPr>
            <w:pStyle w:val="TOC3"/>
            <w:tabs>
              <w:tab w:val="left" w:pos="1176"/>
              <w:tab w:val="right" w:leader="dot" w:pos="8290"/>
            </w:tabs>
            <w:rPr>
              <w:ins w:id="38" w:author="Sarah Thomas" w:date="2014-03-15T09:44:00Z"/>
              <w:noProof/>
              <w:sz w:val="24"/>
              <w:szCs w:val="24"/>
              <w:lang w:val="en-US" w:eastAsia="ja-JP"/>
            </w:rPr>
          </w:pPr>
          <w:ins w:id="39" w:author="Sarah Thomas" w:date="2014-03-15T09:44:00Z">
            <w:r>
              <w:rPr>
                <w:noProof/>
              </w:rPr>
              <w:t>2.1.2</w:t>
            </w:r>
            <w:r>
              <w:rPr>
                <w:noProof/>
                <w:sz w:val="24"/>
                <w:szCs w:val="24"/>
                <w:lang w:val="en-US" w:eastAsia="ja-JP"/>
              </w:rPr>
              <w:tab/>
            </w:r>
            <w:r>
              <w:rPr>
                <w:noProof/>
              </w:rPr>
              <w:t>Laravel and Composer</w:t>
            </w:r>
            <w:r>
              <w:rPr>
                <w:noProof/>
              </w:rPr>
              <w:tab/>
            </w:r>
            <w:r>
              <w:rPr>
                <w:noProof/>
              </w:rPr>
              <w:fldChar w:fldCharType="begin"/>
            </w:r>
            <w:r>
              <w:rPr>
                <w:noProof/>
              </w:rPr>
              <w:instrText xml:space="preserve"> PAGEREF _Toc256495997 \h </w:instrText>
            </w:r>
            <w:r>
              <w:rPr>
                <w:noProof/>
              </w:rPr>
            </w:r>
          </w:ins>
          <w:r>
            <w:rPr>
              <w:noProof/>
            </w:rPr>
            <w:fldChar w:fldCharType="separate"/>
          </w:r>
          <w:ins w:id="40" w:author="Sarah Thomas" w:date="2014-03-15T09:44:00Z">
            <w:r>
              <w:rPr>
                <w:noProof/>
              </w:rPr>
              <w:t>5</w:t>
            </w:r>
            <w:r>
              <w:rPr>
                <w:noProof/>
              </w:rPr>
              <w:fldChar w:fldCharType="end"/>
            </w:r>
          </w:ins>
        </w:p>
        <w:p w14:paraId="55DB529A" w14:textId="77777777" w:rsidR="001961FE" w:rsidRDefault="001961FE">
          <w:pPr>
            <w:pStyle w:val="TOC3"/>
            <w:tabs>
              <w:tab w:val="left" w:pos="1176"/>
              <w:tab w:val="right" w:leader="dot" w:pos="8290"/>
            </w:tabs>
            <w:rPr>
              <w:ins w:id="41" w:author="Sarah Thomas" w:date="2014-03-15T09:44:00Z"/>
              <w:noProof/>
              <w:sz w:val="24"/>
              <w:szCs w:val="24"/>
              <w:lang w:val="en-US" w:eastAsia="ja-JP"/>
            </w:rPr>
          </w:pPr>
          <w:ins w:id="42" w:author="Sarah Thomas" w:date="2014-03-15T09:44:00Z">
            <w:r>
              <w:rPr>
                <w:noProof/>
              </w:rPr>
              <w:t>2.1.3</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_Toc256495998 \h </w:instrText>
            </w:r>
            <w:r>
              <w:rPr>
                <w:noProof/>
              </w:rPr>
            </w:r>
          </w:ins>
          <w:r>
            <w:rPr>
              <w:noProof/>
            </w:rPr>
            <w:fldChar w:fldCharType="separate"/>
          </w:r>
          <w:ins w:id="43" w:author="Sarah Thomas" w:date="2014-03-15T09:44:00Z">
            <w:r>
              <w:rPr>
                <w:noProof/>
              </w:rPr>
              <w:t>6</w:t>
            </w:r>
            <w:r>
              <w:rPr>
                <w:noProof/>
              </w:rPr>
              <w:fldChar w:fldCharType="end"/>
            </w:r>
          </w:ins>
        </w:p>
        <w:p w14:paraId="59FCD48E" w14:textId="77777777" w:rsidR="001961FE" w:rsidRDefault="001961FE">
          <w:pPr>
            <w:pStyle w:val="TOC3"/>
            <w:tabs>
              <w:tab w:val="left" w:pos="1176"/>
              <w:tab w:val="right" w:leader="dot" w:pos="8290"/>
            </w:tabs>
            <w:rPr>
              <w:ins w:id="44" w:author="Sarah Thomas" w:date="2014-03-15T09:44:00Z"/>
              <w:noProof/>
              <w:sz w:val="24"/>
              <w:szCs w:val="24"/>
              <w:lang w:val="en-US" w:eastAsia="ja-JP"/>
            </w:rPr>
          </w:pPr>
          <w:ins w:id="45" w:author="Sarah Thomas" w:date="2014-03-15T09:44:00Z">
            <w:r>
              <w:rPr>
                <w:noProof/>
              </w:rPr>
              <w:t>2.1.4</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_Toc256495999 \h </w:instrText>
            </w:r>
            <w:r>
              <w:rPr>
                <w:noProof/>
              </w:rPr>
            </w:r>
          </w:ins>
          <w:r>
            <w:rPr>
              <w:noProof/>
            </w:rPr>
            <w:fldChar w:fldCharType="separate"/>
          </w:r>
          <w:ins w:id="46" w:author="Sarah Thomas" w:date="2014-03-15T09:44:00Z">
            <w:r>
              <w:rPr>
                <w:noProof/>
              </w:rPr>
              <w:t>6</w:t>
            </w:r>
            <w:r>
              <w:rPr>
                <w:noProof/>
              </w:rPr>
              <w:fldChar w:fldCharType="end"/>
            </w:r>
          </w:ins>
        </w:p>
        <w:p w14:paraId="53733A08" w14:textId="77777777" w:rsidR="001961FE" w:rsidRDefault="001961FE">
          <w:pPr>
            <w:pStyle w:val="TOC3"/>
            <w:tabs>
              <w:tab w:val="left" w:pos="1176"/>
              <w:tab w:val="right" w:leader="dot" w:pos="8290"/>
            </w:tabs>
            <w:rPr>
              <w:ins w:id="47" w:author="Sarah Thomas" w:date="2014-03-15T09:44:00Z"/>
              <w:noProof/>
              <w:sz w:val="24"/>
              <w:szCs w:val="24"/>
              <w:lang w:val="en-US" w:eastAsia="ja-JP"/>
            </w:rPr>
          </w:pPr>
          <w:ins w:id="48" w:author="Sarah Thomas" w:date="2014-03-15T09:44:00Z">
            <w:r>
              <w:rPr>
                <w:noProof/>
              </w:rPr>
              <w:t>2.1.5</w:t>
            </w:r>
            <w:r>
              <w:rPr>
                <w:noProof/>
                <w:sz w:val="24"/>
                <w:szCs w:val="24"/>
                <w:lang w:val="en-US" w:eastAsia="ja-JP"/>
              </w:rPr>
              <w:tab/>
            </w:r>
            <w:r>
              <w:rPr>
                <w:noProof/>
              </w:rPr>
              <w:t>Laravel Validation</w:t>
            </w:r>
            <w:r>
              <w:rPr>
                <w:noProof/>
              </w:rPr>
              <w:tab/>
            </w:r>
            <w:r>
              <w:rPr>
                <w:noProof/>
              </w:rPr>
              <w:fldChar w:fldCharType="begin"/>
            </w:r>
            <w:r>
              <w:rPr>
                <w:noProof/>
              </w:rPr>
              <w:instrText xml:space="preserve"> PAGEREF _Toc256496000 \h </w:instrText>
            </w:r>
            <w:r>
              <w:rPr>
                <w:noProof/>
              </w:rPr>
            </w:r>
          </w:ins>
          <w:r>
            <w:rPr>
              <w:noProof/>
            </w:rPr>
            <w:fldChar w:fldCharType="separate"/>
          </w:r>
          <w:ins w:id="49" w:author="Sarah Thomas" w:date="2014-03-15T09:44:00Z">
            <w:r>
              <w:rPr>
                <w:noProof/>
              </w:rPr>
              <w:t>6</w:t>
            </w:r>
            <w:r>
              <w:rPr>
                <w:noProof/>
              </w:rPr>
              <w:fldChar w:fldCharType="end"/>
            </w:r>
          </w:ins>
        </w:p>
        <w:p w14:paraId="068614B5" w14:textId="77777777" w:rsidR="001961FE" w:rsidRDefault="001961FE">
          <w:pPr>
            <w:pStyle w:val="TOC3"/>
            <w:tabs>
              <w:tab w:val="left" w:pos="1176"/>
              <w:tab w:val="right" w:leader="dot" w:pos="8290"/>
            </w:tabs>
            <w:rPr>
              <w:ins w:id="50" w:author="Sarah Thomas" w:date="2014-03-15T09:44:00Z"/>
              <w:noProof/>
              <w:sz w:val="24"/>
              <w:szCs w:val="24"/>
              <w:lang w:val="en-US" w:eastAsia="ja-JP"/>
            </w:rPr>
          </w:pPr>
          <w:ins w:id="51" w:author="Sarah Thomas" w:date="2014-03-15T09:44:00Z">
            <w:r>
              <w:rPr>
                <w:noProof/>
              </w:rPr>
              <w:t>2.1.6</w:t>
            </w:r>
            <w:r>
              <w:rPr>
                <w:noProof/>
                <w:sz w:val="24"/>
                <w:szCs w:val="24"/>
                <w:lang w:val="en-US" w:eastAsia="ja-JP"/>
              </w:rPr>
              <w:tab/>
            </w:r>
            <w:r>
              <w:rPr>
                <w:noProof/>
              </w:rPr>
              <w:t>Laravel Blade Templating System</w:t>
            </w:r>
            <w:r>
              <w:rPr>
                <w:noProof/>
              </w:rPr>
              <w:tab/>
            </w:r>
            <w:r>
              <w:rPr>
                <w:noProof/>
              </w:rPr>
              <w:fldChar w:fldCharType="begin"/>
            </w:r>
            <w:r>
              <w:rPr>
                <w:noProof/>
              </w:rPr>
              <w:instrText xml:space="preserve"> PAGEREF _Toc256496001 \h </w:instrText>
            </w:r>
            <w:r>
              <w:rPr>
                <w:noProof/>
              </w:rPr>
            </w:r>
          </w:ins>
          <w:r>
            <w:rPr>
              <w:noProof/>
            </w:rPr>
            <w:fldChar w:fldCharType="separate"/>
          </w:r>
          <w:ins w:id="52" w:author="Sarah Thomas" w:date="2014-03-15T09:44:00Z">
            <w:r>
              <w:rPr>
                <w:noProof/>
              </w:rPr>
              <w:t>8</w:t>
            </w:r>
            <w:r>
              <w:rPr>
                <w:noProof/>
              </w:rPr>
              <w:fldChar w:fldCharType="end"/>
            </w:r>
          </w:ins>
        </w:p>
        <w:p w14:paraId="60D52863" w14:textId="77777777" w:rsidR="001961FE" w:rsidRDefault="001961FE">
          <w:pPr>
            <w:pStyle w:val="TOC3"/>
            <w:tabs>
              <w:tab w:val="left" w:pos="1176"/>
              <w:tab w:val="right" w:leader="dot" w:pos="8290"/>
            </w:tabs>
            <w:rPr>
              <w:ins w:id="53" w:author="Sarah Thomas" w:date="2014-03-15T09:44:00Z"/>
              <w:noProof/>
              <w:sz w:val="24"/>
              <w:szCs w:val="24"/>
              <w:lang w:val="en-US" w:eastAsia="ja-JP"/>
            </w:rPr>
          </w:pPr>
          <w:ins w:id="54" w:author="Sarah Thomas" w:date="2014-03-15T09:44:00Z">
            <w:r>
              <w:rPr>
                <w:noProof/>
              </w:rPr>
              <w:t>2.1.7</w:t>
            </w:r>
            <w:r>
              <w:rPr>
                <w:noProof/>
                <w:sz w:val="24"/>
                <w:szCs w:val="24"/>
                <w:lang w:val="en-US" w:eastAsia="ja-JP"/>
              </w:rPr>
              <w:tab/>
            </w:r>
            <w:r>
              <w:rPr>
                <w:noProof/>
              </w:rPr>
              <w:t>Laravel Package Management - Using Imagine</w:t>
            </w:r>
            <w:r>
              <w:rPr>
                <w:noProof/>
              </w:rPr>
              <w:tab/>
            </w:r>
            <w:r>
              <w:rPr>
                <w:noProof/>
              </w:rPr>
              <w:fldChar w:fldCharType="begin"/>
            </w:r>
            <w:r>
              <w:rPr>
                <w:noProof/>
              </w:rPr>
              <w:instrText xml:space="preserve"> PAGEREF _Toc256496002 \h </w:instrText>
            </w:r>
            <w:r>
              <w:rPr>
                <w:noProof/>
              </w:rPr>
            </w:r>
          </w:ins>
          <w:r>
            <w:rPr>
              <w:noProof/>
            </w:rPr>
            <w:fldChar w:fldCharType="separate"/>
          </w:r>
          <w:ins w:id="55" w:author="Sarah Thomas" w:date="2014-03-15T09:44:00Z">
            <w:r>
              <w:rPr>
                <w:noProof/>
              </w:rPr>
              <w:t>9</w:t>
            </w:r>
            <w:r>
              <w:rPr>
                <w:noProof/>
              </w:rPr>
              <w:fldChar w:fldCharType="end"/>
            </w:r>
          </w:ins>
        </w:p>
        <w:p w14:paraId="6C7B467D" w14:textId="77777777" w:rsidR="001961FE" w:rsidRDefault="001961FE">
          <w:pPr>
            <w:pStyle w:val="TOC2"/>
            <w:tabs>
              <w:tab w:val="left" w:pos="792"/>
              <w:tab w:val="right" w:leader="dot" w:pos="8290"/>
            </w:tabs>
            <w:rPr>
              <w:ins w:id="56" w:author="Sarah Thomas" w:date="2014-03-15T09:44:00Z"/>
              <w:b w:val="0"/>
              <w:noProof/>
              <w:sz w:val="24"/>
              <w:szCs w:val="24"/>
              <w:lang w:val="en-US" w:eastAsia="ja-JP"/>
            </w:rPr>
          </w:pPr>
          <w:ins w:id="57" w:author="Sarah Thomas" w:date="2014-03-15T09:44: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_Toc256496003 \h </w:instrText>
            </w:r>
            <w:r>
              <w:rPr>
                <w:noProof/>
              </w:rPr>
            </w:r>
          </w:ins>
          <w:r>
            <w:rPr>
              <w:noProof/>
            </w:rPr>
            <w:fldChar w:fldCharType="separate"/>
          </w:r>
          <w:ins w:id="58" w:author="Sarah Thomas" w:date="2014-03-15T09:44:00Z">
            <w:r>
              <w:rPr>
                <w:noProof/>
              </w:rPr>
              <w:t>9</w:t>
            </w:r>
            <w:r>
              <w:rPr>
                <w:noProof/>
              </w:rPr>
              <w:fldChar w:fldCharType="end"/>
            </w:r>
          </w:ins>
        </w:p>
        <w:p w14:paraId="504C1229" w14:textId="77777777" w:rsidR="001961FE" w:rsidRDefault="001961FE">
          <w:pPr>
            <w:pStyle w:val="TOC2"/>
            <w:tabs>
              <w:tab w:val="left" w:pos="792"/>
              <w:tab w:val="right" w:leader="dot" w:pos="8290"/>
            </w:tabs>
            <w:rPr>
              <w:ins w:id="59" w:author="Sarah Thomas" w:date="2014-03-15T09:44:00Z"/>
              <w:b w:val="0"/>
              <w:noProof/>
              <w:sz w:val="24"/>
              <w:szCs w:val="24"/>
              <w:lang w:val="en-US" w:eastAsia="ja-JP"/>
            </w:rPr>
          </w:pPr>
          <w:ins w:id="60" w:author="Sarah Thomas" w:date="2014-03-15T09:44: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_Toc256496004 \h </w:instrText>
            </w:r>
            <w:r>
              <w:rPr>
                <w:noProof/>
              </w:rPr>
            </w:r>
          </w:ins>
          <w:r>
            <w:rPr>
              <w:noProof/>
            </w:rPr>
            <w:fldChar w:fldCharType="separate"/>
          </w:r>
          <w:ins w:id="61" w:author="Sarah Thomas" w:date="2014-03-15T09:44:00Z">
            <w:r>
              <w:rPr>
                <w:noProof/>
              </w:rPr>
              <w:t>9</w:t>
            </w:r>
            <w:r>
              <w:rPr>
                <w:noProof/>
              </w:rPr>
              <w:fldChar w:fldCharType="end"/>
            </w:r>
          </w:ins>
        </w:p>
        <w:p w14:paraId="11618657" w14:textId="77777777" w:rsidR="001961FE" w:rsidRDefault="001961FE">
          <w:pPr>
            <w:pStyle w:val="TOC2"/>
            <w:tabs>
              <w:tab w:val="left" w:pos="792"/>
              <w:tab w:val="right" w:leader="dot" w:pos="8290"/>
            </w:tabs>
            <w:rPr>
              <w:ins w:id="62" w:author="Sarah Thomas" w:date="2014-03-15T09:44:00Z"/>
              <w:b w:val="0"/>
              <w:noProof/>
              <w:sz w:val="24"/>
              <w:szCs w:val="24"/>
              <w:lang w:val="en-US" w:eastAsia="ja-JP"/>
            </w:rPr>
          </w:pPr>
          <w:ins w:id="63" w:author="Sarah Thomas" w:date="2014-03-15T09:44: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_Toc256496005 \h </w:instrText>
            </w:r>
            <w:r>
              <w:rPr>
                <w:noProof/>
              </w:rPr>
            </w:r>
          </w:ins>
          <w:r>
            <w:rPr>
              <w:noProof/>
            </w:rPr>
            <w:fldChar w:fldCharType="separate"/>
          </w:r>
          <w:ins w:id="64" w:author="Sarah Thomas" w:date="2014-03-15T09:44:00Z">
            <w:r>
              <w:rPr>
                <w:noProof/>
              </w:rPr>
              <w:t>9</w:t>
            </w:r>
            <w:r>
              <w:rPr>
                <w:noProof/>
              </w:rPr>
              <w:fldChar w:fldCharType="end"/>
            </w:r>
          </w:ins>
        </w:p>
        <w:p w14:paraId="656B6A1B" w14:textId="77777777" w:rsidR="001961FE" w:rsidRDefault="001961FE">
          <w:pPr>
            <w:pStyle w:val="TOC2"/>
            <w:tabs>
              <w:tab w:val="left" w:pos="792"/>
              <w:tab w:val="right" w:leader="dot" w:pos="8290"/>
            </w:tabs>
            <w:rPr>
              <w:ins w:id="65" w:author="Sarah Thomas" w:date="2014-03-15T09:44:00Z"/>
              <w:b w:val="0"/>
              <w:noProof/>
              <w:sz w:val="24"/>
              <w:szCs w:val="24"/>
              <w:lang w:val="en-US" w:eastAsia="ja-JP"/>
            </w:rPr>
          </w:pPr>
          <w:ins w:id="66" w:author="Sarah Thomas" w:date="2014-03-15T09:44:00Z">
            <w:r>
              <w:rPr>
                <w:noProof/>
              </w:rPr>
              <w:t>2.5</w:t>
            </w:r>
            <w:r>
              <w:rPr>
                <w:b w:val="0"/>
                <w:noProof/>
                <w:sz w:val="24"/>
                <w:szCs w:val="24"/>
                <w:lang w:val="en-US" w:eastAsia="ja-JP"/>
              </w:rPr>
              <w:tab/>
            </w:r>
            <w:r>
              <w:rPr>
                <w:noProof/>
              </w:rPr>
              <w:t>Trello</w:t>
            </w:r>
            <w:r>
              <w:rPr>
                <w:noProof/>
              </w:rPr>
              <w:tab/>
            </w:r>
            <w:r>
              <w:rPr>
                <w:noProof/>
              </w:rPr>
              <w:fldChar w:fldCharType="begin"/>
            </w:r>
            <w:r>
              <w:rPr>
                <w:noProof/>
              </w:rPr>
              <w:instrText xml:space="preserve"> PAGEREF _Toc256496006 \h </w:instrText>
            </w:r>
            <w:r>
              <w:rPr>
                <w:noProof/>
              </w:rPr>
            </w:r>
          </w:ins>
          <w:r>
            <w:rPr>
              <w:noProof/>
            </w:rPr>
            <w:fldChar w:fldCharType="separate"/>
          </w:r>
          <w:ins w:id="67" w:author="Sarah Thomas" w:date="2014-03-15T09:44:00Z">
            <w:r>
              <w:rPr>
                <w:noProof/>
              </w:rPr>
              <w:t>9</w:t>
            </w:r>
            <w:r>
              <w:rPr>
                <w:noProof/>
              </w:rPr>
              <w:fldChar w:fldCharType="end"/>
            </w:r>
          </w:ins>
        </w:p>
        <w:p w14:paraId="64D277FB" w14:textId="77777777" w:rsidR="001961FE" w:rsidRDefault="001961FE">
          <w:pPr>
            <w:pStyle w:val="TOC1"/>
            <w:tabs>
              <w:tab w:val="left" w:pos="382"/>
              <w:tab w:val="right" w:leader="dot" w:pos="8290"/>
            </w:tabs>
            <w:rPr>
              <w:ins w:id="68" w:author="Sarah Thomas" w:date="2014-03-15T09:44:00Z"/>
              <w:b w:val="0"/>
              <w:noProof/>
              <w:lang w:val="en-US" w:eastAsia="ja-JP"/>
            </w:rPr>
          </w:pPr>
          <w:ins w:id="69" w:author="Sarah Thomas" w:date="2014-03-15T09:44:00Z">
            <w:r>
              <w:rPr>
                <w:noProof/>
              </w:rPr>
              <w:t>3</w:t>
            </w:r>
            <w:r>
              <w:rPr>
                <w:b w:val="0"/>
                <w:noProof/>
                <w:lang w:val="en-US" w:eastAsia="ja-JP"/>
              </w:rPr>
              <w:tab/>
            </w:r>
            <w:r>
              <w:rPr>
                <w:noProof/>
              </w:rPr>
              <w:t>Use Cases</w:t>
            </w:r>
            <w:r>
              <w:rPr>
                <w:noProof/>
              </w:rPr>
              <w:tab/>
            </w:r>
            <w:r>
              <w:rPr>
                <w:noProof/>
              </w:rPr>
              <w:fldChar w:fldCharType="begin"/>
            </w:r>
            <w:r>
              <w:rPr>
                <w:noProof/>
              </w:rPr>
              <w:instrText xml:space="preserve"> PAGEREF _Toc256496007 \h </w:instrText>
            </w:r>
            <w:r>
              <w:rPr>
                <w:noProof/>
              </w:rPr>
            </w:r>
          </w:ins>
          <w:r>
            <w:rPr>
              <w:noProof/>
            </w:rPr>
            <w:fldChar w:fldCharType="separate"/>
          </w:r>
          <w:ins w:id="70" w:author="Sarah Thomas" w:date="2014-03-15T09:44:00Z">
            <w:r>
              <w:rPr>
                <w:noProof/>
              </w:rPr>
              <w:t>10</w:t>
            </w:r>
            <w:r>
              <w:rPr>
                <w:noProof/>
              </w:rPr>
              <w:fldChar w:fldCharType="end"/>
            </w:r>
          </w:ins>
        </w:p>
        <w:p w14:paraId="7951C0C8" w14:textId="77777777" w:rsidR="001961FE" w:rsidRDefault="001961FE">
          <w:pPr>
            <w:pStyle w:val="TOC2"/>
            <w:tabs>
              <w:tab w:val="left" w:pos="792"/>
              <w:tab w:val="right" w:leader="dot" w:pos="8290"/>
            </w:tabs>
            <w:rPr>
              <w:ins w:id="71" w:author="Sarah Thomas" w:date="2014-03-15T09:44:00Z"/>
              <w:b w:val="0"/>
              <w:noProof/>
              <w:sz w:val="24"/>
              <w:szCs w:val="24"/>
              <w:lang w:val="en-US" w:eastAsia="ja-JP"/>
            </w:rPr>
          </w:pPr>
          <w:ins w:id="72" w:author="Sarah Thomas" w:date="2014-03-15T09:44:00Z">
            <w:r>
              <w:rPr>
                <w:noProof/>
              </w:rPr>
              <w:t>3.1</w:t>
            </w:r>
            <w:r>
              <w:rPr>
                <w:b w:val="0"/>
                <w:noProof/>
                <w:sz w:val="24"/>
                <w:szCs w:val="24"/>
                <w:lang w:val="en-US" w:eastAsia="ja-JP"/>
              </w:rPr>
              <w:tab/>
            </w:r>
            <w:r>
              <w:rPr>
                <w:noProof/>
              </w:rPr>
              <w:t>Use Case Description Implementations</w:t>
            </w:r>
            <w:r>
              <w:rPr>
                <w:noProof/>
              </w:rPr>
              <w:tab/>
            </w:r>
            <w:r>
              <w:rPr>
                <w:noProof/>
              </w:rPr>
              <w:fldChar w:fldCharType="begin"/>
            </w:r>
            <w:r>
              <w:rPr>
                <w:noProof/>
              </w:rPr>
              <w:instrText xml:space="preserve"> PAGEREF _Toc256496008 \h </w:instrText>
            </w:r>
            <w:r>
              <w:rPr>
                <w:noProof/>
              </w:rPr>
            </w:r>
          </w:ins>
          <w:r>
            <w:rPr>
              <w:noProof/>
            </w:rPr>
            <w:fldChar w:fldCharType="separate"/>
          </w:r>
          <w:ins w:id="73" w:author="Sarah Thomas" w:date="2014-03-15T09:44:00Z">
            <w:r>
              <w:rPr>
                <w:noProof/>
              </w:rPr>
              <w:t>10</w:t>
            </w:r>
            <w:r>
              <w:rPr>
                <w:noProof/>
              </w:rPr>
              <w:fldChar w:fldCharType="end"/>
            </w:r>
          </w:ins>
        </w:p>
        <w:p w14:paraId="505DA860" w14:textId="77777777" w:rsidR="001961FE" w:rsidRDefault="001961FE">
          <w:pPr>
            <w:pStyle w:val="TOC2"/>
            <w:tabs>
              <w:tab w:val="left" w:pos="792"/>
              <w:tab w:val="right" w:leader="dot" w:pos="8290"/>
            </w:tabs>
            <w:rPr>
              <w:ins w:id="74" w:author="Sarah Thomas" w:date="2014-03-15T09:44:00Z"/>
              <w:b w:val="0"/>
              <w:noProof/>
              <w:sz w:val="24"/>
              <w:szCs w:val="24"/>
              <w:lang w:val="en-US" w:eastAsia="ja-JP"/>
            </w:rPr>
          </w:pPr>
          <w:ins w:id="75" w:author="Sarah Thomas" w:date="2014-03-15T09:44:00Z">
            <w:r>
              <w:rPr>
                <w:noProof/>
              </w:rPr>
              <w:t>3.2</w:t>
            </w:r>
            <w:r>
              <w:rPr>
                <w:b w:val="0"/>
                <w:noProof/>
                <w:sz w:val="24"/>
                <w:szCs w:val="24"/>
                <w:lang w:val="en-US" w:eastAsia="ja-JP"/>
              </w:rPr>
              <w:tab/>
            </w:r>
            <w:r>
              <w:rPr>
                <w:noProof/>
              </w:rPr>
              <w:t>Class Diagram</w:t>
            </w:r>
            <w:r>
              <w:rPr>
                <w:noProof/>
              </w:rPr>
              <w:tab/>
            </w:r>
            <w:r>
              <w:rPr>
                <w:noProof/>
              </w:rPr>
              <w:fldChar w:fldCharType="begin"/>
            </w:r>
            <w:r>
              <w:rPr>
                <w:noProof/>
              </w:rPr>
              <w:instrText xml:space="preserve"> PAGEREF _Toc256496009 \h </w:instrText>
            </w:r>
            <w:r>
              <w:rPr>
                <w:noProof/>
              </w:rPr>
            </w:r>
          </w:ins>
          <w:r>
            <w:rPr>
              <w:noProof/>
            </w:rPr>
            <w:fldChar w:fldCharType="separate"/>
          </w:r>
          <w:ins w:id="76" w:author="Sarah Thomas" w:date="2014-03-15T09:44:00Z">
            <w:r>
              <w:rPr>
                <w:noProof/>
              </w:rPr>
              <w:t>12</w:t>
            </w:r>
            <w:r>
              <w:rPr>
                <w:noProof/>
              </w:rPr>
              <w:fldChar w:fldCharType="end"/>
            </w:r>
          </w:ins>
        </w:p>
        <w:p w14:paraId="34113E1F" w14:textId="77777777" w:rsidR="001961FE" w:rsidRDefault="001961FE">
          <w:pPr>
            <w:pStyle w:val="TOC1"/>
            <w:tabs>
              <w:tab w:val="left" w:pos="382"/>
              <w:tab w:val="right" w:leader="dot" w:pos="8290"/>
            </w:tabs>
            <w:rPr>
              <w:ins w:id="77" w:author="Sarah Thomas" w:date="2014-03-15T09:44:00Z"/>
              <w:b w:val="0"/>
              <w:noProof/>
              <w:lang w:val="en-US" w:eastAsia="ja-JP"/>
            </w:rPr>
          </w:pPr>
          <w:ins w:id="78" w:author="Sarah Thomas" w:date="2014-03-15T09:44:00Z">
            <w:r>
              <w:rPr>
                <w:noProof/>
              </w:rPr>
              <w:t>4</w:t>
            </w:r>
            <w:r>
              <w:rPr>
                <w:b w:val="0"/>
                <w:noProof/>
                <w:lang w:val="en-US" w:eastAsia="ja-JP"/>
              </w:rPr>
              <w:tab/>
            </w:r>
            <w:r>
              <w:rPr>
                <w:noProof/>
              </w:rPr>
              <w:t>Overview of Code Listings</w:t>
            </w:r>
            <w:r>
              <w:rPr>
                <w:noProof/>
              </w:rPr>
              <w:tab/>
            </w:r>
            <w:r>
              <w:rPr>
                <w:noProof/>
              </w:rPr>
              <w:fldChar w:fldCharType="begin"/>
            </w:r>
            <w:r>
              <w:rPr>
                <w:noProof/>
              </w:rPr>
              <w:instrText xml:space="preserve"> PAGEREF _Toc256496010 \h </w:instrText>
            </w:r>
            <w:r>
              <w:rPr>
                <w:noProof/>
              </w:rPr>
            </w:r>
          </w:ins>
          <w:r>
            <w:rPr>
              <w:noProof/>
            </w:rPr>
            <w:fldChar w:fldCharType="separate"/>
          </w:r>
          <w:ins w:id="79" w:author="Sarah Thomas" w:date="2014-03-15T09:44:00Z">
            <w:r>
              <w:rPr>
                <w:noProof/>
              </w:rPr>
              <w:t>13</w:t>
            </w:r>
            <w:r>
              <w:rPr>
                <w:noProof/>
              </w:rPr>
              <w:fldChar w:fldCharType="end"/>
            </w:r>
          </w:ins>
        </w:p>
        <w:p w14:paraId="1488FD89" w14:textId="77777777" w:rsidR="001961FE" w:rsidRDefault="001961FE">
          <w:pPr>
            <w:pStyle w:val="TOC2"/>
            <w:tabs>
              <w:tab w:val="left" w:pos="792"/>
              <w:tab w:val="right" w:leader="dot" w:pos="8290"/>
            </w:tabs>
            <w:rPr>
              <w:ins w:id="80" w:author="Sarah Thomas" w:date="2014-03-15T09:44:00Z"/>
              <w:b w:val="0"/>
              <w:noProof/>
              <w:sz w:val="24"/>
              <w:szCs w:val="24"/>
              <w:lang w:val="en-US" w:eastAsia="ja-JP"/>
            </w:rPr>
          </w:pPr>
          <w:ins w:id="81" w:author="Sarah Thomas" w:date="2014-03-15T09:44:00Z">
            <w:r>
              <w:rPr>
                <w:noProof/>
              </w:rPr>
              <w:t>4.1</w:t>
            </w:r>
            <w:r>
              <w:rPr>
                <w:b w:val="0"/>
                <w:noProof/>
                <w:sz w:val="24"/>
                <w:szCs w:val="24"/>
                <w:lang w:val="en-US" w:eastAsia="ja-JP"/>
              </w:rPr>
              <w:tab/>
            </w:r>
            <w:r>
              <w:rPr>
                <w:noProof/>
              </w:rPr>
              <w:t>Downloaded Code</w:t>
            </w:r>
            <w:r>
              <w:rPr>
                <w:noProof/>
              </w:rPr>
              <w:tab/>
            </w:r>
            <w:r>
              <w:rPr>
                <w:noProof/>
              </w:rPr>
              <w:fldChar w:fldCharType="begin"/>
            </w:r>
            <w:r>
              <w:rPr>
                <w:noProof/>
              </w:rPr>
              <w:instrText xml:space="preserve"> PAGEREF _Toc256496011 \h </w:instrText>
            </w:r>
            <w:r>
              <w:rPr>
                <w:noProof/>
              </w:rPr>
            </w:r>
          </w:ins>
          <w:r>
            <w:rPr>
              <w:noProof/>
            </w:rPr>
            <w:fldChar w:fldCharType="separate"/>
          </w:r>
          <w:ins w:id="82" w:author="Sarah Thomas" w:date="2014-03-15T09:44:00Z">
            <w:r>
              <w:rPr>
                <w:noProof/>
              </w:rPr>
              <w:t>16</w:t>
            </w:r>
            <w:r>
              <w:rPr>
                <w:noProof/>
              </w:rPr>
              <w:fldChar w:fldCharType="end"/>
            </w:r>
          </w:ins>
        </w:p>
        <w:p w14:paraId="6673352D" w14:textId="77777777" w:rsidR="001961FE" w:rsidRDefault="001961FE">
          <w:pPr>
            <w:pStyle w:val="TOC1"/>
            <w:tabs>
              <w:tab w:val="left" w:pos="382"/>
              <w:tab w:val="right" w:leader="dot" w:pos="8290"/>
            </w:tabs>
            <w:rPr>
              <w:ins w:id="83" w:author="Sarah Thomas" w:date="2014-03-15T09:44:00Z"/>
              <w:b w:val="0"/>
              <w:noProof/>
              <w:lang w:val="en-US" w:eastAsia="ja-JP"/>
            </w:rPr>
          </w:pPr>
          <w:ins w:id="84" w:author="Sarah Thomas" w:date="2014-03-15T09:44:00Z">
            <w:r>
              <w:rPr>
                <w:noProof/>
              </w:rPr>
              <w:t>5</w:t>
            </w:r>
            <w:r>
              <w:rPr>
                <w:b w:val="0"/>
                <w:noProof/>
                <w:lang w:val="en-US" w:eastAsia="ja-JP"/>
              </w:rPr>
              <w:tab/>
            </w:r>
            <w:r>
              <w:rPr>
                <w:noProof/>
              </w:rPr>
              <w:t>Testing</w:t>
            </w:r>
            <w:r>
              <w:rPr>
                <w:noProof/>
              </w:rPr>
              <w:tab/>
            </w:r>
            <w:r>
              <w:rPr>
                <w:noProof/>
              </w:rPr>
              <w:fldChar w:fldCharType="begin"/>
            </w:r>
            <w:r>
              <w:rPr>
                <w:noProof/>
              </w:rPr>
              <w:instrText xml:space="preserve"> PAGEREF _Toc256496012 \h </w:instrText>
            </w:r>
            <w:r>
              <w:rPr>
                <w:noProof/>
              </w:rPr>
            </w:r>
          </w:ins>
          <w:r>
            <w:rPr>
              <w:noProof/>
            </w:rPr>
            <w:fldChar w:fldCharType="separate"/>
          </w:r>
          <w:ins w:id="85" w:author="Sarah Thomas" w:date="2014-03-15T09:44:00Z">
            <w:r>
              <w:rPr>
                <w:noProof/>
              </w:rPr>
              <w:t>16</w:t>
            </w:r>
            <w:r>
              <w:rPr>
                <w:noProof/>
              </w:rPr>
              <w:fldChar w:fldCharType="end"/>
            </w:r>
          </w:ins>
        </w:p>
        <w:p w14:paraId="6CCBF954" w14:textId="77777777" w:rsidR="001961FE" w:rsidRDefault="001961FE">
          <w:pPr>
            <w:pStyle w:val="TOC1"/>
            <w:tabs>
              <w:tab w:val="left" w:pos="382"/>
              <w:tab w:val="right" w:leader="dot" w:pos="8290"/>
            </w:tabs>
            <w:rPr>
              <w:ins w:id="86" w:author="Sarah Thomas" w:date="2014-03-15T09:44:00Z"/>
              <w:b w:val="0"/>
              <w:noProof/>
              <w:lang w:val="en-US" w:eastAsia="ja-JP"/>
            </w:rPr>
          </w:pPr>
          <w:ins w:id="87" w:author="Sarah Thomas" w:date="2014-03-15T09:44:00Z">
            <w:r>
              <w:rPr>
                <w:noProof/>
              </w:rPr>
              <w:t>6</w:t>
            </w:r>
            <w:r>
              <w:rPr>
                <w:b w:val="0"/>
                <w:noProof/>
                <w:lang w:val="en-US" w:eastAsia="ja-JP"/>
              </w:rPr>
              <w:tab/>
            </w:r>
            <w:r>
              <w:rPr>
                <w:noProof/>
              </w:rPr>
              <w:t>Conclusions</w:t>
            </w:r>
            <w:r>
              <w:rPr>
                <w:noProof/>
              </w:rPr>
              <w:tab/>
            </w:r>
            <w:r>
              <w:rPr>
                <w:noProof/>
              </w:rPr>
              <w:fldChar w:fldCharType="begin"/>
            </w:r>
            <w:r>
              <w:rPr>
                <w:noProof/>
              </w:rPr>
              <w:instrText xml:space="preserve"> PAGEREF _Toc256496013 \h </w:instrText>
            </w:r>
            <w:r>
              <w:rPr>
                <w:noProof/>
              </w:rPr>
            </w:r>
          </w:ins>
          <w:r>
            <w:rPr>
              <w:noProof/>
            </w:rPr>
            <w:fldChar w:fldCharType="separate"/>
          </w:r>
          <w:ins w:id="88" w:author="Sarah Thomas" w:date="2014-03-15T09:44:00Z">
            <w:r>
              <w:rPr>
                <w:noProof/>
              </w:rPr>
              <w:t>16</w:t>
            </w:r>
            <w:r>
              <w:rPr>
                <w:noProof/>
              </w:rPr>
              <w:fldChar w:fldCharType="end"/>
            </w:r>
          </w:ins>
        </w:p>
        <w:p w14:paraId="682900A0" w14:textId="77777777" w:rsidR="001961FE" w:rsidRDefault="001961FE">
          <w:pPr>
            <w:pStyle w:val="TOC2"/>
            <w:tabs>
              <w:tab w:val="left" w:pos="792"/>
              <w:tab w:val="right" w:leader="dot" w:pos="8290"/>
            </w:tabs>
            <w:rPr>
              <w:ins w:id="89" w:author="Sarah Thomas" w:date="2014-03-15T09:44:00Z"/>
              <w:b w:val="0"/>
              <w:noProof/>
              <w:sz w:val="24"/>
              <w:szCs w:val="24"/>
              <w:lang w:val="en-US" w:eastAsia="ja-JP"/>
            </w:rPr>
          </w:pPr>
          <w:ins w:id="90" w:author="Sarah Thomas" w:date="2014-03-15T09:44:00Z">
            <w:r>
              <w:rPr>
                <w:noProof/>
              </w:rPr>
              <w:t>6.1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_Toc256496014 \h </w:instrText>
            </w:r>
            <w:r>
              <w:rPr>
                <w:noProof/>
              </w:rPr>
            </w:r>
          </w:ins>
          <w:r>
            <w:rPr>
              <w:noProof/>
            </w:rPr>
            <w:fldChar w:fldCharType="separate"/>
          </w:r>
          <w:ins w:id="91" w:author="Sarah Thomas" w:date="2014-03-15T09:44:00Z">
            <w:r>
              <w:rPr>
                <w:noProof/>
              </w:rPr>
              <w:t>16</w:t>
            </w:r>
            <w:r>
              <w:rPr>
                <w:noProof/>
              </w:rPr>
              <w:fldChar w:fldCharType="end"/>
            </w:r>
          </w:ins>
        </w:p>
        <w:p w14:paraId="0809F6BC" w14:textId="77777777" w:rsidR="001961FE" w:rsidRDefault="001961FE">
          <w:pPr>
            <w:pStyle w:val="TOC3"/>
            <w:tabs>
              <w:tab w:val="left" w:pos="1176"/>
              <w:tab w:val="right" w:leader="dot" w:pos="8290"/>
            </w:tabs>
            <w:rPr>
              <w:ins w:id="92" w:author="Sarah Thomas" w:date="2014-03-15T09:44:00Z"/>
              <w:noProof/>
              <w:sz w:val="24"/>
              <w:szCs w:val="24"/>
              <w:lang w:val="en-US" w:eastAsia="ja-JP"/>
            </w:rPr>
          </w:pPr>
          <w:ins w:id="93" w:author="Sarah Thomas" w:date="2014-03-15T09:44:00Z">
            <w:r>
              <w:rPr>
                <w:noProof/>
              </w:rPr>
              <w:t>6.1.1</w:t>
            </w:r>
            <w:r>
              <w:rPr>
                <w:noProof/>
                <w:sz w:val="24"/>
                <w:szCs w:val="24"/>
                <w:lang w:val="en-US" w:eastAsia="ja-JP"/>
              </w:rPr>
              <w:tab/>
            </w:r>
            <w:r>
              <w:rPr>
                <w:noProof/>
              </w:rPr>
              <w:t>Teamwork</w:t>
            </w:r>
            <w:r>
              <w:rPr>
                <w:noProof/>
              </w:rPr>
              <w:tab/>
            </w:r>
            <w:r>
              <w:rPr>
                <w:noProof/>
              </w:rPr>
              <w:fldChar w:fldCharType="begin"/>
            </w:r>
            <w:r>
              <w:rPr>
                <w:noProof/>
              </w:rPr>
              <w:instrText xml:space="preserve"> PAGEREF _Toc256496015 \h </w:instrText>
            </w:r>
            <w:r>
              <w:rPr>
                <w:noProof/>
              </w:rPr>
            </w:r>
          </w:ins>
          <w:r>
            <w:rPr>
              <w:noProof/>
            </w:rPr>
            <w:fldChar w:fldCharType="separate"/>
          </w:r>
          <w:ins w:id="94" w:author="Sarah Thomas" w:date="2014-03-15T09:44:00Z">
            <w:r>
              <w:rPr>
                <w:noProof/>
              </w:rPr>
              <w:t>16</w:t>
            </w:r>
            <w:r>
              <w:rPr>
                <w:noProof/>
              </w:rPr>
              <w:fldChar w:fldCharType="end"/>
            </w:r>
          </w:ins>
        </w:p>
        <w:p w14:paraId="014B4066" w14:textId="77777777" w:rsidR="001961FE" w:rsidRDefault="001961FE">
          <w:pPr>
            <w:pStyle w:val="TOC3"/>
            <w:tabs>
              <w:tab w:val="left" w:pos="1176"/>
              <w:tab w:val="right" w:leader="dot" w:pos="8290"/>
            </w:tabs>
            <w:rPr>
              <w:ins w:id="95" w:author="Sarah Thomas" w:date="2014-03-15T09:44:00Z"/>
              <w:noProof/>
              <w:sz w:val="24"/>
              <w:szCs w:val="24"/>
              <w:lang w:val="en-US" w:eastAsia="ja-JP"/>
            </w:rPr>
          </w:pPr>
          <w:ins w:id="96" w:author="Sarah Thomas" w:date="2014-03-15T09:44:00Z">
            <w:r>
              <w:rPr>
                <w:noProof/>
              </w:rPr>
              <w:t>6.1.2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_Toc256496016 \h </w:instrText>
            </w:r>
            <w:r>
              <w:rPr>
                <w:noProof/>
              </w:rPr>
            </w:r>
          </w:ins>
          <w:r>
            <w:rPr>
              <w:noProof/>
            </w:rPr>
            <w:fldChar w:fldCharType="separate"/>
          </w:r>
          <w:ins w:id="97" w:author="Sarah Thomas" w:date="2014-03-15T09:44:00Z">
            <w:r>
              <w:rPr>
                <w:noProof/>
              </w:rPr>
              <w:t>17</w:t>
            </w:r>
            <w:r>
              <w:rPr>
                <w:noProof/>
              </w:rPr>
              <w:fldChar w:fldCharType="end"/>
            </w:r>
          </w:ins>
        </w:p>
        <w:p w14:paraId="3EF24213" w14:textId="77777777" w:rsidR="001961FE" w:rsidRDefault="001961FE">
          <w:pPr>
            <w:pStyle w:val="TOC3"/>
            <w:tabs>
              <w:tab w:val="left" w:pos="1176"/>
              <w:tab w:val="right" w:leader="dot" w:pos="8290"/>
            </w:tabs>
            <w:rPr>
              <w:ins w:id="98" w:author="Sarah Thomas" w:date="2014-03-15T09:44:00Z"/>
              <w:noProof/>
              <w:sz w:val="24"/>
              <w:szCs w:val="24"/>
              <w:lang w:val="en-US" w:eastAsia="ja-JP"/>
            </w:rPr>
          </w:pPr>
          <w:ins w:id="99" w:author="Sarah Thomas" w:date="2014-03-15T09:44:00Z">
            <w:r>
              <w:rPr>
                <w:noProof/>
              </w:rPr>
              <w:t>6.1.3</w:t>
            </w:r>
            <w:r>
              <w:rPr>
                <w:noProof/>
                <w:sz w:val="24"/>
                <w:szCs w:val="24"/>
                <w:lang w:val="en-US" w:eastAsia="ja-JP"/>
              </w:rPr>
              <w:tab/>
            </w:r>
            <w:r>
              <w:rPr>
                <w:noProof/>
              </w:rPr>
              <w:t>Tools</w:t>
            </w:r>
            <w:r>
              <w:rPr>
                <w:noProof/>
              </w:rPr>
              <w:tab/>
            </w:r>
            <w:r>
              <w:rPr>
                <w:noProof/>
              </w:rPr>
              <w:fldChar w:fldCharType="begin"/>
            </w:r>
            <w:r>
              <w:rPr>
                <w:noProof/>
              </w:rPr>
              <w:instrText xml:space="preserve"> PAGEREF _Toc256496017 \h </w:instrText>
            </w:r>
            <w:r>
              <w:rPr>
                <w:noProof/>
              </w:rPr>
            </w:r>
          </w:ins>
          <w:r>
            <w:rPr>
              <w:noProof/>
            </w:rPr>
            <w:fldChar w:fldCharType="separate"/>
          </w:r>
          <w:ins w:id="100" w:author="Sarah Thomas" w:date="2014-03-15T09:44:00Z">
            <w:r>
              <w:rPr>
                <w:noProof/>
              </w:rPr>
              <w:t>17</w:t>
            </w:r>
            <w:r>
              <w:rPr>
                <w:noProof/>
              </w:rPr>
              <w:fldChar w:fldCharType="end"/>
            </w:r>
          </w:ins>
        </w:p>
        <w:p w14:paraId="6EDDB582" w14:textId="77777777" w:rsidR="001961FE" w:rsidRDefault="001961FE">
          <w:pPr>
            <w:pStyle w:val="TOC2"/>
            <w:tabs>
              <w:tab w:val="left" w:pos="792"/>
              <w:tab w:val="right" w:leader="dot" w:pos="8290"/>
            </w:tabs>
            <w:rPr>
              <w:ins w:id="101" w:author="Sarah Thomas" w:date="2014-03-15T09:44:00Z"/>
              <w:b w:val="0"/>
              <w:noProof/>
              <w:sz w:val="24"/>
              <w:szCs w:val="24"/>
              <w:lang w:val="en-US" w:eastAsia="ja-JP"/>
            </w:rPr>
          </w:pPr>
          <w:ins w:id="102" w:author="Sarah Thomas" w:date="2014-03-15T09:44:00Z">
            <w:r>
              <w:rPr>
                <w:noProof/>
              </w:rPr>
              <w:t>6.2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_Toc256496018 \h </w:instrText>
            </w:r>
            <w:r>
              <w:rPr>
                <w:noProof/>
              </w:rPr>
            </w:r>
          </w:ins>
          <w:r>
            <w:rPr>
              <w:noProof/>
            </w:rPr>
            <w:fldChar w:fldCharType="separate"/>
          </w:r>
          <w:ins w:id="103" w:author="Sarah Thomas" w:date="2014-03-15T09:44:00Z">
            <w:r>
              <w:rPr>
                <w:noProof/>
              </w:rPr>
              <w:t>17</w:t>
            </w:r>
            <w:r>
              <w:rPr>
                <w:noProof/>
              </w:rPr>
              <w:fldChar w:fldCharType="end"/>
            </w:r>
          </w:ins>
        </w:p>
        <w:p w14:paraId="4A892307" w14:textId="77777777" w:rsidR="001961FE" w:rsidRDefault="001961FE">
          <w:pPr>
            <w:pStyle w:val="TOC3"/>
            <w:tabs>
              <w:tab w:val="left" w:pos="1176"/>
              <w:tab w:val="right" w:leader="dot" w:pos="8290"/>
            </w:tabs>
            <w:rPr>
              <w:ins w:id="104" w:author="Sarah Thomas" w:date="2014-03-15T09:44:00Z"/>
              <w:noProof/>
              <w:sz w:val="24"/>
              <w:szCs w:val="24"/>
              <w:lang w:val="en-US" w:eastAsia="ja-JP"/>
            </w:rPr>
          </w:pPr>
          <w:ins w:id="105" w:author="Sarah Thomas" w:date="2014-03-15T09:44:00Z">
            <w:r>
              <w:rPr>
                <w:noProof/>
              </w:rPr>
              <w:t>6.2.1</w:t>
            </w:r>
            <w:r>
              <w:rPr>
                <w:noProof/>
                <w:sz w:val="24"/>
                <w:szCs w:val="24"/>
                <w:lang w:val="en-US" w:eastAsia="ja-JP"/>
              </w:rPr>
              <w:tab/>
            </w:r>
            <w:r>
              <w:rPr>
                <w:noProof/>
              </w:rPr>
              <w:t>Teamwork</w:t>
            </w:r>
            <w:r>
              <w:rPr>
                <w:noProof/>
              </w:rPr>
              <w:tab/>
            </w:r>
            <w:r>
              <w:rPr>
                <w:noProof/>
              </w:rPr>
              <w:fldChar w:fldCharType="begin"/>
            </w:r>
            <w:r>
              <w:rPr>
                <w:noProof/>
              </w:rPr>
              <w:instrText xml:space="preserve"> PAGEREF _Toc256496019 \h </w:instrText>
            </w:r>
            <w:r>
              <w:rPr>
                <w:noProof/>
              </w:rPr>
            </w:r>
          </w:ins>
          <w:r>
            <w:rPr>
              <w:noProof/>
            </w:rPr>
            <w:fldChar w:fldCharType="separate"/>
          </w:r>
          <w:ins w:id="106" w:author="Sarah Thomas" w:date="2014-03-15T09:44:00Z">
            <w:r>
              <w:rPr>
                <w:noProof/>
              </w:rPr>
              <w:t>17</w:t>
            </w:r>
            <w:r>
              <w:rPr>
                <w:noProof/>
              </w:rPr>
              <w:fldChar w:fldCharType="end"/>
            </w:r>
          </w:ins>
        </w:p>
        <w:p w14:paraId="0A11A57A" w14:textId="77777777" w:rsidR="001961FE" w:rsidRDefault="001961FE">
          <w:pPr>
            <w:pStyle w:val="TOC3"/>
            <w:tabs>
              <w:tab w:val="left" w:pos="1176"/>
              <w:tab w:val="right" w:leader="dot" w:pos="8290"/>
            </w:tabs>
            <w:rPr>
              <w:ins w:id="107" w:author="Sarah Thomas" w:date="2014-03-15T09:44:00Z"/>
              <w:noProof/>
              <w:sz w:val="24"/>
              <w:szCs w:val="24"/>
              <w:lang w:val="en-US" w:eastAsia="ja-JP"/>
            </w:rPr>
          </w:pPr>
          <w:ins w:id="108" w:author="Sarah Thomas" w:date="2014-03-15T09:44:00Z">
            <w:r>
              <w:rPr>
                <w:noProof/>
              </w:rPr>
              <w:t>6.2.2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_Toc256496020 \h </w:instrText>
            </w:r>
            <w:r>
              <w:rPr>
                <w:noProof/>
              </w:rPr>
            </w:r>
          </w:ins>
          <w:r>
            <w:rPr>
              <w:noProof/>
            </w:rPr>
            <w:fldChar w:fldCharType="separate"/>
          </w:r>
          <w:ins w:id="109" w:author="Sarah Thomas" w:date="2014-03-15T09:44:00Z">
            <w:r>
              <w:rPr>
                <w:noProof/>
              </w:rPr>
              <w:t>17</w:t>
            </w:r>
            <w:r>
              <w:rPr>
                <w:noProof/>
              </w:rPr>
              <w:fldChar w:fldCharType="end"/>
            </w:r>
          </w:ins>
        </w:p>
        <w:p w14:paraId="6205FC4E" w14:textId="77777777" w:rsidR="001961FE" w:rsidRDefault="001961FE">
          <w:pPr>
            <w:pStyle w:val="TOC3"/>
            <w:tabs>
              <w:tab w:val="left" w:pos="1176"/>
              <w:tab w:val="right" w:leader="dot" w:pos="8290"/>
            </w:tabs>
            <w:rPr>
              <w:ins w:id="110" w:author="Sarah Thomas" w:date="2014-03-15T09:44:00Z"/>
              <w:noProof/>
              <w:sz w:val="24"/>
              <w:szCs w:val="24"/>
              <w:lang w:val="en-US" w:eastAsia="ja-JP"/>
            </w:rPr>
          </w:pPr>
          <w:ins w:id="111" w:author="Sarah Thomas" w:date="2014-03-15T09:44:00Z">
            <w:r>
              <w:rPr>
                <w:noProof/>
              </w:rPr>
              <w:t>6.2.3</w:t>
            </w:r>
            <w:r>
              <w:rPr>
                <w:noProof/>
                <w:sz w:val="24"/>
                <w:szCs w:val="24"/>
                <w:lang w:val="en-US" w:eastAsia="ja-JP"/>
              </w:rPr>
              <w:tab/>
            </w:r>
            <w:r>
              <w:rPr>
                <w:noProof/>
              </w:rPr>
              <w:t>Tools</w:t>
            </w:r>
            <w:r>
              <w:rPr>
                <w:noProof/>
              </w:rPr>
              <w:tab/>
            </w:r>
            <w:r>
              <w:rPr>
                <w:noProof/>
              </w:rPr>
              <w:fldChar w:fldCharType="begin"/>
            </w:r>
            <w:r>
              <w:rPr>
                <w:noProof/>
              </w:rPr>
              <w:instrText xml:space="preserve"> PAGEREF _Toc256496021 \h </w:instrText>
            </w:r>
            <w:r>
              <w:rPr>
                <w:noProof/>
              </w:rPr>
            </w:r>
          </w:ins>
          <w:r>
            <w:rPr>
              <w:noProof/>
            </w:rPr>
            <w:fldChar w:fldCharType="separate"/>
          </w:r>
          <w:ins w:id="112" w:author="Sarah Thomas" w:date="2014-03-15T09:44:00Z">
            <w:r>
              <w:rPr>
                <w:noProof/>
              </w:rPr>
              <w:t>17</w:t>
            </w:r>
            <w:r>
              <w:rPr>
                <w:noProof/>
              </w:rPr>
              <w:fldChar w:fldCharType="end"/>
            </w:r>
          </w:ins>
        </w:p>
        <w:p w14:paraId="1AAD2503" w14:textId="77777777" w:rsidR="001961FE" w:rsidRDefault="001961FE">
          <w:pPr>
            <w:pStyle w:val="TOC2"/>
            <w:tabs>
              <w:tab w:val="left" w:pos="792"/>
              <w:tab w:val="right" w:leader="dot" w:pos="8290"/>
            </w:tabs>
            <w:rPr>
              <w:ins w:id="113" w:author="Sarah Thomas" w:date="2014-03-15T09:44:00Z"/>
              <w:b w:val="0"/>
              <w:noProof/>
              <w:sz w:val="24"/>
              <w:szCs w:val="24"/>
              <w:lang w:val="en-US" w:eastAsia="ja-JP"/>
            </w:rPr>
          </w:pPr>
          <w:ins w:id="114" w:author="Sarah Thomas" w:date="2014-03-15T09:44:00Z">
            <w:r>
              <w:rPr>
                <w:noProof/>
              </w:rPr>
              <w:t>6.3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_Toc256496022 \h </w:instrText>
            </w:r>
            <w:r>
              <w:rPr>
                <w:noProof/>
              </w:rPr>
            </w:r>
          </w:ins>
          <w:r>
            <w:rPr>
              <w:noProof/>
            </w:rPr>
            <w:fldChar w:fldCharType="separate"/>
          </w:r>
          <w:ins w:id="115" w:author="Sarah Thomas" w:date="2014-03-15T09:44:00Z">
            <w:r>
              <w:rPr>
                <w:noProof/>
              </w:rPr>
              <w:t>17</w:t>
            </w:r>
            <w:r>
              <w:rPr>
                <w:noProof/>
              </w:rPr>
              <w:fldChar w:fldCharType="end"/>
            </w:r>
          </w:ins>
        </w:p>
        <w:p w14:paraId="7F71B469" w14:textId="77777777" w:rsidR="001961FE" w:rsidRDefault="001961FE">
          <w:pPr>
            <w:pStyle w:val="TOC1"/>
            <w:tabs>
              <w:tab w:val="left" w:pos="382"/>
              <w:tab w:val="right" w:leader="dot" w:pos="8290"/>
            </w:tabs>
            <w:rPr>
              <w:ins w:id="116" w:author="Sarah Thomas" w:date="2014-03-15T09:44:00Z"/>
              <w:b w:val="0"/>
              <w:noProof/>
              <w:lang w:val="en-US" w:eastAsia="ja-JP"/>
            </w:rPr>
          </w:pPr>
          <w:ins w:id="117" w:author="Sarah Thomas" w:date="2014-03-15T09:44:00Z">
            <w:r>
              <w:rPr>
                <w:noProof/>
              </w:rPr>
              <w:t>7</w:t>
            </w:r>
            <w:r>
              <w:rPr>
                <w:b w:val="0"/>
                <w:noProof/>
                <w:lang w:val="en-US" w:eastAsia="ja-JP"/>
              </w:rPr>
              <w:tab/>
            </w:r>
            <w:r>
              <w:rPr>
                <w:noProof/>
              </w:rPr>
              <w:t>Appendices</w:t>
            </w:r>
            <w:r>
              <w:rPr>
                <w:noProof/>
              </w:rPr>
              <w:tab/>
            </w:r>
            <w:r>
              <w:rPr>
                <w:noProof/>
              </w:rPr>
              <w:fldChar w:fldCharType="begin"/>
            </w:r>
            <w:r>
              <w:rPr>
                <w:noProof/>
              </w:rPr>
              <w:instrText xml:space="preserve"> PAGEREF _Toc256496023 \h </w:instrText>
            </w:r>
            <w:r>
              <w:rPr>
                <w:noProof/>
              </w:rPr>
            </w:r>
          </w:ins>
          <w:r>
            <w:rPr>
              <w:noProof/>
            </w:rPr>
            <w:fldChar w:fldCharType="separate"/>
          </w:r>
          <w:ins w:id="118" w:author="Sarah Thomas" w:date="2014-03-15T09:44:00Z">
            <w:r>
              <w:rPr>
                <w:noProof/>
              </w:rPr>
              <w:t>18</w:t>
            </w:r>
            <w:r>
              <w:rPr>
                <w:noProof/>
              </w:rPr>
              <w:fldChar w:fldCharType="end"/>
            </w:r>
          </w:ins>
        </w:p>
        <w:p w14:paraId="4823158F" w14:textId="77777777" w:rsidR="001961FE" w:rsidRDefault="001961FE">
          <w:pPr>
            <w:pStyle w:val="TOC2"/>
            <w:tabs>
              <w:tab w:val="left" w:pos="792"/>
              <w:tab w:val="right" w:leader="dot" w:pos="8290"/>
            </w:tabs>
            <w:rPr>
              <w:ins w:id="119" w:author="Sarah Thomas" w:date="2014-03-15T09:44:00Z"/>
              <w:b w:val="0"/>
              <w:noProof/>
              <w:sz w:val="24"/>
              <w:szCs w:val="24"/>
              <w:lang w:val="en-US" w:eastAsia="ja-JP"/>
            </w:rPr>
          </w:pPr>
          <w:ins w:id="120" w:author="Sarah Thomas" w:date="2014-03-15T09:44:00Z">
            <w:r>
              <w:rPr>
                <w:noProof/>
              </w:rPr>
              <w:t>7.1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_Toc256496024 \h </w:instrText>
            </w:r>
            <w:r>
              <w:rPr>
                <w:noProof/>
              </w:rPr>
            </w:r>
          </w:ins>
          <w:r>
            <w:rPr>
              <w:noProof/>
            </w:rPr>
            <w:fldChar w:fldCharType="separate"/>
          </w:r>
          <w:ins w:id="121" w:author="Sarah Thomas" w:date="2014-03-15T09:44:00Z">
            <w:r>
              <w:rPr>
                <w:noProof/>
              </w:rPr>
              <w:t>18</w:t>
            </w:r>
            <w:r>
              <w:rPr>
                <w:noProof/>
              </w:rPr>
              <w:fldChar w:fldCharType="end"/>
            </w:r>
          </w:ins>
        </w:p>
        <w:p w14:paraId="04FEDAB5" w14:textId="77777777" w:rsidR="001961FE" w:rsidRDefault="001961FE">
          <w:pPr>
            <w:pStyle w:val="TOC2"/>
            <w:tabs>
              <w:tab w:val="left" w:pos="792"/>
              <w:tab w:val="right" w:leader="dot" w:pos="8290"/>
            </w:tabs>
            <w:rPr>
              <w:ins w:id="122" w:author="Sarah Thomas" w:date="2014-03-15T09:44:00Z"/>
              <w:b w:val="0"/>
              <w:noProof/>
              <w:sz w:val="24"/>
              <w:szCs w:val="24"/>
              <w:lang w:val="en-US" w:eastAsia="ja-JP"/>
            </w:rPr>
          </w:pPr>
          <w:ins w:id="123" w:author="Sarah Thomas" w:date="2014-03-15T09:44:00Z">
            <w:r>
              <w:rPr>
                <w:noProof/>
              </w:rPr>
              <w:t>7.2</w:t>
            </w:r>
            <w:r>
              <w:rPr>
                <w:b w:val="0"/>
                <w:noProof/>
                <w:sz w:val="24"/>
                <w:szCs w:val="24"/>
                <w:lang w:val="en-US" w:eastAsia="ja-JP"/>
              </w:rPr>
              <w:tab/>
            </w:r>
            <w:r>
              <w:rPr>
                <w:noProof/>
              </w:rPr>
              <w:t> Minutes of All Group Meetings</w:t>
            </w:r>
            <w:r>
              <w:rPr>
                <w:noProof/>
              </w:rPr>
              <w:tab/>
            </w:r>
            <w:r>
              <w:rPr>
                <w:noProof/>
              </w:rPr>
              <w:fldChar w:fldCharType="begin"/>
            </w:r>
            <w:r>
              <w:rPr>
                <w:noProof/>
              </w:rPr>
              <w:instrText xml:space="preserve"> PAGEREF _Toc256496025 \h </w:instrText>
            </w:r>
            <w:r>
              <w:rPr>
                <w:noProof/>
              </w:rPr>
            </w:r>
          </w:ins>
          <w:r>
            <w:rPr>
              <w:noProof/>
            </w:rPr>
            <w:fldChar w:fldCharType="separate"/>
          </w:r>
          <w:ins w:id="124" w:author="Sarah Thomas" w:date="2014-03-15T09:44:00Z">
            <w:r>
              <w:rPr>
                <w:noProof/>
              </w:rPr>
              <w:t>18</w:t>
            </w:r>
            <w:r>
              <w:rPr>
                <w:noProof/>
              </w:rPr>
              <w:fldChar w:fldCharType="end"/>
            </w:r>
          </w:ins>
        </w:p>
        <w:p w14:paraId="4018F75E" w14:textId="77777777" w:rsidR="001961FE" w:rsidRDefault="001961FE">
          <w:pPr>
            <w:pStyle w:val="TOC2"/>
            <w:tabs>
              <w:tab w:val="left" w:pos="792"/>
              <w:tab w:val="right" w:leader="dot" w:pos="8290"/>
            </w:tabs>
            <w:rPr>
              <w:ins w:id="125" w:author="Sarah Thomas" w:date="2014-03-15T09:44:00Z"/>
              <w:b w:val="0"/>
              <w:noProof/>
              <w:sz w:val="24"/>
              <w:szCs w:val="24"/>
              <w:lang w:val="en-US" w:eastAsia="ja-JP"/>
            </w:rPr>
          </w:pPr>
          <w:ins w:id="126" w:author="Sarah Thomas" w:date="2014-03-15T09:44:00Z">
            <w:r>
              <w:rPr>
                <w:noProof/>
              </w:rPr>
              <w:t>7.3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_Toc256496026 \h </w:instrText>
            </w:r>
            <w:r>
              <w:rPr>
                <w:noProof/>
              </w:rPr>
            </w:r>
          </w:ins>
          <w:r>
            <w:rPr>
              <w:noProof/>
            </w:rPr>
            <w:fldChar w:fldCharType="separate"/>
          </w:r>
          <w:ins w:id="127" w:author="Sarah Thomas" w:date="2014-03-15T09:44:00Z">
            <w:r>
              <w:rPr>
                <w:noProof/>
              </w:rPr>
              <w:t>43</w:t>
            </w:r>
            <w:r>
              <w:rPr>
                <w:noProof/>
              </w:rPr>
              <w:fldChar w:fldCharType="end"/>
            </w:r>
          </w:ins>
        </w:p>
        <w:p w14:paraId="18D6B209" w14:textId="77777777" w:rsidR="001961FE" w:rsidRDefault="001961FE">
          <w:pPr>
            <w:pStyle w:val="TOC1"/>
            <w:tabs>
              <w:tab w:val="left" w:pos="382"/>
              <w:tab w:val="right" w:leader="dot" w:pos="8290"/>
            </w:tabs>
            <w:rPr>
              <w:ins w:id="128" w:author="Sarah Thomas" w:date="2014-03-15T09:44:00Z"/>
              <w:b w:val="0"/>
              <w:noProof/>
              <w:lang w:val="en-US" w:eastAsia="ja-JP"/>
            </w:rPr>
          </w:pPr>
          <w:ins w:id="129" w:author="Sarah Thomas" w:date="2014-03-15T09:44:00Z">
            <w:r>
              <w:rPr>
                <w:noProof/>
              </w:rPr>
              <w:t>8</w:t>
            </w:r>
            <w:r>
              <w:rPr>
                <w:b w:val="0"/>
                <w:noProof/>
                <w:lang w:val="en-US" w:eastAsia="ja-JP"/>
              </w:rPr>
              <w:tab/>
            </w:r>
            <w:r>
              <w:rPr>
                <w:noProof/>
              </w:rPr>
              <w:t>Glossary</w:t>
            </w:r>
            <w:r>
              <w:rPr>
                <w:noProof/>
              </w:rPr>
              <w:tab/>
            </w:r>
            <w:r>
              <w:rPr>
                <w:noProof/>
              </w:rPr>
              <w:fldChar w:fldCharType="begin"/>
            </w:r>
            <w:r>
              <w:rPr>
                <w:noProof/>
              </w:rPr>
              <w:instrText xml:space="preserve"> PAGEREF _Toc256496027 \h </w:instrText>
            </w:r>
            <w:r>
              <w:rPr>
                <w:noProof/>
              </w:rPr>
            </w:r>
          </w:ins>
          <w:r>
            <w:rPr>
              <w:noProof/>
            </w:rPr>
            <w:fldChar w:fldCharType="separate"/>
          </w:r>
          <w:ins w:id="130" w:author="Sarah Thomas" w:date="2014-03-15T09:44:00Z">
            <w:r>
              <w:rPr>
                <w:noProof/>
              </w:rPr>
              <w:t>43</w:t>
            </w:r>
            <w:r>
              <w:rPr>
                <w:noProof/>
              </w:rPr>
              <w:fldChar w:fldCharType="end"/>
            </w:r>
          </w:ins>
        </w:p>
        <w:p w14:paraId="7F78B16C" w14:textId="77777777" w:rsidR="001961FE" w:rsidRDefault="001961FE">
          <w:pPr>
            <w:pStyle w:val="TOC1"/>
            <w:tabs>
              <w:tab w:val="left" w:pos="382"/>
              <w:tab w:val="right" w:leader="dot" w:pos="8290"/>
            </w:tabs>
            <w:rPr>
              <w:ins w:id="131" w:author="Sarah Thomas" w:date="2014-03-15T09:44:00Z"/>
              <w:b w:val="0"/>
              <w:noProof/>
              <w:lang w:val="en-US" w:eastAsia="ja-JP"/>
            </w:rPr>
          </w:pPr>
          <w:ins w:id="132" w:author="Sarah Thomas" w:date="2014-03-15T09:44:00Z">
            <w:r>
              <w:rPr>
                <w:noProof/>
              </w:rPr>
              <w:t>9</w:t>
            </w:r>
            <w:r>
              <w:rPr>
                <w:b w:val="0"/>
                <w:noProof/>
                <w:lang w:val="en-US" w:eastAsia="ja-JP"/>
              </w:rPr>
              <w:tab/>
            </w:r>
            <w:r>
              <w:rPr>
                <w:noProof/>
              </w:rPr>
              <w:t>References</w:t>
            </w:r>
            <w:r>
              <w:rPr>
                <w:noProof/>
              </w:rPr>
              <w:tab/>
            </w:r>
            <w:r>
              <w:rPr>
                <w:noProof/>
              </w:rPr>
              <w:fldChar w:fldCharType="begin"/>
            </w:r>
            <w:r>
              <w:rPr>
                <w:noProof/>
              </w:rPr>
              <w:instrText xml:space="preserve"> PAGEREF _Toc256496028 \h </w:instrText>
            </w:r>
            <w:r>
              <w:rPr>
                <w:noProof/>
              </w:rPr>
            </w:r>
          </w:ins>
          <w:r>
            <w:rPr>
              <w:noProof/>
            </w:rPr>
            <w:fldChar w:fldCharType="separate"/>
          </w:r>
          <w:ins w:id="133" w:author="Sarah Thomas" w:date="2014-03-15T09:44:00Z">
            <w:r>
              <w:rPr>
                <w:noProof/>
              </w:rPr>
              <w:t>43</w:t>
            </w:r>
            <w:r>
              <w:rPr>
                <w:noProof/>
              </w:rPr>
              <w:fldChar w:fldCharType="end"/>
            </w:r>
          </w:ins>
        </w:p>
        <w:p w14:paraId="66C73775" w14:textId="77777777" w:rsidR="00920396" w:rsidDel="00246E0B" w:rsidRDefault="00920396">
          <w:pPr>
            <w:pStyle w:val="TOC1"/>
            <w:tabs>
              <w:tab w:val="left" w:pos="382"/>
              <w:tab w:val="right" w:leader="dot" w:pos="8290"/>
            </w:tabs>
            <w:rPr>
              <w:ins w:id="134" w:author="Bahit Hamid" w:date="2014-02-05T04:59:00Z"/>
              <w:del w:id="135" w:author="Sarah Thomas" w:date="2014-03-03T14:17:00Z"/>
              <w:b w:val="0"/>
              <w:noProof/>
              <w:lang w:eastAsia="ja-JP"/>
            </w:rPr>
          </w:pPr>
          <w:ins w:id="136" w:author="Bahit Hamid" w:date="2014-02-05T04:59:00Z">
            <w:del w:id="137"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38"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39" w:author="Bahit Hamid" w:date="2014-02-05T04:59:00Z"/>
              <w:del w:id="140" w:author="Sarah Thomas" w:date="2014-03-03T14:17:00Z"/>
              <w:b w:val="0"/>
              <w:noProof/>
              <w:sz w:val="24"/>
              <w:szCs w:val="24"/>
              <w:lang w:eastAsia="ja-JP"/>
            </w:rPr>
          </w:pPr>
          <w:ins w:id="141" w:author="Bahit Hamid" w:date="2014-02-05T04:59:00Z">
            <w:del w:id="142"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43"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44" w:author="Bahit Hamid" w:date="2014-02-05T04:59:00Z"/>
              <w:del w:id="145" w:author="Sarah Thomas" w:date="2014-03-03T14:17:00Z"/>
              <w:b w:val="0"/>
              <w:noProof/>
              <w:sz w:val="24"/>
              <w:szCs w:val="24"/>
              <w:lang w:eastAsia="ja-JP"/>
            </w:rPr>
          </w:pPr>
          <w:ins w:id="146" w:author="Bahit Hamid" w:date="2014-02-05T04:59:00Z">
            <w:del w:id="147"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48"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49" w:author="Bahit Hamid" w:date="2014-02-05T04:59:00Z"/>
              <w:del w:id="150" w:author="Sarah Thomas" w:date="2014-03-03T14:17:00Z"/>
              <w:noProof/>
              <w:sz w:val="24"/>
              <w:szCs w:val="24"/>
              <w:lang w:eastAsia="ja-JP"/>
            </w:rPr>
          </w:pPr>
          <w:ins w:id="151" w:author="Bahit Hamid" w:date="2014-02-05T04:59:00Z">
            <w:del w:id="152"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53"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54" w:author="Bahit Hamid" w:date="2014-02-05T04:59:00Z"/>
              <w:del w:id="155" w:author="Sarah Thomas" w:date="2014-03-03T14:17:00Z"/>
              <w:b w:val="0"/>
              <w:noProof/>
              <w:lang w:eastAsia="ja-JP"/>
            </w:rPr>
          </w:pPr>
          <w:ins w:id="156" w:author="Bahit Hamid" w:date="2014-02-05T04:59:00Z">
            <w:del w:id="1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58"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59" w:author="Bahit Hamid" w:date="2014-02-05T04:59:00Z"/>
              <w:del w:id="160" w:author="Sarah Thomas" w:date="2014-03-03T14:17:00Z"/>
              <w:b w:val="0"/>
              <w:noProof/>
              <w:sz w:val="24"/>
              <w:szCs w:val="24"/>
              <w:lang w:eastAsia="ja-JP"/>
            </w:rPr>
          </w:pPr>
          <w:ins w:id="161" w:author="Bahit Hamid" w:date="2014-02-05T04:59:00Z">
            <w:del w:id="162"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63"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64" w:author="Bahit Hamid" w:date="2014-02-05T04:59:00Z"/>
              <w:del w:id="165" w:author="Sarah Thomas" w:date="2014-03-03T14:17:00Z"/>
              <w:b w:val="0"/>
              <w:noProof/>
              <w:sz w:val="24"/>
              <w:szCs w:val="24"/>
              <w:lang w:eastAsia="ja-JP"/>
            </w:rPr>
          </w:pPr>
          <w:ins w:id="166" w:author="Bahit Hamid" w:date="2014-02-05T04:59:00Z">
            <w:del w:id="167"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68"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69" w:author="Bahit Hamid" w:date="2014-02-05T04:59:00Z"/>
              <w:del w:id="170" w:author="Sarah Thomas" w:date="2014-03-03T14:17:00Z"/>
              <w:b w:val="0"/>
              <w:noProof/>
              <w:sz w:val="24"/>
              <w:szCs w:val="24"/>
              <w:lang w:eastAsia="ja-JP"/>
            </w:rPr>
          </w:pPr>
          <w:ins w:id="171" w:author="Bahit Hamid" w:date="2014-02-05T04:59:00Z">
            <w:del w:id="172"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73"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74" w:author="Bahit Hamid" w:date="2014-02-05T04:59:00Z"/>
              <w:del w:id="175" w:author="Sarah Thomas" w:date="2014-03-03T14:17:00Z"/>
              <w:noProof/>
              <w:sz w:val="24"/>
              <w:szCs w:val="24"/>
              <w:lang w:eastAsia="ja-JP"/>
            </w:rPr>
          </w:pPr>
          <w:ins w:id="176" w:author="Bahit Hamid" w:date="2014-02-05T04:59:00Z">
            <w:del w:id="17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78"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79" w:author="Bahit Hamid" w:date="2014-02-05T04:59:00Z"/>
              <w:del w:id="180" w:author="Sarah Thomas" w:date="2014-03-03T14:17:00Z"/>
              <w:noProof/>
              <w:sz w:val="24"/>
              <w:szCs w:val="24"/>
              <w:lang w:eastAsia="ja-JP"/>
            </w:rPr>
          </w:pPr>
          <w:ins w:id="181" w:author="Bahit Hamid" w:date="2014-02-05T04:59:00Z">
            <w:del w:id="182"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83"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84" w:author="Bahit Hamid" w:date="2014-02-05T04:59:00Z"/>
              <w:del w:id="185" w:author="Sarah Thomas" w:date="2014-03-03T14:17:00Z"/>
              <w:noProof/>
              <w:sz w:val="24"/>
              <w:szCs w:val="24"/>
              <w:lang w:eastAsia="ja-JP"/>
            </w:rPr>
          </w:pPr>
          <w:ins w:id="186" w:author="Bahit Hamid" w:date="2014-02-05T04:59:00Z">
            <w:del w:id="187"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88" w:author="Bahit Hamid" w:date="2014-02-05T04:59:00Z"/>
              <w:del w:id="189" w:author="Sarah Thomas" w:date="2014-03-03T14:17:00Z"/>
              <w:b w:val="0"/>
              <w:noProof/>
              <w:sz w:val="24"/>
              <w:szCs w:val="24"/>
              <w:lang w:eastAsia="ja-JP"/>
            </w:rPr>
          </w:pPr>
          <w:ins w:id="190" w:author="Bahit Hamid" w:date="2014-02-05T04:59:00Z">
            <w:del w:id="19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92"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93" w:author="Bahit Hamid" w:date="2014-02-05T04:59:00Z"/>
              <w:del w:id="194" w:author="Sarah Thomas" w:date="2014-03-03T14:17:00Z"/>
              <w:noProof/>
              <w:sz w:val="24"/>
              <w:szCs w:val="24"/>
              <w:lang w:eastAsia="ja-JP"/>
            </w:rPr>
          </w:pPr>
          <w:ins w:id="195" w:author="Bahit Hamid" w:date="2014-02-05T04:59:00Z">
            <w:del w:id="196"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97"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98" w:author="Bahit Hamid" w:date="2014-02-05T04:59:00Z"/>
              <w:del w:id="199" w:author="Sarah Thomas" w:date="2014-03-03T14:17:00Z"/>
              <w:noProof/>
              <w:sz w:val="24"/>
              <w:szCs w:val="24"/>
              <w:lang w:eastAsia="ja-JP"/>
            </w:rPr>
          </w:pPr>
          <w:ins w:id="200" w:author="Bahit Hamid" w:date="2014-02-05T04:59:00Z">
            <w:del w:id="201"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202"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203" w:author="Bahit Hamid" w:date="2014-02-05T04:59:00Z"/>
              <w:del w:id="204" w:author="Sarah Thomas" w:date="2014-03-03T14:17:00Z"/>
              <w:noProof/>
              <w:sz w:val="24"/>
              <w:szCs w:val="24"/>
              <w:lang w:eastAsia="ja-JP"/>
            </w:rPr>
          </w:pPr>
          <w:ins w:id="205" w:author="Bahit Hamid" w:date="2014-02-05T04:59:00Z">
            <w:del w:id="206"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207"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208" w:author="Bahit Hamid" w:date="2014-02-05T04:59:00Z"/>
              <w:del w:id="209" w:author="Sarah Thomas" w:date="2014-03-03T14:17:00Z"/>
              <w:noProof/>
              <w:sz w:val="24"/>
              <w:szCs w:val="24"/>
              <w:lang w:eastAsia="ja-JP"/>
            </w:rPr>
          </w:pPr>
          <w:ins w:id="210" w:author="Bahit Hamid" w:date="2014-02-05T04:59:00Z">
            <w:del w:id="21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212"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213" w:author="Bahit Hamid" w:date="2014-02-05T04:59:00Z"/>
              <w:del w:id="214" w:author="Sarah Thomas" w:date="2014-03-03T14:17:00Z"/>
              <w:noProof/>
              <w:sz w:val="24"/>
              <w:szCs w:val="24"/>
              <w:lang w:eastAsia="ja-JP"/>
            </w:rPr>
          </w:pPr>
          <w:ins w:id="215" w:author="Bahit Hamid" w:date="2014-02-05T04:59:00Z">
            <w:del w:id="216"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217"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218" w:author="Bahit Hamid" w:date="2014-02-05T04:59:00Z"/>
              <w:del w:id="219" w:author="Sarah Thomas" w:date="2014-03-03T14:17:00Z"/>
              <w:noProof/>
              <w:sz w:val="24"/>
              <w:szCs w:val="24"/>
              <w:lang w:eastAsia="ja-JP"/>
            </w:rPr>
          </w:pPr>
          <w:ins w:id="220" w:author="Bahit Hamid" w:date="2014-02-05T04:59:00Z">
            <w:del w:id="221"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222"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223" w:author="Bahit Hamid" w:date="2014-02-05T04:59:00Z"/>
              <w:del w:id="224" w:author="Sarah Thomas" w:date="2014-03-03T14:17:00Z"/>
              <w:noProof/>
              <w:sz w:val="24"/>
              <w:szCs w:val="24"/>
              <w:lang w:eastAsia="ja-JP"/>
            </w:rPr>
          </w:pPr>
          <w:ins w:id="225" w:author="Bahit Hamid" w:date="2014-02-05T04:59:00Z">
            <w:del w:id="226"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227"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228" w:author="Bahit Hamid" w:date="2014-02-05T04:59:00Z"/>
              <w:del w:id="229" w:author="Sarah Thomas" w:date="2014-03-03T14:17:00Z"/>
              <w:noProof/>
              <w:sz w:val="24"/>
              <w:szCs w:val="24"/>
              <w:lang w:eastAsia="ja-JP"/>
            </w:rPr>
          </w:pPr>
          <w:ins w:id="230" w:author="Bahit Hamid" w:date="2014-02-05T04:59:00Z">
            <w:del w:id="231"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232"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233" w:author="Bahit Hamid" w:date="2014-02-05T04:59:00Z"/>
              <w:del w:id="234" w:author="Sarah Thomas" w:date="2014-03-03T14:17:00Z"/>
              <w:noProof/>
              <w:sz w:val="24"/>
              <w:szCs w:val="24"/>
              <w:lang w:eastAsia="ja-JP"/>
            </w:rPr>
          </w:pPr>
          <w:ins w:id="235" w:author="Bahit Hamid" w:date="2014-02-05T04:59:00Z">
            <w:del w:id="236"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237"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38" w:author="Bahit Hamid" w:date="2014-02-05T04:59:00Z"/>
              <w:del w:id="239" w:author="Sarah Thomas" w:date="2014-03-03T14:17:00Z"/>
              <w:noProof/>
              <w:sz w:val="24"/>
              <w:szCs w:val="24"/>
              <w:lang w:eastAsia="ja-JP"/>
            </w:rPr>
          </w:pPr>
          <w:ins w:id="240" w:author="Bahit Hamid" w:date="2014-02-05T04:59:00Z">
            <w:del w:id="24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42"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43" w:author="Bahit Hamid" w:date="2014-02-05T04:59:00Z"/>
              <w:del w:id="244" w:author="Sarah Thomas" w:date="2014-03-03T14:17:00Z"/>
              <w:noProof/>
              <w:sz w:val="24"/>
              <w:szCs w:val="24"/>
              <w:lang w:eastAsia="ja-JP"/>
            </w:rPr>
          </w:pPr>
          <w:ins w:id="245" w:author="Bahit Hamid" w:date="2014-02-05T04:59:00Z">
            <w:del w:id="246"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47"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48" w:author="Bahit Hamid" w:date="2014-02-05T04:59:00Z"/>
              <w:del w:id="249" w:author="Sarah Thomas" w:date="2014-03-03T14:17:00Z"/>
              <w:noProof/>
              <w:sz w:val="24"/>
              <w:szCs w:val="24"/>
              <w:lang w:eastAsia="ja-JP"/>
            </w:rPr>
          </w:pPr>
          <w:ins w:id="250" w:author="Bahit Hamid" w:date="2014-02-05T04:59:00Z">
            <w:del w:id="251"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52"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53" w:author="Bahit Hamid" w:date="2014-02-05T04:59:00Z"/>
              <w:del w:id="254" w:author="Sarah Thomas" w:date="2014-03-03T14:17:00Z"/>
              <w:b w:val="0"/>
              <w:noProof/>
              <w:sz w:val="24"/>
              <w:szCs w:val="24"/>
              <w:lang w:eastAsia="ja-JP"/>
            </w:rPr>
          </w:pPr>
          <w:ins w:id="255" w:author="Bahit Hamid" w:date="2014-02-05T04:59:00Z">
            <w:del w:id="256"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57"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58" w:author="Bahit Hamid" w:date="2014-02-05T04:59:00Z"/>
              <w:del w:id="259" w:author="Sarah Thomas" w:date="2014-03-03T14:17:00Z"/>
              <w:noProof/>
              <w:sz w:val="24"/>
              <w:szCs w:val="24"/>
              <w:lang w:eastAsia="ja-JP"/>
            </w:rPr>
          </w:pPr>
          <w:ins w:id="260" w:author="Bahit Hamid" w:date="2014-02-05T04:59:00Z">
            <w:del w:id="2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62"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63" w:author="Bahit Hamid" w:date="2014-02-05T04:59:00Z"/>
              <w:del w:id="264" w:author="Sarah Thomas" w:date="2014-03-03T14:17:00Z"/>
              <w:noProof/>
              <w:sz w:val="24"/>
              <w:szCs w:val="24"/>
              <w:lang w:eastAsia="ja-JP"/>
            </w:rPr>
          </w:pPr>
          <w:ins w:id="265" w:author="Bahit Hamid" w:date="2014-02-05T04:59:00Z">
            <w:del w:id="266"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67"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68" w:author="Bahit Hamid" w:date="2014-02-05T04:59:00Z"/>
              <w:del w:id="269" w:author="Sarah Thomas" w:date="2014-03-03T14:17:00Z"/>
              <w:noProof/>
              <w:sz w:val="24"/>
              <w:szCs w:val="24"/>
              <w:lang w:eastAsia="ja-JP"/>
            </w:rPr>
          </w:pPr>
          <w:ins w:id="270" w:author="Bahit Hamid" w:date="2014-02-05T04:59:00Z">
            <w:del w:id="271"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72"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73" w:author="Bahit Hamid" w:date="2014-02-05T04:59:00Z"/>
              <w:del w:id="274" w:author="Sarah Thomas" w:date="2014-03-03T14:17:00Z"/>
              <w:noProof/>
              <w:sz w:val="24"/>
              <w:szCs w:val="24"/>
              <w:lang w:eastAsia="ja-JP"/>
            </w:rPr>
          </w:pPr>
          <w:ins w:id="275" w:author="Bahit Hamid" w:date="2014-02-05T04:59:00Z">
            <w:del w:id="276"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77"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78" w:author="Bahit Hamid" w:date="2014-02-05T04:59:00Z"/>
              <w:del w:id="279" w:author="Sarah Thomas" w:date="2014-03-03T14:17:00Z"/>
              <w:noProof/>
              <w:sz w:val="24"/>
              <w:szCs w:val="24"/>
              <w:lang w:eastAsia="ja-JP"/>
            </w:rPr>
          </w:pPr>
          <w:ins w:id="280" w:author="Bahit Hamid" w:date="2014-02-05T04:59:00Z">
            <w:del w:id="281"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82"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83" w:author="Bahit Hamid" w:date="2014-02-05T04:59:00Z"/>
              <w:del w:id="284" w:author="Sarah Thomas" w:date="2014-03-03T14:17:00Z"/>
              <w:b w:val="0"/>
              <w:noProof/>
              <w:sz w:val="24"/>
              <w:szCs w:val="24"/>
              <w:lang w:eastAsia="ja-JP"/>
            </w:rPr>
          </w:pPr>
          <w:ins w:id="285" w:author="Bahit Hamid" w:date="2014-02-05T04:59:00Z">
            <w:del w:id="286"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87"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88" w:author="Bahit Hamid" w:date="2014-02-05T04:59:00Z"/>
              <w:del w:id="289" w:author="Sarah Thomas" w:date="2014-03-03T14:17:00Z"/>
              <w:b w:val="0"/>
              <w:noProof/>
              <w:lang w:eastAsia="ja-JP"/>
            </w:rPr>
          </w:pPr>
          <w:ins w:id="290" w:author="Bahit Hamid" w:date="2014-02-05T04:59:00Z">
            <w:del w:id="291"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92"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93" w:author="Bahit Hamid" w:date="2014-02-05T04:59:00Z"/>
              <w:del w:id="294" w:author="Sarah Thomas" w:date="2014-03-03T14:17:00Z"/>
              <w:b w:val="0"/>
              <w:noProof/>
              <w:sz w:val="24"/>
              <w:szCs w:val="24"/>
              <w:lang w:eastAsia="ja-JP"/>
            </w:rPr>
          </w:pPr>
          <w:ins w:id="295" w:author="Bahit Hamid" w:date="2014-02-05T04:59:00Z">
            <w:del w:id="296"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97"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98" w:author="Bahit Hamid" w:date="2014-02-05T04:59:00Z"/>
              <w:del w:id="299" w:author="Sarah Thomas" w:date="2014-03-03T14:17:00Z"/>
              <w:b w:val="0"/>
              <w:noProof/>
              <w:sz w:val="24"/>
              <w:szCs w:val="24"/>
              <w:lang w:eastAsia="ja-JP"/>
            </w:rPr>
          </w:pPr>
          <w:ins w:id="300" w:author="Bahit Hamid" w:date="2014-02-05T04:59:00Z">
            <w:del w:id="301"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302"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303" w:author="Bahit Hamid" w:date="2014-02-05T04:59:00Z"/>
              <w:del w:id="304" w:author="Sarah Thomas" w:date="2014-03-03T14:17:00Z"/>
              <w:b w:val="0"/>
              <w:noProof/>
              <w:sz w:val="24"/>
              <w:szCs w:val="24"/>
              <w:lang w:eastAsia="ja-JP"/>
            </w:rPr>
          </w:pPr>
          <w:ins w:id="305" w:author="Bahit Hamid" w:date="2014-02-05T04:59:00Z">
            <w:del w:id="306"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307"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308" w:author="Bahit Hamid" w:date="2014-02-05T04:59:00Z"/>
              <w:del w:id="309" w:author="Sarah Thomas" w:date="2014-03-03T14:17:00Z"/>
              <w:b w:val="0"/>
              <w:noProof/>
              <w:sz w:val="24"/>
              <w:szCs w:val="24"/>
              <w:lang w:eastAsia="ja-JP"/>
            </w:rPr>
          </w:pPr>
          <w:ins w:id="310" w:author="Bahit Hamid" w:date="2014-02-05T04:59:00Z">
            <w:del w:id="311"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312"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313" w:author="Bahit Hamid" w:date="2014-02-05T04:59:00Z"/>
              <w:del w:id="314" w:author="Sarah Thomas" w:date="2014-03-03T14:17:00Z"/>
              <w:b w:val="0"/>
              <w:noProof/>
              <w:lang w:eastAsia="ja-JP"/>
            </w:rPr>
          </w:pPr>
          <w:ins w:id="315" w:author="Bahit Hamid" w:date="2014-02-05T04:59:00Z">
            <w:del w:id="316"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317"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318" w:author="Bahit Hamid" w:date="2014-02-05T04:59:00Z"/>
              <w:del w:id="319" w:author="Sarah Thomas" w:date="2014-03-03T14:17:00Z"/>
              <w:b w:val="0"/>
              <w:noProof/>
              <w:sz w:val="24"/>
              <w:szCs w:val="24"/>
              <w:lang w:eastAsia="ja-JP"/>
            </w:rPr>
          </w:pPr>
          <w:ins w:id="320" w:author="Bahit Hamid" w:date="2014-02-05T04:59:00Z">
            <w:del w:id="321"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322"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323" w:author="Bahit Hamid" w:date="2014-02-05T04:59:00Z"/>
              <w:del w:id="324" w:author="Sarah Thomas" w:date="2014-03-03T14:17:00Z"/>
              <w:b w:val="0"/>
              <w:noProof/>
              <w:sz w:val="24"/>
              <w:szCs w:val="24"/>
              <w:lang w:eastAsia="ja-JP"/>
            </w:rPr>
          </w:pPr>
          <w:ins w:id="325" w:author="Bahit Hamid" w:date="2014-02-05T04:59:00Z">
            <w:del w:id="326"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327"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328" w:author="Bahit Hamid" w:date="2014-02-05T04:59:00Z"/>
              <w:del w:id="329" w:author="Sarah Thomas" w:date="2014-03-03T14:17:00Z"/>
              <w:b w:val="0"/>
              <w:noProof/>
              <w:sz w:val="24"/>
              <w:szCs w:val="24"/>
              <w:lang w:eastAsia="ja-JP"/>
            </w:rPr>
          </w:pPr>
          <w:ins w:id="330" w:author="Bahit Hamid" w:date="2014-02-05T04:59:00Z">
            <w:del w:id="33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332"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333" w:author="Bahit Hamid" w:date="2014-02-05T04:59:00Z"/>
              <w:del w:id="334" w:author="Sarah Thomas" w:date="2014-03-03T14:17:00Z"/>
              <w:b w:val="0"/>
              <w:noProof/>
              <w:sz w:val="24"/>
              <w:szCs w:val="24"/>
              <w:lang w:eastAsia="ja-JP"/>
            </w:rPr>
          </w:pPr>
          <w:ins w:id="335" w:author="Bahit Hamid" w:date="2014-02-05T04:59:00Z">
            <w:del w:id="336"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337"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38" w:author="Bahit Hamid" w:date="2014-02-05T04:59:00Z"/>
              <w:del w:id="339" w:author="Sarah Thomas" w:date="2014-03-03T14:17:00Z"/>
              <w:b w:val="0"/>
              <w:noProof/>
              <w:lang w:eastAsia="ja-JP"/>
            </w:rPr>
          </w:pPr>
          <w:ins w:id="340" w:author="Bahit Hamid" w:date="2014-02-05T04:59:00Z">
            <w:del w:id="341"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42"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43" w:author="Bahit Hamid" w:date="2014-02-05T04:59:00Z"/>
              <w:del w:id="344" w:author="Sarah Thomas" w:date="2014-03-03T14:17:00Z"/>
              <w:b w:val="0"/>
              <w:noProof/>
              <w:lang w:eastAsia="ja-JP"/>
            </w:rPr>
          </w:pPr>
          <w:ins w:id="345" w:author="Bahit Hamid" w:date="2014-02-05T04:59:00Z">
            <w:del w:id="346"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47"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48" w:author="Sarah Thomas" w:date="2014-03-03T14:17:00Z"/>
              <w:b w:val="0"/>
              <w:noProof/>
              <w:lang w:eastAsia="ja-JP"/>
            </w:rPr>
          </w:pPr>
          <w:del w:id="34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50" w:author="Sarah Thomas" w:date="2014-03-03T14:17:00Z"/>
              <w:b w:val="0"/>
              <w:noProof/>
              <w:sz w:val="24"/>
              <w:szCs w:val="24"/>
              <w:lang w:eastAsia="ja-JP"/>
            </w:rPr>
          </w:pPr>
          <w:del w:id="351"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52" w:author="Sarah Thomas" w:date="2014-03-03T14:17:00Z"/>
              <w:b w:val="0"/>
              <w:noProof/>
              <w:sz w:val="24"/>
              <w:szCs w:val="24"/>
              <w:lang w:eastAsia="ja-JP"/>
            </w:rPr>
          </w:pPr>
          <w:del w:id="353"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54" w:author="Sarah Thomas" w:date="2014-03-03T14:17:00Z"/>
              <w:noProof/>
              <w:sz w:val="24"/>
              <w:szCs w:val="24"/>
              <w:lang w:eastAsia="ja-JP"/>
            </w:rPr>
          </w:pPr>
          <w:del w:id="355"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56" w:author="Sarah Thomas" w:date="2014-03-03T14:17:00Z"/>
              <w:b w:val="0"/>
              <w:noProof/>
              <w:lang w:eastAsia="ja-JP"/>
            </w:rPr>
          </w:pPr>
          <w:del w:id="3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60" w:author="Sarah Thomas" w:date="2014-03-03T14:17:00Z"/>
              <w:b w:val="0"/>
              <w:noProof/>
              <w:sz w:val="24"/>
              <w:szCs w:val="24"/>
              <w:lang w:eastAsia="ja-JP"/>
            </w:rPr>
          </w:pPr>
          <w:del w:id="361"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62" w:author="Sarah Thomas" w:date="2014-03-03T14:17:00Z"/>
              <w:b w:val="0"/>
              <w:noProof/>
              <w:sz w:val="24"/>
              <w:szCs w:val="24"/>
              <w:lang w:eastAsia="ja-JP"/>
            </w:rPr>
          </w:pPr>
          <w:del w:id="363"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72" w:author="Sarah Thomas" w:date="2014-03-03T14:17:00Z"/>
              <w:noProof/>
              <w:sz w:val="24"/>
              <w:szCs w:val="24"/>
              <w:lang w:eastAsia="ja-JP"/>
            </w:rPr>
          </w:pPr>
          <w:del w:id="373"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74" w:author="Sarah Thomas" w:date="2014-03-03T14:17:00Z"/>
              <w:noProof/>
              <w:sz w:val="24"/>
              <w:szCs w:val="24"/>
              <w:lang w:eastAsia="ja-JP"/>
            </w:rPr>
          </w:pPr>
          <w:del w:id="375"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76" w:author="Sarah Thomas" w:date="2014-03-03T14:17:00Z"/>
              <w:noProof/>
              <w:sz w:val="24"/>
              <w:szCs w:val="24"/>
              <w:lang w:eastAsia="ja-JP"/>
            </w:rPr>
          </w:pPr>
          <w:del w:id="377"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78" w:author="Sarah Thomas" w:date="2014-03-03T14:17:00Z"/>
              <w:noProof/>
              <w:sz w:val="24"/>
              <w:szCs w:val="24"/>
              <w:lang w:eastAsia="ja-JP"/>
            </w:rPr>
          </w:pPr>
          <w:del w:id="379"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80" w:author="Sarah Thomas" w:date="2014-03-03T14:17:00Z"/>
              <w:noProof/>
              <w:sz w:val="24"/>
              <w:szCs w:val="24"/>
              <w:lang w:eastAsia="ja-JP"/>
            </w:rPr>
          </w:pPr>
          <w:del w:id="381"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82" w:author="Sarah Thomas" w:date="2014-03-03T14:17:00Z"/>
              <w:noProof/>
              <w:sz w:val="24"/>
              <w:szCs w:val="24"/>
              <w:lang w:eastAsia="ja-JP"/>
            </w:rPr>
          </w:pPr>
          <w:del w:id="3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84" w:author="Sarah Thomas" w:date="2014-03-03T14:17:00Z"/>
              <w:noProof/>
              <w:sz w:val="24"/>
              <w:szCs w:val="24"/>
              <w:lang w:eastAsia="ja-JP"/>
            </w:rPr>
          </w:pPr>
          <w:del w:id="385"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86" w:author="Sarah Thomas" w:date="2014-03-03T14:17:00Z"/>
              <w:noProof/>
              <w:sz w:val="24"/>
              <w:szCs w:val="24"/>
              <w:lang w:eastAsia="ja-JP"/>
            </w:rPr>
          </w:pPr>
          <w:del w:id="387"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88" w:author="Sarah Thomas" w:date="2014-03-03T14:17:00Z"/>
              <w:noProof/>
              <w:sz w:val="24"/>
              <w:szCs w:val="24"/>
              <w:lang w:eastAsia="ja-JP"/>
            </w:rPr>
          </w:pPr>
          <w:del w:id="389"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90" w:author="Sarah Thomas" w:date="2014-03-03T14:17:00Z"/>
              <w:noProof/>
              <w:sz w:val="24"/>
              <w:szCs w:val="24"/>
              <w:lang w:eastAsia="ja-JP"/>
            </w:rPr>
          </w:pPr>
          <w:del w:id="39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92" w:author="Sarah Thomas" w:date="2014-03-03T14:17:00Z"/>
              <w:noProof/>
              <w:sz w:val="24"/>
              <w:szCs w:val="24"/>
              <w:lang w:eastAsia="ja-JP"/>
            </w:rPr>
          </w:pPr>
          <w:del w:id="393"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94" w:author="Sarah Thomas" w:date="2014-03-03T14:17:00Z"/>
              <w:noProof/>
              <w:sz w:val="24"/>
              <w:szCs w:val="24"/>
              <w:lang w:eastAsia="ja-JP"/>
            </w:rPr>
          </w:pPr>
          <w:del w:id="395"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96" w:author="Sarah Thomas" w:date="2014-03-03T14:17:00Z"/>
              <w:b w:val="0"/>
              <w:noProof/>
              <w:sz w:val="24"/>
              <w:szCs w:val="24"/>
              <w:lang w:eastAsia="ja-JP"/>
            </w:rPr>
          </w:pPr>
          <w:del w:id="397"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98" w:author="Sarah Thomas" w:date="2014-03-03T14:17:00Z"/>
              <w:noProof/>
              <w:sz w:val="24"/>
              <w:szCs w:val="24"/>
              <w:lang w:eastAsia="ja-JP"/>
            </w:rPr>
          </w:pPr>
          <w:del w:id="399"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400" w:author="Sarah Thomas" w:date="2014-03-03T14:17:00Z"/>
              <w:noProof/>
              <w:sz w:val="24"/>
              <w:szCs w:val="24"/>
              <w:lang w:eastAsia="ja-JP"/>
            </w:rPr>
          </w:pPr>
          <w:del w:id="401"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402" w:author="Sarah Thomas" w:date="2014-03-03T14:17:00Z"/>
              <w:noProof/>
              <w:sz w:val="24"/>
              <w:szCs w:val="24"/>
              <w:lang w:eastAsia="ja-JP"/>
            </w:rPr>
          </w:pPr>
          <w:del w:id="40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404" w:author="Sarah Thomas" w:date="2014-03-03T14:17:00Z"/>
              <w:noProof/>
              <w:sz w:val="24"/>
              <w:szCs w:val="24"/>
              <w:lang w:eastAsia="ja-JP"/>
            </w:rPr>
          </w:pPr>
          <w:del w:id="405"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406" w:author="Sarah Thomas" w:date="2014-03-03T14:17:00Z"/>
              <w:noProof/>
              <w:sz w:val="24"/>
              <w:szCs w:val="24"/>
              <w:lang w:eastAsia="ja-JP"/>
            </w:rPr>
          </w:pPr>
          <w:del w:id="407"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408" w:author="Sarah Thomas" w:date="2014-03-03T14:17:00Z"/>
              <w:b w:val="0"/>
              <w:noProof/>
              <w:sz w:val="24"/>
              <w:szCs w:val="24"/>
              <w:lang w:eastAsia="ja-JP"/>
            </w:rPr>
          </w:pPr>
          <w:del w:id="409"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410" w:author="Sarah Thomas" w:date="2014-03-03T14:17:00Z"/>
              <w:b w:val="0"/>
              <w:noProof/>
              <w:lang w:eastAsia="ja-JP"/>
            </w:rPr>
          </w:pPr>
          <w:del w:id="411"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412" w:author="Sarah Thomas" w:date="2014-03-03T14:17:00Z"/>
              <w:b w:val="0"/>
              <w:noProof/>
              <w:lang w:eastAsia="ja-JP"/>
            </w:rPr>
          </w:pPr>
          <w:del w:id="413"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414" w:author="Sarah Thomas" w:date="2014-03-03T14:17:00Z"/>
              <w:b w:val="0"/>
              <w:noProof/>
              <w:sz w:val="24"/>
              <w:szCs w:val="24"/>
              <w:lang w:eastAsia="ja-JP"/>
            </w:rPr>
          </w:pPr>
          <w:del w:id="415"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416" w:author="Sarah Thomas" w:date="2014-03-03T14:17:00Z"/>
              <w:b w:val="0"/>
              <w:noProof/>
              <w:sz w:val="24"/>
              <w:szCs w:val="24"/>
              <w:lang w:eastAsia="ja-JP"/>
            </w:rPr>
          </w:pPr>
          <w:del w:id="417"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418" w:author="Sarah Thomas" w:date="2014-03-03T14:17:00Z"/>
              <w:b w:val="0"/>
              <w:noProof/>
              <w:sz w:val="24"/>
              <w:szCs w:val="24"/>
              <w:lang w:eastAsia="ja-JP"/>
            </w:rPr>
          </w:pPr>
          <w:del w:id="419"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420" w:author="Sarah Thomas" w:date="2014-03-03T14:17:00Z"/>
              <w:b w:val="0"/>
              <w:noProof/>
              <w:sz w:val="24"/>
              <w:szCs w:val="24"/>
              <w:lang w:eastAsia="ja-JP"/>
            </w:rPr>
          </w:pPr>
          <w:del w:id="421"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422" w:author="Sarah Thomas" w:date="2014-03-03T14:17:00Z"/>
              <w:b w:val="0"/>
              <w:noProof/>
              <w:lang w:eastAsia="ja-JP"/>
            </w:rPr>
          </w:pPr>
          <w:del w:id="42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424" w:author="Sarah Thomas" w:date="2014-03-03T14:17:00Z"/>
              <w:b w:val="0"/>
              <w:noProof/>
              <w:lang w:eastAsia="ja-JP"/>
            </w:rPr>
          </w:pPr>
          <w:del w:id="425"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58C81138" w14:textId="7AD5E151" w:rsidR="0036000D" w:rsidRPr="0036000D" w:rsidRDefault="00E44BB3" w:rsidP="0036000D">
      <w:pPr>
        <w:pStyle w:val="Heading1"/>
        <w:numPr>
          <w:ilvl w:val="0"/>
          <w:numId w:val="42"/>
        </w:numPr>
        <w:rPr>
          <w:ins w:id="428" w:author="Sarah Thomas" w:date="2014-03-03T14:54:00Z"/>
          <w:rPrChange w:id="429" w:author="Sarah Thomas" w:date="2014-03-15T09:15:00Z">
            <w:rPr>
              <w:ins w:id="430" w:author="Sarah Thomas" w:date="2014-03-03T14:54:00Z"/>
            </w:rPr>
          </w:rPrChange>
        </w:rPr>
        <w:pPrChange w:id="431" w:author="Sarah Thomas" w:date="2014-03-15T09:15:00Z">
          <w:pPr>
            <w:pStyle w:val="Heading1"/>
            <w:numPr>
              <w:numId w:val="42"/>
            </w:numPr>
          </w:pPr>
        </w:pPrChange>
      </w:pPr>
      <w:bookmarkStart w:id="432" w:name="_Toc253043791"/>
      <w:bookmarkStart w:id="433" w:name="_Toc256495990"/>
      <w:r w:rsidRPr="005C63CB">
        <w:t>Introduction</w:t>
      </w:r>
      <w:bookmarkEnd w:id="432"/>
      <w:bookmarkEnd w:id="433"/>
    </w:p>
    <w:p w14:paraId="14F24596" w14:textId="2D6441AB" w:rsidR="00EF0C84" w:rsidRDefault="00EF0C84">
      <w:pPr>
        <w:pStyle w:val="Heading2"/>
        <w:rPr>
          <w:ins w:id="434" w:author="Sarah Thomas" w:date="2014-03-15T09:18:00Z"/>
        </w:rPr>
        <w:pPrChange w:id="435" w:author="Sarah Thomas" w:date="2014-03-03T14:54:00Z">
          <w:pPr>
            <w:pStyle w:val="Heading1"/>
            <w:numPr>
              <w:numId w:val="42"/>
            </w:numPr>
          </w:pPr>
        </w:pPrChange>
      </w:pPr>
      <w:bookmarkStart w:id="436" w:name="_Toc256495991"/>
      <w:ins w:id="437" w:author="Sarah Thomas" w:date="2014-03-03T14:54:00Z">
        <w:r>
          <w:t>Background</w:t>
        </w:r>
      </w:ins>
      <w:bookmarkEnd w:id="436"/>
    </w:p>
    <w:p w14:paraId="30F07599" w14:textId="51EE9976" w:rsidR="0036000D" w:rsidRDefault="0036000D" w:rsidP="0036000D">
      <w:pPr>
        <w:pStyle w:val="BodyText"/>
        <w:rPr>
          <w:ins w:id="438" w:author="Sarah Thomas" w:date="2014-03-15T09:21:00Z"/>
        </w:rPr>
        <w:pPrChange w:id="439" w:author="Sarah Thomas" w:date="2014-03-15T09:21:00Z">
          <w:pPr>
            <w:widowControl w:val="0"/>
            <w:numPr>
              <w:numId w:val="51"/>
            </w:numPr>
            <w:tabs>
              <w:tab w:val="left" w:pos="220"/>
              <w:tab w:val="left" w:pos="720"/>
            </w:tabs>
            <w:autoSpaceDE w:val="0"/>
            <w:autoSpaceDN w:val="0"/>
            <w:adjustRightInd w:val="0"/>
            <w:ind w:left="720" w:hanging="720"/>
          </w:pPr>
        </w:pPrChange>
      </w:pPr>
      <w:ins w:id="440" w:author="Sarah Thomas" w:date="2014-03-15T09:18:00Z">
        <w:r>
          <w:t xml:space="preserve">University based entrepreneurs often lack the skills to effectively bring a new idea to market. </w:t>
        </w:r>
      </w:ins>
      <w:ins w:id="441" w:author="Sarah Thomas" w:date="2014-03-15T09:16:00Z">
        <w:r>
          <w:t>T</w:t>
        </w:r>
        <w:r w:rsidRPr="005E7AFF">
          <w:t>he</w:t>
        </w:r>
        <w:r w:rsidRPr="00684514">
          <w:rPr>
            <w:i/>
          </w:rPr>
          <w:t xml:space="preserve"> Faculty Cooperative</w:t>
        </w:r>
        <w:r>
          <w:t xml:space="preserve"> </w:t>
        </w:r>
      </w:ins>
      <w:ins w:id="442" w:author="Sarah Thomas" w:date="2014-03-15T09:19:00Z">
        <w:r>
          <w:t xml:space="preserve">website </w:t>
        </w:r>
      </w:ins>
      <w:ins w:id="443" w:author="Sarah Thomas" w:date="2014-03-15T09:16:00Z">
        <w:r>
          <w:t xml:space="preserve">aims to </w:t>
        </w:r>
      </w:ins>
      <w:ins w:id="444" w:author="Sarah Thomas" w:date="2014-03-15T09:19:00Z">
        <w:r>
          <w:t xml:space="preserve">provide a means for </w:t>
        </w:r>
      </w:ins>
      <w:ins w:id="445" w:author="Sarah Thomas" w:date="2014-03-15T09:20:00Z">
        <w:r>
          <w:t xml:space="preserve">entrepreneurs to find </w:t>
        </w:r>
      </w:ins>
      <w:ins w:id="446" w:author="Sarah Thomas" w:date="2014-03-15T09:21:00Z">
        <w:r>
          <w:t xml:space="preserve">the </w:t>
        </w:r>
      </w:ins>
      <w:ins w:id="447" w:author="Sarah Thomas" w:date="2014-03-15T09:20:00Z">
        <w:r>
          <w:t>people with the skills they need and build a team for their ventures.</w:t>
        </w:r>
      </w:ins>
    </w:p>
    <w:p w14:paraId="0EEE82B7" w14:textId="39FFF067" w:rsidR="0036000D" w:rsidRDefault="0036000D" w:rsidP="0036000D">
      <w:pPr>
        <w:pStyle w:val="BodyText"/>
        <w:rPr>
          <w:ins w:id="448" w:author="Sarah Thomas" w:date="2014-03-15T09:25:00Z"/>
        </w:rPr>
        <w:pPrChange w:id="449" w:author="Sarah Thomas" w:date="2014-03-15T09:21:00Z">
          <w:pPr>
            <w:widowControl w:val="0"/>
            <w:numPr>
              <w:numId w:val="51"/>
            </w:numPr>
            <w:tabs>
              <w:tab w:val="left" w:pos="220"/>
              <w:tab w:val="left" w:pos="720"/>
            </w:tabs>
            <w:autoSpaceDE w:val="0"/>
            <w:autoSpaceDN w:val="0"/>
            <w:adjustRightInd w:val="0"/>
            <w:ind w:left="720" w:hanging="720"/>
          </w:pPr>
        </w:pPrChange>
      </w:pPr>
      <w:ins w:id="450" w:author="Sarah Thomas" w:date="2014-03-15T09:21:00Z">
        <w:r>
          <w:t>T</w:t>
        </w:r>
        <w:r w:rsidRPr="005E7AFF">
          <w:t>he</w:t>
        </w:r>
        <w:r w:rsidRPr="00684514">
          <w:rPr>
            <w:i/>
          </w:rPr>
          <w:t xml:space="preserve"> Faculty Cooperative</w:t>
        </w:r>
        <w:r>
          <w:t xml:space="preserve"> web</w:t>
        </w:r>
        <w:r w:rsidR="00316E27">
          <w:t xml:space="preserve">site has been </w:t>
        </w:r>
      </w:ins>
      <w:ins w:id="451" w:author="Sarah Thomas" w:date="2014-03-15T09:25:00Z">
        <w:r w:rsidR="00316E27">
          <w:t>produced</w:t>
        </w:r>
      </w:ins>
      <w:ins w:id="452" w:author="Sarah Thomas" w:date="2014-03-15T09:21:00Z">
        <w:r w:rsidR="00316E27">
          <w:t xml:space="preserve"> </w:t>
        </w:r>
      </w:ins>
      <w:ins w:id="453" w:author="Sarah Thomas" w:date="2014-03-15T09:22:00Z">
        <w:r w:rsidR="00316E27">
          <w:t xml:space="preserve">for the CE903 group project as part of the MSc Advanced Web Engineering program </w:t>
        </w:r>
      </w:ins>
      <w:ins w:id="454" w:author="Sarah Thomas" w:date="2014-03-15T09:24:00Z">
        <w:r w:rsidR="00316E27">
          <w:fldChar w:fldCharType="begin" w:fldLock="1"/>
        </w:r>
      </w:ins>
      <w:r w:rsidR="00316E27">
        <w: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 } ], "mendeley" : { "previouslyFormattedCitation" : "[1]" }, "properties" : { "noteIndex" : 0 }, "schema" : "https://github.com/citation-style-language/schema/raw/master/csl-citation.json" }</w:instrText>
      </w:r>
      <w:r w:rsidR="00316E27">
        <w:fldChar w:fldCharType="separate"/>
      </w:r>
      <w:r w:rsidR="00316E27" w:rsidRPr="00316E27">
        <w:rPr>
          <w:noProof/>
        </w:rPr>
        <w:t>[1]</w:t>
      </w:r>
      <w:ins w:id="455" w:author="Sarah Thomas" w:date="2014-03-15T09:24:00Z">
        <w:r w:rsidR="00316E27">
          <w:fldChar w:fldCharType="end"/>
        </w:r>
        <w:r w:rsidR="00316E27">
          <w:t>.</w:t>
        </w:r>
      </w:ins>
      <w:ins w:id="456" w:author="Sarah Thomas" w:date="2014-03-15T09:29:00Z">
        <w:r w:rsidR="00316E27">
          <w:t xml:space="preserve"> </w:t>
        </w:r>
      </w:ins>
    </w:p>
    <w:p w14:paraId="4382B886" w14:textId="0880ADAE" w:rsidR="00316E27" w:rsidRDefault="00316E27" w:rsidP="0036000D">
      <w:pPr>
        <w:pStyle w:val="BodyText"/>
        <w:rPr>
          <w:ins w:id="457" w:author="Sarah Thomas" w:date="2014-03-15T09:32:00Z"/>
        </w:rPr>
        <w:pPrChange w:id="458" w:author="Sarah Thomas" w:date="2014-03-15T09:21:00Z">
          <w:pPr>
            <w:widowControl w:val="0"/>
            <w:numPr>
              <w:numId w:val="51"/>
            </w:numPr>
            <w:tabs>
              <w:tab w:val="left" w:pos="220"/>
              <w:tab w:val="left" w:pos="720"/>
            </w:tabs>
            <w:autoSpaceDE w:val="0"/>
            <w:autoSpaceDN w:val="0"/>
            <w:adjustRightInd w:val="0"/>
            <w:ind w:left="720" w:hanging="720"/>
          </w:pPr>
        </w:pPrChange>
      </w:pPr>
      <w:ins w:id="459" w:author="Sarah Thomas" w:date="2014-03-15T09:29:00Z">
        <w:r>
          <w:t xml:space="preserve">Requirements for this project have been elicitated in the </w:t>
        </w:r>
      </w:ins>
      <w:ins w:id="460" w:author="Sarah Thomas" w:date="2014-03-15T09:30:00Z">
        <w:r>
          <w:t xml:space="preserve">System Requirements Specification document </w:t>
        </w:r>
        <w:r>
          <w:fldChar w:fldCharType="begin" w:fldLock="1"/>
        </w:r>
      </w:ins>
      <w: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fldChar w:fldCharType="separate"/>
      </w:r>
      <w:r w:rsidRPr="00316E27">
        <w:rPr>
          <w:noProof/>
        </w:rPr>
        <w:t>[2]</w:t>
      </w:r>
      <w:ins w:id="461" w:author="Sarah Thomas" w:date="2014-03-15T09:30:00Z">
        <w:r>
          <w:fldChar w:fldCharType="end"/>
        </w:r>
        <w:r>
          <w:t xml:space="preserve">. </w:t>
        </w:r>
      </w:ins>
      <w:ins w:id="462" w:author="Sarah Thomas" w:date="2014-03-15T09:33:00Z">
        <w:r w:rsidR="00002130">
          <w:t xml:space="preserve">In section </w:t>
        </w:r>
        <w:r w:rsidR="00002130">
          <w:fldChar w:fldCharType="begin"/>
        </w:r>
        <w:r w:rsidR="00002130">
          <w:instrText xml:space="preserve"> REF _Ref256495353 \w \h </w:instrText>
        </w:r>
      </w:ins>
      <w:r w:rsidR="00002130">
        <w:fldChar w:fldCharType="separate"/>
      </w:r>
      <w:ins w:id="463" w:author="Sarah Thomas" w:date="2014-03-15T09:33:00Z">
        <w:r w:rsidR="00002130">
          <w:t>3</w:t>
        </w:r>
        <w:r w:rsidR="00002130">
          <w:fldChar w:fldCharType="end"/>
        </w:r>
      </w:ins>
      <w:ins w:id="464" w:author="Sarah Thomas" w:date="2014-03-15T09:34:00Z">
        <w:r w:rsidR="00002130">
          <w:t xml:space="preserve"> </w:t>
        </w:r>
      </w:ins>
      <w:ins w:id="465" w:author="Sarah Thomas" w:date="2014-03-15T09:33:00Z">
        <w:r w:rsidR="00002130">
          <w:fldChar w:fldCharType="begin"/>
        </w:r>
        <w:r w:rsidR="00002130">
          <w:instrText xml:space="preserve"> REF _Ref256495362 \h </w:instrText>
        </w:r>
      </w:ins>
      <w:r w:rsidR="00002130">
        <w:fldChar w:fldCharType="separate"/>
      </w:r>
      <w:ins w:id="466" w:author="Sarah Thomas" w:date="2014-03-15T09:33:00Z">
        <w:r w:rsidR="00002130">
          <w:t>Use Cases</w:t>
        </w:r>
        <w:r w:rsidR="00002130">
          <w:fldChar w:fldCharType="end"/>
        </w:r>
      </w:ins>
      <w:ins w:id="467" w:author="Sarah Thomas" w:date="2014-03-15T09:32:00Z">
        <w:r>
          <w:t xml:space="preserve"> </w:t>
        </w:r>
      </w:ins>
      <w:ins w:id="468" w:author="Sarah Thomas" w:date="2014-03-15T09:34:00Z">
        <w:r w:rsidR="00002130">
          <w:t>each of th</w:t>
        </w:r>
        <w:r w:rsidR="001961FE">
          <w:t>e use cases is presented in tu</w:t>
        </w:r>
        <w:r w:rsidR="00CA658A">
          <w:t>rn</w:t>
        </w:r>
        <w:r w:rsidR="00002130">
          <w:t xml:space="preserve"> with some </w:t>
        </w:r>
      </w:ins>
      <w:ins w:id="469" w:author="Sarah Thomas" w:date="2014-03-15T09:43:00Z">
        <w:r w:rsidR="00CA658A">
          <w:t>details</w:t>
        </w:r>
      </w:ins>
      <w:ins w:id="470" w:author="Sarah Thomas" w:date="2014-03-15T09:34:00Z">
        <w:r w:rsidR="00002130">
          <w:t xml:space="preserve"> about implementation.</w:t>
        </w:r>
      </w:ins>
    </w:p>
    <w:p w14:paraId="6AD67D17" w14:textId="0EF582C3" w:rsidR="00316E27" w:rsidRDefault="00316E27" w:rsidP="0036000D">
      <w:pPr>
        <w:pStyle w:val="BodyText"/>
        <w:rPr>
          <w:ins w:id="471" w:author="Sarah Thomas" w:date="2014-03-15T09:17:00Z"/>
        </w:rPr>
        <w:pPrChange w:id="472" w:author="Sarah Thomas" w:date="2014-03-15T09:21:00Z">
          <w:pPr>
            <w:widowControl w:val="0"/>
            <w:numPr>
              <w:numId w:val="51"/>
            </w:numPr>
            <w:tabs>
              <w:tab w:val="left" w:pos="220"/>
              <w:tab w:val="left" w:pos="720"/>
            </w:tabs>
            <w:autoSpaceDE w:val="0"/>
            <w:autoSpaceDN w:val="0"/>
            <w:adjustRightInd w:val="0"/>
            <w:ind w:left="720" w:hanging="720"/>
          </w:pPr>
        </w:pPrChange>
      </w:pPr>
      <w:ins w:id="473" w:author="Sarah Thomas" w:date="2014-03-15T09:25:00Z">
        <w:r>
          <w:t xml:space="preserve">This document </w:t>
        </w:r>
      </w:ins>
      <w:ins w:id="474" w:author="Sarah Thomas" w:date="2014-03-15T09:35:00Z">
        <w:r w:rsidR="00002130">
          <w:t xml:space="preserve">also </w:t>
        </w:r>
      </w:ins>
      <w:ins w:id="475" w:author="Sarah Thomas" w:date="2014-03-15T09:25:00Z">
        <w:r>
          <w:t>describes the tools used</w:t>
        </w:r>
      </w:ins>
      <w:ins w:id="476" w:author="Sarah Thomas" w:date="2014-03-15T09:36:00Z">
        <w:r w:rsidR="00002130">
          <w:t xml:space="preserve"> in section</w:t>
        </w:r>
      </w:ins>
      <w:ins w:id="477" w:author="Sarah Thomas" w:date="2014-03-15T09:37:00Z">
        <w:r w:rsidR="00002130">
          <w:t xml:space="preserve"> </w:t>
        </w:r>
        <w:r w:rsidR="00002130">
          <w:fldChar w:fldCharType="begin"/>
        </w:r>
        <w:r w:rsidR="00002130">
          <w:instrText xml:space="preserve"> REF _Ref256495514 \w \h </w:instrText>
        </w:r>
      </w:ins>
      <w:r w:rsidR="00002130">
        <w:fldChar w:fldCharType="separate"/>
      </w:r>
      <w:ins w:id="478" w:author="Sarah Thomas" w:date="2014-03-15T09:37:00Z">
        <w:r w:rsidR="00002130">
          <w:t>2</w:t>
        </w:r>
        <w:r w:rsidR="00002130">
          <w:fldChar w:fldCharType="end"/>
        </w:r>
      </w:ins>
      <w:ins w:id="479" w:author="Sarah Thomas" w:date="2014-03-15T09:35:00Z">
        <w:r w:rsidR="00002130">
          <w:t xml:space="preserve"> </w:t>
        </w:r>
      </w:ins>
      <w:ins w:id="480" w:author="Sarah Thomas" w:date="2014-03-15T09:36:00Z">
        <w:r w:rsidR="00002130">
          <w:fldChar w:fldCharType="begin"/>
        </w:r>
        <w:r w:rsidR="00002130">
          <w:instrText xml:space="preserve"> REF _Ref256495514 \h </w:instrText>
        </w:r>
      </w:ins>
      <w:r w:rsidR="00002130">
        <w:fldChar w:fldCharType="separate"/>
      </w:r>
      <w:ins w:id="481" w:author="Sarah Thomas" w:date="2014-03-15T09:36:00Z">
        <w:r w:rsidR="00002130">
          <w:t>Software Tools</w:t>
        </w:r>
        <w:r w:rsidR="00002130">
          <w:fldChar w:fldCharType="end"/>
        </w:r>
      </w:ins>
      <w:ins w:id="482" w:author="Sarah Thomas" w:date="2014-03-15T09:25:00Z">
        <w:r w:rsidR="00002130">
          <w:t xml:space="preserve">. </w:t>
        </w:r>
      </w:ins>
      <w:ins w:id="483" w:author="Sarah Thomas" w:date="2014-03-15T09:27:00Z">
        <w:r>
          <w:t>Descriptions of written code are provided</w:t>
        </w:r>
      </w:ins>
      <w:ins w:id="484" w:author="Sarah Thomas" w:date="2014-03-15T09:41:00Z">
        <w:r w:rsidR="00002130">
          <w:t xml:space="preserve"> in section</w:t>
        </w:r>
      </w:ins>
      <w:ins w:id="485" w:author="Sarah Thomas" w:date="2014-03-15T09:37:00Z">
        <w:r w:rsidR="00002130">
          <w:t xml:space="preserve"> </w:t>
        </w:r>
      </w:ins>
      <w:ins w:id="486" w:author="Sarah Thomas" w:date="2014-03-15T09:39:00Z">
        <w:r w:rsidR="00002130">
          <w:fldChar w:fldCharType="begin"/>
        </w:r>
        <w:r w:rsidR="00002130">
          <w:instrText xml:space="preserve"> REF _Ref256495645 \w \h </w:instrText>
        </w:r>
      </w:ins>
      <w:r w:rsidR="00002130">
        <w:fldChar w:fldCharType="separate"/>
      </w:r>
      <w:ins w:id="487" w:author="Sarah Thomas" w:date="2014-03-15T09:39:00Z">
        <w:r w:rsidR="00002130">
          <w:t>4</w:t>
        </w:r>
        <w:r w:rsidR="00002130">
          <w:fldChar w:fldCharType="end"/>
        </w:r>
        <w:r w:rsidR="00002130">
          <w:t xml:space="preserve"> </w:t>
        </w:r>
      </w:ins>
      <w:ins w:id="488" w:author="Sarah Thomas" w:date="2014-03-15T09:38:00Z">
        <w:r w:rsidR="00002130">
          <w:fldChar w:fldCharType="begin"/>
        </w:r>
        <w:r w:rsidR="00002130">
          <w:instrText xml:space="preserve"> REF _Ref256495645 \h </w:instrText>
        </w:r>
      </w:ins>
      <w:r w:rsidR="00002130">
        <w:fldChar w:fldCharType="separate"/>
      </w:r>
      <w:ins w:id="489" w:author="Sarah Thomas" w:date="2014-03-15T09:38:00Z">
        <w:r w:rsidR="00002130">
          <w:t>Overview of Code Listings</w:t>
        </w:r>
        <w:r w:rsidR="00002130">
          <w:fldChar w:fldCharType="end"/>
        </w:r>
      </w:ins>
      <w:ins w:id="490" w:author="Sarah Thomas" w:date="2014-03-15T09:27:00Z">
        <w:r>
          <w:t xml:space="preserve">. </w:t>
        </w:r>
      </w:ins>
      <w:ins w:id="491" w:author="Sarah Thomas" w:date="2014-03-15T09:40:00Z">
        <w:r w:rsidR="00002130">
          <w:t>Test results are presented and discussed</w:t>
        </w:r>
      </w:ins>
      <w:ins w:id="492" w:author="Sarah Thomas" w:date="2014-03-15T09:42:00Z">
        <w:r w:rsidR="00CA658A">
          <w:t xml:space="preserve"> in section</w:t>
        </w:r>
      </w:ins>
      <w:ins w:id="493" w:author="Sarah Thomas" w:date="2014-03-15T09:41:00Z">
        <w:r w:rsidR="00002130">
          <w:t xml:space="preserve"> </w:t>
        </w:r>
      </w:ins>
      <w:ins w:id="494" w:author="Sarah Thomas" w:date="2014-03-15T09:42:00Z">
        <w:r w:rsidR="00002130">
          <w:fldChar w:fldCharType="begin"/>
        </w:r>
        <w:r w:rsidR="00002130">
          <w:instrText xml:space="preserve"> REF _Ref256495867 \r \h </w:instrText>
        </w:r>
      </w:ins>
      <w:r w:rsidR="00002130">
        <w:fldChar w:fldCharType="separate"/>
      </w:r>
      <w:ins w:id="495" w:author="Sarah Thomas" w:date="2014-03-15T09:42:00Z">
        <w:r w:rsidR="00002130">
          <w:t>5</w:t>
        </w:r>
        <w:r w:rsidR="00002130">
          <w:fldChar w:fldCharType="end"/>
        </w:r>
      </w:ins>
      <w:ins w:id="496" w:author="Sarah Thomas" w:date="2014-03-15T09:43:00Z">
        <w:r w:rsidR="00CA658A">
          <w:t xml:space="preserve"> </w:t>
        </w:r>
      </w:ins>
      <w:ins w:id="497" w:author="Sarah Thomas" w:date="2014-03-15T09:42:00Z">
        <w:r w:rsidR="00002130">
          <w:fldChar w:fldCharType="begin"/>
        </w:r>
        <w:r w:rsidR="00002130">
          <w:instrText xml:space="preserve"> REF _Ref256495867 \h </w:instrText>
        </w:r>
      </w:ins>
      <w:r w:rsidR="00002130">
        <w:fldChar w:fldCharType="separate"/>
      </w:r>
      <w:ins w:id="498" w:author="Sarah Thomas" w:date="2014-03-15T09:42:00Z">
        <w:r w:rsidR="00002130">
          <w:t>Testing</w:t>
        </w:r>
        <w:r w:rsidR="00002130">
          <w:fldChar w:fldCharType="end"/>
        </w:r>
      </w:ins>
      <w:ins w:id="499" w:author="Sarah Thomas" w:date="2014-03-15T09:40:00Z">
        <w:r w:rsidR="00002130">
          <w:t xml:space="preserve">. </w:t>
        </w:r>
      </w:ins>
      <w:ins w:id="500" w:author="Sarah Thomas" w:date="2014-03-15T09:27:00Z">
        <w:r w:rsidR="00002130">
          <w:t>Finally s</w:t>
        </w:r>
        <w:r>
          <w:t xml:space="preserve">uccesses and </w:t>
        </w:r>
        <w:r w:rsidR="00002130">
          <w:t xml:space="preserve">shortcomings are reflected upon </w:t>
        </w:r>
      </w:ins>
      <w:ins w:id="501" w:author="Sarah Thomas" w:date="2014-03-15T09:42:00Z">
        <w:r w:rsidR="00CA658A">
          <w:t xml:space="preserve">in section </w:t>
        </w:r>
      </w:ins>
      <w:ins w:id="502" w:author="Sarah Thomas" w:date="2014-03-15T09:40:00Z">
        <w:r w:rsidR="00002130">
          <w:fldChar w:fldCharType="begin"/>
        </w:r>
        <w:r w:rsidR="00002130">
          <w:instrText xml:space="preserve"> REF _Ref256495755 \r \h </w:instrText>
        </w:r>
      </w:ins>
      <w:r w:rsidR="00002130">
        <w:fldChar w:fldCharType="separate"/>
      </w:r>
      <w:ins w:id="503" w:author="Sarah Thomas" w:date="2014-03-15T09:40:00Z">
        <w:r w:rsidR="00002130">
          <w:t>6</w:t>
        </w:r>
        <w:r w:rsidR="00002130">
          <w:fldChar w:fldCharType="end"/>
        </w:r>
        <w:r w:rsidR="00002130">
          <w:t xml:space="preserve"> </w:t>
        </w:r>
        <w:r w:rsidR="00002130">
          <w:fldChar w:fldCharType="begin"/>
        </w:r>
        <w:r w:rsidR="00002130">
          <w:instrText xml:space="preserve"> REF _Ref256495767 \h </w:instrText>
        </w:r>
      </w:ins>
      <w:r w:rsidR="00002130">
        <w:fldChar w:fldCharType="separate"/>
      </w:r>
      <w:ins w:id="504" w:author="Sarah Thomas" w:date="2014-03-15T09:40:00Z">
        <w:r w:rsidR="00002130">
          <w:t>Conclusions</w:t>
        </w:r>
        <w:r w:rsidR="00002130">
          <w:fldChar w:fldCharType="end"/>
        </w:r>
      </w:ins>
      <w:ins w:id="505" w:author="Sarah Thomas" w:date="2014-03-15T09:42:00Z">
        <w:r w:rsidR="00CA658A">
          <w:t>.</w:t>
        </w:r>
      </w:ins>
    </w:p>
    <w:p w14:paraId="28BF3884" w14:textId="3006A745" w:rsidR="0036000D" w:rsidRPr="0036000D" w:rsidDel="0036000D" w:rsidRDefault="0036000D" w:rsidP="0036000D">
      <w:pPr>
        <w:rPr>
          <w:del w:id="506" w:author="Sarah Thomas" w:date="2014-03-15T09:16:00Z"/>
          <w:rPrChange w:id="507" w:author="Sarah Thomas" w:date="2014-03-15T09:16:00Z">
            <w:rPr>
              <w:del w:id="508" w:author="Sarah Thomas" w:date="2014-03-15T09:16:00Z"/>
            </w:rPr>
          </w:rPrChange>
        </w:rPr>
        <w:pPrChange w:id="509" w:author="Sarah Thomas" w:date="2014-03-15T09:16:00Z">
          <w:pPr>
            <w:pStyle w:val="Heading1"/>
            <w:numPr>
              <w:numId w:val="42"/>
            </w:numPr>
          </w:pPr>
        </w:pPrChange>
      </w:pPr>
    </w:p>
    <w:p w14:paraId="62FBB4C3" w14:textId="5EFA18CC" w:rsidR="00EF0C84" w:rsidRDefault="00FC2F08">
      <w:pPr>
        <w:pStyle w:val="Heading2"/>
        <w:rPr>
          <w:ins w:id="510" w:author="Sarah Thomas" w:date="2014-03-03T15:00:00Z"/>
        </w:rPr>
        <w:pPrChange w:id="511" w:author="Sarah Thomas" w:date="2014-03-03T14:53:00Z">
          <w:pPr>
            <w:widowControl w:val="0"/>
            <w:numPr>
              <w:numId w:val="51"/>
            </w:numPr>
            <w:tabs>
              <w:tab w:val="left" w:pos="220"/>
              <w:tab w:val="left" w:pos="720"/>
            </w:tabs>
            <w:autoSpaceDE w:val="0"/>
            <w:autoSpaceDN w:val="0"/>
            <w:adjustRightInd w:val="0"/>
            <w:ind w:left="720" w:hanging="720"/>
          </w:pPr>
        </w:pPrChange>
      </w:pPr>
      <w:bookmarkStart w:id="512" w:name="_Toc256495992"/>
      <w:ins w:id="513" w:author="Sarah Thomas" w:date="2014-03-03T15:52:00Z">
        <w:r>
          <w:t>Server Side Technology</w:t>
        </w:r>
      </w:ins>
      <w:bookmarkEnd w:id="512"/>
    </w:p>
    <w:p w14:paraId="63A2C858" w14:textId="0039CB0E" w:rsidR="002947D8" w:rsidRDefault="00EF0C84">
      <w:pPr>
        <w:pStyle w:val="BodyText"/>
        <w:rPr>
          <w:ins w:id="514" w:author="Sarah Thomas" w:date="2014-03-03T15:43:00Z"/>
        </w:rPr>
        <w:pPrChange w:id="515" w:author="Sarah Thomas" w:date="2014-03-03T15:43:00Z">
          <w:pPr/>
        </w:pPrChange>
      </w:pPr>
      <w:ins w:id="516" w:author="Sarah Thomas" w:date="2014-03-03T15:00:00Z">
        <w:r>
          <w:t xml:space="preserve">There are a number of </w:t>
        </w:r>
      </w:ins>
      <w:ins w:id="517" w:author="Sarah Thomas" w:date="2014-03-03T15:01:00Z">
        <w:r>
          <w:t xml:space="preserve">web development </w:t>
        </w:r>
      </w:ins>
      <w:ins w:id="518" w:author="Sarah Thomas" w:date="2014-03-03T15:00:00Z">
        <w:r>
          <w:t>server side languages in common usage</w:t>
        </w:r>
      </w:ins>
      <w:ins w:id="519" w:author="Sarah Thomas" w:date="2014-03-03T15:02:00Z">
        <w:r w:rsidR="002947D8">
          <w:t xml:space="preserve">. </w:t>
        </w:r>
      </w:ins>
      <w:ins w:id="520" w:author="Sarah Thomas" w:date="2014-03-03T15:14:00Z">
        <w:r w:rsidR="00EF5839">
          <w:t>The team considered these in relation to the teams skills, available jobs an</w:t>
        </w:r>
      </w:ins>
      <w:ins w:id="521" w:author="Sarah Thomas" w:date="2014-03-03T15:15:00Z">
        <w:r w:rsidR="00EF5839">
          <w:t>d popularity.</w:t>
        </w:r>
      </w:ins>
      <w:ins w:id="522" w:author="Sarah Thomas" w:date="2014-03-03T15:39:00Z">
        <w:r w:rsidR="001154F6">
          <w:t xml:space="preserve"> Figures for available jobs</w:t>
        </w:r>
      </w:ins>
      <w:ins w:id="523" w:author="Sarah Thomas" w:date="2014-03-03T15:45:00Z">
        <w:r w:rsidR="006F1CC5">
          <w:t xml:space="preserve"> (Feb 2014, UK)</w:t>
        </w:r>
      </w:ins>
      <w:ins w:id="524" w:author="Sarah Thomas" w:date="2014-03-03T15:39:00Z">
        <w:r w:rsidR="001154F6">
          <w:t xml:space="preserve"> were obtained from </w:t>
        </w:r>
      </w:ins>
      <w:ins w:id="525" w:author="Sarah Thomas" w:date="2014-03-03T15:40:00Z">
        <w:r w:rsidR="001154F6">
          <w:fldChar w:fldCharType="begin"/>
        </w:r>
        <w:r w:rsidR="001154F6">
          <w:instrText xml:space="preserve"> HYPERLINK "http://</w:instrText>
        </w:r>
      </w:ins>
      <w:ins w:id="526" w:author="Sarah Thomas" w:date="2014-03-03T15:39:00Z">
        <w:r w:rsidR="001154F6" w:rsidRPr="001154F6">
          <w:instrText>www.itjobswatch.co.uk</w:instrText>
        </w:r>
      </w:ins>
      <w:ins w:id="527" w:author="Sarah Thomas" w:date="2014-03-03T15:40:00Z">
        <w:r w:rsidR="001154F6">
          <w:instrText xml:space="preserve">" </w:instrText>
        </w:r>
        <w:r w:rsidR="001154F6">
          <w:fldChar w:fldCharType="separate"/>
        </w:r>
      </w:ins>
      <w:ins w:id="528" w:author="Sarah Thomas" w:date="2014-03-03T15:39:00Z">
        <w:r w:rsidR="001154F6" w:rsidRPr="006A1F23">
          <w:rPr>
            <w:rStyle w:val="Hyperlink"/>
          </w:rPr>
          <w:t>www.itjobswatch.co.uk</w:t>
        </w:r>
      </w:ins>
      <w:ins w:id="529" w:author="Sarah Thomas" w:date="2014-03-03T15:40:00Z">
        <w:r w:rsidR="001154F6">
          <w:fldChar w:fldCharType="end"/>
        </w:r>
      </w:ins>
      <w:ins w:id="530" w:author="Sarah Thomas" w:date="2014-03-03T15:39:00Z">
        <w:r w:rsidR="001154F6">
          <w:t xml:space="preserve">. </w:t>
        </w:r>
      </w:ins>
      <w:ins w:id="531" w:author="Sarah Thomas" w:date="2014-03-03T15:40:00Z">
        <w:r w:rsidR="001154F6">
          <w:t>Figures for popularity were obtained by searching Google for the relevant file extension</w:t>
        </w:r>
      </w:ins>
      <w:ins w:id="532" w:author="Sarah Thomas" w:date="2014-03-03T15:41:00Z">
        <w:r w:rsidR="001154F6">
          <w:t xml:space="preserve"> using for example: </w:t>
        </w:r>
        <w:proofErr w:type="spellStart"/>
        <w:r w:rsidR="001154F6">
          <w:t>filetype</w:t>
        </w:r>
        <w:proofErr w:type="gramStart"/>
        <w:r w:rsidR="001154F6">
          <w:t>:php</w:t>
        </w:r>
        <w:proofErr w:type="spellEnd"/>
        <w:proofErr w:type="gramEnd"/>
        <w:r w:rsidR="001154F6">
          <w:t xml:space="preserve">. Whilst this method is rather crude </w:t>
        </w:r>
      </w:ins>
      <w:ins w:id="533"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534" w:author="Sarah Thomas" w:date="2014-03-03T15:02:00Z"/>
        </w:rPr>
        <w:pPrChange w:id="535"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536" w:author="Sarah Thomas" w:date="2014-03-03T15:02:00Z"/>
        </w:trPr>
        <w:tc>
          <w:tcPr>
            <w:tcW w:w="1890" w:type="dxa"/>
          </w:tcPr>
          <w:p w14:paraId="3185D721" w14:textId="77777777" w:rsidR="006F1CC5" w:rsidRDefault="006F1CC5" w:rsidP="00EF0C84">
            <w:pPr>
              <w:rPr>
                <w:ins w:id="537" w:author="Sarah Thomas" w:date="2014-03-03T15:02:00Z"/>
              </w:rPr>
            </w:pPr>
          </w:p>
        </w:tc>
        <w:tc>
          <w:tcPr>
            <w:tcW w:w="1327" w:type="dxa"/>
          </w:tcPr>
          <w:p w14:paraId="769AD059" w14:textId="41B61EB0" w:rsidR="006F1CC5" w:rsidRDefault="006F1CC5" w:rsidP="00EF0C84">
            <w:pPr>
              <w:rPr>
                <w:ins w:id="538" w:author="Sarah Thomas" w:date="2014-03-03T15:02:00Z"/>
              </w:rPr>
            </w:pPr>
            <w:ins w:id="539" w:author="Sarah Thomas" w:date="2014-03-03T15:05:00Z">
              <w:r>
                <w:t>Team members have skills</w:t>
              </w:r>
            </w:ins>
          </w:p>
        </w:tc>
        <w:tc>
          <w:tcPr>
            <w:tcW w:w="1338" w:type="dxa"/>
          </w:tcPr>
          <w:p w14:paraId="2C37CB7D" w14:textId="66BF6F2D" w:rsidR="006F1CC5" w:rsidRDefault="006F1CC5">
            <w:pPr>
              <w:rPr>
                <w:ins w:id="540" w:author="Sarah Thomas" w:date="2014-03-03T15:02:00Z"/>
                <w:rFonts w:eastAsiaTheme="minorEastAsia"/>
              </w:rPr>
              <w:pPrChange w:id="541" w:author="Sarah Thomas" w:date="2014-03-05T10:28:00Z">
                <w:pPr>
                  <w:spacing w:after="240"/>
                </w:pPr>
              </w:pPrChange>
            </w:pPr>
            <w:ins w:id="542" w:author="Sarah Thomas" w:date="2014-03-03T15:09:00Z">
              <w:r>
                <w:t>Matching job ad</w:t>
              </w:r>
            </w:ins>
            <w:ins w:id="543" w:author="Sarah Thomas" w:date="2014-03-05T10:28:00Z">
              <w:r w:rsidR="00FB0B3E">
                <w:t>verts</w:t>
              </w:r>
            </w:ins>
          </w:p>
        </w:tc>
        <w:tc>
          <w:tcPr>
            <w:tcW w:w="1803" w:type="dxa"/>
          </w:tcPr>
          <w:p w14:paraId="73863646" w14:textId="0AD60BB2" w:rsidR="006F1CC5" w:rsidRDefault="006F1CC5" w:rsidP="00EF0C84">
            <w:pPr>
              <w:rPr>
                <w:ins w:id="544" w:author="Sarah Thomas" w:date="2014-03-03T15:02:00Z"/>
              </w:rPr>
            </w:pPr>
            <w:ins w:id="545" w:author="Sarah Thomas" w:date="2014-03-03T15:27:00Z">
              <w:r>
                <w:t>Google File Results</w:t>
              </w:r>
            </w:ins>
            <w:ins w:id="546" w:author="Sarah Thomas" w:date="2014-03-03T15:28:00Z">
              <w:r>
                <w:t>/Millions</w:t>
              </w:r>
            </w:ins>
          </w:p>
        </w:tc>
      </w:tr>
      <w:tr w:rsidR="006F1CC5" w14:paraId="4248BEE4" w14:textId="77777777" w:rsidTr="006F1CC5">
        <w:trPr>
          <w:ins w:id="547" w:author="Sarah Thomas" w:date="2014-03-03T15:02:00Z"/>
        </w:trPr>
        <w:tc>
          <w:tcPr>
            <w:tcW w:w="1890" w:type="dxa"/>
          </w:tcPr>
          <w:p w14:paraId="26240701" w14:textId="71CCF41B" w:rsidR="006F1CC5" w:rsidRDefault="006F1CC5" w:rsidP="00EF0C84">
            <w:pPr>
              <w:rPr>
                <w:ins w:id="548" w:author="Sarah Thomas" w:date="2014-03-03T15:02:00Z"/>
              </w:rPr>
            </w:pPr>
            <w:ins w:id="549" w:author="Sarah Thomas" w:date="2014-03-03T15:03:00Z">
              <w:r>
                <w:t>Ruby</w:t>
              </w:r>
            </w:ins>
          </w:p>
        </w:tc>
        <w:tc>
          <w:tcPr>
            <w:tcW w:w="1327" w:type="dxa"/>
          </w:tcPr>
          <w:p w14:paraId="4F2D73F9" w14:textId="02C417D7" w:rsidR="006F1CC5" w:rsidRDefault="006F1CC5" w:rsidP="00EF0C84">
            <w:pPr>
              <w:rPr>
                <w:ins w:id="550" w:author="Sarah Thomas" w:date="2014-03-03T15:02:00Z"/>
              </w:rPr>
            </w:pPr>
            <w:ins w:id="551" w:author="Sarah Thomas" w:date="2014-03-03T15:05:00Z">
              <w:r>
                <w:t>No</w:t>
              </w:r>
            </w:ins>
          </w:p>
        </w:tc>
        <w:tc>
          <w:tcPr>
            <w:tcW w:w="1338" w:type="dxa"/>
          </w:tcPr>
          <w:p w14:paraId="1DC703A8" w14:textId="5F1B708E" w:rsidR="006F1CC5" w:rsidRDefault="006F1CC5" w:rsidP="00EF0C84">
            <w:pPr>
              <w:rPr>
                <w:ins w:id="552" w:author="Sarah Thomas" w:date="2014-03-03T15:02:00Z"/>
              </w:rPr>
            </w:pPr>
            <w:ins w:id="553" w:author="Sarah Thomas" w:date="2014-03-03T15:10:00Z">
              <w:r>
                <w:t>2310</w:t>
              </w:r>
            </w:ins>
          </w:p>
        </w:tc>
        <w:tc>
          <w:tcPr>
            <w:tcW w:w="1803" w:type="dxa"/>
          </w:tcPr>
          <w:p w14:paraId="76E40298" w14:textId="509C3E5D" w:rsidR="006F1CC5" w:rsidRDefault="006F1CC5" w:rsidP="00EF0C84">
            <w:pPr>
              <w:rPr>
                <w:ins w:id="554" w:author="Sarah Thomas" w:date="2014-03-03T15:02:00Z"/>
              </w:rPr>
            </w:pPr>
            <w:ins w:id="555" w:author="Sarah Thomas" w:date="2014-03-03T15:30:00Z">
              <w:r>
                <w:t>14</w:t>
              </w:r>
            </w:ins>
          </w:p>
        </w:tc>
      </w:tr>
      <w:tr w:rsidR="006F1CC5" w14:paraId="4864F4E9" w14:textId="77777777" w:rsidTr="006F1CC5">
        <w:trPr>
          <w:ins w:id="556" w:author="Sarah Thomas" w:date="2014-03-03T15:02:00Z"/>
        </w:trPr>
        <w:tc>
          <w:tcPr>
            <w:tcW w:w="1890" w:type="dxa"/>
          </w:tcPr>
          <w:p w14:paraId="7BD0045F" w14:textId="767A8879" w:rsidR="006F1CC5" w:rsidRDefault="006F1CC5" w:rsidP="00EF0C84">
            <w:pPr>
              <w:rPr>
                <w:ins w:id="557" w:author="Sarah Thomas" w:date="2014-03-03T15:02:00Z"/>
              </w:rPr>
            </w:pPr>
            <w:proofErr w:type="gramStart"/>
            <w:ins w:id="558" w:author="Sarah Thomas" w:date="2014-03-03T15:13:00Z">
              <w:r>
                <w:t>ASP.NET</w:t>
              </w:r>
            </w:ins>
            <w:ins w:id="559" w:author="Sarah Thomas" w:date="2014-03-03T15:12:00Z">
              <w:r>
                <w:t>(</w:t>
              </w:r>
              <w:proofErr w:type="gramEnd"/>
              <w:r>
                <w:t>MVC)</w:t>
              </w:r>
            </w:ins>
          </w:p>
        </w:tc>
        <w:tc>
          <w:tcPr>
            <w:tcW w:w="1327" w:type="dxa"/>
          </w:tcPr>
          <w:p w14:paraId="76449EA7" w14:textId="608546A0" w:rsidR="006F1CC5" w:rsidRDefault="006F1CC5" w:rsidP="00EF0C84">
            <w:pPr>
              <w:rPr>
                <w:ins w:id="560" w:author="Sarah Thomas" w:date="2014-03-03T15:02:00Z"/>
              </w:rPr>
            </w:pPr>
            <w:ins w:id="561" w:author="Sarah Thomas" w:date="2014-03-03T15:14:00Z">
              <w:r>
                <w:t>Little</w:t>
              </w:r>
            </w:ins>
          </w:p>
        </w:tc>
        <w:tc>
          <w:tcPr>
            <w:tcW w:w="1338" w:type="dxa"/>
          </w:tcPr>
          <w:p w14:paraId="41876D78" w14:textId="60B6DF0A" w:rsidR="006F1CC5" w:rsidRDefault="006F1CC5" w:rsidP="00EF0C84">
            <w:pPr>
              <w:rPr>
                <w:ins w:id="562" w:author="Sarah Thomas" w:date="2014-03-03T15:02:00Z"/>
              </w:rPr>
            </w:pPr>
            <w:ins w:id="563" w:author="Sarah Thomas" w:date="2014-03-03T15:10:00Z">
              <w:r>
                <w:t>4300</w:t>
              </w:r>
            </w:ins>
          </w:p>
        </w:tc>
        <w:tc>
          <w:tcPr>
            <w:tcW w:w="1803" w:type="dxa"/>
          </w:tcPr>
          <w:p w14:paraId="037F77BA" w14:textId="77777777" w:rsidR="006F1CC5" w:rsidRDefault="006F1CC5" w:rsidP="00EF0C84">
            <w:pPr>
              <w:rPr>
                <w:ins w:id="564" w:author="Sarah Thomas" w:date="2014-03-03T15:02:00Z"/>
              </w:rPr>
            </w:pPr>
          </w:p>
        </w:tc>
      </w:tr>
      <w:tr w:rsidR="006F1CC5" w14:paraId="2EB857AB" w14:textId="77777777" w:rsidTr="006F1CC5">
        <w:trPr>
          <w:ins w:id="565" w:author="Sarah Thomas" w:date="2014-03-03T15:13:00Z"/>
        </w:trPr>
        <w:tc>
          <w:tcPr>
            <w:tcW w:w="1890" w:type="dxa"/>
          </w:tcPr>
          <w:p w14:paraId="0977A8E3" w14:textId="1344450A" w:rsidR="006F1CC5" w:rsidRDefault="006F1CC5">
            <w:pPr>
              <w:rPr>
                <w:ins w:id="566" w:author="Sarah Thomas" w:date="2014-03-03T15:13:00Z"/>
                <w:rFonts w:eastAsiaTheme="minorEastAsia"/>
              </w:rPr>
              <w:pPrChange w:id="567" w:author="Sarah Thomas" w:date="2014-03-03T15:13:00Z">
                <w:pPr>
                  <w:spacing w:after="240"/>
                </w:pPr>
              </w:pPrChange>
            </w:pPr>
            <w:proofErr w:type="gramStart"/>
            <w:ins w:id="568" w:author="Sarah Thomas" w:date="2014-03-03T15:13:00Z">
              <w:r>
                <w:t>ASP.NET(</w:t>
              </w:r>
              <w:proofErr w:type="gramEnd"/>
              <w:r>
                <w:t>Web Forms)</w:t>
              </w:r>
            </w:ins>
          </w:p>
        </w:tc>
        <w:tc>
          <w:tcPr>
            <w:tcW w:w="1327" w:type="dxa"/>
          </w:tcPr>
          <w:p w14:paraId="4E96BAB2" w14:textId="3D194861" w:rsidR="006F1CC5" w:rsidRDefault="006F1CC5" w:rsidP="00EF0C84">
            <w:pPr>
              <w:rPr>
                <w:ins w:id="569" w:author="Sarah Thomas" w:date="2014-03-03T15:13:00Z"/>
              </w:rPr>
            </w:pPr>
            <w:ins w:id="570" w:author="Sarah Thomas" w:date="2014-03-03T15:13:00Z">
              <w:r>
                <w:t>Some</w:t>
              </w:r>
            </w:ins>
          </w:p>
        </w:tc>
        <w:tc>
          <w:tcPr>
            <w:tcW w:w="1338" w:type="dxa"/>
          </w:tcPr>
          <w:p w14:paraId="07851B47" w14:textId="71080BF7" w:rsidR="006F1CC5" w:rsidRDefault="006F1CC5" w:rsidP="00EF0C84">
            <w:pPr>
              <w:rPr>
                <w:ins w:id="571" w:author="Sarah Thomas" w:date="2014-03-03T15:13:00Z"/>
              </w:rPr>
            </w:pPr>
            <w:ins w:id="572" w:author="Sarah Thomas" w:date="2014-03-03T15:13:00Z">
              <w:r>
                <w:t>1020</w:t>
              </w:r>
            </w:ins>
          </w:p>
        </w:tc>
        <w:tc>
          <w:tcPr>
            <w:tcW w:w="1803" w:type="dxa"/>
          </w:tcPr>
          <w:p w14:paraId="187439C1" w14:textId="6E1C5957" w:rsidR="006F1CC5" w:rsidRDefault="006F1CC5" w:rsidP="00EF0C84">
            <w:pPr>
              <w:rPr>
                <w:ins w:id="573" w:author="Sarah Thomas" w:date="2014-03-03T15:13:00Z"/>
              </w:rPr>
            </w:pPr>
            <w:ins w:id="574" w:author="Sarah Thomas" w:date="2014-03-03T15:30:00Z">
              <w:r>
                <w:t>593</w:t>
              </w:r>
            </w:ins>
          </w:p>
        </w:tc>
      </w:tr>
      <w:tr w:rsidR="006F1CC5" w14:paraId="1B14CA39" w14:textId="77777777" w:rsidTr="006F1CC5">
        <w:trPr>
          <w:ins w:id="575" w:author="Sarah Thomas" w:date="2014-03-03T15:02:00Z"/>
        </w:trPr>
        <w:tc>
          <w:tcPr>
            <w:tcW w:w="1890" w:type="dxa"/>
          </w:tcPr>
          <w:p w14:paraId="64147213" w14:textId="4E6C4F4E" w:rsidR="006F1CC5" w:rsidRDefault="006F1CC5" w:rsidP="00EF0C84">
            <w:pPr>
              <w:rPr>
                <w:ins w:id="576" w:author="Sarah Thomas" w:date="2014-03-03T15:02:00Z"/>
              </w:rPr>
            </w:pPr>
            <w:ins w:id="577" w:author="Sarah Thomas" w:date="2014-03-03T15:03:00Z">
              <w:r>
                <w:t>PHP</w:t>
              </w:r>
            </w:ins>
          </w:p>
        </w:tc>
        <w:tc>
          <w:tcPr>
            <w:tcW w:w="1327" w:type="dxa"/>
          </w:tcPr>
          <w:p w14:paraId="7F691E29" w14:textId="3C9892B6" w:rsidR="006F1CC5" w:rsidRDefault="006F1CC5" w:rsidP="00EF0C84">
            <w:pPr>
              <w:rPr>
                <w:ins w:id="578" w:author="Sarah Thomas" w:date="2014-03-03T15:02:00Z"/>
              </w:rPr>
            </w:pPr>
            <w:ins w:id="579" w:author="Sarah Thomas" w:date="2014-03-03T15:05:00Z">
              <w:r>
                <w:t>Yes</w:t>
              </w:r>
            </w:ins>
          </w:p>
        </w:tc>
        <w:tc>
          <w:tcPr>
            <w:tcW w:w="1338" w:type="dxa"/>
          </w:tcPr>
          <w:p w14:paraId="7EB7143C" w14:textId="078CBE4A" w:rsidR="006F1CC5" w:rsidRDefault="006F1CC5" w:rsidP="00EF0C84">
            <w:pPr>
              <w:rPr>
                <w:ins w:id="580" w:author="Sarah Thomas" w:date="2014-03-03T15:02:00Z"/>
              </w:rPr>
            </w:pPr>
            <w:ins w:id="581" w:author="Sarah Thomas" w:date="2014-03-03T15:11:00Z">
              <w:r>
                <w:t>6318</w:t>
              </w:r>
            </w:ins>
          </w:p>
        </w:tc>
        <w:tc>
          <w:tcPr>
            <w:tcW w:w="1803" w:type="dxa"/>
          </w:tcPr>
          <w:p w14:paraId="5090400D" w14:textId="6D4A4847" w:rsidR="006F1CC5" w:rsidRDefault="006F1CC5" w:rsidP="00EF0C84">
            <w:pPr>
              <w:rPr>
                <w:ins w:id="582" w:author="Sarah Thomas" w:date="2014-03-03T15:02:00Z"/>
              </w:rPr>
            </w:pPr>
            <w:ins w:id="583" w:author="Sarah Thomas" w:date="2014-03-03T15:22:00Z">
              <w:r>
                <w:t>2620</w:t>
              </w:r>
            </w:ins>
          </w:p>
        </w:tc>
      </w:tr>
      <w:tr w:rsidR="006F1CC5" w14:paraId="2F191F27" w14:textId="77777777" w:rsidTr="006F1CC5">
        <w:trPr>
          <w:ins w:id="584" w:author="Sarah Thomas" w:date="2014-03-03T15:02:00Z"/>
        </w:trPr>
        <w:tc>
          <w:tcPr>
            <w:tcW w:w="1890" w:type="dxa"/>
          </w:tcPr>
          <w:p w14:paraId="079EA14F" w14:textId="2C2B4592" w:rsidR="006F1CC5" w:rsidRDefault="006F1CC5" w:rsidP="00EF0C84">
            <w:pPr>
              <w:rPr>
                <w:ins w:id="585" w:author="Sarah Thomas" w:date="2014-03-03T15:02:00Z"/>
              </w:rPr>
            </w:pPr>
            <w:ins w:id="586" w:author="Sarah Thomas" w:date="2014-03-03T15:03:00Z">
              <w:r>
                <w:t>JSP</w:t>
              </w:r>
            </w:ins>
          </w:p>
        </w:tc>
        <w:tc>
          <w:tcPr>
            <w:tcW w:w="1327" w:type="dxa"/>
          </w:tcPr>
          <w:p w14:paraId="6B9F1ACE" w14:textId="444133FF" w:rsidR="006F1CC5" w:rsidRDefault="006F1CC5" w:rsidP="00EF0C84">
            <w:pPr>
              <w:rPr>
                <w:ins w:id="587" w:author="Sarah Thomas" w:date="2014-03-03T15:02:00Z"/>
              </w:rPr>
            </w:pPr>
            <w:ins w:id="588" w:author="Sarah Thomas" w:date="2014-03-03T15:06:00Z">
              <w:r>
                <w:t>Some</w:t>
              </w:r>
            </w:ins>
          </w:p>
        </w:tc>
        <w:tc>
          <w:tcPr>
            <w:tcW w:w="1338" w:type="dxa"/>
          </w:tcPr>
          <w:p w14:paraId="51D43923" w14:textId="3D6CC5DE" w:rsidR="006F1CC5" w:rsidRDefault="006F1CC5" w:rsidP="00EF0C84">
            <w:pPr>
              <w:rPr>
                <w:ins w:id="589" w:author="Sarah Thomas" w:date="2014-03-03T15:02:00Z"/>
              </w:rPr>
            </w:pPr>
            <w:ins w:id="590" w:author="Sarah Thomas" w:date="2014-03-03T15:11:00Z">
              <w:r>
                <w:t>1286</w:t>
              </w:r>
            </w:ins>
          </w:p>
        </w:tc>
        <w:tc>
          <w:tcPr>
            <w:tcW w:w="1803" w:type="dxa"/>
          </w:tcPr>
          <w:p w14:paraId="55A0C78F" w14:textId="41337500" w:rsidR="006F1CC5" w:rsidRDefault="006F1CC5" w:rsidP="00EF0C84">
            <w:pPr>
              <w:rPr>
                <w:ins w:id="591" w:author="Sarah Thomas" w:date="2014-03-03T15:02:00Z"/>
              </w:rPr>
            </w:pPr>
            <w:ins w:id="592" w:author="Sarah Thomas" w:date="2014-03-03T15:29:00Z">
              <w:r>
                <w:t>88</w:t>
              </w:r>
            </w:ins>
          </w:p>
        </w:tc>
      </w:tr>
      <w:tr w:rsidR="006F1CC5" w14:paraId="1A37BEF2" w14:textId="77777777" w:rsidTr="006F1CC5">
        <w:trPr>
          <w:ins w:id="593" w:author="Sarah Thomas" w:date="2014-03-03T15:04:00Z"/>
        </w:trPr>
        <w:tc>
          <w:tcPr>
            <w:tcW w:w="1890" w:type="dxa"/>
          </w:tcPr>
          <w:p w14:paraId="6202063F" w14:textId="67A50B79" w:rsidR="006F1CC5" w:rsidRDefault="006F1CC5" w:rsidP="00EF0C84">
            <w:pPr>
              <w:rPr>
                <w:ins w:id="594" w:author="Sarah Thomas" w:date="2014-03-03T15:04:00Z"/>
              </w:rPr>
            </w:pPr>
            <w:ins w:id="595" w:author="Sarah Thomas" w:date="2014-03-03T15:04:00Z">
              <w:r>
                <w:t>Python</w:t>
              </w:r>
            </w:ins>
          </w:p>
        </w:tc>
        <w:tc>
          <w:tcPr>
            <w:tcW w:w="1327" w:type="dxa"/>
          </w:tcPr>
          <w:p w14:paraId="02B6792E" w14:textId="14749C59" w:rsidR="006F1CC5" w:rsidRDefault="006F1CC5" w:rsidP="00EF0C84">
            <w:pPr>
              <w:rPr>
                <w:ins w:id="596" w:author="Sarah Thomas" w:date="2014-03-03T15:04:00Z"/>
              </w:rPr>
            </w:pPr>
            <w:ins w:id="597" w:author="Sarah Thomas" w:date="2014-03-03T15:06:00Z">
              <w:r>
                <w:t>Little</w:t>
              </w:r>
            </w:ins>
          </w:p>
        </w:tc>
        <w:tc>
          <w:tcPr>
            <w:tcW w:w="1338" w:type="dxa"/>
          </w:tcPr>
          <w:p w14:paraId="2D538878" w14:textId="4A2D5102" w:rsidR="006F1CC5" w:rsidRDefault="006F1CC5" w:rsidP="00EF0C84">
            <w:pPr>
              <w:rPr>
                <w:ins w:id="598" w:author="Sarah Thomas" w:date="2014-03-03T15:04:00Z"/>
              </w:rPr>
            </w:pPr>
            <w:ins w:id="599" w:author="Sarah Thomas" w:date="2014-03-03T15:12:00Z">
              <w:r>
                <w:t>2940</w:t>
              </w:r>
            </w:ins>
          </w:p>
        </w:tc>
        <w:tc>
          <w:tcPr>
            <w:tcW w:w="1803" w:type="dxa"/>
          </w:tcPr>
          <w:p w14:paraId="78A72442" w14:textId="3A82A652" w:rsidR="006F1CC5" w:rsidRDefault="006F1CC5">
            <w:pPr>
              <w:keepNext/>
              <w:rPr>
                <w:ins w:id="600" w:author="Sarah Thomas" w:date="2014-03-03T15:04:00Z"/>
                <w:rFonts w:eastAsiaTheme="minorEastAsia"/>
              </w:rPr>
              <w:pPrChange w:id="601" w:author="Sarah Thomas" w:date="2014-03-03T15:44:00Z">
                <w:pPr>
                  <w:spacing w:after="240"/>
                </w:pPr>
              </w:pPrChange>
            </w:pPr>
            <w:ins w:id="602" w:author="Sarah Thomas" w:date="2014-03-03T15:29:00Z">
              <w:r>
                <w:t>1.2</w:t>
              </w:r>
            </w:ins>
          </w:p>
        </w:tc>
      </w:tr>
    </w:tbl>
    <w:p w14:paraId="0A19D50B" w14:textId="080E2BB1" w:rsidR="00EF0C84" w:rsidRDefault="006F1CC5">
      <w:pPr>
        <w:pStyle w:val="Caption"/>
        <w:rPr>
          <w:ins w:id="603" w:author="Sarah Thomas" w:date="2014-03-03T15:46:00Z"/>
        </w:rPr>
        <w:pPrChange w:id="604" w:author="Sarah Thomas" w:date="2014-03-03T15:44:00Z">
          <w:pPr>
            <w:widowControl w:val="0"/>
            <w:numPr>
              <w:numId w:val="51"/>
            </w:numPr>
            <w:tabs>
              <w:tab w:val="left" w:pos="220"/>
              <w:tab w:val="left" w:pos="720"/>
            </w:tabs>
            <w:autoSpaceDE w:val="0"/>
            <w:autoSpaceDN w:val="0"/>
            <w:adjustRightInd w:val="0"/>
            <w:ind w:left="720" w:hanging="720"/>
          </w:pPr>
        </w:pPrChange>
      </w:pPr>
      <w:ins w:id="605" w:author="Sarah Thomas" w:date="2014-03-03T15:44:00Z">
        <w:r>
          <w:t xml:space="preserve">Table </w:t>
        </w:r>
      </w:ins>
      <w:ins w:id="606" w:author="Sarah Thomas" w:date="2014-03-12T11:25:00Z">
        <w:r w:rsidR="00052A34">
          <w:fldChar w:fldCharType="begin"/>
        </w:r>
        <w:r w:rsidR="00052A34">
          <w:instrText xml:space="preserve"> SEQ Table \* ARABIC </w:instrText>
        </w:r>
      </w:ins>
      <w:r w:rsidR="00052A34">
        <w:fldChar w:fldCharType="separate"/>
      </w:r>
      <w:ins w:id="607" w:author="Sarah Thomas" w:date="2014-03-12T11:25:00Z">
        <w:r w:rsidR="00052A34">
          <w:rPr>
            <w:noProof/>
          </w:rPr>
          <w:t>1</w:t>
        </w:r>
        <w:r w:rsidR="00052A34">
          <w:fldChar w:fldCharType="end"/>
        </w:r>
      </w:ins>
      <w:ins w:id="608" w:author="Sarah Thomas" w:date="2014-03-03T15:44:00Z">
        <w:r>
          <w:t xml:space="preserve"> - Popular Server Side Technologies Compared</w:t>
        </w:r>
      </w:ins>
    </w:p>
    <w:p w14:paraId="442F832B" w14:textId="55DEDF0E" w:rsidR="006F1CC5" w:rsidRDefault="006F1CC5">
      <w:pPr>
        <w:rPr>
          <w:ins w:id="609" w:author="Sarah Thomas" w:date="2014-03-03T15:53:00Z"/>
        </w:rPr>
        <w:pPrChange w:id="610" w:author="Sarah Thomas" w:date="2014-03-03T15:46:00Z">
          <w:pPr>
            <w:widowControl w:val="0"/>
            <w:numPr>
              <w:numId w:val="51"/>
            </w:numPr>
            <w:tabs>
              <w:tab w:val="left" w:pos="220"/>
              <w:tab w:val="left" w:pos="720"/>
            </w:tabs>
            <w:autoSpaceDE w:val="0"/>
            <w:autoSpaceDN w:val="0"/>
            <w:adjustRightInd w:val="0"/>
            <w:ind w:left="720" w:hanging="720"/>
          </w:pPr>
        </w:pPrChange>
      </w:pPr>
      <w:ins w:id="611" w:author="Sarah Thomas" w:date="2014-03-03T15:46:00Z">
        <w:r>
          <w:t xml:space="preserve">The team members are currently all following the Advanced Web Engineering </w:t>
        </w:r>
      </w:ins>
      <w:ins w:id="612" w:author="Sarah Thomas" w:date="2014-03-03T15:47:00Z">
        <w:r>
          <w:t xml:space="preserve">MSc </w:t>
        </w:r>
      </w:ins>
      <w:ins w:id="613" w:author="Sarah Thomas" w:date="2014-03-03T15:49:00Z">
        <w:r>
          <w:t>program, which includes compulsory modules covering some ASP.NET,</w:t>
        </w:r>
      </w:ins>
      <w:ins w:id="614" w:author="Sarah Thomas" w:date="2014-03-03T15:48:00Z">
        <w:r>
          <w:t xml:space="preserve"> and JSP</w:t>
        </w:r>
      </w:ins>
      <w:ins w:id="615" w:author="Sarah Thomas" w:date="2014-03-15T09:46:00Z">
        <w:r w:rsidR="001961FE">
          <w:t xml:space="preserve"> </w:t>
        </w:r>
        <w:r w:rsidR="001961FE">
          <w:fldChar w:fldCharType="begin" w:fldLock="1"/>
        </w:r>
        <w:r w:rsidR="001961FE">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"[3]" }, "properties" : { "noteIndex" : 0 }, "schema" : "https://github.com/citation-style-language/schema/raw/master/csl-citation.json" }</w:instrText>
        </w:r>
        <w:r w:rsidR="001961FE">
          <w:fldChar w:fldCharType="separate"/>
        </w:r>
        <w:r w:rsidR="001961FE" w:rsidRPr="00316E27">
          <w:rPr>
            <w:noProof/>
          </w:rPr>
          <w:t>[3]</w:t>
        </w:r>
        <w:r w:rsidR="001961FE">
          <w:fldChar w:fldCharType="end"/>
        </w:r>
      </w:ins>
      <w:ins w:id="616" w:author="Sarah Thomas" w:date="2014-03-03T15:48:00Z">
        <w:r>
          <w:t xml:space="preserve">. It was felt that </w:t>
        </w:r>
      </w:ins>
      <w:ins w:id="617"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618" w:author="Sarah Thomas" w:date="2014-03-03T15:53:00Z"/>
        </w:rPr>
        <w:pPrChange w:id="619" w:author="Sarah Thomas" w:date="2014-03-03T15:53:00Z">
          <w:pPr>
            <w:widowControl w:val="0"/>
            <w:numPr>
              <w:numId w:val="51"/>
            </w:numPr>
            <w:tabs>
              <w:tab w:val="left" w:pos="220"/>
              <w:tab w:val="left" w:pos="720"/>
            </w:tabs>
            <w:autoSpaceDE w:val="0"/>
            <w:autoSpaceDN w:val="0"/>
            <w:adjustRightInd w:val="0"/>
            <w:ind w:left="720" w:hanging="720"/>
          </w:pPr>
        </w:pPrChange>
      </w:pPr>
      <w:bookmarkStart w:id="620" w:name="_Toc256495993"/>
      <w:ins w:id="621" w:author="Sarah Thomas" w:date="2014-03-03T15:53:00Z">
        <w:r>
          <w:t>PHP Frameworks</w:t>
        </w:r>
        <w:bookmarkEnd w:id="620"/>
      </w:ins>
    </w:p>
    <w:p w14:paraId="30FD5EED" w14:textId="6306CD24" w:rsidR="00FC2F08" w:rsidRDefault="00FC2F08">
      <w:pPr>
        <w:pStyle w:val="BodyText"/>
        <w:rPr>
          <w:ins w:id="622" w:author="Sarah Thomas" w:date="2014-03-03T16:06:00Z"/>
        </w:rPr>
        <w:pPrChange w:id="623" w:author="Sarah Thomas" w:date="2014-03-03T16:01:00Z">
          <w:pPr>
            <w:widowControl w:val="0"/>
            <w:numPr>
              <w:numId w:val="51"/>
            </w:numPr>
            <w:tabs>
              <w:tab w:val="left" w:pos="220"/>
              <w:tab w:val="left" w:pos="720"/>
            </w:tabs>
            <w:autoSpaceDE w:val="0"/>
            <w:autoSpaceDN w:val="0"/>
            <w:adjustRightInd w:val="0"/>
            <w:ind w:left="720" w:hanging="720"/>
          </w:pPr>
        </w:pPrChange>
      </w:pPr>
      <w:ins w:id="624" w:author="Sarah Thomas" w:date="2014-03-03T15:53:00Z">
        <w:r>
          <w:t xml:space="preserve">Once the </w:t>
        </w:r>
      </w:ins>
      <w:ins w:id="625" w:author="Sarah Thomas" w:date="2014-03-03T15:55:00Z">
        <w:r>
          <w:t>decision</w:t>
        </w:r>
      </w:ins>
      <w:ins w:id="626" w:author="Sarah Thomas" w:date="2014-03-03T15:53:00Z">
        <w:r>
          <w:t xml:space="preserve"> has been made to use PHP for the server side</w:t>
        </w:r>
      </w:ins>
      <w:ins w:id="627" w:author="Sarah Thomas" w:date="2014-03-03T15:55:00Z">
        <w:r>
          <w:t xml:space="preserve"> of our system, we faced the choice of a number of PHP frameworks. Whilst it was not entirely </w:t>
        </w:r>
      </w:ins>
      <w:ins w:id="628" w:author="Sarah Thomas" w:date="2014-03-03T15:56:00Z">
        <w:r>
          <w:t>necessary</w:t>
        </w:r>
      </w:ins>
      <w:ins w:id="629" w:author="Sarah Thomas" w:date="2014-03-03T15:55:00Z">
        <w:r>
          <w:t xml:space="preserve"> </w:t>
        </w:r>
      </w:ins>
      <w:ins w:id="630" w:author="Sarah Thomas" w:date="2014-03-03T15:56:00Z">
        <w:r>
          <w:t xml:space="preserve">to use a framework, we felt that it would speed up development. Frameworks can take much of the repetition out of such routine web site tasks </w:t>
        </w:r>
      </w:ins>
      <w:ins w:id="631" w:author="Sarah Thomas" w:date="2014-03-03T15:58:00Z">
        <w:r>
          <w:t xml:space="preserve">such </w:t>
        </w:r>
      </w:ins>
      <w:ins w:id="632" w:author="Sarah Thomas" w:date="2014-03-03T15:56:00Z">
        <w:r>
          <w:t>as authentication and validation.</w:t>
        </w:r>
      </w:ins>
    </w:p>
    <w:p w14:paraId="2A0C9887" w14:textId="1C3B2FC1" w:rsidR="00F8631A" w:rsidRDefault="00F8631A">
      <w:pPr>
        <w:pStyle w:val="BodyText"/>
        <w:rPr>
          <w:ins w:id="633" w:author="Sarah Thomas" w:date="2014-03-12T11:29:00Z"/>
        </w:rPr>
        <w:pPrChange w:id="634" w:author="Sarah Thomas" w:date="2014-03-03T16:01:00Z">
          <w:pPr>
            <w:widowControl w:val="0"/>
            <w:numPr>
              <w:numId w:val="51"/>
            </w:numPr>
            <w:tabs>
              <w:tab w:val="left" w:pos="220"/>
              <w:tab w:val="left" w:pos="720"/>
            </w:tabs>
            <w:autoSpaceDE w:val="0"/>
            <w:autoSpaceDN w:val="0"/>
            <w:adjustRightInd w:val="0"/>
            <w:ind w:left="720" w:hanging="720"/>
          </w:pPr>
        </w:pPrChange>
      </w:pPr>
      <w:ins w:id="635" w:author="Sarah Thomas" w:date="2014-03-03T16:06:00Z">
        <w:r>
          <w:t>We considered a number of framewo</w:t>
        </w:r>
      </w:ins>
      <w:ins w:id="636" w:author="Sarah Thomas" w:date="2014-03-03T16:07:00Z">
        <w:r>
          <w:t>r</w:t>
        </w:r>
      </w:ins>
      <w:ins w:id="637" w:author="Sarah Thomas" w:date="2014-03-03T16:06:00Z">
        <w:r>
          <w:t xml:space="preserve">ks </w:t>
        </w:r>
      </w:ins>
      <w:ins w:id="638" w:author="Sarah Thomas" w:date="2014-03-03T16:07:00Z">
        <w:r>
          <w:t>in t</w:t>
        </w:r>
        <w:r w:rsidR="00052A34">
          <w:t xml:space="preserve">erms of licencing, ease of use, testing </w:t>
        </w:r>
        <w:r>
          <w:t>and documentation</w:t>
        </w:r>
      </w:ins>
      <w:ins w:id="639" w:author="Sarah Thomas" w:date="2014-03-03T16:08:00Z">
        <w:r>
          <w:t xml:space="preserve">. </w:t>
        </w:r>
      </w:ins>
      <w:ins w:id="640" w:author="Sarah Thomas" w:date="2014-03-12T11:25:00Z">
        <w:r w:rsidR="00052A34">
          <w:t>One team member (</w:t>
        </w:r>
        <w:proofErr w:type="spellStart"/>
        <w:r w:rsidR="00052A34">
          <w:t>Bahit</w:t>
        </w:r>
        <w:proofErr w:type="spellEnd"/>
        <w:r w:rsidR="00052A34">
          <w:t xml:space="preserve">) had some experience with </w:t>
        </w:r>
        <w:proofErr w:type="spellStart"/>
        <w:r w:rsidR="00052A34">
          <w:t>CodeIgnitor</w:t>
        </w:r>
        <w:proofErr w:type="spellEnd"/>
        <w:r w:rsidR="00052A34">
          <w:t xml:space="preserve"> and another (Sarah) </w:t>
        </w:r>
      </w:ins>
      <w:ins w:id="641" w:author="Sarah Thomas" w:date="2014-03-12T11:26:00Z">
        <w:r w:rsidR="00052A34">
          <w:t>experimented</w:t>
        </w:r>
      </w:ins>
      <w:ins w:id="642" w:author="Sarah Thomas" w:date="2014-03-12T11:25:00Z">
        <w:r w:rsidR="00052A34">
          <w:t xml:space="preserve"> with </w:t>
        </w:r>
        <w:proofErr w:type="spellStart"/>
        <w:r w:rsidR="00052A34">
          <w:t>CakePHP</w:t>
        </w:r>
      </w:ins>
      <w:proofErr w:type="spellEnd"/>
      <w:ins w:id="643" w:author="Sarah Thomas" w:date="2014-03-12T11:26:00Z">
        <w:r w:rsidR="00052A34">
          <w:t xml:space="preserve"> </w:t>
        </w:r>
      </w:ins>
      <w:ins w:id="644" w:author="Sarah Thomas" w:date="2014-03-12T11:27:00Z">
        <w:r w:rsidR="00052A34">
          <w:t xml:space="preserve">in the initial stages of the project. Based </w:t>
        </w:r>
        <w:r w:rsidR="00052A34">
          <w:lastRenderedPageBreak/>
          <w:t xml:space="preserve">on experiences and research from various web forums we drew up the comparison in </w:t>
        </w:r>
      </w:ins>
      <w:ins w:id="645" w:author="Sarah Thomas" w:date="2014-03-12T11:28:00Z">
        <w:r w:rsidR="00052A34">
          <w:fldChar w:fldCharType="begin"/>
        </w:r>
        <w:r w:rsidR="00052A34">
          <w:instrText xml:space="preserve"> REF _Ref256243061 \h </w:instrText>
        </w:r>
      </w:ins>
      <w:r w:rsidR="00052A34">
        <w:fldChar w:fldCharType="separate"/>
      </w:r>
      <w:ins w:id="646" w:author="Sarah Thomas" w:date="2014-03-12T11:28:00Z">
        <w:r w:rsidR="00052A34">
          <w:t xml:space="preserve">Table </w:t>
        </w:r>
        <w:r w:rsidR="00052A34">
          <w:rPr>
            <w:noProof/>
          </w:rPr>
          <w:t>2</w:t>
        </w:r>
        <w:r w:rsidR="00052A34">
          <w:t xml:space="preserve"> - Framework Comparison</w:t>
        </w:r>
        <w:r w:rsidR="00052A34">
          <w:fldChar w:fldCharType="end"/>
        </w:r>
      </w:ins>
      <w:ins w:id="647" w:author="Sarah Thomas" w:date="2014-03-12T11:29:00Z">
        <w:r w:rsidR="00052A34">
          <w:t xml:space="preserve"> </w:t>
        </w:r>
      </w:ins>
      <w:ins w:id="648" w:author="Sarah Thomas" w:date="2014-03-12T11:36:00Z">
        <w:r w:rsidR="00052A34">
          <w:fldChar w:fldCharType="begin" w:fldLock="1"/>
        </w:r>
      </w:ins>
      <w:r w:rsidR="00316E27">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"[4]" }, "properties" : { "noteIndex" : 0 }, "schema" : "https://github.com/citation-style-language/schema/raw/master/csl-citation.json" }</w:instrText>
      </w:r>
      <w:r w:rsidR="00052A34">
        <w:fldChar w:fldCharType="separate"/>
      </w:r>
      <w:r w:rsidR="00316E27" w:rsidRPr="00316E27">
        <w:rPr>
          <w:noProof/>
        </w:rPr>
        <w:t>[4]</w:t>
      </w:r>
      <w:ins w:id="649" w:author="Sarah Thomas" w:date="2014-03-12T11:36:00Z">
        <w:r w:rsidR="00052A34">
          <w:fldChar w:fldCharType="end"/>
        </w:r>
      </w:ins>
      <w:ins w:id="650" w:author="Sarah Thomas" w:date="2014-03-12T11:38:00Z">
        <w:r w:rsidR="00052A34">
          <w:fldChar w:fldCharType="begin" w:fldLock="1"/>
        </w:r>
      </w:ins>
      <w:r w:rsidR="00316E27">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"[5]" }, "properties" : { "noteIndex" : 0 }, "schema" : "https://github.com/citation-style-language/schema/raw/master/csl-citation.json" }</w:instrText>
      </w:r>
      <w:r w:rsidR="00052A34">
        <w:fldChar w:fldCharType="separate"/>
      </w:r>
      <w:r w:rsidR="00316E27" w:rsidRPr="00316E27">
        <w:rPr>
          <w:noProof/>
        </w:rPr>
        <w:t>[5]</w:t>
      </w:r>
      <w:ins w:id="651" w:author="Sarah Thomas" w:date="2014-03-12T11:38:00Z">
        <w:r w:rsidR="00052A34">
          <w:fldChar w:fldCharType="end"/>
        </w:r>
      </w:ins>
    </w:p>
    <w:p w14:paraId="5BEAE206" w14:textId="77777777" w:rsidR="00052A34" w:rsidRDefault="00052A34">
      <w:pPr>
        <w:pStyle w:val="BodyText"/>
        <w:rPr>
          <w:ins w:id="652" w:author="Sarah Thomas" w:date="2014-03-12T11:06:00Z"/>
        </w:rPr>
        <w:pPrChange w:id="653"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654"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655">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656" w:author="Sarah Thomas" w:date="2014-03-12T11:06:00Z"/>
        </w:trPr>
        <w:tc>
          <w:tcPr>
            <w:tcW w:w="1791" w:type="dxa"/>
            <w:tcPrChange w:id="657" w:author="Sarah Thomas" w:date="2014-03-12T11:30:00Z">
              <w:tcPr>
                <w:tcW w:w="1419" w:type="dxa"/>
              </w:tcPr>
            </w:tcPrChange>
          </w:tcPr>
          <w:p w14:paraId="115A0146" w14:textId="77777777" w:rsidR="002541FE" w:rsidRPr="00052A34" w:rsidRDefault="002541FE">
            <w:pPr>
              <w:rPr>
                <w:ins w:id="658" w:author="Sarah Thomas" w:date="2014-03-12T11:06:00Z"/>
                <w:rPrChange w:id="659" w:author="Sarah Thomas" w:date="2014-03-12T11:24:00Z">
                  <w:rPr>
                    <w:ins w:id="660" w:author="Sarah Thomas" w:date="2014-03-12T11:06:00Z"/>
                    <w:rFonts w:eastAsiaTheme="minorEastAsia"/>
                  </w:rPr>
                </w:rPrChange>
              </w:rPr>
              <w:pPrChange w:id="661" w:author="Sarah Thomas" w:date="2014-03-12T17:41:00Z">
                <w:pPr>
                  <w:pStyle w:val="BodyText"/>
                </w:pPr>
              </w:pPrChange>
            </w:pPr>
          </w:p>
        </w:tc>
        <w:tc>
          <w:tcPr>
            <w:tcW w:w="1301" w:type="dxa"/>
            <w:tcPrChange w:id="662" w:author="Sarah Thomas" w:date="2014-03-12T11:30:00Z">
              <w:tcPr>
                <w:tcW w:w="1419" w:type="dxa"/>
                <w:gridSpan w:val="3"/>
              </w:tcPr>
            </w:tcPrChange>
          </w:tcPr>
          <w:p w14:paraId="44EFA283" w14:textId="4ED24E5C" w:rsidR="002541FE" w:rsidRPr="00052A34" w:rsidRDefault="002541FE">
            <w:pPr>
              <w:rPr>
                <w:ins w:id="663" w:author="Sarah Thomas" w:date="2014-03-12T11:06:00Z"/>
                <w:rPrChange w:id="664" w:author="Sarah Thomas" w:date="2014-03-12T11:24:00Z">
                  <w:rPr>
                    <w:ins w:id="665" w:author="Sarah Thomas" w:date="2014-03-12T11:06:00Z"/>
                    <w:rFonts w:eastAsiaTheme="minorEastAsia" w:cstheme="majorBidi"/>
                    <w:b/>
                    <w:bCs/>
                    <w:i/>
                    <w:iCs/>
                    <w:szCs w:val="26"/>
                  </w:rPr>
                </w:rPrChange>
              </w:rPr>
              <w:pPrChange w:id="666" w:author="Sarah Thomas" w:date="2014-03-12T17:40:00Z">
                <w:pPr>
                  <w:pStyle w:val="BodyText"/>
                  <w:numPr>
                    <w:ilvl w:val="2"/>
                    <w:numId w:val="8"/>
                  </w:numPr>
                  <w:ind w:left="720" w:hanging="720"/>
                  <w:outlineLvl w:val="2"/>
                </w:pPr>
              </w:pPrChange>
            </w:pPr>
            <w:ins w:id="667" w:author="Sarah Thomas" w:date="2014-03-12T11:06:00Z">
              <w:r w:rsidRPr="00052A34">
                <w:t>Laravel</w:t>
              </w:r>
            </w:ins>
          </w:p>
        </w:tc>
        <w:tc>
          <w:tcPr>
            <w:tcW w:w="1470" w:type="dxa"/>
            <w:tcPrChange w:id="668" w:author="Sarah Thomas" w:date="2014-03-12T11:30:00Z">
              <w:tcPr>
                <w:tcW w:w="1419" w:type="dxa"/>
                <w:gridSpan w:val="3"/>
              </w:tcPr>
            </w:tcPrChange>
          </w:tcPr>
          <w:p w14:paraId="383A4B64" w14:textId="7D45349E" w:rsidR="002541FE" w:rsidRPr="00052A34" w:rsidRDefault="002541FE">
            <w:pPr>
              <w:rPr>
                <w:ins w:id="669" w:author="Sarah Thomas" w:date="2014-03-12T11:06:00Z"/>
                <w:rPrChange w:id="670" w:author="Sarah Thomas" w:date="2014-03-12T11:24:00Z">
                  <w:rPr>
                    <w:ins w:id="671" w:author="Sarah Thomas" w:date="2014-03-12T11:06:00Z"/>
                    <w:rFonts w:eastAsiaTheme="minorEastAsia" w:cstheme="majorBidi"/>
                    <w:b/>
                    <w:bCs/>
                    <w:i/>
                    <w:iCs/>
                    <w:szCs w:val="26"/>
                  </w:rPr>
                </w:rPrChange>
              </w:rPr>
              <w:pPrChange w:id="672" w:author="Sarah Thomas" w:date="2014-03-12T17:40:00Z">
                <w:pPr>
                  <w:pStyle w:val="BodyText"/>
                  <w:numPr>
                    <w:ilvl w:val="2"/>
                    <w:numId w:val="8"/>
                  </w:numPr>
                  <w:ind w:left="720" w:hanging="720"/>
                  <w:outlineLvl w:val="2"/>
                </w:pPr>
              </w:pPrChange>
            </w:pPr>
            <w:proofErr w:type="spellStart"/>
            <w:ins w:id="673" w:author="Sarah Thomas" w:date="2014-03-12T11:06:00Z">
              <w:r w:rsidRPr="00052A34">
                <w:t>CodeIgnit</w:t>
              </w:r>
            </w:ins>
            <w:ins w:id="674" w:author="Sarah Thomas" w:date="2014-03-12T11:42:00Z">
              <w:r w:rsidR="00271714">
                <w:t>e</w:t>
              </w:r>
            </w:ins>
            <w:ins w:id="675" w:author="Sarah Thomas" w:date="2014-03-12T11:06:00Z">
              <w:r w:rsidRPr="00052A34">
                <w:t>r</w:t>
              </w:r>
              <w:proofErr w:type="spellEnd"/>
            </w:ins>
          </w:p>
        </w:tc>
        <w:tc>
          <w:tcPr>
            <w:tcW w:w="1302" w:type="dxa"/>
            <w:tcPrChange w:id="676" w:author="Sarah Thomas" w:date="2014-03-12T11:30:00Z">
              <w:tcPr>
                <w:tcW w:w="1419" w:type="dxa"/>
                <w:gridSpan w:val="3"/>
              </w:tcPr>
            </w:tcPrChange>
          </w:tcPr>
          <w:p w14:paraId="2F6AFFF7" w14:textId="431B14F3" w:rsidR="002541FE" w:rsidRPr="00052A34" w:rsidRDefault="002541FE">
            <w:pPr>
              <w:rPr>
                <w:ins w:id="677" w:author="Sarah Thomas" w:date="2014-03-12T11:06:00Z"/>
                <w:rPrChange w:id="678" w:author="Sarah Thomas" w:date="2014-03-12T11:24:00Z">
                  <w:rPr>
                    <w:ins w:id="679" w:author="Sarah Thomas" w:date="2014-03-12T11:06:00Z"/>
                    <w:rFonts w:eastAsiaTheme="minorEastAsia" w:cstheme="majorBidi"/>
                    <w:b/>
                    <w:bCs/>
                    <w:i/>
                    <w:iCs/>
                    <w:szCs w:val="26"/>
                  </w:rPr>
                </w:rPrChange>
              </w:rPr>
              <w:pPrChange w:id="680" w:author="Sarah Thomas" w:date="2014-03-12T17:40:00Z">
                <w:pPr>
                  <w:pStyle w:val="BodyText"/>
                  <w:numPr>
                    <w:ilvl w:val="2"/>
                    <w:numId w:val="8"/>
                  </w:numPr>
                  <w:ind w:left="720" w:hanging="720"/>
                  <w:outlineLvl w:val="2"/>
                </w:pPr>
              </w:pPrChange>
            </w:pPr>
            <w:proofErr w:type="spellStart"/>
            <w:ins w:id="681" w:author="Sarah Thomas" w:date="2014-03-12T11:06:00Z">
              <w:r w:rsidRPr="00052A34">
                <w:t>Zend</w:t>
              </w:r>
              <w:proofErr w:type="spellEnd"/>
            </w:ins>
          </w:p>
        </w:tc>
        <w:tc>
          <w:tcPr>
            <w:tcW w:w="1340" w:type="dxa"/>
            <w:tcPrChange w:id="682" w:author="Sarah Thomas" w:date="2014-03-12T11:30:00Z">
              <w:tcPr>
                <w:tcW w:w="1420" w:type="dxa"/>
                <w:gridSpan w:val="3"/>
              </w:tcPr>
            </w:tcPrChange>
          </w:tcPr>
          <w:p w14:paraId="36EA68E5" w14:textId="00FF7BD5" w:rsidR="002541FE" w:rsidRPr="00052A34" w:rsidRDefault="002541FE">
            <w:pPr>
              <w:rPr>
                <w:ins w:id="683" w:author="Sarah Thomas" w:date="2014-03-12T11:06:00Z"/>
                <w:rPrChange w:id="684" w:author="Sarah Thomas" w:date="2014-03-12T11:24:00Z">
                  <w:rPr>
                    <w:ins w:id="685" w:author="Sarah Thomas" w:date="2014-03-12T11:06:00Z"/>
                    <w:rFonts w:eastAsiaTheme="minorEastAsia" w:cstheme="majorBidi"/>
                    <w:b/>
                    <w:bCs/>
                    <w:i/>
                    <w:iCs/>
                    <w:szCs w:val="26"/>
                  </w:rPr>
                </w:rPrChange>
              </w:rPr>
              <w:pPrChange w:id="686" w:author="Sarah Thomas" w:date="2014-03-12T17:40:00Z">
                <w:pPr>
                  <w:pStyle w:val="BodyText"/>
                  <w:numPr>
                    <w:ilvl w:val="2"/>
                    <w:numId w:val="8"/>
                  </w:numPr>
                  <w:ind w:left="720" w:hanging="720"/>
                  <w:outlineLvl w:val="2"/>
                </w:pPr>
              </w:pPrChange>
            </w:pPr>
            <w:proofErr w:type="spellStart"/>
            <w:ins w:id="687" w:author="Sarah Thomas" w:date="2014-03-12T11:07:00Z">
              <w:r w:rsidRPr="00052A34">
                <w:t>CakePHP</w:t>
              </w:r>
            </w:ins>
            <w:proofErr w:type="spellEnd"/>
          </w:p>
        </w:tc>
        <w:tc>
          <w:tcPr>
            <w:tcW w:w="1312" w:type="dxa"/>
            <w:tcPrChange w:id="688" w:author="Sarah Thomas" w:date="2014-03-12T11:30:00Z">
              <w:tcPr>
                <w:tcW w:w="1420" w:type="dxa"/>
                <w:gridSpan w:val="3"/>
              </w:tcPr>
            </w:tcPrChange>
          </w:tcPr>
          <w:p w14:paraId="59C6DB94" w14:textId="643E4DC7" w:rsidR="002541FE" w:rsidRPr="00052A34" w:rsidRDefault="002541FE">
            <w:pPr>
              <w:rPr>
                <w:ins w:id="689" w:author="Sarah Thomas" w:date="2014-03-12T11:06:00Z"/>
                <w:rPrChange w:id="690" w:author="Sarah Thomas" w:date="2014-03-12T11:24:00Z">
                  <w:rPr>
                    <w:ins w:id="691" w:author="Sarah Thomas" w:date="2014-03-12T11:06:00Z"/>
                    <w:rFonts w:eastAsiaTheme="minorEastAsia" w:cstheme="majorBidi"/>
                    <w:b/>
                    <w:bCs/>
                    <w:i/>
                    <w:iCs/>
                    <w:szCs w:val="26"/>
                  </w:rPr>
                </w:rPrChange>
              </w:rPr>
              <w:pPrChange w:id="692" w:author="Sarah Thomas" w:date="2014-03-12T17:40:00Z">
                <w:pPr>
                  <w:pStyle w:val="BodyText"/>
                  <w:numPr>
                    <w:ilvl w:val="2"/>
                    <w:numId w:val="8"/>
                  </w:numPr>
                  <w:ind w:left="720" w:hanging="720"/>
                  <w:outlineLvl w:val="2"/>
                </w:pPr>
              </w:pPrChange>
            </w:pPr>
            <w:proofErr w:type="spellStart"/>
            <w:ins w:id="693" w:author="Sarah Thomas" w:date="2014-03-12T11:07:00Z">
              <w:r w:rsidRPr="00052A34">
                <w:t>Symfony</w:t>
              </w:r>
            </w:ins>
            <w:proofErr w:type="spellEnd"/>
          </w:p>
        </w:tc>
      </w:tr>
      <w:tr w:rsidR="002541FE" w14:paraId="70DDDE08" w14:textId="77777777" w:rsidTr="00052A34">
        <w:trPr>
          <w:ins w:id="694" w:author="Sarah Thomas" w:date="2014-03-12T11:06:00Z"/>
        </w:trPr>
        <w:tc>
          <w:tcPr>
            <w:tcW w:w="1791" w:type="dxa"/>
            <w:tcPrChange w:id="695" w:author="Sarah Thomas" w:date="2014-03-12T11:30:00Z">
              <w:tcPr>
                <w:tcW w:w="1419" w:type="dxa"/>
              </w:tcPr>
            </w:tcPrChange>
          </w:tcPr>
          <w:p w14:paraId="5B56CE60" w14:textId="453ABC5C" w:rsidR="002541FE" w:rsidRPr="00052A34" w:rsidRDefault="002541FE">
            <w:pPr>
              <w:rPr>
                <w:ins w:id="696" w:author="Sarah Thomas" w:date="2014-03-12T11:06:00Z"/>
                <w:b/>
                <w:rPrChange w:id="697" w:author="Sarah Thomas" w:date="2014-03-12T11:24:00Z">
                  <w:rPr>
                    <w:ins w:id="698" w:author="Sarah Thomas" w:date="2014-03-12T11:06:00Z"/>
                    <w:rFonts w:eastAsiaTheme="minorEastAsia" w:cstheme="majorBidi"/>
                    <w:b/>
                    <w:bCs/>
                    <w:i/>
                    <w:iCs/>
                    <w:szCs w:val="26"/>
                  </w:rPr>
                </w:rPrChange>
              </w:rPr>
              <w:pPrChange w:id="699" w:author="Sarah Thomas" w:date="2014-03-12T17:41:00Z">
                <w:pPr>
                  <w:pStyle w:val="BodyText"/>
                  <w:numPr>
                    <w:ilvl w:val="2"/>
                    <w:numId w:val="8"/>
                  </w:numPr>
                  <w:ind w:left="720" w:hanging="720"/>
                  <w:outlineLvl w:val="2"/>
                </w:pPr>
              </w:pPrChange>
            </w:pPr>
            <w:ins w:id="700" w:author="Sarah Thomas" w:date="2014-03-12T11:07:00Z">
              <w:r w:rsidRPr="00052A34">
                <w:rPr>
                  <w:b/>
                  <w:rPrChange w:id="701" w:author="Sarah Thomas" w:date="2014-03-12T11:24:00Z">
                    <w:rPr/>
                  </w:rPrChange>
                </w:rPr>
                <w:t>Licence</w:t>
              </w:r>
            </w:ins>
          </w:p>
        </w:tc>
        <w:tc>
          <w:tcPr>
            <w:tcW w:w="1301" w:type="dxa"/>
            <w:tcPrChange w:id="702"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703" w:author="Sarah Thomas" w:date="2014-03-12T11:06:00Z"/>
                <w:sz w:val="20"/>
                <w:szCs w:val="20"/>
                <w:rPrChange w:id="704" w:author="Sarah Thomas" w:date="2014-03-12T11:31:00Z">
                  <w:rPr>
                    <w:ins w:id="705" w:author="Sarah Thomas" w:date="2014-03-12T11:06:00Z"/>
                    <w:rFonts w:eastAsiaTheme="minorEastAsia" w:cstheme="majorBidi"/>
                    <w:b/>
                    <w:bCs/>
                    <w:i/>
                    <w:iCs/>
                    <w:szCs w:val="26"/>
                  </w:rPr>
                </w:rPrChange>
              </w:rPr>
              <w:pPrChange w:id="706" w:author="Sarah Thomas" w:date="2014-03-12T11:31:00Z">
                <w:pPr>
                  <w:pStyle w:val="BodyText"/>
                  <w:numPr>
                    <w:ilvl w:val="2"/>
                    <w:numId w:val="8"/>
                  </w:numPr>
                  <w:ind w:left="720" w:hanging="720"/>
                  <w:outlineLvl w:val="2"/>
                </w:pPr>
              </w:pPrChange>
            </w:pPr>
            <w:ins w:id="707" w:author="Sarah Thomas" w:date="2014-03-12T11:08:00Z">
              <w:r w:rsidRPr="00052A34">
                <w:rPr>
                  <w:sz w:val="20"/>
                  <w:szCs w:val="20"/>
                  <w:rPrChange w:id="708" w:author="Sarah Thomas" w:date="2014-03-12T11:31:00Z">
                    <w:rPr/>
                  </w:rPrChange>
                </w:rPr>
                <w:t>MIT</w:t>
              </w:r>
            </w:ins>
          </w:p>
        </w:tc>
        <w:tc>
          <w:tcPr>
            <w:tcW w:w="1470" w:type="dxa"/>
            <w:tcPrChange w:id="709" w:author="Sarah Thomas" w:date="2014-03-12T11:30:00Z">
              <w:tcPr>
                <w:tcW w:w="1419" w:type="dxa"/>
                <w:gridSpan w:val="3"/>
              </w:tcPr>
            </w:tcPrChange>
          </w:tcPr>
          <w:p w14:paraId="01E19DBD" w14:textId="4D7218B9" w:rsidR="002541FE" w:rsidRPr="00052A34" w:rsidRDefault="00A01817">
            <w:pPr>
              <w:pStyle w:val="BodyText"/>
              <w:jc w:val="left"/>
              <w:rPr>
                <w:ins w:id="710" w:author="Sarah Thomas" w:date="2014-03-12T11:06:00Z"/>
                <w:sz w:val="20"/>
                <w:szCs w:val="20"/>
                <w:rPrChange w:id="711" w:author="Sarah Thomas" w:date="2014-03-12T11:31:00Z">
                  <w:rPr>
                    <w:ins w:id="712" w:author="Sarah Thomas" w:date="2014-03-12T11:06:00Z"/>
                    <w:rFonts w:eastAsiaTheme="minorEastAsia" w:cstheme="majorBidi"/>
                    <w:b/>
                    <w:bCs/>
                    <w:i/>
                    <w:iCs/>
                    <w:szCs w:val="26"/>
                  </w:rPr>
                </w:rPrChange>
              </w:rPr>
              <w:pPrChange w:id="713" w:author="Sarah Thomas" w:date="2014-03-12T11:31:00Z">
                <w:pPr>
                  <w:pStyle w:val="BodyText"/>
                  <w:numPr>
                    <w:ilvl w:val="2"/>
                    <w:numId w:val="8"/>
                  </w:numPr>
                  <w:ind w:left="720" w:hanging="720"/>
                  <w:outlineLvl w:val="2"/>
                </w:pPr>
              </w:pPrChange>
            </w:pPr>
            <w:ins w:id="714" w:author="Sarah Thomas" w:date="2014-03-12T11:09:00Z">
              <w:r w:rsidRPr="00052A34">
                <w:rPr>
                  <w:sz w:val="20"/>
                  <w:szCs w:val="20"/>
                  <w:rPrChange w:id="715" w:author="Sarah Thomas" w:date="2014-03-12T11:31:00Z">
                    <w:rPr/>
                  </w:rPrChange>
                </w:rPr>
                <w:t>MIT</w:t>
              </w:r>
            </w:ins>
          </w:p>
        </w:tc>
        <w:tc>
          <w:tcPr>
            <w:tcW w:w="1302" w:type="dxa"/>
            <w:tcPrChange w:id="716" w:author="Sarah Thomas" w:date="2014-03-12T11:30:00Z">
              <w:tcPr>
                <w:tcW w:w="1419" w:type="dxa"/>
                <w:gridSpan w:val="3"/>
              </w:tcPr>
            </w:tcPrChange>
          </w:tcPr>
          <w:p w14:paraId="476D05B2" w14:textId="06FD89F0" w:rsidR="002541FE" w:rsidRPr="00052A34" w:rsidRDefault="002541FE">
            <w:pPr>
              <w:pStyle w:val="BodyText"/>
              <w:jc w:val="left"/>
              <w:rPr>
                <w:ins w:id="717" w:author="Sarah Thomas" w:date="2014-03-12T11:06:00Z"/>
                <w:sz w:val="20"/>
                <w:szCs w:val="20"/>
                <w:rPrChange w:id="718" w:author="Sarah Thomas" w:date="2014-03-12T11:31:00Z">
                  <w:rPr>
                    <w:ins w:id="719" w:author="Sarah Thomas" w:date="2014-03-12T11:06:00Z"/>
                    <w:rFonts w:eastAsiaTheme="minorEastAsia" w:cstheme="majorBidi"/>
                    <w:b/>
                    <w:bCs/>
                    <w:i/>
                    <w:iCs/>
                    <w:szCs w:val="26"/>
                  </w:rPr>
                </w:rPrChange>
              </w:rPr>
              <w:pPrChange w:id="720" w:author="Sarah Thomas" w:date="2014-03-12T11:31:00Z">
                <w:pPr>
                  <w:pStyle w:val="BodyText"/>
                  <w:numPr>
                    <w:ilvl w:val="2"/>
                    <w:numId w:val="8"/>
                  </w:numPr>
                  <w:ind w:left="720" w:hanging="720"/>
                  <w:outlineLvl w:val="2"/>
                </w:pPr>
              </w:pPrChange>
            </w:pPr>
            <w:ins w:id="721" w:author="Sarah Thomas" w:date="2014-03-12T11:08:00Z">
              <w:r w:rsidRPr="00052A34">
                <w:rPr>
                  <w:sz w:val="20"/>
                  <w:szCs w:val="20"/>
                  <w:rPrChange w:id="722" w:author="Sarah Thomas" w:date="2014-03-12T11:31:00Z">
                    <w:rPr/>
                  </w:rPrChange>
                </w:rPr>
                <w:t>BSD</w:t>
              </w:r>
            </w:ins>
          </w:p>
        </w:tc>
        <w:tc>
          <w:tcPr>
            <w:tcW w:w="1340" w:type="dxa"/>
            <w:tcPrChange w:id="723" w:author="Sarah Thomas" w:date="2014-03-12T11:30:00Z">
              <w:tcPr>
                <w:tcW w:w="1420" w:type="dxa"/>
                <w:gridSpan w:val="3"/>
              </w:tcPr>
            </w:tcPrChange>
          </w:tcPr>
          <w:p w14:paraId="3C8053AF" w14:textId="7958FE65" w:rsidR="002541FE" w:rsidRPr="00052A34" w:rsidRDefault="002541FE">
            <w:pPr>
              <w:pStyle w:val="BodyText"/>
              <w:jc w:val="left"/>
              <w:rPr>
                <w:ins w:id="724" w:author="Sarah Thomas" w:date="2014-03-12T11:06:00Z"/>
                <w:sz w:val="20"/>
                <w:szCs w:val="20"/>
                <w:rPrChange w:id="725" w:author="Sarah Thomas" w:date="2014-03-12T11:31:00Z">
                  <w:rPr>
                    <w:ins w:id="726" w:author="Sarah Thomas" w:date="2014-03-12T11:06:00Z"/>
                    <w:rFonts w:eastAsiaTheme="minorEastAsia" w:cstheme="majorBidi"/>
                    <w:b/>
                    <w:bCs/>
                    <w:iCs/>
                    <w:szCs w:val="26"/>
                  </w:rPr>
                </w:rPrChange>
              </w:rPr>
              <w:pPrChange w:id="727" w:author="Sarah Thomas" w:date="2014-03-12T11:31:00Z">
                <w:pPr>
                  <w:pStyle w:val="BodyText"/>
                  <w:numPr>
                    <w:ilvl w:val="2"/>
                    <w:numId w:val="8"/>
                  </w:numPr>
                  <w:ind w:left="720" w:hanging="720"/>
                  <w:outlineLvl w:val="2"/>
                </w:pPr>
              </w:pPrChange>
            </w:pPr>
            <w:ins w:id="728" w:author="Sarah Thomas" w:date="2014-03-12T11:07:00Z">
              <w:r w:rsidRPr="00052A34">
                <w:rPr>
                  <w:sz w:val="20"/>
                  <w:szCs w:val="20"/>
                  <w:rPrChange w:id="729" w:author="Sarah Thomas" w:date="2014-03-12T11:31:00Z">
                    <w:rPr/>
                  </w:rPrChange>
                </w:rPr>
                <w:t>MIT</w:t>
              </w:r>
            </w:ins>
          </w:p>
        </w:tc>
        <w:tc>
          <w:tcPr>
            <w:tcW w:w="1312" w:type="dxa"/>
            <w:tcPrChange w:id="730" w:author="Sarah Thomas" w:date="2014-03-12T11:30:00Z">
              <w:tcPr>
                <w:tcW w:w="1420" w:type="dxa"/>
                <w:gridSpan w:val="3"/>
              </w:tcPr>
            </w:tcPrChange>
          </w:tcPr>
          <w:p w14:paraId="22173F23" w14:textId="56EFED5E" w:rsidR="002541FE" w:rsidRPr="00052A34" w:rsidRDefault="00A01817">
            <w:pPr>
              <w:pStyle w:val="BodyText"/>
              <w:jc w:val="left"/>
              <w:rPr>
                <w:ins w:id="731" w:author="Sarah Thomas" w:date="2014-03-12T11:06:00Z"/>
                <w:sz w:val="20"/>
                <w:szCs w:val="20"/>
                <w:rPrChange w:id="732" w:author="Sarah Thomas" w:date="2014-03-12T11:31:00Z">
                  <w:rPr>
                    <w:ins w:id="733" w:author="Sarah Thomas" w:date="2014-03-12T11:06:00Z"/>
                    <w:rFonts w:eastAsiaTheme="minorEastAsia" w:cstheme="majorBidi"/>
                    <w:b/>
                    <w:bCs/>
                    <w:i/>
                    <w:iCs/>
                    <w:szCs w:val="26"/>
                  </w:rPr>
                </w:rPrChange>
              </w:rPr>
              <w:pPrChange w:id="734" w:author="Sarah Thomas" w:date="2014-03-12T11:31:00Z">
                <w:pPr>
                  <w:pStyle w:val="BodyText"/>
                  <w:numPr>
                    <w:ilvl w:val="2"/>
                    <w:numId w:val="8"/>
                  </w:numPr>
                  <w:ind w:left="720" w:hanging="720"/>
                  <w:outlineLvl w:val="2"/>
                </w:pPr>
              </w:pPrChange>
            </w:pPr>
            <w:ins w:id="735" w:author="Sarah Thomas" w:date="2014-03-12T11:08:00Z">
              <w:r w:rsidRPr="00052A34">
                <w:rPr>
                  <w:sz w:val="20"/>
                  <w:szCs w:val="20"/>
                  <w:rPrChange w:id="736" w:author="Sarah Thomas" w:date="2014-03-12T11:31:00Z">
                    <w:rPr/>
                  </w:rPrChange>
                </w:rPr>
                <w:t>MIT</w:t>
              </w:r>
            </w:ins>
          </w:p>
        </w:tc>
      </w:tr>
      <w:tr w:rsidR="002541FE" w14:paraId="1BA67E6E" w14:textId="77777777" w:rsidTr="00052A34">
        <w:trPr>
          <w:ins w:id="737" w:author="Sarah Thomas" w:date="2014-03-12T11:06:00Z"/>
        </w:trPr>
        <w:tc>
          <w:tcPr>
            <w:tcW w:w="1791" w:type="dxa"/>
            <w:tcPrChange w:id="738" w:author="Sarah Thomas" w:date="2014-03-12T11:30:00Z">
              <w:tcPr>
                <w:tcW w:w="1419" w:type="dxa"/>
              </w:tcPr>
            </w:tcPrChange>
          </w:tcPr>
          <w:p w14:paraId="0A9BBB37" w14:textId="55862CFA" w:rsidR="002541FE" w:rsidRPr="00052A34" w:rsidRDefault="00052A34">
            <w:pPr>
              <w:rPr>
                <w:ins w:id="739" w:author="Sarah Thomas" w:date="2014-03-12T11:06:00Z"/>
                <w:b/>
                <w:rPrChange w:id="740" w:author="Sarah Thomas" w:date="2014-03-12T11:24:00Z">
                  <w:rPr>
                    <w:ins w:id="741" w:author="Sarah Thomas" w:date="2014-03-12T11:06:00Z"/>
                    <w:rFonts w:eastAsiaTheme="minorEastAsia" w:cstheme="majorBidi"/>
                    <w:b/>
                    <w:bCs/>
                    <w:i/>
                    <w:iCs/>
                    <w:szCs w:val="26"/>
                  </w:rPr>
                </w:rPrChange>
              </w:rPr>
              <w:pPrChange w:id="742" w:author="Sarah Thomas" w:date="2014-03-12T17:41:00Z">
                <w:pPr>
                  <w:pStyle w:val="BodyText"/>
                  <w:numPr>
                    <w:ilvl w:val="2"/>
                    <w:numId w:val="8"/>
                  </w:numPr>
                  <w:ind w:left="720" w:hanging="720"/>
                  <w:outlineLvl w:val="2"/>
                </w:pPr>
              </w:pPrChange>
            </w:pPr>
            <w:ins w:id="743" w:author="Sarah Thomas" w:date="2014-03-12T11:18:00Z">
              <w:r w:rsidRPr="00052A34">
                <w:rPr>
                  <w:b/>
                  <w:rPrChange w:id="744" w:author="Sarah Thomas" w:date="2014-03-12T11:24:00Z">
                    <w:rPr/>
                  </w:rPrChange>
                </w:rPr>
                <w:t>Documentation</w:t>
              </w:r>
            </w:ins>
          </w:p>
        </w:tc>
        <w:tc>
          <w:tcPr>
            <w:tcW w:w="1301" w:type="dxa"/>
            <w:tcPrChange w:id="745" w:author="Sarah Thomas" w:date="2014-03-12T11:30:00Z">
              <w:tcPr>
                <w:tcW w:w="1419" w:type="dxa"/>
                <w:gridSpan w:val="3"/>
              </w:tcPr>
            </w:tcPrChange>
          </w:tcPr>
          <w:p w14:paraId="1369EC73" w14:textId="498FB487" w:rsidR="002541FE" w:rsidRPr="00052A34" w:rsidRDefault="00052A34">
            <w:pPr>
              <w:pStyle w:val="BodyText"/>
              <w:jc w:val="left"/>
              <w:rPr>
                <w:ins w:id="746" w:author="Sarah Thomas" w:date="2014-03-12T11:06:00Z"/>
                <w:sz w:val="20"/>
                <w:szCs w:val="20"/>
                <w:rPrChange w:id="747" w:author="Sarah Thomas" w:date="2014-03-12T11:31:00Z">
                  <w:rPr>
                    <w:ins w:id="748" w:author="Sarah Thomas" w:date="2014-03-12T11:06:00Z"/>
                    <w:rFonts w:eastAsiaTheme="minorEastAsia" w:cstheme="majorBidi"/>
                    <w:b/>
                    <w:bCs/>
                    <w:i/>
                    <w:iCs/>
                    <w:szCs w:val="26"/>
                  </w:rPr>
                </w:rPrChange>
              </w:rPr>
              <w:pPrChange w:id="749" w:author="Sarah Thomas" w:date="2014-03-12T11:31:00Z">
                <w:pPr>
                  <w:pStyle w:val="BodyText"/>
                  <w:numPr>
                    <w:ilvl w:val="2"/>
                    <w:numId w:val="8"/>
                  </w:numPr>
                  <w:ind w:left="720" w:hanging="720"/>
                  <w:outlineLvl w:val="2"/>
                </w:pPr>
              </w:pPrChange>
            </w:pPr>
            <w:ins w:id="750" w:author="Sarah Thomas" w:date="2014-03-12T11:19:00Z">
              <w:r w:rsidRPr="00052A34">
                <w:rPr>
                  <w:sz w:val="20"/>
                  <w:szCs w:val="20"/>
                  <w:rPrChange w:id="751" w:author="Sarah Thomas" w:date="2014-03-12T11:31:00Z">
                    <w:rPr/>
                  </w:rPrChange>
                </w:rPr>
                <w:t>Good</w:t>
              </w:r>
            </w:ins>
          </w:p>
        </w:tc>
        <w:tc>
          <w:tcPr>
            <w:tcW w:w="1470" w:type="dxa"/>
            <w:tcPrChange w:id="752" w:author="Sarah Thomas" w:date="2014-03-12T11:30:00Z">
              <w:tcPr>
                <w:tcW w:w="1419" w:type="dxa"/>
                <w:gridSpan w:val="3"/>
              </w:tcPr>
            </w:tcPrChange>
          </w:tcPr>
          <w:p w14:paraId="61A0A57B" w14:textId="006BFB2E" w:rsidR="002541FE" w:rsidRPr="00052A34" w:rsidRDefault="00052A34">
            <w:pPr>
              <w:pStyle w:val="BodyText"/>
              <w:jc w:val="left"/>
              <w:rPr>
                <w:ins w:id="753" w:author="Sarah Thomas" w:date="2014-03-12T11:06:00Z"/>
                <w:sz w:val="20"/>
                <w:szCs w:val="20"/>
                <w:rPrChange w:id="754" w:author="Sarah Thomas" w:date="2014-03-12T11:31:00Z">
                  <w:rPr>
                    <w:ins w:id="755" w:author="Sarah Thomas" w:date="2014-03-12T11:06:00Z"/>
                    <w:rFonts w:eastAsiaTheme="minorEastAsia" w:cstheme="majorBidi"/>
                    <w:b/>
                    <w:bCs/>
                    <w:i/>
                    <w:iCs/>
                    <w:szCs w:val="26"/>
                  </w:rPr>
                </w:rPrChange>
              </w:rPr>
              <w:pPrChange w:id="756" w:author="Sarah Thomas" w:date="2014-03-12T11:31:00Z">
                <w:pPr>
                  <w:pStyle w:val="BodyText"/>
                  <w:numPr>
                    <w:ilvl w:val="2"/>
                    <w:numId w:val="8"/>
                  </w:numPr>
                  <w:ind w:left="720" w:hanging="720"/>
                  <w:outlineLvl w:val="2"/>
                </w:pPr>
              </w:pPrChange>
            </w:pPr>
            <w:ins w:id="757" w:author="Sarah Thomas" w:date="2014-03-12T11:19:00Z">
              <w:r w:rsidRPr="00052A34">
                <w:rPr>
                  <w:sz w:val="20"/>
                  <w:szCs w:val="20"/>
                  <w:rPrChange w:id="758" w:author="Sarah Thomas" w:date="2014-03-12T11:31:00Z">
                    <w:rPr/>
                  </w:rPrChange>
                </w:rPr>
                <w:t>Good</w:t>
              </w:r>
            </w:ins>
          </w:p>
        </w:tc>
        <w:tc>
          <w:tcPr>
            <w:tcW w:w="1302" w:type="dxa"/>
            <w:tcPrChange w:id="759" w:author="Sarah Thomas" w:date="2014-03-12T11:30:00Z">
              <w:tcPr>
                <w:tcW w:w="1419" w:type="dxa"/>
                <w:gridSpan w:val="3"/>
              </w:tcPr>
            </w:tcPrChange>
          </w:tcPr>
          <w:p w14:paraId="6AF9583E" w14:textId="290D8E50" w:rsidR="002541FE" w:rsidRPr="00052A34" w:rsidRDefault="00052A34">
            <w:pPr>
              <w:pStyle w:val="BodyText"/>
              <w:jc w:val="left"/>
              <w:rPr>
                <w:ins w:id="760" w:author="Sarah Thomas" w:date="2014-03-12T11:06:00Z"/>
                <w:sz w:val="20"/>
                <w:szCs w:val="20"/>
                <w:rPrChange w:id="761" w:author="Sarah Thomas" w:date="2014-03-12T11:31:00Z">
                  <w:rPr>
                    <w:ins w:id="762" w:author="Sarah Thomas" w:date="2014-03-12T11:06:00Z"/>
                    <w:rFonts w:eastAsiaTheme="minorEastAsia" w:cstheme="majorBidi"/>
                    <w:b/>
                    <w:bCs/>
                    <w:i/>
                    <w:iCs/>
                    <w:szCs w:val="26"/>
                  </w:rPr>
                </w:rPrChange>
              </w:rPr>
              <w:pPrChange w:id="763" w:author="Sarah Thomas" w:date="2014-03-12T11:31:00Z">
                <w:pPr>
                  <w:pStyle w:val="BodyText"/>
                  <w:numPr>
                    <w:ilvl w:val="2"/>
                    <w:numId w:val="8"/>
                  </w:numPr>
                  <w:ind w:left="720" w:hanging="720"/>
                  <w:outlineLvl w:val="2"/>
                </w:pPr>
              </w:pPrChange>
            </w:pPr>
            <w:ins w:id="764" w:author="Sarah Thomas" w:date="2014-03-12T11:19:00Z">
              <w:r w:rsidRPr="00052A34">
                <w:rPr>
                  <w:sz w:val="20"/>
                  <w:szCs w:val="20"/>
                  <w:rPrChange w:id="765" w:author="Sarah Thomas" w:date="2014-03-12T11:31:00Z">
                    <w:rPr/>
                  </w:rPrChange>
                </w:rPr>
                <w:t>Good</w:t>
              </w:r>
            </w:ins>
          </w:p>
        </w:tc>
        <w:tc>
          <w:tcPr>
            <w:tcW w:w="1340" w:type="dxa"/>
            <w:tcPrChange w:id="766"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767" w:author="Sarah Thomas" w:date="2014-03-12T11:06:00Z"/>
                <w:sz w:val="20"/>
                <w:szCs w:val="20"/>
                <w:rPrChange w:id="768" w:author="Sarah Thomas" w:date="2014-03-12T11:31:00Z">
                  <w:rPr>
                    <w:ins w:id="769" w:author="Sarah Thomas" w:date="2014-03-12T11:06:00Z"/>
                    <w:rFonts w:eastAsiaTheme="minorEastAsia" w:cstheme="majorBidi"/>
                    <w:b/>
                    <w:bCs/>
                    <w:i/>
                    <w:iCs/>
                    <w:szCs w:val="26"/>
                  </w:rPr>
                </w:rPrChange>
              </w:rPr>
              <w:pPrChange w:id="770" w:author="Sarah Thomas" w:date="2014-03-12T11:31:00Z">
                <w:pPr>
                  <w:pStyle w:val="BodyText"/>
                  <w:numPr>
                    <w:ilvl w:val="2"/>
                    <w:numId w:val="8"/>
                  </w:numPr>
                  <w:ind w:left="720" w:hanging="720"/>
                  <w:outlineLvl w:val="2"/>
                </w:pPr>
              </w:pPrChange>
            </w:pPr>
            <w:ins w:id="771" w:author="Sarah Thomas" w:date="2014-03-12T11:19:00Z">
              <w:r w:rsidRPr="00052A34">
                <w:rPr>
                  <w:sz w:val="20"/>
                  <w:szCs w:val="20"/>
                  <w:rPrChange w:id="772" w:author="Sarah Thomas" w:date="2014-03-12T11:31:00Z">
                    <w:rPr/>
                  </w:rPrChange>
                </w:rPr>
                <w:t>OK</w:t>
              </w:r>
            </w:ins>
          </w:p>
        </w:tc>
        <w:tc>
          <w:tcPr>
            <w:tcW w:w="1312" w:type="dxa"/>
            <w:tcPrChange w:id="773" w:author="Sarah Thomas" w:date="2014-03-12T11:30:00Z">
              <w:tcPr>
                <w:tcW w:w="1420" w:type="dxa"/>
                <w:gridSpan w:val="3"/>
              </w:tcPr>
            </w:tcPrChange>
          </w:tcPr>
          <w:p w14:paraId="78BA3C41" w14:textId="08196E41" w:rsidR="002541FE" w:rsidRPr="00052A34" w:rsidRDefault="00052A34">
            <w:pPr>
              <w:pStyle w:val="BodyText"/>
              <w:jc w:val="left"/>
              <w:rPr>
                <w:ins w:id="774" w:author="Sarah Thomas" w:date="2014-03-12T11:06:00Z"/>
                <w:sz w:val="20"/>
                <w:szCs w:val="20"/>
                <w:rPrChange w:id="775" w:author="Sarah Thomas" w:date="2014-03-12T11:31:00Z">
                  <w:rPr>
                    <w:ins w:id="776" w:author="Sarah Thomas" w:date="2014-03-12T11:06:00Z"/>
                    <w:rFonts w:eastAsiaTheme="minorEastAsia" w:cstheme="majorBidi"/>
                    <w:b/>
                    <w:bCs/>
                    <w:i/>
                    <w:iCs/>
                    <w:szCs w:val="26"/>
                  </w:rPr>
                </w:rPrChange>
              </w:rPr>
              <w:pPrChange w:id="777" w:author="Sarah Thomas" w:date="2014-03-12T11:31:00Z">
                <w:pPr>
                  <w:pStyle w:val="BodyText"/>
                  <w:numPr>
                    <w:ilvl w:val="2"/>
                    <w:numId w:val="8"/>
                  </w:numPr>
                  <w:ind w:left="720" w:hanging="720"/>
                  <w:outlineLvl w:val="2"/>
                </w:pPr>
              </w:pPrChange>
            </w:pPr>
            <w:ins w:id="778" w:author="Sarah Thomas" w:date="2014-03-12T11:19:00Z">
              <w:r w:rsidRPr="00052A34">
                <w:rPr>
                  <w:sz w:val="20"/>
                  <w:szCs w:val="20"/>
                  <w:rPrChange w:id="779" w:author="Sarah Thomas" w:date="2014-03-12T11:31:00Z">
                    <w:rPr/>
                  </w:rPrChange>
                </w:rPr>
                <w:t>OK</w:t>
              </w:r>
            </w:ins>
          </w:p>
        </w:tc>
      </w:tr>
      <w:tr w:rsidR="002541FE" w14:paraId="51B37597" w14:textId="77777777" w:rsidTr="00052A34">
        <w:trPr>
          <w:ins w:id="780" w:author="Sarah Thomas" w:date="2014-03-12T11:06:00Z"/>
        </w:trPr>
        <w:tc>
          <w:tcPr>
            <w:tcW w:w="1791" w:type="dxa"/>
            <w:tcPrChange w:id="781" w:author="Sarah Thomas" w:date="2014-03-12T11:30:00Z">
              <w:tcPr>
                <w:tcW w:w="1419" w:type="dxa"/>
              </w:tcPr>
            </w:tcPrChange>
          </w:tcPr>
          <w:p w14:paraId="5D4CFC54" w14:textId="52A76943" w:rsidR="002541FE" w:rsidRPr="00052A34" w:rsidRDefault="00052A34">
            <w:pPr>
              <w:rPr>
                <w:ins w:id="782" w:author="Sarah Thomas" w:date="2014-03-12T11:06:00Z"/>
                <w:b/>
                <w:rPrChange w:id="783" w:author="Sarah Thomas" w:date="2014-03-12T11:24:00Z">
                  <w:rPr>
                    <w:ins w:id="784" w:author="Sarah Thomas" w:date="2014-03-12T11:06:00Z"/>
                    <w:rFonts w:eastAsiaTheme="minorEastAsia" w:cstheme="majorBidi"/>
                    <w:b/>
                    <w:bCs/>
                    <w:i/>
                    <w:iCs/>
                    <w:szCs w:val="26"/>
                  </w:rPr>
                </w:rPrChange>
              </w:rPr>
              <w:pPrChange w:id="785" w:author="Sarah Thomas" w:date="2014-03-12T17:41:00Z">
                <w:pPr>
                  <w:pStyle w:val="BodyText"/>
                  <w:numPr>
                    <w:ilvl w:val="2"/>
                    <w:numId w:val="8"/>
                  </w:numPr>
                  <w:ind w:left="720" w:hanging="720"/>
                  <w:outlineLvl w:val="2"/>
                </w:pPr>
              </w:pPrChange>
            </w:pPr>
            <w:ins w:id="786" w:author="Sarah Thomas" w:date="2014-03-12T11:20:00Z">
              <w:r w:rsidRPr="00052A34">
                <w:rPr>
                  <w:b/>
                  <w:rPrChange w:id="787" w:author="Sarah Thomas" w:date="2014-03-12T11:24:00Z">
                    <w:rPr/>
                  </w:rPrChange>
                </w:rPr>
                <w:t>Ease of Use</w:t>
              </w:r>
            </w:ins>
          </w:p>
        </w:tc>
        <w:tc>
          <w:tcPr>
            <w:tcW w:w="1301" w:type="dxa"/>
            <w:tcPrChange w:id="788" w:author="Sarah Thomas" w:date="2014-03-12T11:30:00Z">
              <w:tcPr>
                <w:tcW w:w="1419" w:type="dxa"/>
                <w:gridSpan w:val="3"/>
              </w:tcPr>
            </w:tcPrChange>
          </w:tcPr>
          <w:p w14:paraId="6D790F75" w14:textId="7B7E0B46" w:rsidR="002541FE" w:rsidRPr="00052A34" w:rsidRDefault="00052A34">
            <w:pPr>
              <w:pStyle w:val="BodyText"/>
              <w:jc w:val="left"/>
              <w:rPr>
                <w:ins w:id="789" w:author="Sarah Thomas" w:date="2014-03-12T11:06:00Z"/>
                <w:sz w:val="20"/>
                <w:szCs w:val="20"/>
                <w:rPrChange w:id="790" w:author="Sarah Thomas" w:date="2014-03-12T11:31:00Z">
                  <w:rPr>
                    <w:ins w:id="791" w:author="Sarah Thomas" w:date="2014-03-12T11:06:00Z"/>
                    <w:rFonts w:eastAsiaTheme="minorEastAsia" w:cstheme="majorBidi"/>
                    <w:b/>
                    <w:bCs/>
                    <w:i/>
                    <w:iCs/>
                    <w:szCs w:val="26"/>
                  </w:rPr>
                </w:rPrChange>
              </w:rPr>
              <w:pPrChange w:id="792" w:author="Sarah Thomas" w:date="2014-03-12T11:31:00Z">
                <w:pPr>
                  <w:pStyle w:val="BodyText"/>
                  <w:numPr>
                    <w:ilvl w:val="2"/>
                    <w:numId w:val="8"/>
                  </w:numPr>
                  <w:ind w:left="720" w:hanging="720"/>
                  <w:outlineLvl w:val="2"/>
                </w:pPr>
              </w:pPrChange>
            </w:pPr>
            <w:ins w:id="793" w:author="Sarah Thomas" w:date="2014-03-12T11:20:00Z">
              <w:r w:rsidRPr="00052A34">
                <w:rPr>
                  <w:sz w:val="20"/>
                  <w:szCs w:val="20"/>
                  <w:rPrChange w:id="794" w:author="Sarah Thomas" w:date="2014-03-12T11:31:00Z">
                    <w:rPr/>
                  </w:rPrChange>
                </w:rPr>
                <w:t>OK</w:t>
              </w:r>
            </w:ins>
          </w:p>
        </w:tc>
        <w:tc>
          <w:tcPr>
            <w:tcW w:w="1470" w:type="dxa"/>
            <w:tcPrChange w:id="795" w:author="Sarah Thomas" w:date="2014-03-12T11:30:00Z">
              <w:tcPr>
                <w:tcW w:w="1419" w:type="dxa"/>
                <w:gridSpan w:val="3"/>
              </w:tcPr>
            </w:tcPrChange>
          </w:tcPr>
          <w:p w14:paraId="5852FFC0" w14:textId="2D8377C3" w:rsidR="002541FE" w:rsidRPr="00052A34" w:rsidRDefault="00052A34">
            <w:pPr>
              <w:pStyle w:val="BodyText"/>
              <w:jc w:val="left"/>
              <w:rPr>
                <w:ins w:id="796" w:author="Sarah Thomas" w:date="2014-03-12T11:06:00Z"/>
                <w:sz w:val="20"/>
                <w:szCs w:val="20"/>
                <w:rPrChange w:id="797" w:author="Sarah Thomas" w:date="2014-03-12T11:31:00Z">
                  <w:rPr>
                    <w:ins w:id="798" w:author="Sarah Thomas" w:date="2014-03-12T11:06:00Z"/>
                    <w:rFonts w:eastAsiaTheme="minorEastAsia" w:cstheme="majorBidi"/>
                    <w:b/>
                    <w:bCs/>
                    <w:i/>
                    <w:iCs/>
                    <w:szCs w:val="26"/>
                  </w:rPr>
                </w:rPrChange>
              </w:rPr>
              <w:pPrChange w:id="799" w:author="Sarah Thomas" w:date="2014-03-12T11:31:00Z">
                <w:pPr>
                  <w:pStyle w:val="BodyText"/>
                  <w:numPr>
                    <w:ilvl w:val="2"/>
                    <w:numId w:val="8"/>
                  </w:numPr>
                  <w:ind w:left="720" w:hanging="720"/>
                  <w:outlineLvl w:val="2"/>
                </w:pPr>
              </w:pPrChange>
            </w:pPr>
            <w:ins w:id="800" w:author="Sarah Thomas" w:date="2014-03-12T11:20:00Z">
              <w:r w:rsidRPr="00052A34">
                <w:rPr>
                  <w:sz w:val="20"/>
                  <w:szCs w:val="20"/>
                  <w:rPrChange w:id="801" w:author="Sarah Thomas" w:date="2014-03-12T11:31:00Z">
                    <w:rPr/>
                  </w:rPrChange>
                </w:rPr>
                <w:t>OK</w:t>
              </w:r>
            </w:ins>
          </w:p>
        </w:tc>
        <w:tc>
          <w:tcPr>
            <w:tcW w:w="1302" w:type="dxa"/>
            <w:tcPrChange w:id="802" w:author="Sarah Thomas" w:date="2014-03-12T11:30:00Z">
              <w:tcPr>
                <w:tcW w:w="1419" w:type="dxa"/>
                <w:gridSpan w:val="3"/>
              </w:tcPr>
            </w:tcPrChange>
          </w:tcPr>
          <w:p w14:paraId="032A5985" w14:textId="27964D15" w:rsidR="002541FE" w:rsidRPr="00052A34" w:rsidRDefault="00052A34">
            <w:pPr>
              <w:pStyle w:val="BodyText"/>
              <w:jc w:val="left"/>
              <w:rPr>
                <w:ins w:id="803" w:author="Sarah Thomas" w:date="2014-03-12T11:06:00Z"/>
                <w:sz w:val="20"/>
                <w:szCs w:val="20"/>
                <w:rPrChange w:id="804" w:author="Sarah Thomas" w:date="2014-03-12T11:31:00Z">
                  <w:rPr>
                    <w:ins w:id="805" w:author="Sarah Thomas" w:date="2014-03-12T11:06:00Z"/>
                    <w:rFonts w:eastAsiaTheme="minorEastAsia" w:cstheme="majorBidi"/>
                    <w:b/>
                    <w:bCs/>
                    <w:i/>
                    <w:iCs/>
                    <w:szCs w:val="26"/>
                  </w:rPr>
                </w:rPrChange>
              </w:rPr>
              <w:pPrChange w:id="806" w:author="Sarah Thomas" w:date="2014-03-12T11:31:00Z">
                <w:pPr>
                  <w:pStyle w:val="BodyText"/>
                  <w:numPr>
                    <w:ilvl w:val="2"/>
                    <w:numId w:val="8"/>
                  </w:numPr>
                  <w:ind w:left="720" w:hanging="720"/>
                  <w:outlineLvl w:val="2"/>
                </w:pPr>
              </w:pPrChange>
            </w:pPr>
            <w:ins w:id="807" w:author="Sarah Thomas" w:date="2014-03-12T11:20:00Z">
              <w:r w:rsidRPr="00052A34">
                <w:rPr>
                  <w:sz w:val="20"/>
                  <w:szCs w:val="20"/>
                  <w:rPrChange w:id="808" w:author="Sarah Thomas" w:date="2014-03-12T11:31:00Z">
                    <w:rPr/>
                  </w:rPrChange>
                </w:rPr>
                <w:t>Harder</w:t>
              </w:r>
            </w:ins>
          </w:p>
        </w:tc>
        <w:tc>
          <w:tcPr>
            <w:tcW w:w="1340" w:type="dxa"/>
            <w:tcPrChange w:id="809" w:author="Sarah Thomas" w:date="2014-03-12T11:30:00Z">
              <w:tcPr>
                <w:tcW w:w="1420" w:type="dxa"/>
                <w:gridSpan w:val="3"/>
              </w:tcPr>
            </w:tcPrChange>
          </w:tcPr>
          <w:p w14:paraId="0AB904F5" w14:textId="4C17DEEB" w:rsidR="002541FE" w:rsidRPr="00052A34" w:rsidRDefault="00052A34">
            <w:pPr>
              <w:pStyle w:val="BodyText"/>
              <w:jc w:val="left"/>
              <w:rPr>
                <w:ins w:id="810" w:author="Sarah Thomas" w:date="2014-03-12T11:06:00Z"/>
                <w:sz w:val="20"/>
                <w:szCs w:val="20"/>
                <w:rPrChange w:id="811" w:author="Sarah Thomas" w:date="2014-03-12T11:31:00Z">
                  <w:rPr>
                    <w:ins w:id="812" w:author="Sarah Thomas" w:date="2014-03-12T11:06:00Z"/>
                    <w:rFonts w:eastAsiaTheme="minorEastAsia" w:cstheme="majorBidi"/>
                    <w:b/>
                    <w:bCs/>
                    <w:i/>
                    <w:iCs/>
                    <w:szCs w:val="26"/>
                  </w:rPr>
                </w:rPrChange>
              </w:rPr>
              <w:pPrChange w:id="813" w:author="Sarah Thomas" w:date="2014-03-12T11:31:00Z">
                <w:pPr>
                  <w:pStyle w:val="BodyText"/>
                  <w:numPr>
                    <w:ilvl w:val="2"/>
                    <w:numId w:val="8"/>
                  </w:numPr>
                  <w:ind w:left="720" w:hanging="720"/>
                  <w:outlineLvl w:val="2"/>
                </w:pPr>
              </w:pPrChange>
            </w:pPr>
            <w:ins w:id="814" w:author="Sarah Thomas" w:date="2014-03-12T11:20:00Z">
              <w:r w:rsidRPr="00052A34">
                <w:rPr>
                  <w:sz w:val="20"/>
                  <w:szCs w:val="20"/>
                  <w:rPrChange w:id="815" w:author="Sarah Thomas" w:date="2014-03-12T11:31:00Z">
                    <w:rPr/>
                  </w:rPrChange>
                </w:rPr>
                <w:t>Easy</w:t>
              </w:r>
            </w:ins>
          </w:p>
        </w:tc>
        <w:tc>
          <w:tcPr>
            <w:tcW w:w="1312" w:type="dxa"/>
            <w:tcPrChange w:id="816" w:author="Sarah Thomas" w:date="2014-03-12T11:30:00Z">
              <w:tcPr>
                <w:tcW w:w="1420" w:type="dxa"/>
                <w:gridSpan w:val="3"/>
              </w:tcPr>
            </w:tcPrChange>
          </w:tcPr>
          <w:p w14:paraId="76FFE2FA" w14:textId="4ACFB15E" w:rsidR="002541FE" w:rsidRPr="00052A34" w:rsidRDefault="00052A34">
            <w:pPr>
              <w:pStyle w:val="BodyText"/>
              <w:jc w:val="left"/>
              <w:rPr>
                <w:ins w:id="817" w:author="Sarah Thomas" w:date="2014-03-12T11:06:00Z"/>
                <w:sz w:val="20"/>
                <w:szCs w:val="20"/>
                <w:rPrChange w:id="818" w:author="Sarah Thomas" w:date="2014-03-12T11:31:00Z">
                  <w:rPr>
                    <w:ins w:id="819" w:author="Sarah Thomas" w:date="2014-03-12T11:06:00Z"/>
                    <w:rFonts w:eastAsiaTheme="minorEastAsia" w:cstheme="majorBidi"/>
                    <w:b/>
                    <w:bCs/>
                    <w:i/>
                    <w:iCs/>
                    <w:szCs w:val="26"/>
                  </w:rPr>
                </w:rPrChange>
              </w:rPr>
              <w:pPrChange w:id="820" w:author="Sarah Thomas" w:date="2014-03-12T11:31:00Z">
                <w:pPr>
                  <w:pStyle w:val="BodyText"/>
                  <w:numPr>
                    <w:ilvl w:val="2"/>
                    <w:numId w:val="8"/>
                  </w:numPr>
                  <w:ind w:left="720" w:hanging="720"/>
                  <w:outlineLvl w:val="2"/>
                </w:pPr>
              </w:pPrChange>
            </w:pPr>
            <w:ins w:id="821" w:author="Sarah Thomas" w:date="2014-03-12T11:21:00Z">
              <w:r w:rsidRPr="00052A34">
                <w:rPr>
                  <w:sz w:val="20"/>
                  <w:szCs w:val="20"/>
                  <w:rPrChange w:id="822" w:author="Sarah Thomas" w:date="2014-03-12T11:31:00Z">
                    <w:rPr/>
                  </w:rPrChange>
                </w:rPr>
                <w:t>OK</w:t>
              </w:r>
            </w:ins>
          </w:p>
        </w:tc>
      </w:tr>
      <w:tr w:rsidR="00052A34" w14:paraId="0B26D676" w14:textId="77777777" w:rsidTr="00052A34">
        <w:trPr>
          <w:ins w:id="823" w:author="Sarah Thomas" w:date="2014-03-12T11:30:00Z"/>
        </w:trPr>
        <w:tc>
          <w:tcPr>
            <w:tcW w:w="1791" w:type="dxa"/>
          </w:tcPr>
          <w:p w14:paraId="345DA716" w14:textId="77777777" w:rsidR="00052A34" w:rsidRPr="00400ED9" w:rsidRDefault="00052A34">
            <w:pPr>
              <w:rPr>
                <w:ins w:id="824" w:author="Sarah Thomas" w:date="2014-03-12T11:30:00Z"/>
                <w:rFonts w:eastAsiaTheme="minorEastAsia"/>
                <w:b/>
              </w:rPr>
              <w:pPrChange w:id="825" w:author="Sarah Thomas" w:date="2014-03-12T17:41:00Z">
                <w:pPr>
                  <w:pStyle w:val="BodyText"/>
                </w:pPr>
              </w:pPrChange>
            </w:pPr>
            <w:ins w:id="826"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827" w:author="Sarah Thomas" w:date="2014-03-12T11:30:00Z"/>
                <w:sz w:val="20"/>
                <w:szCs w:val="20"/>
                <w:rPrChange w:id="828" w:author="Sarah Thomas" w:date="2014-03-12T11:31:00Z">
                  <w:rPr>
                    <w:ins w:id="829" w:author="Sarah Thomas" w:date="2014-03-12T11:30:00Z"/>
                    <w:rFonts w:eastAsiaTheme="minorEastAsia" w:cstheme="majorBidi"/>
                    <w:b/>
                    <w:bCs/>
                    <w:i/>
                    <w:iCs/>
                    <w:szCs w:val="26"/>
                  </w:rPr>
                </w:rPrChange>
              </w:rPr>
              <w:pPrChange w:id="830" w:author="Sarah Thomas" w:date="2014-03-12T11:31:00Z">
                <w:pPr>
                  <w:pStyle w:val="BodyText"/>
                  <w:numPr>
                    <w:ilvl w:val="2"/>
                    <w:numId w:val="8"/>
                  </w:numPr>
                  <w:ind w:left="720" w:hanging="720"/>
                  <w:outlineLvl w:val="2"/>
                </w:pPr>
              </w:pPrChange>
            </w:pPr>
            <w:proofErr w:type="spellStart"/>
            <w:ins w:id="831" w:author="Sarah Thomas" w:date="2014-03-12T11:30:00Z">
              <w:r w:rsidRPr="00052A34">
                <w:rPr>
                  <w:sz w:val="20"/>
                  <w:szCs w:val="20"/>
                  <w:rPrChange w:id="832" w:author="Sarah Thomas" w:date="2014-03-12T11:31:00Z">
                    <w:rPr/>
                  </w:rPrChange>
                </w:rPr>
                <w:t>PHPUnit</w:t>
              </w:r>
              <w:proofErr w:type="spellEnd"/>
            </w:ins>
          </w:p>
        </w:tc>
        <w:tc>
          <w:tcPr>
            <w:tcW w:w="1470" w:type="dxa"/>
          </w:tcPr>
          <w:p w14:paraId="2F3EB9DB" w14:textId="77777777" w:rsidR="00052A34" w:rsidRPr="00052A34" w:rsidRDefault="00052A34">
            <w:pPr>
              <w:pStyle w:val="BodyText"/>
              <w:jc w:val="left"/>
              <w:rPr>
                <w:ins w:id="833" w:author="Sarah Thomas" w:date="2014-03-12T11:30:00Z"/>
                <w:sz w:val="20"/>
                <w:szCs w:val="20"/>
                <w:rPrChange w:id="834" w:author="Sarah Thomas" w:date="2014-03-12T11:31:00Z">
                  <w:rPr>
                    <w:ins w:id="835" w:author="Sarah Thomas" w:date="2014-03-12T11:30:00Z"/>
                    <w:rFonts w:eastAsiaTheme="minorEastAsia" w:cstheme="majorBidi"/>
                    <w:b/>
                    <w:bCs/>
                    <w:i/>
                    <w:iCs/>
                    <w:szCs w:val="26"/>
                  </w:rPr>
                </w:rPrChange>
              </w:rPr>
              <w:pPrChange w:id="836" w:author="Sarah Thomas" w:date="2014-03-12T11:31:00Z">
                <w:pPr>
                  <w:pStyle w:val="BodyText"/>
                  <w:numPr>
                    <w:ilvl w:val="2"/>
                    <w:numId w:val="8"/>
                  </w:numPr>
                  <w:ind w:left="720" w:hanging="720"/>
                  <w:outlineLvl w:val="2"/>
                </w:pPr>
              </w:pPrChange>
            </w:pPr>
            <w:ins w:id="837" w:author="Sarah Thomas" w:date="2014-03-12T11:30:00Z">
              <w:r w:rsidRPr="00052A34">
                <w:rPr>
                  <w:sz w:val="20"/>
                  <w:szCs w:val="20"/>
                  <w:rPrChange w:id="838" w:author="Sarah Thomas" w:date="2014-03-12T11:31:00Z">
                    <w:rPr/>
                  </w:rPrChange>
                </w:rPr>
                <w:t>No Library</w:t>
              </w:r>
            </w:ins>
          </w:p>
        </w:tc>
        <w:tc>
          <w:tcPr>
            <w:tcW w:w="1302" w:type="dxa"/>
          </w:tcPr>
          <w:p w14:paraId="146CD1F0" w14:textId="77777777" w:rsidR="00052A34" w:rsidRPr="00052A34" w:rsidRDefault="00052A34">
            <w:pPr>
              <w:pStyle w:val="BodyText"/>
              <w:jc w:val="left"/>
              <w:rPr>
                <w:ins w:id="839" w:author="Sarah Thomas" w:date="2014-03-12T11:30:00Z"/>
                <w:sz w:val="20"/>
                <w:szCs w:val="20"/>
                <w:rPrChange w:id="840" w:author="Sarah Thomas" w:date="2014-03-12T11:31:00Z">
                  <w:rPr>
                    <w:ins w:id="841" w:author="Sarah Thomas" w:date="2014-03-12T11:30:00Z"/>
                    <w:rFonts w:eastAsiaTheme="minorEastAsia" w:cstheme="majorBidi"/>
                    <w:b/>
                    <w:bCs/>
                    <w:i/>
                    <w:iCs/>
                    <w:szCs w:val="26"/>
                  </w:rPr>
                </w:rPrChange>
              </w:rPr>
              <w:pPrChange w:id="842" w:author="Sarah Thomas" w:date="2014-03-12T11:31:00Z">
                <w:pPr>
                  <w:pStyle w:val="BodyText"/>
                  <w:numPr>
                    <w:ilvl w:val="2"/>
                    <w:numId w:val="8"/>
                  </w:numPr>
                  <w:ind w:left="720" w:hanging="720"/>
                  <w:outlineLvl w:val="2"/>
                </w:pPr>
              </w:pPrChange>
            </w:pPr>
            <w:proofErr w:type="spellStart"/>
            <w:ins w:id="843" w:author="Sarah Thomas" w:date="2014-03-12T11:30:00Z">
              <w:r w:rsidRPr="00052A34">
                <w:rPr>
                  <w:sz w:val="20"/>
                  <w:szCs w:val="20"/>
                  <w:rPrChange w:id="844" w:author="Sarah Thomas" w:date="2014-03-12T11:31:00Z">
                    <w:rPr/>
                  </w:rPrChange>
                </w:rPr>
                <w:t>PHPUnit</w:t>
              </w:r>
              <w:proofErr w:type="spellEnd"/>
            </w:ins>
          </w:p>
        </w:tc>
        <w:tc>
          <w:tcPr>
            <w:tcW w:w="1340" w:type="dxa"/>
          </w:tcPr>
          <w:p w14:paraId="2DBEB3B0" w14:textId="77777777" w:rsidR="00052A34" w:rsidRPr="00052A34" w:rsidRDefault="00052A34">
            <w:pPr>
              <w:pStyle w:val="BodyText"/>
              <w:jc w:val="left"/>
              <w:rPr>
                <w:ins w:id="845" w:author="Sarah Thomas" w:date="2014-03-12T11:30:00Z"/>
                <w:sz w:val="20"/>
                <w:szCs w:val="20"/>
                <w:rPrChange w:id="846" w:author="Sarah Thomas" w:date="2014-03-12T11:31:00Z">
                  <w:rPr>
                    <w:ins w:id="847" w:author="Sarah Thomas" w:date="2014-03-12T11:30:00Z"/>
                    <w:rFonts w:eastAsiaTheme="minorEastAsia" w:cstheme="majorBidi"/>
                    <w:b/>
                    <w:bCs/>
                    <w:i/>
                    <w:iCs/>
                    <w:szCs w:val="26"/>
                  </w:rPr>
                </w:rPrChange>
              </w:rPr>
              <w:pPrChange w:id="848" w:author="Sarah Thomas" w:date="2014-03-12T11:31:00Z">
                <w:pPr>
                  <w:pStyle w:val="BodyText"/>
                  <w:numPr>
                    <w:ilvl w:val="2"/>
                    <w:numId w:val="8"/>
                  </w:numPr>
                  <w:ind w:left="720" w:hanging="720"/>
                  <w:outlineLvl w:val="2"/>
                </w:pPr>
              </w:pPrChange>
            </w:pPr>
            <w:proofErr w:type="spellStart"/>
            <w:ins w:id="849" w:author="Sarah Thomas" w:date="2014-03-12T11:30:00Z">
              <w:r w:rsidRPr="00052A34">
                <w:rPr>
                  <w:sz w:val="20"/>
                  <w:szCs w:val="20"/>
                  <w:rPrChange w:id="850" w:author="Sarah Thomas" w:date="2014-03-12T11:31:00Z">
                    <w:rPr/>
                  </w:rPrChange>
                </w:rPr>
                <w:t>PHPUnit</w:t>
              </w:r>
              <w:proofErr w:type="spellEnd"/>
            </w:ins>
          </w:p>
        </w:tc>
        <w:tc>
          <w:tcPr>
            <w:tcW w:w="1312" w:type="dxa"/>
          </w:tcPr>
          <w:p w14:paraId="08003611" w14:textId="77777777" w:rsidR="00052A34" w:rsidRPr="00052A34" w:rsidRDefault="00052A34">
            <w:pPr>
              <w:pStyle w:val="BodyText"/>
              <w:keepNext/>
              <w:jc w:val="left"/>
              <w:rPr>
                <w:ins w:id="851" w:author="Sarah Thomas" w:date="2014-03-12T11:30:00Z"/>
                <w:sz w:val="20"/>
                <w:szCs w:val="20"/>
                <w:rPrChange w:id="852" w:author="Sarah Thomas" w:date="2014-03-12T11:31:00Z">
                  <w:rPr>
                    <w:ins w:id="853" w:author="Sarah Thomas" w:date="2014-03-12T11:30:00Z"/>
                    <w:rFonts w:eastAsiaTheme="minorEastAsia" w:cstheme="majorBidi"/>
                    <w:b/>
                    <w:bCs/>
                    <w:i/>
                    <w:iCs/>
                    <w:szCs w:val="26"/>
                  </w:rPr>
                </w:rPrChange>
              </w:rPr>
              <w:pPrChange w:id="854" w:author="Sarah Thomas" w:date="2014-03-12T11:31:00Z">
                <w:pPr>
                  <w:pStyle w:val="BodyText"/>
                  <w:keepNext/>
                  <w:numPr>
                    <w:ilvl w:val="2"/>
                    <w:numId w:val="8"/>
                  </w:numPr>
                  <w:ind w:left="720" w:hanging="720"/>
                  <w:outlineLvl w:val="2"/>
                </w:pPr>
              </w:pPrChange>
            </w:pPr>
            <w:proofErr w:type="spellStart"/>
            <w:ins w:id="855" w:author="Sarah Thomas" w:date="2014-03-12T11:30:00Z">
              <w:r w:rsidRPr="00052A34">
                <w:rPr>
                  <w:sz w:val="20"/>
                  <w:szCs w:val="20"/>
                  <w:rPrChange w:id="856" w:author="Sarah Thomas" w:date="2014-03-12T11:31:00Z">
                    <w:rPr/>
                  </w:rPrChange>
                </w:rPr>
                <w:t>PHPUnit</w:t>
              </w:r>
              <w:proofErr w:type="spellEnd"/>
            </w:ins>
          </w:p>
        </w:tc>
      </w:tr>
      <w:tr w:rsidR="00052A34" w14:paraId="100D2F65" w14:textId="77777777" w:rsidTr="00052A34">
        <w:trPr>
          <w:ins w:id="857" w:author="Sarah Thomas" w:date="2014-03-12T11:30:00Z"/>
        </w:trPr>
        <w:tc>
          <w:tcPr>
            <w:tcW w:w="1791" w:type="dxa"/>
          </w:tcPr>
          <w:p w14:paraId="35C6E3DB" w14:textId="64DFDCF4" w:rsidR="00052A34" w:rsidRPr="00052A34" w:rsidRDefault="00052A34">
            <w:pPr>
              <w:rPr>
                <w:ins w:id="858" w:author="Sarah Thomas" w:date="2014-03-12T11:30:00Z"/>
                <w:b/>
                <w:rPrChange w:id="859" w:author="Sarah Thomas" w:date="2014-03-12T11:24:00Z">
                  <w:rPr>
                    <w:ins w:id="860" w:author="Sarah Thomas" w:date="2014-03-12T11:30:00Z"/>
                    <w:rFonts w:eastAsiaTheme="majorEastAsia" w:cstheme="majorBidi"/>
                    <w:b/>
                    <w:bCs/>
                    <w:i/>
                    <w:iCs/>
                    <w:szCs w:val="26"/>
                  </w:rPr>
                </w:rPrChange>
              </w:rPr>
              <w:pPrChange w:id="861" w:author="Sarah Thomas" w:date="2014-03-12T17:41:00Z">
                <w:pPr>
                  <w:pStyle w:val="BodyText"/>
                  <w:numPr>
                    <w:ilvl w:val="2"/>
                    <w:numId w:val="8"/>
                  </w:numPr>
                  <w:ind w:left="720" w:hanging="720"/>
                  <w:outlineLvl w:val="2"/>
                </w:pPr>
              </w:pPrChange>
            </w:pPr>
            <w:ins w:id="862" w:author="Sarah Thomas" w:date="2014-03-12T11:30:00Z">
              <w:r>
                <w:rPr>
                  <w:b/>
                </w:rPr>
                <w:t>Problems</w:t>
              </w:r>
            </w:ins>
          </w:p>
        </w:tc>
        <w:tc>
          <w:tcPr>
            <w:tcW w:w="1301" w:type="dxa"/>
          </w:tcPr>
          <w:p w14:paraId="2A2028D8" w14:textId="5590508A" w:rsidR="00052A34" w:rsidRPr="00052A34" w:rsidRDefault="00052A34">
            <w:pPr>
              <w:pStyle w:val="BodyText"/>
              <w:jc w:val="left"/>
              <w:rPr>
                <w:ins w:id="863" w:author="Sarah Thomas" w:date="2014-03-12T11:30:00Z"/>
                <w:sz w:val="20"/>
                <w:szCs w:val="20"/>
                <w:rPrChange w:id="864" w:author="Sarah Thomas" w:date="2014-03-12T11:31:00Z">
                  <w:rPr>
                    <w:ins w:id="865" w:author="Sarah Thomas" w:date="2014-03-12T11:30:00Z"/>
                    <w:rFonts w:eastAsiaTheme="minorEastAsia" w:cstheme="majorBidi"/>
                    <w:b/>
                    <w:bCs/>
                    <w:i/>
                    <w:iCs/>
                    <w:szCs w:val="26"/>
                  </w:rPr>
                </w:rPrChange>
              </w:rPr>
              <w:pPrChange w:id="866" w:author="Sarah Thomas" w:date="2014-03-12T11:31:00Z">
                <w:pPr>
                  <w:pStyle w:val="BodyText"/>
                  <w:numPr>
                    <w:ilvl w:val="2"/>
                    <w:numId w:val="8"/>
                  </w:numPr>
                  <w:ind w:left="720" w:hanging="720"/>
                  <w:outlineLvl w:val="2"/>
                </w:pPr>
              </w:pPrChange>
            </w:pPr>
            <w:ins w:id="867"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868" w:author="Sarah Thomas" w:date="2014-03-12T11:30:00Z"/>
                <w:sz w:val="20"/>
                <w:szCs w:val="20"/>
                <w:rPrChange w:id="869" w:author="Sarah Thomas" w:date="2014-03-12T11:31:00Z">
                  <w:rPr>
                    <w:ins w:id="870" w:author="Sarah Thomas" w:date="2014-03-12T11:30:00Z"/>
                    <w:rFonts w:eastAsiaTheme="minorEastAsia" w:cstheme="majorBidi"/>
                    <w:b/>
                    <w:bCs/>
                    <w:i/>
                    <w:iCs/>
                    <w:szCs w:val="26"/>
                  </w:rPr>
                </w:rPrChange>
              </w:rPr>
              <w:pPrChange w:id="871" w:author="Sarah Thomas" w:date="2014-03-12T11:31:00Z">
                <w:pPr>
                  <w:pStyle w:val="BodyText"/>
                  <w:numPr>
                    <w:ilvl w:val="2"/>
                    <w:numId w:val="8"/>
                  </w:numPr>
                  <w:ind w:left="720" w:hanging="720"/>
                  <w:outlineLvl w:val="2"/>
                </w:pPr>
              </w:pPrChange>
            </w:pPr>
            <w:ins w:id="872" w:author="Sarah Thomas" w:date="2014-03-12T11:30:00Z">
              <w:r w:rsidRPr="00052A34">
                <w:rPr>
                  <w:sz w:val="20"/>
                  <w:szCs w:val="20"/>
                  <w:rPrChange w:id="873"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874" w:author="Sarah Thomas" w:date="2014-03-12T11:30:00Z"/>
                <w:sz w:val="20"/>
                <w:szCs w:val="20"/>
                <w:rPrChange w:id="875" w:author="Sarah Thomas" w:date="2014-03-12T11:31:00Z">
                  <w:rPr>
                    <w:ins w:id="876" w:author="Sarah Thomas" w:date="2014-03-12T11:30:00Z"/>
                    <w:rFonts w:eastAsiaTheme="minorEastAsia" w:cstheme="majorBidi"/>
                    <w:b/>
                    <w:bCs/>
                    <w:i/>
                    <w:iCs/>
                    <w:szCs w:val="26"/>
                  </w:rPr>
                </w:rPrChange>
              </w:rPr>
              <w:pPrChange w:id="877" w:author="Sarah Thomas" w:date="2014-03-12T11:31:00Z">
                <w:pPr>
                  <w:pStyle w:val="BodyText"/>
                  <w:numPr>
                    <w:ilvl w:val="2"/>
                    <w:numId w:val="8"/>
                  </w:numPr>
                  <w:ind w:left="720" w:hanging="720"/>
                  <w:outlineLvl w:val="2"/>
                </w:pPr>
              </w:pPrChange>
            </w:pPr>
            <w:ins w:id="878" w:author="Sarah Thomas" w:date="2014-03-12T11:30:00Z">
              <w:r w:rsidRPr="00052A34">
                <w:rPr>
                  <w:sz w:val="20"/>
                  <w:szCs w:val="20"/>
                  <w:rPrChange w:id="879" w:author="Sarah Thomas" w:date="2014-03-12T11:31:00Z">
                    <w:rPr/>
                  </w:rPrChange>
                </w:rPr>
                <w:t>Not Free</w:t>
              </w:r>
            </w:ins>
          </w:p>
        </w:tc>
        <w:tc>
          <w:tcPr>
            <w:tcW w:w="1340" w:type="dxa"/>
          </w:tcPr>
          <w:p w14:paraId="01628909" w14:textId="71236E90" w:rsidR="00052A34" w:rsidRPr="00052A34" w:rsidRDefault="00052A34">
            <w:pPr>
              <w:pStyle w:val="BodyText"/>
              <w:jc w:val="left"/>
              <w:rPr>
                <w:ins w:id="880" w:author="Sarah Thomas" w:date="2014-03-12T11:30:00Z"/>
                <w:sz w:val="20"/>
                <w:szCs w:val="20"/>
                <w:rPrChange w:id="881" w:author="Sarah Thomas" w:date="2014-03-12T11:31:00Z">
                  <w:rPr>
                    <w:ins w:id="882" w:author="Sarah Thomas" w:date="2014-03-12T11:30:00Z"/>
                    <w:rFonts w:eastAsiaTheme="minorEastAsia" w:cstheme="majorBidi"/>
                    <w:b/>
                    <w:bCs/>
                    <w:i/>
                    <w:iCs/>
                    <w:szCs w:val="26"/>
                  </w:rPr>
                </w:rPrChange>
              </w:rPr>
              <w:pPrChange w:id="883" w:author="Sarah Thomas" w:date="2014-03-12T11:31:00Z">
                <w:pPr>
                  <w:pStyle w:val="BodyText"/>
                  <w:numPr>
                    <w:ilvl w:val="2"/>
                    <w:numId w:val="8"/>
                  </w:numPr>
                  <w:ind w:left="720" w:hanging="720"/>
                  <w:outlineLvl w:val="2"/>
                </w:pPr>
              </w:pPrChange>
            </w:pPr>
            <w:ins w:id="884"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885" w:author="Sarah Thomas" w:date="2014-03-12T11:30:00Z"/>
                <w:sz w:val="20"/>
                <w:szCs w:val="20"/>
                <w:rPrChange w:id="886" w:author="Sarah Thomas" w:date="2014-03-12T11:31:00Z">
                  <w:rPr>
                    <w:ins w:id="887" w:author="Sarah Thomas" w:date="2014-03-12T11:30:00Z"/>
                    <w:rFonts w:eastAsiaTheme="minorEastAsia"/>
                  </w:rPr>
                </w:rPrChange>
              </w:rPr>
              <w:pPrChange w:id="888" w:author="Sarah Thomas" w:date="2014-03-12T11:31:00Z">
                <w:pPr>
                  <w:pStyle w:val="BodyText"/>
                  <w:keepNext/>
                </w:pPr>
              </w:pPrChange>
            </w:pPr>
          </w:p>
        </w:tc>
      </w:tr>
      <w:tr w:rsidR="00052A34" w14:paraId="5DC37EE5" w14:textId="77777777" w:rsidTr="00052A34">
        <w:trPr>
          <w:ins w:id="889" w:author="Sarah Thomas" w:date="2014-03-12T11:30:00Z"/>
        </w:trPr>
        <w:tc>
          <w:tcPr>
            <w:tcW w:w="1791" w:type="dxa"/>
            <w:tcPrChange w:id="890" w:author="Sarah Thomas" w:date="2014-03-12T11:30:00Z">
              <w:tcPr>
                <w:tcW w:w="1696" w:type="dxa"/>
                <w:gridSpan w:val="2"/>
              </w:tcPr>
            </w:tcPrChange>
          </w:tcPr>
          <w:p w14:paraId="0503FC83" w14:textId="77557768" w:rsidR="00052A34" w:rsidRPr="00052A34" w:rsidRDefault="00052A34">
            <w:pPr>
              <w:rPr>
                <w:ins w:id="891" w:author="Sarah Thomas" w:date="2014-03-12T11:30:00Z"/>
                <w:b/>
                <w:rPrChange w:id="892" w:author="Sarah Thomas" w:date="2014-03-12T11:24:00Z">
                  <w:rPr>
                    <w:ins w:id="893" w:author="Sarah Thomas" w:date="2014-03-12T11:30:00Z"/>
                    <w:rFonts w:eastAsiaTheme="majorEastAsia" w:cstheme="majorBidi"/>
                    <w:b/>
                    <w:bCs/>
                    <w:iCs/>
                    <w:szCs w:val="26"/>
                  </w:rPr>
                </w:rPrChange>
              </w:rPr>
              <w:pPrChange w:id="894" w:author="Sarah Thomas" w:date="2014-03-12T17:41:00Z">
                <w:pPr>
                  <w:pStyle w:val="BodyText"/>
                  <w:numPr>
                    <w:ilvl w:val="2"/>
                    <w:numId w:val="8"/>
                  </w:numPr>
                  <w:ind w:left="720" w:hanging="720"/>
                  <w:outlineLvl w:val="2"/>
                </w:pPr>
              </w:pPrChange>
            </w:pPr>
            <w:ins w:id="895" w:author="Sarah Thomas" w:date="2014-03-12T11:32:00Z">
              <w:r>
                <w:rPr>
                  <w:b/>
                </w:rPr>
                <w:t>Advantages</w:t>
              </w:r>
            </w:ins>
          </w:p>
        </w:tc>
        <w:tc>
          <w:tcPr>
            <w:tcW w:w="1301" w:type="dxa"/>
            <w:tcPrChange w:id="896" w:author="Sarah Thomas" w:date="2014-03-12T11:30:00Z">
              <w:tcPr>
                <w:tcW w:w="1347" w:type="dxa"/>
                <w:gridSpan w:val="3"/>
              </w:tcPr>
            </w:tcPrChange>
          </w:tcPr>
          <w:p w14:paraId="04FAEDE2" w14:textId="24D2BC9B" w:rsidR="00052A34" w:rsidRPr="00052A34" w:rsidRDefault="00052A34">
            <w:pPr>
              <w:pStyle w:val="BodyText"/>
              <w:jc w:val="left"/>
              <w:rPr>
                <w:ins w:id="897" w:author="Sarah Thomas" w:date="2014-03-12T11:30:00Z"/>
                <w:sz w:val="20"/>
                <w:szCs w:val="20"/>
                <w:rPrChange w:id="898" w:author="Sarah Thomas" w:date="2014-03-12T11:31:00Z">
                  <w:rPr>
                    <w:ins w:id="899" w:author="Sarah Thomas" w:date="2014-03-12T11:30:00Z"/>
                    <w:rFonts w:eastAsiaTheme="minorEastAsia" w:cstheme="majorBidi"/>
                    <w:b/>
                    <w:bCs/>
                    <w:i/>
                    <w:iCs/>
                    <w:szCs w:val="26"/>
                  </w:rPr>
                </w:rPrChange>
              </w:rPr>
              <w:pPrChange w:id="900" w:author="Sarah Thomas" w:date="2014-03-12T11:31:00Z">
                <w:pPr>
                  <w:pStyle w:val="BodyText"/>
                  <w:numPr>
                    <w:ilvl w:val="2"/>
                    <w:numId w:val="8"/>
                  </w:numPr>
                  <w:ind w:left="720" w:hanging="720"/>
                  <w:outlineLvl w:val="2"/>
                </w:pPr>
              </w:pPrChange>
            </w:pPr>
            <w:ins w:id="901" w:author="Sarah Thomas" w:date="2014-03-12T11:32:00Z">
              <w:r>
                <w:rPr>
                  <w:sz w:val="20"/>
                  <w:szCs w:val="20"/>
                </w:rPr>
                <w:t>Very popular and well rated</w:t>
              </w:r>
            </w:ins>
          </w:p>
        </w:tc>
        <w:tc>
          <w:tcPr>
            <w:tcW w:w="1470" w:type="dxa"/>
            <w:tcPrChange w:id="902" w:author="Sarah Thomas" w:date="2014-03-12T11:30:00Z">
              <w:tcPr>
                <w:tcW w:w="1410" w:type="dxa"/>
                <w:gridSpan w:val="3"/>
              </w:tcPr>
            </w:tcPrChange>
          </w:tcPr>
          <w:p w14:paraId="2984A4BC" w14:textId="439A4878" w:rsidR="00052A34" w:rsidRPr="00052A34" w:rsidRDefault="00052A34">
            <w:pPr>
              <w:pStyle w:val="BodyText"/>
              <w:jc w:val="left"/>
              <w:rPr>
                <w:ins w:id="903" w:author="Sarah Thomas" w:date="2014-03-12T11:30:00Z"/>
                <w:sz w:val="20"/>
                <w:szCs w:val="20"/>
                <w:rPrChange w:id="904" w:author="Sarah Thomas" w:date="2014-03-12T11:31:00Z">
                  <w:rPr>
                    <w:ins w:id="905" w:author="Sarah Thomas" w:date="2014-03-12T11:30:00Z"/>
                    <w:rFonts w:eastAsiaTheme="minorEastAsia" w:cstheme="majorBidi"/>
                    <w:b/>
                    <w:bCs/>
                    <w:i/>
                    <w:iCs/>
                    <w:szCs w:val="26"/>
                  </w:rPr>
                </w:rPrChange>
              </w:rPr>
              <w:pPrChange w:id="906" w:author="Sarah Thomas" w:date="2014-03-12T11:31:00Z">
                <w:pPr>
                  <w:pStyle w:val="BodyText"/>
                  <w:numPr>
                    <w:ilvl w:val="2"/>
                    <w:numId w:val="8"/>
                  </w:numPr>
                  <w:ind w:left="720" w:hanging="720"/>
                  <w:outlineLvl w:val="2"/>
                </w:pPr>
              </w:pPrChange>
            </w:pPr>
            <w:ins w:id="907" w:author="Sarah Thomas" w:date="2014-03-12T11:32:00Z">
              <w:r>
                <w:rPr>
                  <w:sz w:val="20"/>
                  <w:szCs w:val="20"/>
                </w:rPr>
                <w:t>Good community support</w:t>
              </w:r>
            </w:ins>
          </w:p>
        </w:tc>
        <w:tc>
          <w:tcPr>
            <w:tcW w:w="1302" w:type="dxa"/>
            <w:tcPrChange w:id="908" w:author="Sarah Thomas" w:date="2014-03-12T11:30:00Z">
              <w:tcPr>
                <w:tcW w:w="1348" w:type="dxa"/>
                <w:gridSpan w:val="4"/>
              </w:tcPr>
            </w:tcPrChange>
          </w:tcPr>
          <w:p w14:paraId="60B08B86" w14:textId="77777777" w:rsidR="00052A34" w:rsidRPr="00052A34" w:rsidRDefault="00052A34">
            <w:pPr>
              <w:pStyle w:val="BodyText"/>
              <w:jc w:val="left"/>
              <w:rPr>
                <w:ins w:id="909" w:author="Sarah Thomas" w:date="2014-03-12T11:30:00Z"/>
                <w:sz w:val="20"/>
                <w:szCs w:val="20"/>
                <w:rPrChange w:id="910" w:author="Sarah Thomas" w:date="2014-03-12T11:31:00Z">
                  <w:rPr>
                    <w:ins w:id="911" w:author="Sarah Thomas" w:date="2014-03-12T11:30:00Z"/>
                    <w:rFonts w:eastAsiaTheme="minorEastAsia"/>
                  </w:rPr>
                </w:rPrChange>
              </w:rPr>
              <w:pPrChange w:id="912" w:author="Sarah Thomas" w:date="2014-03-12T11:31:00Z">
                <w:pPr>
                  <w:pStyle w:val="BodyText"/>
                </w:pPr>
              </w:pPrChange>
            </w:pPr>
          </w:p>
        </w:tc>
        <w:tc>
          <w:tcPr>
            <w:tcW w:w="1340" w:type="dxa"/>
            <w:tcPrChange w:id="913" w:author="Sarah Thomas" w:date="2014-03-12T11:30:00Z">
              <w:tcPr>
                <w:tcW w:w="1363" w:type="dxa"/>
                <w:gridSpan w:val="3"/>
              </w:tcPr>
            </w:tcPrChange>
          </w:tcPr>
          <w:p w14:paraId="6FE57B9A" w14:textId="10DB0C59" w:rsidR="00052A34" w:rsidRPr="00052A34" w:rsidRDefault="00052A34">
            <w:pPr>
              <w:pStyle w:val="BodyText"/>
              <w:jc w:val="left"/>
              <w:rPr>
                <w:ins w:id="914" w:author="Sarah Thomas" w:date="2014-03-12T11:30:00Z"/>
                <w:sz w:val="20"/>
                <w:szCs w:val="20"/>
                <w:rPrChange w:id="915" w:author="Sarah Thomas" w:date="2014-03-12T11:31:00Z">
                  <w:rPr>
                    <w:ins w:id="916" w:author="Sarah Thomas" w:date="2014-03-12T11:30:00Z"/>
                    <w:rFonts w:eastAsiaTheme="minorEastAsia" w:cstheme="majorBidi"/>
                    <w:b/>
                    <w:bCs/>
                    <w:i/>
                    <w:iCs/>
                    <w:szCs w:val="26"/>
                  </w:rPr>
                </w:rPrChange>
              </w:rPr>
              <w:pPrChange w:id="917" w:author="Sarah Thomas" w:date="2014-03-12T11:31:00Z">
                <w:pPr>
                  <w:pStyle w:val="BodyText"/>
                  <w:numPr>
                    <w:ilvl w:val="2"/>
                    <w:numId w:val="8"/>
                  </w:numPr>
                  <w:ind w:left="720" w:hanging="720"/>
                  <w:outlineLvl w:val="2"/>
                </w:pPr>
              </w:pPrChange>
            </w:pPr>
            <w:ins w:id="918" w:author="Sarah Thomas" w:date="2014-03-12T11:33:00Z">
              <w:r>
                <w:rPr>
                  <w:sz w:val="20"/>
                  <w:szCs w:val="20"/>
                </w:rPr>
                <w:t>Easy to use and install</w:t>
              </w:r>
            </w:ins>
          </w:p>
        </w:tc>
        <w:tc>
          <w:tcPr>
            <w:tcW w:w="1312" w:type="dxa"/>
            <w:tcPrChange w:id="919" w:author="Sarah Thomas" w:date="2014-03-12T11:30:00Z">
              <w:tcPr>
                <w:tcW w:w="1352" w:type="dxa"/>
              </w:tcPr>
            </w:tcPrChange>
          </w:tcPr>
          <w:p w14:paraId="51C3C0AD" w14:textId="77777777" w:rsidR="00052A34" w:rsidRPr="00052A34" w:rsidRDefault="00052A34">
            <w:pPr>
              <w:pStyle w:val="BodyText"/>
              <w:keepNext/>
              <w:jc w:val="left"/>
              <w:rPr>
                <w:ins w:id="920" w:author="Sarah Thomas" w:date="2014-03-12T11:30:00Z"/>
                <w:sz w:val="20"/>
                <w:szCs w:val="20"/>
                <w:rPrChange w:id="921" w:author="Sarah Thomas" w:date="2014-03-12T11:31:00Z">
                  <w:rPr>
                    <w:ins w:id="922" w:author="Sarah Thomas" w:date="2014-03-12T11:30:00Z"/>
                    <w:rFonts w:eastAsiaTheme="minorEastAsia"/>
                  </w:rPr>
                </w:rPrChange>
              </w:rPr>
              <w:pPrChange w:id="923" w:author="Sarah Thomas" w:date="2014-03-12T11:31:00Z">
                <w:pPr>
                  <w:pStyle w:val="BodyText"/>
                  <w:keepNext/>
                </w:pPr>
              </w:pPrChange>
            </w:pPr>
          </w:p>
        </w:tc>
      </w:tr>
    </w:tbl>
    <w:p w14:paraId="034FC1F3" w14:textId="6507E040" w:rsidR="002541FE" w:rsidRDefault="00052A34">
      <w:pPr>
        <w:pStyle w:val="Caption"/>
        <w:rPr>
          <w:ins w:id="924" w:author="Sarah Thomas" w:date="2014-03-12T11:29:00Z"/>
        </w:rPr>
        <w:pPrChange w:id="925" w:author="Sarah Thomas" w:date="2014-03-12T11:25:00Z">
          <w:pPr>
            <w:widowControl w:val="0"/>
            <w:numPr>
              <w:numId w:val="51"/>
            </w:numPr>
            <w:tabs>
              <w:tab w:val="left" w:pos="220"/>
              <w:tab w:val="left" w:pos="720"/>
            </w:tabs>
            <w:autoSpaceDE w:val="0"/>
            <w:autoSpaceDN w:val="0"/>
            <w:adjustRightInd w:val="0"/>
            <w:ind w:left="720" w:hanging="720"/>
          </w:pPr>
        </w:pPrChange>
      </w:pPr>
      <w:bookmarkStart w:id="926" w:name="_Ref256243061"/>
      <w:ins w:id="927" w:author="Sarah Thomas" w:date="2014-03-12T11:25:00Z">
        <w:r>
          <w:t xml:space="preserve">Table </w:t>
        </w:r>
        <w:r>
          <w:fldChar w:fldCharType="begin"/>
        </w:r>
        <w:r>
          <w:instrText xml:space="preserve"> SEQ Table \* ARABIC </w:instrText>
        </w:r>
      </w:ins>
      <w:r>
        <w:fldChar w:fldCharType="separate"/>
      </w:r>
      <w:ins w:id="928" w:author="Sarah Thomas" w:date="2014-03-12T11:25:00Z">
        <w:r>
          <w:rPr>
            <w:noProof/>
          </w:rPr>
          <w:t>2</w:t>
        </w:r>
        <w:r>
          <w:fldChar w:fldCharType="end"/>
        </w:r>
        <w:r>
          <w:t xml:space="preserve"> - Framework Comparison</w:t>
        </w:r>
      </w:ins>
      <w:bookmarkEnd w:id="926"/>
    </w:p>
    <w:p w14:paraId="71A7C512" w14:textId="78236839" w:rsidR="00052A34" w:rsidRPr="00812194" w:rsidRDefault="00052A34" w:rsidP="00052A34">
      <w:pPr>
        <w:pStyle w:val="BodyText"/>
        <w:rPr>
          <w:ins w:id="929" w:author="Sarah Thomas" w:date="2014-03-12T11:29:00Z"/>
        </w:rPr>
      </w:pPr>
      <w:ins w:id="930" w:author="Sarah Thomas" w:date="2014-03-12T11:29:00Z">
        <w:r>
          <w:fldChar w:fldCharType="begin"/>
        </w:r>
        <w:r>
          <w:instrText xml:space="preserve"> REF _Ref255483296 \h </w:instrText>
        </w:r>
      </w:ins>
      <w:ins w:id="931" w:author="Sarah Thomas" w:date="2014-03-12T11:29:00Z">
        <w:r>
          <w:fldChar w:fldCharType="separate"/>
        </w:r>
      </w:ins>
      <w:ins w:id="932" w:author="Sarah Thomas" w:date="2014-03-03T16:24:00Z">
        <w:r>
          <w:t xml:space="preserve">Table </w:t>
        </w:r>
      </w:ins>
      <w:ins w:id="933" w:author="Sarah Thomas" w:date="2014-03-12T11:25:00Z">
        <w:r>
          <w:rPr>
            <w:noProof/>
          </w:rPr>
          <w:t>3</w:t>
        </w:r>
      </w:ins>
      <w:ins w:id="934" w:author="Sarah Thomas" w:date="2014-03-12T11:29:00Z">
        <w:r>
          <w:fldChar w:fldCharType="end"/>
        </w:r>
        <w:r>
          <w:t xml:space="preserve"> shows recent trends in PHP framework popularity. The raw data was obtained from Google Trends</w:t>
        </w:r>
      </w:ins>
      <w:ins w:id="935" w:author="Sarah Thomas" w:date="2014-03-12T11:44:00Z">
        <w:r w:rsidR="00271714">
          <w:t xml:space="preserve"> </w:t>
        </w:r>
      </w:ins>
      <w:ins w:id="936" w:author="Sarah Thomas" w:date="2014-03-12T11:29:00Z">
        <w:r>
          <w:t xml:space="preserve">Laravel has shown a steady increase in popularity since its release in </w:t>
        </w:r>
      </w:ins>
      <w:ins w:id="937" w:author="Sarah Thomas" w:date="2014-03-12T11:58:00Z">
        <w:r w:rsidR="00255D01">
          <w:t xml:space="preserve">June </w:t>
        </w:r>
      </w:ins>
      <w:ins w:id="938" w:author="Sarah Thomas" w:date="2014-03-12T11:29:00Z">
        <w:r w:rsidR="00255D01">
          <w:t>2011</w:t>
        </w:r>
      </w:ins>
      <w:ins w:id="939" w:author="Sarah Thomas" w:date="2014-03-12T11:44:00Z">
        <w:r w:rsidR="00271714">
          <w:t xml:space="preserve"> </w:t>
        </w:r>
        <w:r w:rsidR="00271714">
          <w:rPr>
            <w:highlight w:val="lightGray"/>
          </w:rPr>
          <w:fldChar w:fldCharType="begin" w:fldLock="1"/>
        </w:r>
      </w:ins>
      <w:r w:rsidR="00316E27">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"[6]" }, "properties" : { "noteIndex" : 0 }, "schema" : "https://github.com/citation-style-language/schema/raw/master/csl-citation.json" }</w:instrText>
      </w:r>
      <w:ins w:id="940" w:author="Sarah Thomas" w:date="2014-03-12T11:44:00Z">
        <w:r w:rsidR="00271714">
          <w:rPr>
            <w:highlight w:val="lightGray"/>
          </w:rPr>
          <w:fldChar w:fldCharType="separate"/>
        </w:r>
      </w:ins>
      <w:r w:rsidR="00316E27" w:rsidRPr="00316E27">
        <w:rPr>
          <w:noProof/>
          <w:highlight w:val="lightGray"/>
        </w:rPr>
        <w:t>[6]</w:t>
      </w:r>
      <w:ins w:id="941" w:author="Sarah Thomas" w:date="2014-03-12T11:44:00Z">
        <w:r w:rsidR="00271714">
          <w:rPr>
            <w:highlight w:val="lightGray"/>
          </w:rPr>
          <w:fldChar w:fldCharType="end"/>
        </w:r>
        <w:r w:rsidR="00271714">
          <w:t>.</w:t>
        </w:r>
      </w:ins>
    </w:p>
    <w:p w14:paraId="2B61A889" w14:textId="77777777" w:rsidR="00052A34" w:rsidRPr="00052A34" w:rsidRDefault="00052A34">
      <w:pPr>
        <w:rPr>
          <w:ins w:id="942" w:author="Sarah Thomas" w:date="2014-03-03T16:10:00Z"/>
        </w:rPr>
        <w:pPrChange w:id="943"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944" w:author="Sarah Thomas" w:date="2014-03-03T16:24:00Z"/>
        </w:rPr>
        <w:pPrChange w:id="945" w:author="Sarah Thomas" w:date="2014-03-03T16:24:00Z">
          <w:pPr>
            <w:widowControl w:val="0"/>
            <w:numPr>
              <w:numId w:val="51"/>
            </w:numPr>
            <w:tabs>
              <w:tab w:val="left" w:pos="220"/>
              <w:tab w:val="left" w:pos="720"/>
            </w:tabs>
            <w:autoSpaceDE w:val="0"/>
            <w:autoSpaceDN w:val="0"/>
            <w:adjustRightInd w:val="0"/>
            <w:ind w:left="720" w:hanging="720"/>
          </w:pPr>
        </w:pPrChange>
      </w:pPr>
      <w:ins w:id="946" w:author="Sarah Thomas" w:date="2014-03-03T16:23:00Z">
        <w:r>
          <w:rPr>
            <w:noProof/>
            <w:lang w:val="en-US"/>
          </w:rPr>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947" w:author="Sarah Thomas" w:date="2014-03-03T16:23:00Z"/>
        </w:rPr>
        <w:pPrChange w:id="948" w:author="Sarah Thomas" w:date="2014-03-03T16:24:00Z">
          <w:pPr>
            <w:widowControl w:val="0"/>
            <w:numPr>
              <w:numId w:val="51"/>
            </w:numPr>
            <w:tabs>
              <w:tab w:val="left" w:pos="220"/>
              <w:tab w:val="left" w:pos="720"/>
            </w:tabs>
            <w:autoSpaceDE w:val="0"/>
            <w:autoSpaceDN w:val="0"/>
            <w:adjustRightInd w:val="0"/>
            <w:ind w:left="720" w:hanging="720"/>
          </w:pPr>
        </w:pPrChange>
      </w:pPr>
      <w:bookmarkStart w:id="949" w:name="_Ref255483296"/>
      <w:ins w:id="950" w:author="Sarah Thomas" w:date="2014-03-03T16:24:00Z">
        <w:r>
          <w:t xml:space="preserve">Table </w:t>
        </w:r>
      </w:ins>
      <w:ins w:id="951" w:author="Sarah Thomas" w:date="2014-03-12T11:25:00Z">
        <w:r w:rsidR="00052A34">
          <w:fldChar w:fldCharType="begin"/>
        </w:r>
        <w:r w:rsidR="00052A34">
          <w:instrText xml:space="preserve"> SEQ Table \* ARABIC </w:instrText>
        </w:r>
      </w:ins>
      <w:r w:rsidR="00052A34">
        <w:fldChar w:fldCharType="separate"/>
      </w:r>
      <w:ins w:id="952" w:author="Sarah Thomas" w:date="2014-03-12T11:25:00Z">
        <w:r w:rsidR="00052A34">
          <w:rPr>
            <w:noProof/>
          </w:rPr>
          <w:t>3</w:t>
        </w:r>
        <w:r w:rsidR="00052A34">
          <w:fldChar w:fldCharType="end"/>
        </w:r>
      </w:ins>
      <w:bookmarkEnd w:id="949"/>
      <w:ins w:id="953" w:author="Sarah Thomas" w:date="2014-03-03T16:24:00Z">
        <w:r>
          <w:t xml:space="preserve"> - Trends in PHP Framework Popularity</w:t>
        </w:r>
      </w:ins>
    </w:p>
    <w:p w14:paraId="7E46A60C" w14:textId="0EBCD8D2" w:rsidR="00271714" w:rsidRDefault="00271714">
      <w:pPr>
        <w:pStyle w:val="BodyText"/>
        <w:rPr>
          <w:ins w:id="954" w:author="Sarah Thomas" w:date="2014-03-12T11:39:00Z"/>
        </w:rPr>
        <w:pPrChange w:id="955" w:author="Sarah Thomas" w:date="2014-03-12T11:40:00Z">
          <w:pPr>
            <w:widowControl w:val="0"/>
            <w:numPr>
              <w:numId w:val="51"/>
            </w:numPr>
            <w:tabs>
              <w:tab w:val="left" w:pos="220"/>
              <w:tab w:val="left" w:pos="720"/>
            </w:tabs>
            <w:autoSpaceDE w:val="0"/>
            <w:autoSpaceDN w:val="0"/>
            <w:adjustRightInd w:val="0"/>
            <w:ind w:left="720" w:hanging="720"/>
          </w:pPr>
        </w:pPrChange>
      </w:pPr>
      <w:ins w:id="956" w:author="Sarah Thomas" w:date="2014-03-12T11:40:00Z">
        <w:r>
          <w:lastRenderedPageBreak/>
          <w:t xml:space="preserve">Based on the previous findings the most appropriate choice for a framework seemed to be either </w:t>
        </w:r>
        <w:proofErr w:type="spellStart"/>
        <w:r>
          <w:t>CodeIgniter</w:t>
        </w:r>
        <w:proofErr w:type="spellEnd"/>
        <w:r>
          <w:t xml:space="preserve"> or Laravel</w:t>
        </w:r>
      </w:ins>
      <w:ins w:id="957" w:author="Sarah Thomas" w:date="2014-03-12T11:42:00Z">
        <w:r>
          <w:t xml:space="preserve">. As there was some doubt that </w:t>
        </w:r>
        <w:proofErr w:type="spellStart"/>
        <w:r>
          <w:t>CodeIgniter</w:t>
        </w:r>
        <w:proofErr w:type="spellEnd"/>
        <w:r>
          <w:t xml:space="preserve"> would cont</w:t>
        </w:r>
      </w:ins>
      <w:ins w:id="958" w:author="Sarah Thomas" w:date="2014-03-12T11:43:00Z">
        <w:r>
          <w:t>in</w:t>
        </w:r>
      </w:ins>
      <w:ins w:id="959" w:author="Sarah Thomas" w:date="2014-03-12T11:42:00Z">
        <w:r>
          <w:t>ue to be developed</w:t>
        </w:r>
      </w:ins>
      <w:ins w:id="960" w:author="Sarah Thomas" w:date="2014-03-12T11:43:00Z">
        <w:r>
          <w:t xml:space="preserve"> we chose to use Laravel.</w:t>
        </w:r>
      </w:ins>
    </w:p>
    <w:p w14:paraId="41CC4968" w14:textId="7036CCC7" w:rsidR="00766C26" w:rsidRDefault="000548EA">
      <w:pPr>
        <w:pStyle w:val="Heading1"/>
        <w:rPr>
          <w:ins w:id="961" w:author="Sarah Thomas" w:date="2014-03-03T14:35:00Z"/>
        </w:rPr>
        <w:pPrChange w:id="962" w:author="Sarah Thomas" w:date="2014-03-03T14:32:00Z">
          <w:pPr>
            <w:widowControl w:val="0"/>
            <w:numPr>
              <w:numId w:val="51"/>
            </w:numPr>
            <w:tabs>
              <w:tab w:val="left" w:pos="220"/>
              <w:tab w:val="left" w:pos="720"/>
            </w:tabs>
            <w:autoSpaceDE w:val="0"/>
            <w:autoSpaceDN w:val="0"/>
            <w:adjustRightInd w:val="0"/>
            <w:ind w:left="720" w:hanging="720"/>
          </w:pPr>
        </w:pPrChange>
      </w:pPr>
      <w:bookmarkStart w:id="963" w:name="_Ref256495514"/>
      <w:bookmarkStart w:id="964" w:name="_Toc256495994"/>
      <w:ins w:id="965" w:author="Sarah Thomas" w:date="2014-03-03T14:35:00Z">
        <w:r>
          <w:t>Software Tools</w:t>
        </w:r>
        <w:bookmarkEnd w:id="963"/>
        <w:bookmarkEnd w:id="964"/>
      </w:ins>
    </w:p>
    <w:p w14:paraId="14F0AD58" w14:textId="30E63206" w:rsidR="000548EA" w:rsidRPr="000548EA" w:rsidRDefault="000548EA">
      <w:pPr>
        <w:rPr>
          <w:ins w:id="966" w:author="Sarah Thomas" w:date="2014-03-03T14:31:00Z"/>
        </w:rPr>
        <w:pPrChange w:id="967" w:author="Sarah Thomas" w:date="2014-03-03T14:35:00Z">
          <w:pPr>
            <w:widowControl w:val="0"/>
            <w:numPr>
              <w:numId w:val="51"/>
            </w:numPr>
            <w:tabs>
              <w:tab w:val="left" w:pos="220"/>
              <w:tab w:val="left" w:pos="720"/>
            </w:tabs>
            <w:autoSpaceDE w:val="0"/>
            <w:autoSpaceDN w:val="0"/>
            <w:adjustRightInd w:val="0"/>
            <w:ind w:left="720" w:hanging="720"/>
          </w:pPr>
        </w:pPrChange>
      </w:pPr>
      <w:ins w:id="968" w:author="Sarah Thomas" w:date="2014-03-03T14:35:00Z">
        <w:r>
          <w:t xml:space="preserve">The following sections describes the software tools </w:t>
        </w:r>
      </w:ins>
      <w:ins w:id="969" w:author="Sarah Thomas" w:date="2014-03-03T14:37:00Z">
        <w:r w:rsidR="00EF0C84">
          <w:t>utilis</w:t>
        </w:r>
        <w:r>
          <w:t xml:space="preserve">ed </w:t>
        </w:r>
      </w:ins>
    </w:p>
    <w:p w14:paraId="1EBECF20" w14:textId="391E78C3" w:rsidR="00766C26" w:rsidRDefault="000548EA">
      <w:pPr>
        <w:pStyle w:val="Heading2"/>
        <w:rPr>
          <w:ins w:id="970" w:author="Sarah Thomas" w:date="2014-03-12T11:49:00Z"/>
        </w:rPr>
        <w:pPrChange w:id="971" w:author="Sarah Thomas" w:date="2014-03-03T14:33:00Z">
          <w:pPr>
            <w:widowControl w:val="0"/>
            <w:numPr>
              <w:numId w:val="51"/>
            </w:numPr>
            <w:tabs>
              <w:tab w:val="left" w:pos="220"/>
              <w:tab w:val="left" w:pos="720"/>
            </w:tabs>
            <w:autoSpaceDE w:val="0"/>
            <w:autoSpaceDN w:val="0"/>
            <w:adjustRightInd w:val="0"/>
            <w:ind w:left="720" w:hanging="720"/>
          </w:pPr>
        </w:pPrChange>
      </w:pPr>
      <w:bookmarkStart w:id="972" w:name="_Toc256495995"/>
      <w:ins w:id="973" w:author="Sarah Thomas" w:date="2014-03-03T14:33:00Z">
        <w:r>
          <w:t>Laravel</w:t>
        </w:r>
      </w:ins>
      <w:bookmarkEnd w:id="972"/>
    </w:p>
    <w:p w14:paraId="202AF747" w14:textId="2B5D2A53" w:rsidR="00255D01" w:rsidRPr="00E65606" w:rsidRDefault="00255D01">
      <w:pPr>
        <w:pStyle w:val="Heading3"/>
        <w:rPr>
          <w:ins w:id="974" w:author="Sarah Thomas" w:date="2014-03-12T11:46:00Z"/>
        </w:rPr>
        <w:pPrChange w:id="975" w:author="Sarah Thomas" w:date="2014-03-12T17:56:00Z">
          <w:pPr>
            <w:widowControl w:val="0"/>
            <w:numPr>
              <w:numId w:val="51"/>
            </w:numPr>
            <w:tabs>
              <w:tab w:val="left" w:pos="220"/>
              <w:tab w:val="left" w:pos="720"/>
            </w:tabs>
            <w:autoSpaceDE w:val="0"/>
            <w:autoSpaceDN w:val="0"/>
            <w:adjustRightInd w:val="0"/>
            <w:ind w:left="720" w:hanging="720"/>
          </w:pPr>
        </w:pPrChange>
      </w:pPr>
      <w:bookmarkStart w:id="976" w:name="_Toc256495996"/>
      <w:ins w:id="977" w:author="Sarah Thomas" w:date="2014-03-12T11:49:00Z">
        <w:r>
          <w:t>Laravel Background</w:t>
        </w:r>
      </w:ins>
      <w:bookmarkEnd w:id="976"/>
    </w:p>
    <w:p w14:paraId="2792176F" w14:textId="5DDFF3DD" w:rsidR="00271714" w:rsidRDefault="00271714">
      <w:pPr>
        <w:rPr>
          <w:ins w:id="978" w:author="Sarah Thomas" w:date="2014-03-12T11:49:00Z"/>
        </w:rPr>
        <w:pPrChange w:id="979" w:author="Sarah Thomas" w:date="2014-03-12T11:46:00Z">
          <w:pPr>
            <w:widowControl w:val="0"/>
            <w:numPr>
              <w:numId w:val="51"/>
            </w:numPr>
            <w:tabs>
              <w:tab w:val="left" w:pos="220"/>
              <w:tab w:val="left" w:pos="720"/>
            </w:tabs>
            <w:autoSpaceDE w:val="0"/>
            <w:autoSpaceDN w:val="0"/>
            <w:adjustRightInd w:val="0"/>
            <w:ind w:left="720" w:hanging="720"/>
          </w:pPr>
        </w:pPrChange>
      </w:pPr>
      <w:ins w:id="980" w:author="Sarah Thomas" w:date="2014-03-12T11:46:00Z">
        <w:r>
          <w:t>Laravel is a free open source PHP fram</w:t>
        </w:r>
        <w:r w:rsidR="00F3411A">
          <w:t xml:space="preserve">ework based on the MVC paradigm </w:t>
        </w:r>
      </w:ins>
      <w:ins w:id="981" w:author="Sarah Thomas" w:date="2014-03-12T12:12:00Z">
        <w:r w:rsidR="00F3411A">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rsidR="00F3411A">
        <w:fldChar w:fldCharType="separate"/>
      </w:r>
      <w:r w:rsidR="00316E27" w:rsidRPr="00316E27">
        <w:rPr>
          <w:noProof/>
        </w:rPr>
        <w:t>[7]</w:t>
      </w:r>
      <w:ins w:id="982" w:author="Sarah Thomas" w:date="2014-03-12T12:12:00Z">
        <w:r w:rsidR="00F3411A">
          <w:fldChar w:fldCharType="end"/>
        </w:r>
      </w:ins>
    </w:p>
    <w:p w14:paraId="49B3A151" w14:textId="47F96585" w:rsidR="00255D01" w:rsidRDefault="00255D01">
      <w:pPr>
        <w:pStyle w:val="BodyText"/>
        <w:rPr>
          <w:ins w:id="983" w:author="Sarah Thomas" w:date="2014-03-12T11:57:00Z"/>
        </w:rPr>
        <w:pPrChange w:id="984" w:author="Sarah Thomas" w:date="2014-03-12T11:54:00Z">
          <w:pPr/>
        </w:pPrChange>
      </w:pPr>
      <w:ins w:id="985" w:author="Sarah Thomas" w:date="2014-03-12T11:51:00Z">
        <w:r>
          <w:t xml:space="preserve">When </w:t>
        </w:r>
      </w:ins>
      <w:ins w:id="986" w:author="Sarah Thomas" w:date="2014-03-12T11:49:00Z">
        <w:r>
          <w:t>PHP version 5.3 was released in 2009, it introduced several new features that improved the functionality of Object-Orientated applications</w:t>
        </w:r>
      </w:ins>
      <w:ins w:id="987" w:author="Sarah Thomas" w:date="2014-03-12T11:51:00Z">
        <w:r>
          <w:t>.</w:t>
        </w:r>
      </w:ins>
      <w:ins w:id="988" w:author="Sarah Thomas" w:date="2014-03-12T11:52:00Z">
        <w:r>
          <w:t xml:space="preserve"> </w:t>
        </w:r>
        <w:proofErr w:type="spellStart"/>
        <w:r>
          <w:t>Laravel’s</w:t>
        </w:r>
        <w:proofErr w:type="spellEnd"/>
        <w:r>
          <w:t xml:space="preserve"> creator, Taylor </w:t>
        </w:r>
        <w:proofErr w:type="spellStart"/>
        <w:r>
          <w:t>Otwell</w:t>
        </w:r>
        <w:proofErr w:type="spellEnd"/>
        <w:r>
          <w:t xml:space="preserve"> felt that the PHP frameworks available at the time were not leveraging the new features in PHP. So he created Laravel </w:t>
        </w:r>
      </w:ins>
      <w:ins w:id="989" w:author="Sarah Thomas" w:date="2014-03-12T11:54:00Z">
        <w:r w:rsidRPr="00255D01">
          <w:t>“</w:t>
        </w:r>
        <w:r w:rsidRPr="00255D01">
          <w:rPr>
            <w:i/>
            <w:rPrChange w:id="990" w:author="Sarah Thomas" w:date="2014-03-12T11:56:00Z">
              <w:rPr>
                <w:rFonts w:ascii="Helvetica" w:eastAsia="Times New Roman" w:hAnsi="Helvetica" w:cs="Times New Roman"/>
                <w:color w:val="333333"/>
                <w:sz w:val="18"/>
                <w:szCs w:val="18"/>
                <w:shd w:val="clear" w:color="auto" w:fill="FFFFFF"/>
              </w:rPr>
            </w:rPrChange>
          </w:rPr>
          <w:t xml:space="preserve">simply to solve the growing pains of using </w:t>
        </w:r>
        <w:proofErr w:type="spellStart"/>
        <w:r w:rsidRPr="00255D01">
          <w:rPr>
            <w:i/>
            <w:rPrChange w:id="991" w:author="Sarah Thomas" w:date="2014-03-12T11:56:00Z">
              <w:rPr>
                <w:rFonts w:ascii="Helvetica" w:eastAsia="Times New Roman" w:hAnsi="Helvetica" w:cs="Times New Roman"/>
                <w:color w:val="333333"/>
                <w:sz w:val="18"/>
                <w:szCs w:val="18"/>
                <w:shd w:val="clear" w:color="auto" w:fill="FFFFFF"/>
              </w:rPr>
            </w:rPrChange>
          </w:rPr>
          <w:t>CodeIgniter</w:t>
        </w:r>
        <w:proofErr w:type="spellEnd"/>
        <w:r w:rsidRPr="00255D01">
          <w:rPr>
            <w:i/>
            <w:rPrChange w:id="992" w:author="Sarah Thomas" w:date="2014-03-12T11:56:00Z">
              <w:rPr>
                <w:rFonts w:ascii="Helvetica" w:eastAsia="Times New Roman" w:hAnsi="Helvetica" w:cs="Times New Roman"/>
                <w:color w:val="333333"/>
                <w:sz w:val="18"/>
                <w:szCs w:val="18"/>
                <w:shd w:val="clear" w:color="auto" w:fill="FFFFFF"/>
              </w:rPr>
            </w:rPrChange>
          </w:rPr>
          <w:t xml:space="preserve"> PHP framework</w:t>
        </w:r>
        <w:r w:rsidRPr="00255D01">
          <w:rPr>
            <w:rPrChange w:id="993" w:author="Sarah Thomas" w:date="2014-03-12T11:54:00Z">
              <w:rPr>
                <w:rFonts w:ascii="Helvetica" w:eastAsia="Times New Roman" w:hAnsi="Helvetica" w:cs="Times New Roman"/>
                <w:color w:val="333333"/>
                <w:sz w:val="18"/>
                <w:szCs w:val="18"/>
                <w:shd w:val="clear" w:color="auto" w:fill="FFFFFF"/>
              </w:rPr>
            </w:rPrChange>
          </w:rPr>
          <w:t>”</w:t>
        </w:r>
      </w:ins>
      <w:ins w:id="994" w:author="Sarah Thomas" w:date="2014-03-12T11:56:00Z">
        <w:r>
          <w:t xml:space="preserve"> </w:t>
        </w:r>
        <w:r>
          <w:fldChar w:fldCharType="begin" w:fldLock="1"/>
        </w:r>
      </w:ins>
      <w:r w:rsidR="00316E27">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"[8]" }, "properties" : { "noteIndex" : 0 }, "schema" : "https://github.com/citation-style-language/schema/raw/master/csl-citation.json" }</w:instrText>
      </w:r>
      <w:r>
        <w:fldChar w:fldCharType="separate"/>
      </w:r>
      <w:r w:rsidR="00316E27" w:rsidRPr="00316E27">
        <w:rPr>
          <w:noProof/>
        </w:rPr>
        <w:t>[8]</w:t>
      </w:r>
      <w:ins w:id="995" w:author="Sarah Thomas" w:date="2014-03-12T11:56:00Z">
        <w:r>
          <w:fldChar w:fldCharType="end"/>
        </w:r>
        <w:r>
          <w:t>.</w:t>
        </w:r>
      </w:ins>
    </w:p>
    <w:p w14:paraId="77987FFD" w14:textId="456BF7A6" w:rsidR="00255D01" w:rsidRPr="00255D01" w:rsidRDefault="00255D01">
      <w:pPr>
        <w:pStyle w:val="BodyText"/>
        <w:rPr>
          <w:ins w:id="996" w:author="Sarah Thomas" w:date="2014-03-12T11:54:00Z"/>
          <w:rPrChange w:id="997" w:author="Sarah Thomas" w:date="2014-03-12T11:54:00Z">
            <w:rPr>
              <w:ins w:id="998" w:author="Sarah Thomas" w:date="2014-03-12T11:54:00Z"/>
              <w:rFonts w:ascii="Times" w:eastAsia="Times New Roman" w:hAnsi="Times" w:cs="Times New Roman"/>
              <w:sz w:val="20"/>
              <w:szCs w:val="20"/>
            </w:rPr>
          </w:rPrChange>
        </w:rPr>
        <w:pPrChange w:id="999" w:author="Sarah Thomas" w:date="2014-03-12T11:54:00Z">
          <w:pPr/>
        </w:pPrChange>
      </w:pPr>
      <w:ins w:id="1000" w:author="Sarah Thomas" w:date="2014-03-12T11:57:00Z">
        <w:r>
          <w:t xml:space="preserve">The first version of Laravel was released in June 2011 and </w:t>
        </w:r>
      </w:ins>
      <w:ins w:id="1001" w:author="Sarah Thomas" w:date="2014-03-12T12:00:00Z">
        <w:r w:rsidR="00445EAF">
          <w:t>it is now up to version 4.1</w:t>
        </w:r>
      </w:ins>
    </w:p>
    <w:p w14:paraId="081A8714" w14:textId="5A0877C4" w:rsidR="00CC04E6" w:rsidRDefault="00CC04E6">
      <w:pPr>
        <w:pStyle w:val="Heading3"/>
        <w:rPr>
          <w:ins w:id="1002" w:author="Sarah Thomas" w:date="2014-03-12T12:00:00Z"/>
        </w:rPr>
        <w:pPrChange w:id="1003" w:author="Sarah Thomas" w:date="2014-03-12T17:56:00Z">
          <w:pPr>
            <w:widowControl w:val="0"/>
            <w:numPr>
              <w:numId w:val="51"/>
            </w:numPr>
            <w:tabs>
              <w:tab w:val="left" w:pos="220"/>
              <w:tab w:val="left" w:pos="720"/>
            </w:tabs>
            <w:autoSpaceDE w:val="0"/>
            <w:autoSpaceDN w:val="0"/>
            <w:adjustRightInd w:val="0"/>
            <w:ind w:left="720" w:hanging="720"/>
          </w:pPr>
        </w:pPrChange>
      </w:pPr>
      <w:bookmarkStart w:id="1004" w:name="_Toc256495997"/>
      <w:ins w:id="1005" w:author="Sarah Thomas" w:date="2014-03-08T14:54:00Z">
        <w:r>
          <w:t xml:space="preserve">Laravel </w:t>
        </w:r>
      </w:ins>
      <w:ins w:id="1006" w:author="Sarah Thomas" w:date="2014-03-12T12:00:00Z">
        <w:r w:rsidR="00445EAF">
          <w:t xml:space="preserve">and </w:t>
        </w:r>
      </w:ins>
      <w:ins w:id="1007" w:author="Sarah Thomas" w:date="2014-03-08T14:54:00Z">
        <w:r>
          <w:t>Composer</w:t>
        </w:r>
      </w:ins>
      <w:bookmarkEnd w:id="1004"/>
    </w:p>
    <w:p w14:paraId="11E77997" w14:textId="036F36A4" w:rsidR="00445EAF" w:rsidRPr="00445EAF" w:rsidRDefault="00445EAF">
      <w:pPr>
        <w:rPr>
          <w:ins w:id="1008" w:author="Sarah Thomas" w:date="2014-03-03T16:31:00Z"/>
        </w:rPr>
        <w:pPrChange w:id="1009" w:author="Sarah Thomas" w:date="2014-03-12T12:00:00Z">
          <w:pPr>
            <w:widowControl w:val="0"/>
            <w:numPr>
              <w:numId w:val="51"/>
            </w:numPr>
            <w:tabs>
              <w:tab w:val="left" w:pos="220"/>
              <w:tab w:val="left" w:pos="720"/>
            </w:tabs>
            <w:autoSpaceDE w:val="0"/>
            <w:autoSpaceDN w:val="0"/>
            <w:adjustRightInd w:val="0"/>
            <w:ind w:left="720" w:hanging="720"/>
          </w:pPr>
        </w:pPrChange>
      </w:pPr>
      <w:ins w:id="1010" w:author="Sarah Thomas" w:date="2014-03-12T12:00:00Z">
        <w:r>
          <w:t xml:space="preserve">Laravel uses </w:t>
        </w:r>
        <w:r w:rsidRPr="00FA3B48">
          <w:rPr>
            <w:rPrChange w:id="1011" w:author="Sarah Thomas" w:date="2014-03-15T08:53:00Z">
              <w:rPr/>
            </w:rPrChange>
          </w:rPr>
          <w:t>Composer</w:t>
        </w:r>
        <w:r>
          <w:t xml:space="preserve"> for </w:t>
        </w:r>
      </w:ins>
      <w:ins w:id="1012" w:author="Sarah Thomas" w:date="2014-03-12T12:01:00Z">
        <w:r>
          <w:t>dependency</w:t>
        </w:r>
      </w:ins>
      <w:ins w:id="1013" w:author="Sarah Thomas" w:date="2014-03-12T12:00:00Z">
        <w:r>
          <w:t xml:space="preserve"> </w:t>
        </w:r>
      </w:ins>
      <w:ins w:id="1014" w:author="Sarah Thomas" w:date="2014-03-12T12:01:00Z">
        <w:r>
          <w:t>management and installation of packages</w:t>
        </w:r>
      </w:ins>
      <w:ins w:id="1015" w:author="Sarah Thomas" w:date="2014-03-12T12:09:00Z">
        <w:r w:rsidR="00F3411A">
          <w:t xml:space="preserve"> </w:t>
        </w:r>
        <w:r w:rsidR="00F3411A">
          <w:fldChar w:fldCharType="begin" w:fldLock="1"/>
        </w:r>
      </w:ins>
      <w:r w:rsidR="00316E27">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"[9]" }, "properties" : { "noteIndex" : 0 }, "schema" : "https://github.com/citation-style-language/schema/raw/master/csl-citation.json" }</w:instrText>
      </w:r>
      <w:r w:rsidR="00F3411A">
        <w:fldChar w:fldCharType="separate"/>
      </w:r>
      <w:r w:rsidR="00316E27" w:rsidRPr="00316E27">
        <w:rPr>
          <w:noProof/>
        </w:rPr>
        <w:t>[9]</w:t>
      </w:r>
      <w:ins w:id="1016" w:author="Sarah Thomas" w:date="2014-03-12T12:09:00Z">
        <w:r w:rsidR="00F3411A">
          <w:fldChar w:fldCharType="end"/>
        </w:r>
      </w:ins>
      <w:ins w:id="1017" w:author="Sarah Thomas" w:date="2014-03-12T12:01:00Z">
        <w:r>
          <w:t>.</w:t>
        </w:r>
      </w:ins>
      <w:ins w:id="1018" w:author="Sarah Thomas" w:date="2014-03-12T12:02:00Z">
        <w:r>
          <w:t xml:space="preserve"> It </w:t>
        </w:r>
      </w:ins>
      <w:ins w:id="1019" w:author="Sarah Thomas" w:date="2014-03-12T12:03:00Z">
        <w:r>
          <w:t xml:space="preserve">works on a per project level to keep track of which library the project </w:t>
        </w:r>
      </w:ins>
      <w:ins w:id="1020" w:author="Sarah Thomas" w:date="2014-03-12T12:09:00Z">
        <w:r w:rsidR="00F3411A">
          <w:t>requires</w:t>
        </w:r>
      </w:ins>
      <w:ins w:id="1021" w:author="Sarah Thomas" w:date="2014-03-12T12:03:00Z">
        <w:r>
          <w:t xml:space="preserve">, and which libraries those </w:t>
        </w:r>
      </w:ins>
      <w:ins w:id="1022" w:author="Sarah Thomas" w:date="2014-03-12T12:10:00Z">
        <w:r w:rsidR="00F3411A">
          <w:t xml:space="preserve">libraries </w:t>
        </w:r>
      </w:ins>
      <w:ins w:id="1023" w:author="Sarah Thomas" w:date="2014-03-12T12:09:00Z">
        <w:r w:rsidR="00F3411A">
          <w:t>in turn require</w:t>
        </w:r>
      </w:ins>
      <w:ins w:id="1024" w:author="Sarah Thomas" w:date="2014-03-12T12:03:00Z">
        <w:r>
          <w:t>.</w:t>
        </w:r>
      </w:ins>
    </w:p>
    <w:p w14:paraId="106947D9" w14:textId="77777777" w:rsidR="00C94BA3" w:rsidRDefault="00C94BA3">
      <w:pPr>
        <w:pStyle w:val="Heading3"/>
        <w:rPr>
          <w:ins w:id="1025" w:author="Sarah Thomas" w:date="2014-03-03T16:31:00Z"/>
        </w:rPr>
        <w:pPrChange w:id="1026" w:author="Sarah Thomas" w:date="2014-03-12T17:56:00Z">
          <w:pPr>
            <w:pStyle w:val="Heading1"/>
          </w:pPr>
        </w:pPrChange>
      </w:pPr>
      <w:bookmarkStart w:id="1027" w:name="_Toc256495998"/>
      <w:ins w:id="1028" w:author="Sarah Thomas" w:date="2014-03-03T16:31:00Z">
        <w:r>
          <w:t>Laravel Migrations and Seeds</w:t>
        </w:r>
        <w:bookmarkEnd w:id="1027"/>
      </w:ins>
    </w:p>
    <w:p w14:paraId="47A74B53" w14:textId="40A4741C" w:rsidR="00C94BA3" w:rsidRDefault="00C94BA3">
      <w:pPr>
        <w:pStyle w:val="BodyText"/>
        <w:rPr>
          <w:ins w:id="1029" w:author="Sarah Thomas" w:date="2014-03-03T16:31:00Z"/>
        </w:rPr>
        <w:pPrChange w:id="1030" w:author="Sarah Thomas" w:date="2014-03-03T16:31:00Z">
          <w:pPr/>
        </w:pPrChange>
      </w:pPr>
      <w:ins w:id="1031" w:author="Sarah Thomas" w:date="2014-03-03T16:31:00Z">
        <w:r>
          <w:t xml:space="preserve">Laravel includes a versioning system for databases, to allow for any structural changes to the database to be shared and tracked. </w:t>
        </w:r>
        <w:proofErr w:type="gramStart"/>
        <w:r>
          <w:t xml:space="preserve">This is accomplished by creating and running a class that extends Laravel </w:t>
        </w:r>
        <w:r w:rsidRPr="001D313A">
          <w:rPr>
            <w:rFonts w:ascii="Courier" w:hAnsi="Courier"/>
          </w:rPr>
          <w:t>Migration</w:t>
        </w:r>
        <w:proofErr w:type="gramEnd"/>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1032" w:author="Sarah Thomas" w:date="2014-03-03T16:31:00Z"/>
        </w:rPr>
        <w:pPrChange w:id="1033" w:author="Sarah Thomas" w:date="2014-03-03T16:31:00Z">
          <w:pPr/>
        </w:pPrChange>
      </w:pPr>
      <w:ins w:id="1034"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1035" w:author="Sarah Thomas" w:date="2014-03-03T16:31:00Z"/>
        </w:rPr>
        <w:pPrChange w:id="1036" w:author="Sarah Thomas" w:date="2014-03-03T16:32:00Z">
          <w:pPr/>
        </w:pPrChange>
      </w:pPr>
      <w:ins w:id="1037" w:author="Sarah Thomas" w:date="2014-03-03T16:31:00Z">
        <w:r>
          <w:t>Migrations are made to the database with the following steps:</w:t>
        </w:r>
      </w:ins>
    </w:p>
    <w:p w14:paraId="0F6E2CAA" w14:textId="77777777" w:rsidR="00C94BA3" w:rsidRDefault="00C94BA3">
      <w:pPr>
        <w:pStyle w:val="BodyText"/>
        <w:numPr>
          <w:ilvl w:val="0"/>
          <w:numId w:val="55"/>
        </w:numPr>
        <w:rPr>
          <w:ins w:id="1038" w:author="Sarah Thomas" w:date="2014-03-03T16:31:00Z"/>
        </w:rPr>
        <w:pPrChange w:id="1039" w:author="Sarah Thomas" w:date="2014-03-03T16:32:00Z">
          <w:pPr>
            <w:pStyle w:val="ListParagraph"/>
            <w:numPr>
              <w:numId w:val="53"/>
            </w:numPr>
            <w:spacing w:after="0"/>
            <w:ind w:hanging="360"/>
          </w:pPr>
        </w:pPrChange>
      </w:pPr>
      <w:ins w:id="1040" w:author="Sarah Thomas" w:date="2014-03-03T16:31:00Z">
        <w:r>
          <w:lastRenderedPageBreak/>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1041" w:author="Sarah Thomas" w:date="2014-03-03T16:31:00Z"/>
        </w:rPr>
        <w:pPrChange w:id="1042" w:author="Sarah Thomas" w:date="2014-03-03T16:32:00Z">
          <w:pPr>
            <w:pStyle w:val="ListParagraph"/>
            <w:numPr>
              <w:numId w:val="53"/>
            </w:numPr>
            <w:spacing w:after="0"/>
            <w:ind w:hanging="360"/>
          </w:pPr>
        </w:pPrChange>
      </w:pPr>
      <w:ins w:id="1043" w:author="Sarah Thomas" w:date="2014-03-03T16:31:00Z">
        <w:r>
          <w:t xml:space="preserve">Use </w:t>
        </w:r>
        <w:proofErr w:type="spellStart"/>
        <w:r w:rsidRPr="00FA3B48">
          <w:rPr>
            <w:rPrChange w:id="1044" w:author="Sarah Thomas" w:date="2014-03-15T08:55:00Z">
              <w:rPr/>
            </w:rPrChange>
          </w:rPr>
          <w:t>Laravel’s</w:t>
        </w:r>
        <w:proofErr w:type="spellEnd"/>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07EB500F" w:rsidR="00C94BA3" w:rsidRPr="00FA3B48" w:rsidRDefault="00C94BA3">
      <w:pPr>
        <w:pStyle w:val="BodyText"/>
        <w:rPr>
          <w:ins w:id="1045" w:author="Sarah Thomas" w:date="2014-03-03T16:31:00Z"/>
          <w:rFonts w:cs="Times New Roman"/>
          <w:rPrChange w:id="1046" w:author="Sarah Thomas" w:date="2014-03-15T08:56:00Z">
            <w:rPr>
              <w:ins w:id="1047" w:author="Sarah Thomas" w:date="2014-03-03T16:31:00Z"/>
            </w:rPr>
          </w:rPrChange>
        </w:rPr>
        <w:pPrChange w:id="1048" w:author="Sarah Thomas" w:date="2014-03-03T16:32:00Z">
          <w:pPr/>
        </w:pPrChange>
      </w:pPr>
      <w:ins w:id="1049" w:author="Sarah Thomas" w:date="2014-03-03T16:31:00Z">
        <w:r w:rsidRPr="00FA3B48">
          <w:rPr>
            <w:rPrChange w:id="1050" w:author="Sarah Thomas" w:date="2014-03-15T08:55:00Z">
              <w:rPr/>
            </w:rPrChange>
          </w:rPr>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ins>
      <w:proofErr w:type="spellEnd"/>
      <w:proofErr w:type="gramEnd"/>
      <w:ins w:id="1051" w:author="Sarah Thomas" w:date="2014-03-15T08:55:00Z">
        <w:r w:rsidR="00FA3B48" w:rsidRPr="00FA3B48">
          <w:rPr>
            <w:rFonts w:cs="Times New Roman"/>
            <w:rPrChange w:id="1052" w:author="Sarah Thomas" w:date="2014-03-15T08:56:00Z">
              <w:rPr>
                <w:rFonts w:ascii="Courier" w:hAnsi="Courier"/>
              </w:rPr>
            </w:rPrChange>
          </w:rPr>
          <w:t xml:space="preserve">. This </w:t>
        </w:r>
      </w:ins>
      <w:ins w:id="1053" w:author="Sarah Thomas" w:date="2014-03-15T08:56:00Z">
        <w:r w:rsidR="00FA3B48" w:rsidRPr="00FA3B48">
          <w:rPr>
            <w:rFonts w:cs="Times New Roman"/>
            <w:rPrChange w:id="1054" w:author="Sarah Thomas" w:date="2014-03-15T08:56:00Z">
              <w:rPr>
                <w:rFonts w:ascii="Courier" w:hAnsi="Courier"/>
              </w:rPr>
            </w:rPrChange>
          </w:rPr>
          <w:t>allowed</w:t>
        </w:r>
        <w:r w:rsidR="00FA3B48">
          <w:rPr>
            <w:rFonts w:cs="Times New Roman"/>
          </w:rPr>
          <w:t xml:space="preserve"> the team to </w:t>
        </w:r>
      </w:ins>
      <w:ins w:id="1055" w:author="Sarah Thomas" w:date="2014-03-15T08:57:00Z">
        <w:r w:rsidR="00FA3B48">
          <w:rPr>
            <w:rFonts w:cs="Times New Roman"/>
          </w:rPr>
          <w:t>maintain</w:t>
        </w:r>
      </w:ins>
      <w:ins w:id="1056" w:author="Sarah Thomas" w:date="2014-03-15T08:56:00Z">
        <w:r w:rsidR="00FA3B48">
          <w:rPr>
            <w:rFonts w:cs="Times New Roman"/>
          </w:rPr>
          <w:t xml:space="preserve"> a consistent set of test </w:t>
        </w:r>
        <w:proofErr w:type="gramStart"/>
        <w:r w:rsidR="00FA3B48">
          <w:rPr>
            <w:rFonts w:cs="Times New Roman"/>
          </w:rPr>
          <w:t>data</w:t>
        </w:r>
      </w:ins>
      <w:ins w:id="1057" w:author="Sarah Thomas" w:date="2014-03-15T08:57:00Z">
        <w:r w:rsidR="00FA3B48">
          <w:rPr>
            <w:rFonts w:cs="Times New Roman"/>
          </w:rPr>
          <w:t xml:space="preserve"> which</w:t>
        </w:r>
        <w:proofErr w:type="gramEnd"/>
        <w:r w:rsidR="00FA3B48">
          <w:rPr>
            <w:rFonts w:cs="Times New Roman"/>
          </w:rPr>
          <w:t xml:space="preserve"> could be used to populate the database when required.</w:t>
        </w:r>
      </w:ins>
    </w:p>
    <w:p w14:paraId="618D9A67" w14:textId="56B72C3C" w:rsidR="00C94BA3" w:rsidRDefault="00C06E90">
      <w:pPr>
        <w:pStyle w:val="Heading3"/>
        <w:rPr>
          <w:ins w:id="1058" w:author="Sarah Thomas" w:date="2014-03-12T12:12:00Z"/>
        </w:rPr>
        <w:pPrChange w:id="1059" w:author="Sarah Thomas" w:date="2014-03-12T17:56:00Z">
          <w:pPr>
            <w:widowControl w:val="0"/>
            <w:numPr>
              <w:numId w:val="51"/>
            </w:numPr>
            <w:tabs>
              <w:tab w:val="left" w:pos="220"/>
              <w:tab w:val="left" w:pos="720"/>
            </w:tabs>
            <w:autoSpaceDE w:val="0"/>
            <w:autoSpaceDN w:val="0"/>
            <w:adjustRightInd w:val="0"/>
            <w:ind w:left="720" w:hanging="720"/>
          </w:pPr>
        </w:pPrChange>
      </w:pPr>
      <w:bookmarkStart w:id="1060" w:name="_Toc256495999"/>
      <w:ins w:id="1061" w:author="Sarah Thomas" w:date="2014-03-03T16:32:00Z">
        <w:r>
          <w:t>Laravel Eloquent ORM</w:t>
        </w:r>
      </w:ins>
      <w:bookmarkEnd w:id="1060"/>
    </w:p>
    <w:p w14:paraId="362E1CB2" w14:textId="22AA8ACB" w:rsidR="00F3411A" w:rsidRDefault="00F3411A">
      <w:pPr>
        <w:pStyle w:val="BodyText"/>
        <w:rPr>
          <w:ins w:id="1062" w:author="Sarah Thomas" w:date="2014-03-12T12:27:00Z"/>
          <w:rFonts w:cs="Times New Roman"/>
        </w:rPr>
        <w:pPrChange w:id="1063" w:author="Sarah Thomas" w:date="2014-03-12T12:24:00Z">
          <w:pPr>
            <w:widowControl w:val="0"/>
            <w:numPr>
              <w:numId w:val="51"/>
            </w:numPr>
            <w:tabs>
              <w:tab w:val="left" w:pos="220"/>
              <w:tab w:val="left" w:pos="720"/>
            </w:tabs>
            <w:autoSpaceDE w:val="0"/>
            <w:autoSpaceDN w:val="0"/>
            <w:adjustRightInd w:val="0"/>
            <w:ind w:left="720" w:hanging="720"/>
          </w:pPr>
        </w:pPrChange>
      </w:pPr>
      <w:ins w:id="1064" w:author="Sarah Thomas" w:date="2014-03-12T12:13:00Z">
        <w:r w:rsidRPr="00F3411A">
          <w:rPr>
            <w:i/>
            <w:rPrChange w:id="1065" w:author="Sarah Thomas" w:date="2014-03-12T12:14:00Z">
              <w:rPr/>
            </w:rPrChange>
          </w:rPr>
          <w:t>Eloquent</w:t>
        </w:r>
        <w:r>
          <w:t xml:space="preserve"> is </w:t>
        </w:r>
        <w:proofErr w:type="spellStart"/>
        <w:r w:rsidRPr="00F3411A">
          <w:rPr>
            <w:i/>
            <w:rPrChange w:id="1066" w:author="Sarah Thomas" w:date="2014-03-12T12:14:00Z">
              <w:rPr/>
            </w:rPrChange>
          </w:rPr>
          <w:t>Laravel’s</w:t>
        </w:r>
        <w:proofErr w:type="spellEnd"/>
        <w:r>
          <w:t xml:space="preserve"> (Object Relational Model) ORM implementation </w:t>
        </w:r>
      </w:ins>
      <w:ins w:id="1067" w:author="Sarah Thomas" w:date="2014-03-12T12:12:00Z">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ins w:id="1068" w:author="Sarah Thomas" w:date="2014-03-12T12:12:00Z">
        <w:r>
          <w:fldChar w:fldCharType="separate"/>
        </w:r>
      </w:ins>
      <w:r w:rsidR="00316E27" w:rsidRPr="00316E27">
        <w:rPr>
          <w:noProof/>
        </w:rPr>
        <w:t>[7]</w:t>
      </w:r>
      <w:ins w:id="1069" w:author="Sarah Thomas" w:date="2014-03-12T12:12:00Z">
        <w:r>
          <w:fldChar w:fldCharType="end"/>
        </w:r>
      </w:ins>
      <w:ins w:id="1070" w:author="Sarah Thomas" w:date="2014-03-12T12:14:00Z">
        <w:r>
          <w:t xml:space="preserve">. </w:t>
        </w:r>
      </w:ins>
      <w:ins w:id="1071" w:author="Sarah Thomas" w:date="2014-03-12T12:15:00Z">
        <w:r>
          <w:t>Each table in the database has a corresponding model that can interact with it.</w:t>
        </w:r>
      </w:ins>
      <w:ins w:id="1072" w:author="Sarah Thomas" w:date="2014-03-12T12:16:00Z">
        <w:r>
          <w:t xml:space="preserve"> </w:t>
        </w:r>
        <w:r w:rsidRPr="00F3411A">
          <w:rPr>
            <w:i/>
            <w:rPrChange w:id="1073" w:author="Sarah Thomas" w:date="2014-03-12T12:17:00Z">
              <w:rPr/>
            </w:rPrChange>
          </w:rPr>
          <w:t>Laravel</w:t>
        </w:r>
        <w:r>
          <w:t xml:space="preserve"> uses certain naming conventions</w:t>
        </w:r>
      </w:ins>
      <w:ins w:id="1074" w:author="Sarah Thomas" w:date="2014-03-12T12:17:00Z">
        <w:r>
          <w:t xml:space="preserve"> to facilitate the mapping. </w:t>
        </w:r>
      </w:ins>
      <w:ins w:id="1075" w:author="Sarah Thomas" w:date="2014-03-12T12:22:00Z">
        <w:r w:rsidR="006E0F15">
          <w:t xml:space="preserve">A class name becomes a singular version of the table name, in </w:t>
        </w:r>
      </w:ins>
      <w:ins w:id="1076" w:author="Sarah Thomas" w:date="2014-03-12T12:24:00Z">
        <w:r w:rsidR="006E0F15">
          <w:t xml:space="preserve">Pascal case. </w:t>
        </w:r>
      </w:ins>
      <w:ins w:id="1077" w:author="Sarah Thomas" w:date="2014-03-12T12:17:00Z">
        <w:r>
          <w:t xml:space="preserve">For example the table name </w:t>
        </w:r>
        <w:r w:rsidRPr="006E0F15">
          <w:rPr>
            <w:rFonts w:ascii="Courier" w:hAnsi="Courier"/>
            <w:rPrChange w:id="1078" w:author="Sarah Thomas" w:date="2014-03-12T12:19:00Z">
              <w:rPr/>
            </w:rPrChange>
          </w:rPr>
          <w:t>skills</w:t>
        </w:r>
        <w:r>
          <w:t xml:space="preserve"> will map to the class </w:t>
        </w:r>
        <w:r w:rsidRPr="006E0F15">
          <w:rPr>
            <w:rFonts w:ascii="Courier" w:hAnsi="Courier"/>
            <w:rPrChange w:id="1079" w:author="Sarah Thomas" w:date="2014-03-12T12:22:00Z">
              <w:rPr/>
            </w:rPrChange>
          </w:rPr>
          <w:t>Skill</w:t>
        </w:r>
      </w:ins>
      <w:ins w:id="1080" w:author="Sarah Thomas" w:date="2014-03-12T12:22:00Z">
        <w:r w:rsidR="006E0F15" w:rsidRPr="006E0F15">
          <w:rPr>
            <w:rFonts w:cs="Times New Roman"/>
            <w:rPrChange w:id="1081" w:author="Sarah Thomas" w:date="2014-03-12T12:27:00Z">
              <w:rPr>
                <w:rFonts w:ascii="Courier" w:hAnsi="Courier"/>
              </w:rPr>
            </w:rPrChange>
          </w:rPr>
          <w:t>.</w:t>
        </w:r>
      </w:ins>
      <w:ins w:id="1082" w:author="Sarah Thomas" w:date="2014-03-12T12:26:00Z">
        <w:r w:rsidR="006E0F15" w:rsidRPr="006E0F15">
          <w:rPr>
            <w:rFonts w:cs="Times New Roman"/>
            <w:rPrChange w:id="1083" w:author="Sarah Thomas" w:date="2014-03-12T12:27:00Z">
              <w:rPr>
                <w:rFonts w:ascii="Courier" w:hAnsi="Courier"/>
              </w:rPr>
            </w:rPrChange>
          </w:rPr>
          <w:t xml:space="preserve"> </w:t>
        </w:r>
      </w:ins>
      <w:ins w:id="1084" w:author="Sarah Thomas" w:date="2014-03-12T12:27:00Z">
        <w:r w:rsidR="006E0F15">
          <w:rPr>
            <w:rFonts w:cs="Times New Roman"/>
          </w:rPr>
          <w:t xml:space="preserve">The following code shows the </w:t>
        </w:r>
        <w:r w:rsidR="006E0F15" w:rsidRPr="006E0F15">
          <w:rPr>
            <w:rFonts w:ascii="Courier" w:hAnsi="Courier" w:cs="Times New Roman"/>
            <w:rPrChange w:id="1085"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1086" w:author="Sarah Thomas" w:date="2014-03-12T12:27:00Z"/>
        </w:rPr>
        <w:pPrChange w:id="1087" w:author="Sarah Thomas" w:date="2014-03-12T12:27:00Z">
          <w:pPr>
            <w:widowControl w:val="0"/>
            <w:numPr>
              <w:numId w:val="51"/>
            </w:numPr>
            <w:tabs>
              <w:tab w:val="left" w:pos="220"/>
              <w:tab w:val="left" w:pos="720"/>
            </w:tabs>
            <w:autoSpaceDE w:val="0"/>
            <w:autoSpaceDN w:val="0"/>
            <w:adjustRightInd w:val="0"/>
            <w:ind w:left="720" w:hanging="720"/>
          </w:pPr>
        </w:pPrChange>
      </w:pPr>
      <w:ins w:id="1088"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1089" w:author="Sarah Thomas" w:date="2014-03-03T16:35:00Z"/>
        </w:rPr>
        <w:pPrChange w:id="1090" w:author="Sarah Thomas" w:date="2014-03-12T12:27:00Z">
          <w:pPr>
            <w:widowControl w:val="0"/>
            <w:numPr>
              <w:numId w:val="51"/>
            </w:numPr>
            <w:tabs>
              <w:tab w:val="left" w:pos="220"/>
              <w:tab w:val="left" w:pos="720"/>
            </w:tabs>
            <w:autoSpaceDE w:val="0"/>
            <w:autoSpaceDN w:val="0"/>
            <w:adjustRightInd w:val="0"/>
            <w:ind w:left="720" w:hanging="720"/>
          </w:pPr>
        </w:pPrChange>
      </w:pPr>
      <w:ins w:id="1091" w:author="Sarah Thomas" w:date="2014-03-12T12:27:00Z">
        <w:r>
          <w:t xml:space="preserve">This is all that is required to </w:t>
        </w:r>
      </w:ins>
      <w:ins w:id="1092" w:author="Sarah Thomas" w:date="2014-03-12T12:28:00Z">
        <w:r>
          <w:t>map a row from the database to an object in the application.</w:t>
        </w:r>
      </w:ins>
    </w:p>
    <w:p w14:paraId="619B9324" w14:textId="2868AB04" w:rsidR="0081299B" w:rsidRDefault="0081299B">
      <w:pPr>
        <w:pStyle w:val="Heading3"/>
        <w:rPr>
          <w:ins w:id="1093" w:author="Sarah Thomas" w:date="2014-03-03T16:36:00Z"/>
        </w:rPr>
        <w:pPrChange w:id="1094" w:author="Sarah Thomas" w:date="2014-03-12T17:56:00Z">
          <w:pPr>
            <w:widowControl w:val="0"/>
            <w:numPr>
              <w:numId w:val="51"/>
            </w:numPr>
            <w:tabs>
              <w:tab w:val="left" w:pos="220"/>
              <w:tab w:val="left" w:pos="720"/>
            </w:tabs>
            <w:autoSpaceDE w:val="0"/>
            <w:autoSpaceDN w:val="0"/>
            <w:adjustRightInd w:val="0"/>
            <w:ind w:left="720" w:hanging="720"/>
          </w:pPr>
        </w:pPrChange>
      </w:pPr>
      <w:bookmarkStart w:id="1095" w:name="_Toc256496000"/>
      <w:ins w:id="1096" w:author="Sarah Thomas" w:date="2014-03-03T16:35:00Z">
        <w:r>
          <w:t>Laravel Validation</w:t>
        </w:r>
      </w:ins>
      <w:bookmarkEnd w:id="1095"/>
    </w:p>
    <w:p w14:paraId="4A4AF852" w14:textId="4717F934" w:rsidR="00D618DD" w:rsidRDefault="00D618DD">
      <w:pPr>
        <w:pStyle w:val="BodyText"/>
        <w:rPr>
          <w:ins w:id="1097" w:author="Sarah Thomas" w:date="2014-03-13T11:50:00Z"/>
        </w:rPr>
        <w:pPrChange w:id="1098" w:author="Sarah Thomas" w:date="2014-03-13T11:50:00Z">
          <w:pPr>
            <w:widowControl w:val="0"/>
            <w:autoSpaceDE w:val="0"/>
            <w:autoSpaceDN w:val="0"/>
            <w:adjustRightInd w:val="0"/>
            <w:spacing w:after="300"/>
          </w:pPr>
        </w:pPrChange>
      </w:pPr>
      <w:ins w:id="1099" w:author="Sarah Thomas" w:date="2014-03-13T11:50:00Z">
        <w:r>
          <w:t>Since forms validation is an essential part of any web applications to ensure that only valid data is saved in the database and in a certain</w:t>
        </w:r>
        <w:r w:rsidR="00FA3B48">
          <w:t xml:space="preserve"> format or length, Laravel has </w:t>
        </w:r>
      </w:ins>
      <w:ins w:id="1100" w:author="Sarah Thomas" w:date="2014-03-15T08:58:00Z">
        <w:r w:rsidR="00FA3B48">
          <w:t xml:space="preserve">a </w:t>
        </w:r>
      </w:ins>
      <w:ins w:id="1101" w:author="Sarah Thomas" w:date="2014-03-13T11:50:00Z">
        <w:r w:rsidR="00FA3B48">
          <w:t>validation</w:t>
        </w:r>
        <w:r>
          <w:t xml:space="preserve"> library to make this part </w:t>
        </w:r>
        <w:r w:rsidR="00FA3B48">
          <w:t xml:space="preserve">simple and easy to implement </w:t>
        </w:r>
      </w:ins>
      <w:ins w:id="1102" w:author="Sarah Thomas" w:date="2014-03-15T09:01:00Z">
        <w:r w:rsidR="00FA3B48">
          <w:fldChar w:fldCharType="begin" w:fldLock="1"/>
        </w:r>
      </w:ins>
      <w:r w:rsidR="00316E27">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"[10]" }, "properties" : { "noteIndex" : 0 }, "schema" : "https://github.com/citation-style-language/schema/raw/master/csl-citation.json" }</w:instrText>
      </w:r>
      <w:ins w:id="1103" w:author="Sarah Thomas" w:date="2014-03-15T09:01:00Z">
        <w:r w:rsidR="00FA3B48">
          <w:fldChar w:fldCharType="separate"/>
        </w:r>
      </w:ins>
      <w:r w:rsidR="00316E27" w:rsidRPr="00316E27">
        <w:rPr>
          <w:noProof/>
        </w:rPr>
        <w:t>[10]</w:t>
      </w:r>
      <w:ins w:id="1104" w:author="Sarah Thomas" w:date="2014-03-15T09:01:00Z">
        <w:r w:rsidR="00FA3B48">
          <w:fldChar w:fldCharType="end"/>
        </w:r>
        <w:r w:rsidR="00FA3B48" w:rsidRPr="00A05014">
          <w:t>.</w:t>
        </w:r>
      </w:ins>
      <w:ins w:id="1105" w:author="Sarah Thomas" w:date="2014-03-13T11:50:00Z">
        <w:r>
          <w:t xml:space="preserve"> </w:t>
        </w:r>
      </w:ins>
    </w:p>
    <w:p w14:paraId="39254213" w14:textId="77777777" w:rsidR="00D618DD" w:rsidRDefault="00D618DD">
      <w:pPr>
        <w:pStyle w:val="BodyText"/>
        <w:rPr>
          <w:ins w:id="1106" w:author="Sarah Thomas" w:date="2014-03-13T11:50:00Z"/>
        </w:rPr>
        <w:pPrChange w:id="1107" w:author="Sarah Thomas" w:date="2014-03-13T11:50:00Z">
          <w:pPr>
            <w:widowControl w:val="0"/>
            <w:autoSpaceDE w:val="0"/>
            <w:autoSpaceDN w:val="0"/>
            <w:adjustRightInd w:val="0"/>
            <w:spacing w:after="300"/>
          </w:pPr>
        </w:pPrChange>
      </w:pPr>
      <w:proofErr w:type="spellStart"/>
      <w:ins w:id="1108" w:author="Sarah Thomas" w:date="2014-03-13T11:50:00Z">
        <w:r w:rsidRPr="001626ED">
          <w:rPr>
            <w:i/>
          </w:rPr>
          <w:t>FacultyCooperative</w:t>
        </w:r>
        <w:proofErr w:type="spellEnd"/>
        <w:r>
          <w:t xml:space="preserve"> website has many forms to validate their input fields before completing the action process of each form. </w:t>
        </w:r>
      </w:ins>
    </w:p>
    <w:p w14:paraId="65649609" w14:textId="77777777" w:rsidR="00D618DD" w:rsidRDefault="00D618DD">
      <w:pPr>
        <w:pStyle w:val="BodyText"/>
        <w:rPr>
          <w:ins w:id="1109" w:author="Sarah Thomas" w:date="2014-03-13T11:50:00Z"/>
        </w:rPr>
        <w:pPrChange w:id="1110" w:author="Sarah Thomas" w:date="2014-03-13T11:51:00Z">
          <w:pPr>
            <w:widowControl w:val="0"/>
            <w:autoSpaceDE w:val="0"/>
            <w:autoSpaceDN w:val="0"/>
            <w:adjustRightInd w:val="0"/>
            <w:spacing w:after="300"/>
          </w:pPr>
        </w:pPrChange>
      </w:pPr>
      <w:ins w:id="1111" w:author="Sarah Thomas" w:date="2014-03-13T11:50:00Z">
        <w:r>
          <w:t xml:space="preserve">Validation of </w:t>
        </w:r>
        <w:r w:rsidRPr="008C3BBD">
          <w:rPr>
            <w:i/>
          </w:rPr>
          <w:t>Register from</w:t>
        </w:r>
        <w:r>
          <w:t xml:space="preserve">: </w:t>
        </w:r>
      </w:ins>
    </w:p>
    <w:p w14:paraId="5EDCCDE1" w14:textId="10F03526" w:rsidR="00D618DD" w:rsidRDefault="00D618DD">
      <w:pPr>
        <w:pStyle w:val="BodyText"/>
        <w:numPr>
          <w:ilvl w:val="0"/>
          <w:numId w:val="65"/>
        </w:numPr>
        <w:rPr>
          <w:ins w:id="1112" w:author="Sarah Thomas" w:date="2014-03-13T11:50:00Z"/>
        </w:rPr>
        <w:pPrChange w:id="1113" w:author="Sarah Thomas" w:date="2014-03-13T11:51:00Z">
          <w:pPr>
            <w:pStyle w:val="ListParagraph"/>
            <w:widowControl w:val="0"/>
            <w:numPr>
              <w:numId w:val="65"/>
            </w:numPr>
            <w:autoSpaceDE w:val="0"/>
            <w:autoSpaceDN w:val="0"/>
            <w:adjustRightInd w:val="0"/>
            <w:spacing w:after="300"/>
            <w:ind w:hanging="360"/>
          </w:pPr>
        </w:pPrChange>
      </w:pPr>
      <w:ins w:id="1114" w:author="Sarah Thomas" w:date="2014-03-13T11:50:00Z">
        <w:r>
          <w:rPr>
            <w:noProof/>
            <w:lang w:val="en-US"/>
          </w:rPr>
          <w:drawing>
            <wp:anchor distT="0" distB="0" distL="114300" distR="114300" simplePos="0" relativeHeight="251659264" behindDoc="0" locked="0" layoutInCell="1" allowOverlap="1" wp14:anchorId="0E6847C1" wp14:editId="51956365">
              <wp:simplePos x="0" y="0"/>
              <wp:positionH relativeFrom="column">
                <wp:posOffset>4114800</wp:posOffset>
              </wp:positionH>
              <wp:positionV relativeFrom="paragraph">
                <wp:posOffset>114935</wp:posOffset>
              </wp:positionV>
              <wp:extent cx="2286000" cy="1790700"/>
              <wp:effectExtent l="152400" t="152400" r="1524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BBD">
          <w:t xml:space="preserve">All fields are required </w:t>
        </w:r>
      </w:ins>
      <w:ins w:id="1115" w:author="Sarah Thomas" w:date="2014-03-13T11:57:00Z">
        <w:r w:rsidR="00A3367E">
          <w:t>for</w:t>
        </w:r>
      </w:ins>
      <w:ins w:id="1116" w:author="Sarah Thomas" w:date="2014-03-13T11:50:00Z">
        <w:r w:rsidRPr="008C3BBD">
          <w:t xml:space="preserve"> this form.</w:t>
        </w:r>
      </w:ins>
    </w:p>
    <w:p w14:paraId="57D31F2E" w14:textId="3340E215" w:rsidR="00D618DD" w:rsidRPr="008C3BBD" w:rsidRDefault="00D618DD">
      <w:pPr>
        <w:pStyle w:val="BodyText"/>
        <w:numPr>
          <w:ilvl w:val="0"/>
          <w:numId w:val="65"/>
        </w:numPr>
        <w:rPr>
          <w:ins w:id="1117" w:author="Sarah Thomas" w:date="2014-03-13T11:50:00Z"/>
        </w:rPr>
        <w:pPrChange w:id="1118" w:author="Sarah Thomas" w:date="2014-03-13T11:51:00Z">
          <w:pPr>
            <w:pStyle w:val="ListParagraph"/>
            <w:widowControl w:val="0"/>
            <w:numPr>
              <w:numId w:val="65"/>
            </w:numPr>
            <w:autoSpaceDE w:val="0"/>
            <w:autoSpaceDN w:val="0"/>
            <w:adjustRightInd w:val="0"/>
            <w:spacing w:after="300"/>
            <w:ind w:hanging="360"/>
          </w:pPr>
        </w:pPrChange>
      </w:pPr>
      <w:ins w:id="1119"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1120" w:author="Sarah Thomas" w:date="2014-03-13T11:50:00Z"/>
          <w:rFonts w:ascii="Times" w:hAnsi="Times" w:cs="Times"/>
          <w:sz w:val="32"/>
          <w:szCs w:val="32"/>
        </w:rPr>
      </w:pPr>
      <w:ins w:id="1121" w:author="Sarah Thomas" w:date="2014-03-13T11:50:00Z">
        <w:r>
          <w:rPr>
            <w:noProof/>
            <w:lang w:val="en-US"/>
          </w:rPr>
          <w:drawing>
            <wp:anchor distT="0" distB="0" distL="114300" distR="114300" simplePos="0" relativeHeight="251660288" behindDoc="0" locked="0" layoutInCell="1" allowOverlap="1" wp14:anchorId="6B1300F1" wp14:editId="531802EE">
              <wp:simplePos x="0" y="0"/>
              <wp:positionH relativeFrom="column">
                <wp:posOffset>114300</wp:posOffset>
              </wp:positionH>
              <wp:positionV relativeFrom="paragraph">
                <wp:posOffset>176530</wp:posOffset>
              </wp:positionV>
              <wp:extent cx="3886200" cy="1143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4300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1122" w:author="Sarah Thomas" w:date="2014-03-13T11:50:00Z"/>
          <w:rFonts w:ascii="Times" w:hAnsi="Times" w:cs="Times"/>
          <w:sz w:val="32"/>
          <w:szCs w:val="32"/>
        </w:rPr>
      </w:pPr>
    </w:p>
    <w:p w14:paraId="20863841" w14:textId="77777777" w:rsidR="00D618DD" w:rsidRDefault="00D618DD" w:rsidP="00D618DD">
      <w:pPr>
        <w:rPr>
          <w:ins w:id="1123" w:author="Sarah Thomas" w:date="2014-03-13T11:50:00Z"/>
        </w:rPr>
      </w:pPr>
    </w:p>
    <w:p w14:paraId="5828D800" w14:textId="77777777" w:rsidR="00D618DD" w:rsidRDefault="00D618DD" w:rsidP="00D618DD">
      <w:pPr>
        <w:rPr>
          <w:ins w:id="1124" w:author="Sarah Thomas" w:date="2014-03-13T11:50:00Z"/>
        </w:rPr>
      </w:pPr>
    </w:p>
    <w:p w14:paraId="7FF025E7" w14:textId="77777777" w:rsidR="00D618DD" w:rsidRDefault="00D618DD">
      <w:pPr>
        <w:pStyle w:val="BodyText"/>
        <w:rPr>
          <w:ins w:id="1125" w:author="Sarah Thomas" w:date="2014-03-13T11:50:00Z"/>
        </w:rPr>
        <w:pPrChange w:id="1126" w:author="Sarah Thomas" w:date="2014-03-13T11:51:00Z">
          <w:pPr/>
        </w:pPrChange>
      </w:pPr>
      <w:ins w:id="1127" w:author="Sarah Thomas" w:date="2014-03-13T11:50:00Z">
        <w:r>
          <w:t xml:space="preserve">Validation of </w:t>
        </w:r>
        <w:r>
          <w:rPr>
            <w:i/>
          </w:rPr>
          <w:t>login</w:t>
        </w:r>
        <w:r w:rsidRPr="008C3BBD">
          <w:rPr>
            <w:i/>
          </w:rPr>
          <w:t xml:space="preserve"> from</w:t>
        </w:r>
        <w:r>
          <w:t>:</w:t>
        </w:r>
      </w:ins>
    </w:p>
    <w:p w14:paraId="3AEB05AE" w14:textId="77777777" w:rsidR="00D618DD" w:rsidRDefault="00D618DD" w:rsidP="00D618DD">
      <w:pPr>
        <w:rPr>
          <w:ins w:id="1128" w:author="Sarah Thomas" w:date="2014-03-13T11:50:00Z"/>
        </w:rPr>
      </w:pPr>
    </w:p>
    <w:p w14:paraId="6545BA4D" w14:textId="77777777" w:rsidR="00D618DD" w:rsidRDefault="00D618DD">
      <w:pPr>
        <w:pStyle w:val="BodyText"/>
        <w:rPr>
          <w:ins w:id="1129" w:author="Sarah Thomas" w:date="2014-03-13T11:50:00Z"/>
        </w:rPr>
        <w:pPrChange w:id="1130" w:author="Sarah Thomas" w:date="2014-03-13T11:51:00Z">
          <w:pPr>
            <w:pStyle w:val="ListParagraph"/>
            <w:widowControl w:val="0"/>
            <w:numPr>
              <w:numId w:val="65"/>
            </w:numPr>
            <w:autoSpaceDE w:val="0"/>
            <w:autoSpaceDN w:val="0"/>
            <w:adjustRightInd w:val="0"/>
            <w:spacing w:after="300"/>
            <w:ind w:hanging="360"/>
          </w:pPr>
        </w:pPrChange>
      </w:pPr>
      <w:ins w:id="1131" w:author="Sarah Thomas" w:date="2014-03-13T11:50:00Z">
        <w:r w:rsidRPr="008C3BBD">
          <w:t>All fields are required in this form</w:t>
        </w:r>
        <w:r>
          <w:t>.</w:t>
        </w:r>
      </w:ins>
    </w:p>
    <w:p w14:paraId="3F0910DC" w14:textId="77777777" w:rsidR="00D618DD" w:rsidRPr="00125D9D" w:rsidRDefault="00D618DD" w:rsidP="00D618DD">
      <w:pPr>
        <w:pStyle w:val="ListParagraph"/>
        <w:widowControl w:val="0"/>
        <w:autoSpaceDE w:val="0"/>
        <w:autoSpaceDN w:val="0"/>
        <w:adjustRightInd w:val="0"/>
        <w:spacing w:after="300"/>
        <w:rPr>
          <w:ins w:id="1132" w:author="Sarah Thomas" w:date="2014-03-13T11:50:00Z"/>
          <w:rFonts w:ascii="Times" w:hAnsi="Times" w:cs="Times"/>
          <w:sz w:val="32"/>
          <w:szCs w:val="32"/>
        </w:rPr>
      </w:pPr>
      <w:ins w:id="1133" w:author="Sarah Thomas" w:date="2014-03-13T11:50:00Z">
        <w:r>
          <w:rPr>
            <w:noProof/>
            <w:lang w:val="en-US"/>
          </w:rPr>
          <w:drawing>
            <wp:anchor distT="0" distB="0" distL="114300" distR="114300" simplePos="0" relativeHeight="251661312" behindDoc="0" locked="0" layoutInCell="1" allowOverlap="1" wp14:anchorId="5B353528" wp14:editId="2345316D">
              <wp:simplePos x="0" y="0"/>
              <wp:positionH relativeFrom="column">
                <wp:posOffset>4114800</wp:posOffset>
              </wp:positionH>
              <wp:positionV relativeFrom="paragraph">
                <wp:posOffset>125730</wp:posOffset>
              </wp:positionV>
              <wp:extent cx="2286000" cy="1371600"/>
              <wp:effectExtent l="152400" t="152400" r="1524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3085D9AC" wp14:editId="19FC625F">
              <wp:simplePos x="0" y="0"/>
              <wp:positionH relativeFrom="column">
                <wp:posOffset>0</wp:posOffset>
              </wp:positionH>
              <wp:positionV relativeFrom="paragraph">
                <wp:posOffset>125730</wp:posOffset>
              </wp:positionV>
              <wp:extent cx="3886200" cy="1091777"/>
              <wp:effectExtent l="0" t="0" r="0" b="6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886200" cy="109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9D8AF8C" w14:textId="77777777" w:rsidR="00D618DD" w:rsidRDefault="00D618DD" w:rsidP="00D618DD">
      <w:pPr>
        <w:rPr>
          <w:ins w:id="1134" w:author="Sarah Thomas" w:date="2014-03-13T11:50:00Z"/>
        </w:rPr>
      </w:pPr>
    </w:p>
    <w:p w14:paraId="7085EFE9" w14:textId="77777777" w:rsidR="00D618DD" w:rsidRDefault="00D618DD">
      <w:pPr>
        <w:pStyle w:val="BodyText"/>
        <w:rPr>
          <w:ins w:id="1135" w:author="Sarah Thomas" w:date="2014-03-13T11:50:00Z"/>
        </w:rPr>
        <w:pPrChange w:id="1136" w:author="Sarah Thomas" w:date="2014-03-13T11:52:00Z">
          <w:pPr/>
        </w:pPrChange>
      </w:pPr>
      <w:ins w:id="1137" w:author="Sarah Thomas" w:date="2014-03-13T11:50:00Z">
        <w:r>
          <w:lastRenderedPageBreak/>
          <w:t xml:space="preserve">Validation of </w:t>
        </w:r>
        <w:proofErr w:type="spellStart"/>
        <w:r>
          <w:t>edit</w:t>
        </w:r>
        <w:r w:rsidRPr="00125D9D">
          <w:t>Profile</w:t>
        </w:r>
        <w:proofErr w:type="spellEnd"/>
        <w:r w:rsidRPr="00125D9D">
          <w:t xml:space="preserve"> form:</w:t>
        </w:r>
      </w:ins>
    </w:p>
    <w:p w14:paraId="5D51A62B" w14:textId="77777777" w:rsidR="00D618DD" w:rsidRPr="00DF6CF3" w:rsidRDefault="00D618DD">
      <w:pPr>
        <w:pStyle w:val="BodyText"/>
        <w:rPr>
          <w:ins w:id="1138" w:author="Sarah Thomas" w:date="2014-03-13T11:50:00Z"/>
          <w:noProof/>
        </w:rPr>
        <w:pPrChange w:id="1139" w:author="Sarah Thomas" w:date="2014-03-13T11:52:00Z">
          <w:pPr>
            <w:pStyle w:val="ListParagraph"/>
            <w:numPr>
              <w:numId w:val="65"/>
            </w:numPr>
            <w:spacing w:after="0"/>
            <w:ind w:hanging="360"/>
          </w:pPr>
        </w:pPrChange>
      </w:pPr>
      <w:ins w:id="1140" w:author="Sarah Thomas" w:date="2014-03-13T11:50:00Z">
        <w:r>
          <w:rPr>
            <w:noProof/>
            <w:lang w:val="en-US"/>
          </w:rPr>
          <w:drawing>
            <wp:anchor distT="0" distB="0" distL="114300" distR="114300" simplePos="0" relativeHeight="251663360" behindDoc="0" locked="0" layoutInCell="1" allowOverlap="1" wp14:anchorId="0256838C" wp14:editId="4C014BB4">
              <wp:simplePos x="0" y="0"/>
              <wp:positionH relativeFrom="column">
                <wp:posOffset>457200</wp:posOffset>
              </wp:positionH>
              <wp:positionV relativeFrom="paragraph">
                <wp:posOffset>222250</wp:posOffset>
              </wp:positionV>
              <wp:extent cx="4229100" cy="137160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1371600"/>
                      </a:xfrm>
                      <a:prstGeom prst="rect">
                        <a:avLst/>
                      </a:prstGeom>
                    </pic:spPr>
                  </pic:pic>
                </a:graphicData>
              </a:graphic>
              <wp14:sizeRelH relativeFrom="margin">
                <wp14:pctWidth>0</wp14:pctWidth>
              </wp14:sizeRelH>
              <wp14:sizeRelV relativeFrom="margin">
                <wp14:pctHeight>0</wp14:pctHeight>
              </wp14:sizeRelV>
            </wp:anchor>
          </w:drawing>
        </w:r>
        <w:proofErr w:type="gramStart"/>
        <w:r>
          <w:t>n</w:t>
        </w:r>
        <w:r w:rsidRPr="00DF6CF3">
          <w:t>ame</w:t>
        </w:r>
        <w:proofErr w:type="gramEnd"/>
        <w:r w:rsidRPr="00DF6CF3">
          <w:t xml:space="preserve"> </w:t>
        </w:r>
        <w:r>
          <w:t xml:space="preserve">and </w:t>
        </w:r>
        <w:proofErr w:type="spellStart"/>
        <w:r>
          <w:t>bioDetails</w:t>
        </w:r>
        <w:proofErr w:type="spellEnd"/>
        <w:r>
          <w:t xml:space="preserve"> fields </w:t>
        </w:r>
        <w:r w:rsidRPr="00DF6CF3">
          <w:t>are required</w:t>
        </w:r>
        <w:r>
          <w:t>.</w:t>
        </w:r>
      </w:ins>
    </w:p>
    <w:p w14:paraId="2060A873" w14:textId="77777777" w:rsidR="00D618DD" w:rsidRDefault="00D618DD">
      <w:pPr>
        <w:pStyle w:val="BodyText"/>
        <w:rPr>
          <w:ins w:id="1141" w:author="Sarah Thomas" w:date="2014-03-13T11:50:00Z"/>
        </w:rPr>
        <w:pPrChange w:id="1142" w:author="Sarah Thomas" w:date="2014-03-13T11:52:00Z">
          <w:pPr>
            <w:pStyle w:val="ListParagraph"/>
          </w:pPr>
        </w:pPrChange>
      </w:pPr>
    </w:p>
    <w:p w14:paraId="372AFBAD" w14:textId="77777777" w:rsidR="00D618DD" w:rsidRDefault="00D618DD">
      <w:pPr>
        <w:pStyle w:val="BodyText"/>
        <w:rPr>
          <w:ins w:id="1143" w:author="Sarah Thomas" w:date="2014-03-13T11:50:00Z"/>
        </w:rPr>
        <w:pPrChange w:id="1144" w:author="Sarah Thomas" w:date="2014-03-13T11:52:00Z">
          <w:pPr>
            <w:pStyle w:val="ListParagraph"/>
          </w:pPr>
        </w:pPrChange>
      </w:pPr>
    </w:p>
    <w:p w14:paraId="0705E2A9" w14:textId="77777777" w:rsidR="00D618DD" w:rsidRDefault="00D618DD">
      <w:pPr>
        <w:pStyle w:val="BodyText"/>
        <w:rPr>
          <w:ins w:id="1145" w:author="Sarah Thomas" w:date="2014-03-13T11:50:00Z"/>
        </w:rPr>
        <w:pPrChange w:id="1146" w:author="Sarah Thomas" w:date="2014-03-13T11:52:00Z">
          <w:pPr>
            <w:pStyle w:val="ListParagraph"/>
          </w:pPr>
        </w:pPrChange>
      </w:pPr>
    </w:p>
    <w:p w14:paraId="07D51376" w14:textId="77777777" w:rsidR="00D618DD" w:rsidRDefault="00D618DD">
      <w:pPr>
        <w:pStyle w:val="BodyText"/>
        <w:rPr>
          <w:ins w:id="1147" w:author="Sarah Thomas" w:date="2014-03-13T11:50:00Z"/>
        </w:rPr>
        <w:pPrChange w:id="1148" w:author="Sarah Thomas" w:date="2014-03-13T11:52:00Z">
          <w:pPr>
            <w:pStyle w:val="ListParagraph"/>
          </w:pPr>
        </w:pPrChange>
      </w:pPr>
    </w:p>
    <w:p w14:paraId="145853D6" w14:textId="77777777" w:rsidR="00D618DD" w:rsidRDefault="00D618DD">
      <w:pPr>
        <w:pStyle w:val="BodyText"/>
        <w:rPr>
          <w:ins w:id="1149" w:author="Sarah Thomas" w:date="2014-03-13T11:50:00Z"/>
        </w:rPr>
        <w:pPrChange w:id="1150" w:author="Sarah Thomas" w:date="2014-03-13T11:52:00Z">
          <w:pPr>
            <w:pStyle w:val="ListParagraph"/>
          </w:pPr>
        </w:pPrChange>
      </w:pPr>
    </w:p>
    <w:p w14:paraId="1B94F48A" w14:textId="77777777" w:rsidR="00D618DD" w:rsidRDefault="00D618DD">
      <w:pPr>
        <w:pStyle w:val="BodyText"/>
        <w:rPr>
          <w:ins w:id="1151" w:author="Sarah Thomas" w:date="2014-03-13T11:50:00Z"/>
        </w:rPr>
        <w:pPrChange w:id="1152" w:author="Sarah Thomas" w:date="2014-03-13T11:52:00Z">
          <w:pPr>
            <w:pStyle w:val="ListParagraph"/>
          </w:pPr>
        </w:pPrChange>
      </w:pPr>
    </w:p>
    <w:p w14:paraId="3C7603A9" w14:textId="77777777" w:rsidR="00D618DD" w:rsidRPr="00DF6CF3" w:rsidRDefault="00D618DD">
      <w:pPr>
        <w:pStyle w:val="BodyText"/>
        <w:rPr>
          <w:ins w:id="1153" w:author="Sarah Thomas" w:date="2014-03-13T11:50:00Z"/>
        </w:rPr>
        <w:pPrChange w:id="1154" w:author="Sarah Thomas" w:date="2014-03-13T11:52:00Z">
          <w:pPr/>
        </w:pPrChange>
      </w:pPr>
    </w:p>
    <w:p w14:paraId="167746B6" w14:textId="77777777" w:rsidR="00D618DD" w:rsidRDefault="00D618DD">
      <w:pPr>
        <w:pStyle w:val="BodyText"/>
        <w:rPr>
          <w:ins w:id="1155" w:author="Sarah Thomas" w:date="2014-03-13T11:50:00Z"/>
        </w:rPr>
        <w:pPrChange w:id="1156" w:author="Sarah Thomas" w:date="2014-03-13T11:52:00Z">
          <w:pPr/>
        </w:pPrChange>
      </w:pPr>
      <w:ins w:id="1157" w:author="Sarah Thomas" w:date="2014-03-13T11:50:00Z">
        <w:r>
          <w:t xml:space="preserve">Validation of </w:t>
        </w:r>
        <w:proofErr w:type="spellStart"/>
        <w:r>
          <w:t>createVenture</w:t>
        </w:r>
        <w:proofErr w:type="spellEnd"/>
        <w:r w:rsidRPr="00125D9D">
          <w:t xml:space="preserve"> form:</w:t>
        </w:r>
      </w:ins>
    </w:p>
    <w:p w14:paraId="78E05F33" w14:textId="77777777" w:rsidR="00D618DD" w:rsidRPr="00DF6CF3" w:rsidRDefault="00D618DD">
      <w:pPr>
        <w:pStyle w:val="BodyText"/>
        <w:rPr>
          <w:ins w:id="1158" w:author="Sarah Thomas" w:date="2014-03-13T11:50:00Z"/>
          <w:noProof/>
        </w:rPr>
        <w:pPrChange w:id="1159" w:author="Sarah Thomas" w:date="2014-03-13T11:52:00Z">
          <w:pPr>
            <w:pStyle w:val="ListParagraph"/>
            <w:numPr>
              <w:numId w:val="65"/>
            </w:numPr>
            <w:spacing w:after="0"/>
            <w:ind w:hanging="360"/>
          </w:pPr>
        </w:pPrChange>
      </w:pPr>
      <w:ins w:id="1160" w:author="Sarah Thomas" w:date="2014-03-13T11:50:00Z">
        <w:r>
          <w:t>Title of the venture is required.</w:t>
        </w:r>
      </w:ins>
    </w:p>
    <w:p w14:paraId="52B11260" w14:textId="77777777" w:rsidR="00D618DD" w:rsidRDefault="00D618DD">
      <w:pPr>
        <w:pStyle w:val="BodyText"/>
        <w:rPr>
          <w:ins w:id="1161" w:author="Sarah Thomas" w:date="2014-03-13T11:50:00Z"/>
        </w:rPr>
        <w:pPrChange w:id="1162" w:author="Sarah Thomas" w:date="2014-03-13T11:52:00Z">
          <w:pPr/>
        </w:pPrChange>
      </w:pPr>
      <w:ins w:id="1163" w:author="Sarah Thomas" w:date="2014-03-13T11:50:00Z">
        <w:r>
          <w:rPr>
            <w:noProof/>
            <w:lang w:val="en-US"/>
          </w:rPr>
          <w:drawing>
            <wp:anchor distT="0" distB="0" distL="114300" distR="114300" simplePos="0" relativeHeight="251664384" behindDoc="0" locked="0" layoutInCell="1" allowOverlap="1" wp14:anchorId="68C21AEC" wp14:editId="798FBB1A">
              <wp:simplePos x="0" y="0"/>
              <wp:positionH relativeFrom="column">
                <wp:posOffset>457200</wp:posOffset>
              </wp:positionH>
              <wp:positionV relativeFrom="paragraph">
                <wp:posOffset>47625</wp:posOffset>
              </wp:positionV>
              <wp:extent cx="3886200" cy="1257300"/>
              <wp:effectExtent l="0" t="0" r="0" b="12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pPr>
        <w:pStyle w:val="BodyText"/>
        <w:rPr>
          <w:ins w:id="1164" w:author="Sarah Thomas" w:date="2014-03-13T11:50:00Z"/>
        </w:rPr>
        <w:pPrChange w:id="1165" w:author="Sarah Thomas" w:date="2014-03-13T11:52:00Z">
          <w:pPr/>
        </w:pPrChange>
      </w:pPr>
    </w:p>
    <w:p w14:paraId="1468AA9A" w14:textId="77777777" w:rsidR="00D618DD" w:rsidRDefault="00D618DD">
      <w:pPr>
        <w:pStyle w:val="BodyText"/>
        <w:rPr>
          <w:ins w:id="1166" w:author="Sarah Thomas" w:date="2014-03-13T11:50:00Z"/>
        </w:rPr>
        <w:pPrChange w:id="1167" w:author="Sarah Thomas" w:date="2014-03-13T11:52:00Z">
          <w:pPr/>
        </w:pPrChange>
      </w:pPr>
    </w:p>
    <w:p w14:paraId="0E65A466" w14:textId="77777777" w:rsidR="00D618DD" w:rsidRDefault="00D618DD">
      <w:pPr>
        <w:pStyle w:val="BodyText"/>
        <w:rPr>
          <w:ins w:id="1168" w:author="Sarah Thomas" w:date="2014-03-13T11:50:00Z"/>
        </w:rPr>
        <w:pPrChange w:id="1169" w:author="Sarah Thomas" w:date="2014-03-13T11:52:00Z">
          <w:pPr/>
        </w:pPrChange>
      </w:pPr>
    </w:p>
    <w:p w14:paraId="6C609759" w14:textId="77777777" w:rsidR="00D618DD" w:rsidRDefault="00D618DD">
      <w:pPr>
        <w:pStyle w:val="BodyText"/>
        <w:rPr>
          <w:ins w:id="1170" w:author="Sarah Thomas" w:date="2014-03-13T11:50:00Z"/>
        </w:rPr>
        <w:pPrChange w:id="1171" w:author="Sarah Thomas" w:date="2014-03-13T11:52:00Z">
          <w:pPr/>
        </w:pPrChange>
      </w:pPr>
    </w:p>
    <w:p w14:paraId="509B174F" w14:textId="77777777" w:rsidR="00D618DD" w:rsidRDefault="00D618DD">
      <w:pPr>
        <w:pStyle w:val="BodyText"/>
        <w:rPr>
          <w:ins w:id="1172" w:author="Sarah Thomas" w:date="2014-03-13T11:50:00Z"/>
        </w:rPr>
        <w:pPrChange w:id="1173" w:author="Sarah Thomas" w:date="2014-03-13T11:52:00Z">
          <w:pPr/>
        </w:pPrChange>
      </w:pPr>
    </w:p>
    <w:p w14:paraId="68DA13C7" w14:textId="77777777" w:rsidR="00D618DD" w:rsidRDefault="00D618DD" w:rsidP="00D618DD">
      <w:pPr>
        <w:rPr>
          <w:ins w:id="1174" w:author="Sarah Thomas" w:date="2014-03-13T11:50:00Z"/>
          <w:noProof/>
        </w:rPr>
      </w:pPr>
    </w:p>
    <w:p w14:paraId="1135B095" w14:textId="77777777" w:rsidR="00D618DD" w:rsidRDefault="00D618DD">
      <w:pPr>
        <w:pStyle w:val="BodyText"/>
        <w:rPr>
          <w:ins w:id="1175" w:author="Sarah Thomas" w:date="2014-03-13T11:50:00Z"/>
        </w:rPr>
        <w:pPrChange w:id="1176" w:author="Sarah Thomas" w:date="2014-03-13T11:52:00Z">
          <w:pPr>
            <w:pStyle w:val="ListParagraph"/>
            <w:numPr>
              <w:numId w:val="65"/>
            </w:numPr>
            <w:spacing w:after="0"/>
            <w:ind w:hanging="360"/>
          </w:pPr>
        </w:pPrChange>
      </w:pPr>
      <w:ins w:id="1177" w:author="Sarah Thomas" w:date="2014-03-13T11:50:00Z">
        <w:r>
          <w:rPr>
            <w:noProof/>
            <w:lang w:val="en-US"/>
          </w:rPr>
          <w:drawing>
            <wp:anchor distT="0" distB="0" distL="114300" distR="114300" simplePos="0" relativeHeight="251665408" behindDoc="0" locked="0" layoutInCell="1" allowOverlap="1" wp14:anchorId="1A09DFD1" wp14:editId="07DC02B6">
              <wp:simplePos x="0" y="0"/>
              <wp:positionH relativeFrom="column">
                <wp:posOffset>457200</wp:posOffset>
              </wp:positionH>
              <wp:positionV relativeFrom="paragraph">
                <wp:posOffset>407670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w:t>
        </w:r>
        <w:proofErr w:type="spellStart"/>
        <w:r w:rsidRPr="00DF6CF3">
          <w:rPr>
            <w:i/>
          </w:rPr>
          <w:t>venture.php</w:t>
        </w:r>
        <w:proofErr w:type="spellEnd"/>
        <w:r w:rsidRPr="00DF6CF3">
          <w:t xml:space="preserve"> </w:t>
        </w:r>
      </w:ins>
    </w:p>
    <w:p w14:paraId="53C3FE33" w14:textId="77777777" w:rsidR="00D618DD" w:rsidRDefault="00D618DD">
      <w:pPr>
        <w:pStyle w:val="BodyText"/>
        <w:rPr>
          <w:ins w:id="1178" w:author="Sarah Thomas" w:date="2014-03-13T11:50:00Z"/>
        </w:rPr>
        <w:pPrChange w:id="1179" w:author="Sarah Thomas" w:date="2014-03-13T11:52:00Z">
          <w:pPr/>
        </w:pPrChange>
      </w:pPr>
    </w:p>
    <w:p w14:paraId="20FBBB9A" w14:textId="77777777" w:rsidR="00D618DD" w:rsidRDefault="00D618DD">
      <w:pPr>
        <w:pStyle w:val="BodyText"/>
        <w:rPr>
          <w:ins w:id="1180" w:author="Sarah Thomas" w:date="2014-03-13T11:50:00Z"/>
        </w:rPr>
        <w:pPrChange w:id="1181" w:author="Sarah Thomas" w:date="2014-03-13T11:52:00Z">
          <w:pPr/>
        </w:pPrChange>
      </w:pPr>
    </w:p>
    <w:p w14:paraId="7458CAF3" w14:textId="77777777" w:rsidR="00D618DD" w:rsidRDefault="00D618DD">
      <w:pPr>
        <w:pStyle w:val="BodyText"/>
        <w:rPr>
          <w:ins w:id="1182" w:author="Sarah Thomas" w:date="2014-03-13T11:50:00Z"/>
        </w:rPr>
        <w:pPrChange w:id="1183" w:author="Sarah Thomas" w:date="2014-03-13T11:52:00Z">
          <w:pPr/>
        </w:pPrChange>
      </w:pPr>
    </w:p>
    <w:p w14:paraId="0D6EBB79" w14:textId="77777777" w:rsidR="00D618DD" w:rsidRDefault="00D618DD">
      <w:pPr>
        <w:pStyle w:val="BodyText"/>
        <w:rPr>
          <w:ins w:id="1184" w:author="Sarah Thomas" w:date="2014-03-13T11:50:00Z"/>
        </w:rPr>
        <w:pPrChange w:id="1185" w:author="Sarah Thomas" w:date="2014-03-13T11:52:00Z">
          <w:pPr/>
        </w:pPrChange>
      </w:pPr>
    </w:p>
    <w:p w14:paraId="6C1AD9B6" w14:textId="77777777" w:rsidR="00D618DD" w:rsidRDefault="00D618DD">
      <w:pPr>
        <w:pStyle w:val="BodyText"/>
        <w:rPr>
          <w:ins w:id="1186" w:author="Sarah Thomas" w:date="2014-03-13T11:50:00Z"/>
        </w:rPr>
        <w:pPrChange w:id="1187" w:author="Sarah Thomas" w:date="2014-03-13T11:52:00Z">
          <w:pPr/>
        </w:pPrChange>
      </w:pPr>
    </w:p>
    <w:p w14:paraId="5D1F0344" w14:textId="77777777" w:rsidR="00D618DD" w:rsidRDefault="00D618DD">
      <w:pPr>
        <w:pStyle w:val="BodyText"/>
        <w:rPr>
          <w:ins w:id="1188" w:author="Sarah Thomas" w:date="2014-03-13T11:50:00Z"/>
        </w:rPr>
        <w:pPrChange w:id="1189" w:author="Sarah Thomas" w:date="2014-03-13T11:52:00Z">
          <w:pPr/>
        </w:pPrChange>
      </w:pPr>
    </w:p>
    <w:p w14:paraId="09CD3421" w14:textId="77777777" w:rsidR="00D618DD" w:rsidRDefault="00D618DD">
      <w:pPr>
        <w:pStyle w:val="BodyText"/>
        <w:rPr>
          <w:ins w:id="1190" w:author="Sarah Thomas" w:date="2014-03-13T11:50:00Z"/>
        </w:rPr>
        <w:pPrChange w:id="1191" w:author="Sarah Thomas" w:date="2014-03-13T11:52:00Z">
          <w:pPr/>
        </w:pPrChange>
      </w:pPr>
    </w:p>
    <w:p w14:paraId="20558319" w14:textId="77777777" w:rsidR="00D618DD" w:rsidRDefault="00D618DD">
      <w:pPr>
        <w:pStyle w:val="BodyText"/>
        <w:rPr>
          <w:ins w:id="1192" w:author="Sarah Thomas" w:date="2014-03-13T11:50:00Z"/>
        </w:rPr>
        <w:pPrChange w:id="1193" w:author="Sarah Thomas" w:date="2014-03-13T11:52:00Z">
          <w:pPr/>
        </w:pPrChange>
      </w:pPr>
    </w:p>
    <w:p w14:paraId="0B9316E6" w14:textId="77777777" w:rsidR="00D618DD" w:rsidRDefault="00D618DD">
      <w:pPr>
        <w:pStyle w:val="BodyText"/>
        <w:rPr>
          <w:ins w:id="1194" w:author="Sarah Thomas" w:date="2014-03-13T11:50:00Z"/>
        </w:rPr>
        <w:pPrChange w:id="1195" w:author="Sarah Thomas" w:date="2014-03-13T11:52:00Z">
          <w:pPr/>
        </w:pPrChange>
      </w:pPr>
      <w:ins w:id="1196" w:author="Sarah Thomas" w:date="2014-03-13T11:50:00Z">
        <w:r>
          <w:t xml:space="preserve">Validation of </w:t>
        </w:r>
        <w:proofErr w:type="spellStart"/>
        <w:r>
          <w:t>sendMessage</w:t>
        </w:r>
        <w:proofErr w:type="spellEnd"/>
        <w:r w:rsidRPr="00125D9D">
          <w:t xml:space="preserve"> form:</w:t>
        </w:r>
      </w:ins>
    </w:p>
    <w:p w14:paraId="24E22D9A" w14:textId="77777777" w:rsidR="00D618DD" w:rsidRPr="00DF6CF3" w:rsidRDefault="00D618DD">
      <w:pPr>
        <w:pStyle w:val="BodyText"/>
        <w:rPr>
          <w:ins w:id="1197" w:author="Sarah Thomas" w:date="2014-03-13T11:50:00Z"/>
        </w:rPr>
        <w:pPrChange w:id="1198" w:author="Sarah Thomas" w:date="2014-03-13T11:53:00Z">
          <w:pPr>
            <w:pStyle w:val="ListParagraph"/>
            <w:numPr>
              <w:numId w:val="65"/>
            </w:numPr>
            <w:spacing w:after="0"/>
            <w:ind w:hanging="360"/>
          </w:pPr>
        </w:pPrChange>
      </w:pPr>
      <w:proofErr w:type="gramStart"/>
      <w:ins w:id="1199" w:author="Sarah Thomas" w:date="2014-03-13T11:50:00Z">
        <w:r>
          <w:t>subject</w:t>
        </w:r>
        <w:proofErr w:type="gramEnd"/>
        <w:r>
          <w:t xml:space="preserve"> and message fields are </w:t>
        </w:r>
        <w:r w:rsidRPr="00A3367E">
          <w:rPr>
            <w:rPrChange w:id="1200" w:author="Sarah Thomas" w:date="2014-03-13T11:53:00Z">
              <w:rPr>
                <w:rFonts w:ascii="Times" w:hAnsi="Times" w:cs="Times"/>
                <w:sz w:val="32"/>
                <w:szCs w:val="32"/>
              </w:rPr>
            </w:rPrChange>
          </w:rPr>
          <w:t>required</w:t>
        </w:r>
        <w:r>
          <w:t>.</w:t>
        </w:r>
      </w:ins>
    </w:p>
    <w:p w14:paraId="13FC41B1" w14:textId="77777777" w:rsidR="00D618DD" w:rsidRPr="00DF6CF3" w:rsidRDefault="00D618DD">
      <w:pPr>
        <w:pStyle w:val="BodyText"/>
        <w:rPr>
          <w:ins w:id="1201" w:author="Sarah Thomas" w:date="2014-03-13T11:50:00Z"/>
          <w:rFonts w:ascii="Times" w:hAnsi="Times" w:cs="Times"/>
          <w:sz w:val="32"/>
          <w:szCs w:val="32"/>
        </w:rPr>
        <w:pPrChange w:id="1202" w:author="Sarah Thomas" w:date="2014-03-13T11:52:00Z">
          <w:pPr/>
        </w:pPrChange>
      </w:pPr>
      <w:ins w:id="1203" w:author="Sarah Thomas" w:date="2014-03-13T11:50:00Z">
        <w:r>
          <w:rPr>
            <w:rFonts w:ascii="Times" w:hAnsi="Times" w:cs="Times"/>
            <w:noProof/>
            <w:sz w:val="32"/>
            <w:szCs w:val="32"/>
            <w:lang w:val="en-US"/>
            <w:rPrChange w:id="1204" w:author="Unknown">
              <w:rPr>
                <w:noProof/>
                <w:lang w:val="en-US"/>
              </w:rPr>
            </w:rPrChange>
          </w:rPr>
          <w:drawing>
            <wp:anchor distT="0" distB="0" distL="114300" distR="114300" simplePos="0" relativeHeight="251666432" behindDoc="0" locked="0" layoutInCell="1" allowOverlap="1" wp14:anchorId="1E60B2EC" wp14:editId="7EBCC10D">
              <wp:simplePos x="0" y="0"/>
              <wp:positionH relativeFrom="column">
                <wp:posOffset>457200</wp:posOffset>
              </wp:positionH>
              <wp:positionV relativeFrom="paragraph">
                <wp:posOffset>97790</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pPr>
        <w:pStyle w:val="BodyText"/>
        <w:rPr>
          <w:ins w:id="1205" w:author="Sarah Thomas" w:date="2014-03-13T11:50:00Z"/>
          <w:noProof/>
        </w:rPr>
        <w:pPrChange w:id="1206" w:author="Sarah Thomas" w:date="2014-03-13T11:52:00Z">
          <w:pPr>
            <w:pStyle w:val="ListParagraph"/>
          </w:pPr>
        </w:pPrChange>
      </w:pPr>
    </w:p>
    <w:p w14:paraId="396D6520" w14:textId="77777777" w:rsidR="00D618DD" w:rsidRDefault="00D618DD">
      <w:pPr>
        <w:pStyle w:val="BodyText"/>
        <w:rPr>
          <w:ins w:id="1207" w:author="Sarah Thomas" w:date="2014-03-13T11:50:00Z"/>
          <w:noProof/>
        </w:rPr>
        <w:pPrChange w:id="1208" w:author="Sarah Thomas" w:date="2014-03-13T11:52:00Z">
          <w:pPr>
            <w:pStyle w:val="ListParagraph"/>
          </w:pPr>
        </w:pPrChange>
      </w:pPr>
    </w:p>
    <w:p w14:paraId="34CD57BD" w14:textId="77777777" w:rsidR="00D618DD" w:rsidRDefault="00D618DD">
      <w:pPr>
        <w:pStyle w:val="BodyText"/>
        <w:rPr>
          <w:ins w:id="1209" w:author="Sarah Thomas" w:date="2014-03-13T11:50:00Z"/>
        </w:rPr>
        <w:pPrChange w:id="1210" w:author="Sarah Thomas" w:date="2014-03-13T11:52:00Z">
          <w:pPr/>
        </w:pPrChange>
      </w:pPr>
    </w:p>
    <w:p w14:paraId="44ABC2B4" w14:textId="77777777" w:rsidR="00D618DD" w:rsidRDefault="00D618DD">
      <w:pPr>
        <w:pStyle w:val="BodyText"/>
        <w:rPr>
          <w:ins w:id="1211" w:author="Sarah Thomas" w:date="2014-03-13T11:50:00Z"/>
        </w:rPr>
        <w:pPrChange w:id="1212" w:author="Sarah Thomas" w:date="2014-03-13T11:52:00Z">
          <w:pPr/>
        </w:pPrChange>
      </w:pPr>
    </w:p>
    <w:p w14:paraId="0C595374" w14:textId="77777777" w:rsidR="00D618DD" w:rsidRDefault="00D618DD">
      <w:pPr>
        <w:pStyle w:val="BodyText"/>
        <w:rPr>
          <w:ins w:id="1213" w:author="Sarah Thomas" w:date="2014-03-13T11:50:00Z"/>
        </w:rPr>
        <w:pPrChange w:id="1214" w:author="Sarah Thomas" w:date="2014-03-13T11:52:00Z">
          <w:pPr/>
        </w:pPrChange>
      </w:pPr>
    </w:p>
    <w:p w14:paraId="1654EC92" w14:textId="77777777" w:rsidR="00D618DD" w:rsidRDefault="00D618DD">
      <w:pPr>
        <w:pStyle w:val="BodyText"/>
        <w:rPr>
          <w:ins w:id="1215" w:author="Sarah Thomas" w:date="2014-03-13T11:50:00Z"/>
        </w:rPr>
        <w:pPrChange w:id="1216" w:author="Sarah Thomas" w:date="2014-03-13T11:52:00Z">
          <w:pPr>
            <w:pStyle w:val="ListParagraph"/>
            <w:numPr>
              <w:numId w:val="65"/>
            </w:numPr>
            <w:spacing w:after="0"/>
            <w:ind w:hanging="360"/>
          </w:pPr>
        </w:pPrChange>
      </w:pPr>
      <w:ins w:id="1217" w:author="Sarah Thomas" w:date="2014-03-13T11:50:00Z">
        <w:r w:rsidRPr="00A676EE">
          <w:lastRenderedPageBreak/>
          <w:t>In this part, the validate method called from model/</w:t>
        </w:r>
        <w:proofErr w:type="spellStart"/>
        <w:r>
          <w:t>Message.php</w:t>
        </w:r>
        <w:proofErr w:type="spellEnd"/>
      </w:ins>
    </w:p>
    <w:p w14:paraId="530459BB" w14:textId="77777777" w:rsidR="00D618DD" w:rsidRDefault="00D618DD">
      <w:pPr>
        <w:pStyle w:val="BodyText"/>
        <w:rPr>
          <w:ins w:id="1218" w:author="Sarah Thomas" w:date="2014-03-13T11:50:00Z"/>
        </w:rPr>
        <w:pPrChange w:id="1219" w:author="Sarah Thomas" w:date="2014-03-13T11:52:00Z">
          <w:pPr/>
        </w:pPrChange>
      </w:pPr>
      <w:ins w:id="1220" w:author="Sarah Thomas" w:date="2014-03-13T11:50:00Z">
        <w:r>
          <w:rPr>
            <w:rFonts w:ascii="Times" w:hAnsi="Times" w:cs="Times"/>
            <w:noProof/>
            <w:sz w:val="32"/>
            <w:szCs w:val="32"/>
            <w:lang w:val="en-US"/>
            <w:rPrChange w:id="1221" w:author="Unknown">
              <w:rPr>
                <w:noProof/>
                <w:lang w:val="en-US"/>
              </w:rPr>
            </w:rPrChange>
          </w:rPr>
          <w:drawing>
            <wp:anchor distT="0" distB="0" distL="114300" distR="114300" simplePos="0" relativeHeight="251667456" behindDoc="0" locked="0" layoutInCell="1" allowOverlap="1" wp14:anchorId="2A470E34" wp14:editId="02F8ABBF">
              <wp:simplePos x="0" y="0"/>
              <wp:positionH relativeFrom="column">
                <wp:posOffset>457200</wp:posOffset>
              </wp:positionH>
              <wp:positionV relativeFrom="paragraph">
                <wp:posOffset>107950</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ins>
    </w:p>
    <w:p w14:paraId="68F339B7" w14:textId="77777777" w:rsidR="00D618DD" w:rsidRDefault="00D618DD">
      <w:pPr>
        <w:pStyle w:val="BodyText"/>
        <w:rPr>
          <w:ins w:id="1222" w:author="Sarah Thomas" w:date="2014-03-13T11:50:00Z"/>
        </w:rPr>
        <w:pPrChange w:id="1223" w:author="Sarah Thomas" w:date="2014-03-13T11:52:00Z">
          <w:pPr/>
        </w:pPrChange>
      </w:pPr>
    </w:p>
    <w:p w14:paraId="55FA1911" w14:textId="77777777" w:rsidR="00D618DD" w:rsidRDefault="00D618DD">
      <w:pPr>
        <w:pStyle w:val="BodyText"/>
        <w:rPr>
          <w:ins w:id="1224" w:author="Sarah Thomas" w:date="2014-03-13T11:50:00Z"/>
        </w:rPr>
        <w:pPrChange w:id="1225" w:author="Sarah Thomas" w:date="2014-03-13T11:52:00Z">
          <w:pPr/>
        </w:pPrChange>
      </w:pPr>
    </w:p>
    <w:p w14:paraId="76A0771E" w14:textId="77777777" w:rsidR="00D618DD" w:rsidRDefault="00D618DD">
      <w:pPr>
        <w:pStyle w:val="BodyText"/>
        <w:rPr>
          <w:ins w:id="1226" w:author="Sarah Thomas" w:date="2014-03-13T11:50:00Z"/>
        </w:rPr>
        <w:pPrChange w:id="1227" w:author="Sarah Thomas" w:date="2014-03-13T11:52:00Z">
          <w:pPr/>
        </w:pPrChange>
      </w:pPr>
    </w:p>
    <w:p w14:paraId="0506A0DB" w14:textId="77777777" w:rsidR="00D618DD" w:rsidRDefault="00D618DD">
      <w:pPr>
        <w:pStyle w:val="BodyText"/>
        <w:rPr>
          <w:ins w:id="1228" w:author="Sarah Thomas" w:date="2014-03-13T11:50:00Z"/>
        </w:rPr>
        <w:pPrChange w:id="1229" w:author="Sarah Thomas" w:date="2014-03-13T11:52:00Z">
          <w:pPr/>
        </w:pPrChange>
      </w:pPr>
    </w:p>
    <w:p w14:paraId="6A5594D9" w14:textId="77777777" w:rsidR="00D618DD" w:rsidRDefault="00D618DD">
      <w:pPr>
        <w:pStyle w:val="BodyText"/>
        <w:rPr>
          <w:ins w:id="1230" w:author="Sarah Thomas" w:date="2014-03-13T11:50:00Z"/>
        </w:rPr>
        <w:pPrChange w:id="1231" w:author="Sarah Thomas" w:date="2014-03-13T11:52:00Z">
          <w:pPr/>
        </w:pPrChange>
      </w:pPr>
    </w:p>
    <w:p w14:paraId="00F45071" w14:textId="52A41265" w:rsidR="00D618DD" w:rsidRPr="00A05014" w:rsidRDefault="00D618DD">
      <w:pPr>
        <w:pStyle w:val="BodyText"/>
        <w:rPr>
          <w:ins w:id="1232" w:author="Sarah Thomas" w:date="2014-03-13T11:50:00Z"/>
        </w:rPr>
        <w:pPrChange w:id="1233" w:author="Sarah Thomas" w:date="2014-03-13T11:52:00Z">
          <w:pPr/>
        </w:pPrChange>
      </w:pPr>
      <w:ins w:id="1234" w:author="Sarah Thomas" w:date="2014-03-13T11:50:00Z">
        <w:r w:rsidRPr="00A05014">
          <w:t>Finally,</w:t>
        </w:r>
        <w:r>
          <w:t xml:space="preserve"> all forms have their validation part now and all of them are tested and work</w:t>
        </w:r>
        <w:r w:rsidRPr="00A05014">
          <w:t xml:space="preserve"> properly as expected</w:t>
        </w:r>
      </w:ins>
      <w:ins w:id="1235" w:author="Sarah Thomas" w:date="2014-03-13T11:57:00Z">
        <w:r w:rsidR="00FA3B48">
          <w:t>.</w:t>
        </w:r>
      </w:ins>
    </w:p>
    <w:p w14:paraId="375FCA54" w14:textId="21860288" w:rsidR="00294E61" w:rsidRDefault="00CC04E6">
      <w:pPr>
        <w:pStyle w:val="Heading3"/>
        <w:rPr>
          <w:ins w:id="1236" w:author="Sarah Thomas" w:date="2014-03-12T17:45:00Z"/>
        </w:rPr>
        <w:pPrChange w:id="1237" w:author="Sarah Thomas" w:date="2014-03-12T17:56:00Z">
          <w:pPr>
            <w:widowControl w:val="0"/>
            <w:numPr>
              <w:numId w:val="51"/>
            </w:numPr>
            <w:tabs>
              <w:tab w:val="left" w:pos="220"/>
              <w:tab w:val="left" w:pos="720"/>
            </w:tabs>
            <w:autoSpaceDE w:val="0"/>
            <w:autoSpaceDN w:val="0"/>
            <w:adjustRightInd w:val="0"/>
            <w:ind w:left="720" w:hanging="720"/>
          </w:pPr>
        </w:pPrChange>
      </w:pPr>
      <w:bookmarkStart w:id="1238" w:name="_Toc256496001"/>
      <w:ins w:id="1239" w:author="Sarah Thomas" w:date="2014-03-08T14:54:00Z">
        <w:r>
          <w:t xml:space="preserve">Laravel </w:t>
        </w:r>
      </w:ins>
      <w:ins w:id="1240" w:author="Sarah Thomas" w:date="2014-03-05T11:19:00Z">
        <w:r w:rsidR="00294E61">
          <w:t>Blade Templating System</w:t>
        </w:r>
      </w:ins>
      <w:bookmarkEnd w:id="1238"/>
    </w:p>
    <w:p w14:paraId="28CB7DEA" w14:textId="76003394" w:rsidR="00FE5F06" w:rsidRDefault="00FE5F06" w:rsidP="000A6841">
      <w:pPr>
        <w:pStyle w:val="BodyText"/>
        <w:rPr>
          <w:ins w:id="1241" w:author="Sarah Thomas" w:date="2014-03-12T17:51:00Z"/>
        </w:rPr>
        <w:pPrChange w:id="1242" w:author="Sarah Thomas" w:date="2014-03-15T09:02:00Z">
          <w:pPr>
            <w:widowControl w:val="0"/>
            <w:numPr>
              <w:numId w:val="51"/>
            </w:numPr>
            <w:tabs>
              <w:tab w:val="left" w:pos="220"/>
              <w:tab w:val="left" w:pos="720"/>
            </w:tabs>
            <w:autoSpaceDE w:val="0"/>
            <w:autoSpaceDN w:val="0"/>
            <w:adjustRightInd w:val="0"/>
            <w:ind w:left="720" w:hanging="720"/>
          </w:pPr>
        </w:pPrChange>
      </w:pPr>
      <w:ins w:id="1243" w:author="Sarah Thomas" w:date="2014-03-12T17:45:00Z">
        <w:r>
          <w:t>Blade is a templating engine that provided by Laravel</w:t>
        </w:r>
      </w:ins>
      <w:ins w:id="1244" w:author="Sarah Thomas" w:date="2014-03-12T17:54:00Z">
        <w:r>
          <w:t xml:space="preserve"> </w:t>
        </w:r>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245" w:author="Sarah Thomas" w:date="2014-03-12T17:54:00Z">
        <w:r>
          <w:fldChar w:fldCharType="end"/>
        </w:r>
      </w:ins>
      <w:ins w:id="1246" w:author="Sarah Thomas" w:date="2014-03-12T17:45:00Z">
        <w:r>
          <w:t>.</w:t>
        </w:r>
      </w:ins>
      <w:ins w:id="1247" w:author="Sarah Thomas" w:date="2014-03-12T17:47:00Z">
        <w:r>
          <w:t xml:space="preserve"> It allows pages to inherit from predefined templates. It has been used on the Faculty Cooperative site to template the header, footer and navigation sections. </w:t>
        </w:r>
      </w:ins>
      <w:ins w:id="1248" w:author="Sarah Thomas" w:date="2014-03-12T17:48:00Z">
        <w:r>
          <w:t>It has various control structures that can be used to work with data that has been returned to a view. For example it can be used to loop an array of objects, printing out properties of each.</w:t>
        </w:r>
      </w:ins>
      <w:ins w:id="1249" w:author="Sarah Thomas" w:date="2014-03-12T17:51:00Z">
        <w:r>
          <w:t xml:space="preserve"> In the file </w:t>
        </w:r>
        <w:r w:rsidRPr="00FE5F06">
          <w:rPr>
            <w:rFonts w:ascii="Courier" w:hAnsi="Courier"/>
            <w:rPrChange w:id="1250" w:author="Sarah Thomas" w:date="2014-03-12T17:52:00Z">
              <w:rPr/>
            </w:rPrChange>
          </w:rPr>
          <w:t>showProfile.blade.php</w:t>
        </w:r>
        <w:r>
          <w:t xml:space="preserve"> it is used to </w:t>
        </w:r>
      </w:ins>
      <w:ins w:id="1251" w:author="Sarah Thomas" w:date="2014-03-12T17:53:00Z">
        <w:r>
          <w:t>loop through a list of teams that a user is involved with.</w:t>
        </w:r>
      </w:ins>
    </w:p>
    <w:p w14:paraId="66473BA7" w14:textId="77777777" w:rsidR="00FE5F06" w:rsidRDefault="00FE5F06">
      <w:pPr>
        <w:pStyle w:val="code"/>
        <w:jc w:val="left"/>
        <w:rPr>
          <w:ins w:id="1252" w:author="Sarah Thomas" w:date="2014-03-12T17:51:00Z"/>
        </w:rPr>
        <w:pPrChange w:id="1253" w:author="Sarah Thomas" w:date="2014-03-12T17:53:00Z">
          <w:pPr>
            <w:widowControl w:val="0"/>
            <w:numPr>
              <w:numId w:val="51"/>
            </w:numPr>
            <w:tabs>
              <w:tab w:val="left" w:pos="220"/>
              <w:tab w:val="left" w:pos="720"/>
            </w:tabs>
            <w:autoSpaceDE w:val="0"/>
            <w:autoSpaceDN w:val="0"/>
            <w:adjustRightInd w:val="0"/>
            <w:ind w:left="720" w:hanging="720"/>
          </w:pPr>
        </w:pPrChange>
      </w:pPr>
      <w:ins w:id="1254"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pPr>
        <w:pStyle w:val="code"/>
        <w:jc w:val="left"/>
        <w:rPr>
          <w:ins w:id="1255" w:author="Sarah Thomas" w:date="2014-03-12T17:53:00Z"/>
        </w:rPr>
        <w:pPrChange w:id="1256" w:author="Sarah Thomas" w:date="2014-03-12T17:53:00Z">
          <w:pPr>
            <w:widowControl w:val="0"/>
            <w:numPr>
              <w:numId w:val="51"/>
            </w:numPr>
            <w:tabs>
              <w:tab w:val="left" w:pos="220"/>
              <w:tab w:val="left" w:pos="720"/>
            </w:tabs>
            <w:autoSpaceDE w:val="0"/>
            <w:autoSpaceDN w:val="0"/>
            <w:adjustRightInd w:val="0"/>
            <w:ind w:left="720" w:hanging="720"/>
          </w:pPr>
        </w:pPrChange>
      </w:pPr>
      <w:ins w:id="1257"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pPr>
        <w:pStyle w:val="code"/>
        <w:jc w:val="left"/>
        <w:rPr>
          <w:ins w:id="1258" w:author="Sarah Thomas" w:date="2014-03-12T17:53:00Z"/>
        </w:rPr>
        <w:pPrChange w:id="1259" w:author="Sarah Thomas" w:date="2014-03-12T17:53:00Z">
          <w:pPr>
            <w:widowControl w:val="0"/>
            <w:numPr>
              <w:numId w:val="51"/>
            </w:numPr>
            <w:tabs>
              <w:tab w:val="left" w:pos="220"/>
              <w:tab w:val="left" w:pos="720"/>
            </w:tabs>
            <w:autoSpaceDE w:val="0"/>
            <w:autoSpaceDN w:val="0"/>
            <w:adjustRightInd w:val="0"/>
            <w:ind w:left="720" w:hanging="720"/>
          </w:pPr>
        </w:pPrChange>
      </w:pPr>
      <w:ins w:id="1260" w:author="Sarah Thomas" w:date="2014-03-12T17:51:00Z">
        <w:r w:rsidRPr="00FE5F06">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pPr>
        <w:pStyle w:val="code"/>
        <w:jc w:val="left"/>
        <w:rPr>
          <w:ins w:id="1261" w:author="Sarah Thomas" w:date="2014-03-12T17:53:00Z"/>
        </w:rPr>
        <w:pPrChange w:id="1262" w:author="Sarah Thomas" w:date="2014-03-12T17:53:00Z">
          <w:pPr>
            <w:widowControl w:val="0"/>
            <w:numPr>
              <w:numId w:val="51"/>
            </w:numPr>
            <w:tabs>
              <w:tab w:val="left" w:pos="220"/>
              <w:tab w:val="left" w:pos="720"/>
            </w:tabs>
            <w:autoSpaceDE w:val="0"/>
            <w:autoSpaceDN w:val="0"/>
            <w:adjustRightInd w:val="0"/>
            <w:ind w:left="720" w:hanging="720"/>
          </w:pPr>
        </w:pPrChange>
      </w:pPr>
      <w:ins w:id="1263" w:author="Sarah Thomas" w:date="2014-03-12T17:51:00Z">
        <w:r w:rsidRPr="00FE5F06">
          <w:t xml:space="preserve">&lt;/li&gt; </w:t>
        </w:r>
      </w:ins>
    </w:p>
    <w:p w14:paraId="5700F66E" w14:textId="0778663C" w:rsidR="00FE5F06" w:rsidRDefault="00FE5F06">
      <w:pPr>
        <w:pStyle w:val="code"/>
        <w:jc w:val="left"/>
        <w:rPr>
          <w:ins w:id="1264" w:author="Sarah Thomas" w:date="2014-03-12T17:52:00Z"/>
        </w:rPr>
        <w:pPrChange w:id="1265" w:author="Sarah Thomas" w:date="2014-03-12T17:53:00Z">
          <w:pPr>
            <w:widowControl w:val="0"/>
            <w:numPr>
              <w:numId w:val="51"/>
            </w:numPr>
            <w:tabs>
              <w:tab w:val="left" w:pos="220"/>
              <w:tab w:val="left" w:pos="720"/>
            </w:tabs>
            <w:autoSpaceDE w:val="0"/>
            <w:autoSpaceDN w:val="0"/>
            <w:adjustRightInd w:val="0"/>
            <w:ind w:left="720" w:hanging="720"/>
          </w:pPr>
        </w:pPrChange>
      </w:pPr>
      <w:ins w:id="1266"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D618DD" w:rsidRDefault="00FE5F06">
      <w:pPr>
        <w:pStyle w:val="code"/>
        <w:jc w:val="left"/>
        <w:rPr>
          <w:ins w:id="1267" w:author="Sarah Thomas" w:date="2014-03-08T14:42:00Z"/>
        </w:rPr>
        <w:pPrChange w:id="1268" w:author="Sarah Thomas" w:date="2014-03-12T17:53:00Z">
          <w:pPr>
            <w:widowControl w:val="0"/>
            <w:numPr>
              <w:numId w:val="51"/>
            </w:numPr>
            <w:tabs>
              <w:tab w:val="left" w:pos="220"/>
              <w:tab w:val="left" w:pos="720"/>
            </w:tabs>
            <w:autoSpaceDE w:val="0"/>
            <w:autoSpaceDN w:val="0"/>
            <w:adjustRightInd w:val="0"/>
            <w:ind w:left="720" w:hanging="720"/>
          </w:pPr>
        </w:pPrChange>
      </w:pPr>
      <w:ins w:id="1269"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pPr>
        <w:pStyle w:val="Heading3"/>
        <w:rPr>
          <w:ins w:id="1270" w:author="Sarah Thomas" w:date="2014-03-08T14:42:00Z"/>
        </w:rPr>
        <w:pPrChange w:id="1271" w:author="Sarah Thomas" w:date="2014-03-12T17:56:00Z">
          <w:pPr>
            <w:widowControl w:val="0"/>
            <w:numPr>
              <w:numId w:val="51"/>
            </w:numPr>
            <w:tabs>
              <w:tab w:val="left" w:pos="220"/>
              <w:tab w:val="left" w:pos="720"/>
            </w:tabs>
            <w:autoSpaceDE w:val="0"/>
            <w:autoSpaceDN w:val="0"/>
            <w:adjustRightInd w:val="0"/>
            <w:ind w:left="720" w:hanging="720"/>
          </w:pPr>
        </w:pPrChange>
      </w:pPr>
      <w:bookmarkStart w:id="1272" w:name="_Toc256496002"/>
      <w:ins w:id="1273" w:author="Sarah Thomas" w:date="2014-03-08T14:54:00Z">
        <w:r>
          <w:t xml:space="preserve">Laravel Package Management - </w:t>
        </w:r>
      </w:ins>
      <w:ins w:id="1274" w:author="Sarah Thomas" w:date="2014-03-08T14:51:00Z">
        <w:r>
          <w:t xml:space="preserve">Using </w:t>
        </w:r>
      </w:ins>
      <w:ins w:id="1275" w:author="Sarah Thomas" w:date="2014-03-08T14:47:00Z">
        <w:r>
          <w:t>Imagine</w:t>
        </w:r>
        <w:bookmarkEnd w:id="1272"/>
        <w:r>
          <w:t xml:space="preserve"> </w:t>
        </w:r>
      </w:ins>
    </w:p>
    <w:p w14:paraId="04FF437E" w14:textId="6444917C" w:rsidR="0073101D" w:rsidRDefault="00CC04E6">
      <w:pPr>
        <w:pStyle w:val="BodyText"/>
        <w:rPr>
          <w:ins w:id="1276" w:author="Sarah Thomas" w:date="2014-03-12T17:43:00Z"/>
        </w:rPr>
        <w:pPrChange w:id="1277" w:author="Sarah Thomas" w:date="2014-03-08T15:08:00Z">
          <w:pPr>
            <w:widowControl w:val="0"/>
            <w:numPr>
              <w:numId w:val="51"/>
            </w:numPr>
            <w:tabs>
              <w:tab w:val="left" w:pos="220"/>
              <w:tab w:val="left" w:pos="720"/>
            </w:tabs>
            <w:autoSpaceDE w:val="0"/>
            <w:autoSpaceDN w:val="0"/>
            <w:adjustRightInd w:val="0"/>
            <w:ind w:left="720" w:hanging="720"/>
          </w:pPr>
        </w:pPrChange>
      </w:pPr>
      <w:ins w:id="1278" w:author="Sarah Thomas" w:date="2014-03-08T14:52:00Z">
        <w:r w:rsidRPr="002D6231">
          <w:t>Imagine</w:t>
        </w:r>
        <w:r>
          <w:t xml:space="preserve"> is a PHP image manipulation library. We added this library to </w:t>
        </w:r>
        <w:r w:rsidRPr="002D6231">
          <w:t>Laravel</w:t>
        </w:r>
        <w:r>
          <w:t xml:space="preserve"> </w:t>
        </w:r>
      </w:ins>
      <w:ins w:id="1279" w:author="Sarah Thomas" w:date="2014-03-08T14:53:00Z">
        <w:r>
          <w:t xml:space="preserve">as a package via </w:t>
        </w:r>
        <w:r w:rsidRPr="002D6231">
          <w:t>Composer</w:t>
        </w:r>
      </w:ins>
      <w:ins w:id="1280" w:author="Sarah Thomas" w:date="2014-03-08T14:55:00Z">
        <w:r>
          <w:rPr>
            <w:i/>
          </w:rPr>
          <w:t>.</w:t>
        </w:r>
      </w:ins>
      <w:ins w:id="1281" w:author="Sarah Thomas" w:date="2014-03-08T14:57:00Z">
        <w:r w:rsidR="00BB172E">
          <w:t xml:space="preserve"> </w:t>
        </w:r>
        <w:r w:rsidR="00BB172E" w:rsidRPr="002D6231">
          <w:t>Laravel</w:t>
        </w:r>
        <w:r w:rsidR="00BB172E">
          <w:t xml:space="preserve"> uses facades as a static interface</w:t>
        </w:r>
      </w:ins>
      <w:ins w:id="1282" w:author="Sarah Thomas" w:date="2014-03-08T14:58:00Z">
        <w:r w:rsidR="00BB172E">
          <w:t xml:space="preserve"> to classes within the </w:t>
        </w:r>
        <w:r w:rsidR="00BB172E" w:rsidRPr="00BB172E">
          <w:t xml:space="preserve">inversion of control </w:t>
        </w:r>
      </w:ins>
      <w:ins w:id="1283"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284" w:author="Sarah Thomas" w:date="2014-03-08T15:07:00Z">
        <w:r w:rsidR="0025223E">
          <w:t xml:space="preserve"> </w:t>
        </w:r>
      </w:ins>
    </w:p>
    <w:p w14:paraId="2CC1F4F8" w14:textId="05CE722E" w:rsidR="002D6231" w:rsidRPr="00CC04E6" w:rsidRDefault="002D6231">
      <w:pPr>
        <w:pStyle w:val="BodyText"/>
        <w:rPr>
          <w:ins w:id="1285" w:author="Sarah Thomas" w:date="2014-03-05T11:20:00Z"/>
        </w:rPr>
        <w:pPrChange w:id="1286" w:author="Sarah Thomas" w:date="2014-03-08T15:08:00Z">
          <w:pPr>
            <w:widowControl w:val="0"/>
            <w:numPr>
              <w:numId w:val="51"/>
            </w:numPr>
            <w:tabs>
              <w:tab w:val="left" w:pos="220"/>
              <w:tab w:val="left" w:pos="720"/>
            </w:tabs>
            <w:autoSpaceDE w:val="0"/>
            <w:autoSpaceDN w:val="0"/>
            <w:adjustRightInd w:val="0"/>
            <w:ind w:left="720" w:hanging="720"/>
          </w:pPr>
        </w:pPrChange>
      </w:pPr>
      <w:ins w:id="1287"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288" w:author="Sarah Thomas" w:date="2014-03-03T14:39:00Z"/>
        </w:rPr>
        <w:pPrChange w:id="1289" w:author="Sarah Thomas" w:date="2014-03-03T14:34:00Z">
          <w:pPr>
            <w:widowControl w:val="0"/>
            <w:numPr>
              <w:numId w:val="51"/>
            </w:numPr>
            <w:tabs>
              <w:tab w:val="left" w:pos="220"/>
              <w:tab w:val="left" w:pos="720"/>
            </w:tabs>
            <w:autoSpaceDE w:val="0"/>
            <w:autoSpaceDN w:val="0"/>
            <w:adjustRightInd w:val="0"/>
            <w:ind w:left="720" w:hanging="720"/>
          </w:pPr>
        </w:pPrChange>
      </w:pPr>
      <w:bookmarkStart w:id="1290" w:name="_Toc256496003"/>
      <w:ins w:id="1291" w:author="Sarah Thomas" w:date="2014-03-03T14:34:00Z">
        <w:r>
          <w:t>Bootstrap</w:t>
        </w:r>
      </w:ins>
      <w:bookmarkEnd w:id="1290"/>
    </w:p>
    <w:p w14:paraId="22B65856" w14:textId="48679F34" w:rsidR="000548EA" w:rsidRDefault="000548EA">
      <w:pPr>
        <w:rPr>
          <w:ins w:id="1292" w:author="Sarah Thomas" w:date="2014-03-03T14:51:00Z"/>
        </w:rPr>
        <w:pPrChange w:id="1293" w:author="Sarah Thomas" w:date="2014-03-03T14:39:00Z">
          <w:pPr>
            <w:widowControl w:val="0"/>
            <w:numPr>
              <w:numId w:val="51"/>
            </w:numPr>
            <w:tabs>
              <w:tab w:val="left" w:pos="220"/>
              <w:tab w:val="left" w:pos="720"/>
            </w:tabs>
            <w:autoSpaceDE w:val="0"/>
            <w:autoSpaceDN w:val="0"/>
            <w:adjustRightInd w:val="0"/>
            <w:ind w:left="720" w:hanging="720"/>
          </w:pPr>
        </w:pPrChange>
      </w:pPr>
      <w:ins w:id="1294" w:author="Sarah Thomas" w:date="2014-03-03T14:39:00Z">
        <w:r w:rsidRPr="00A86747">
          <w:rPr>
            <w:highlight w:val="yellow"/>
            <w:rPrChange w:id="1295" w:author="Sarah Thomas" w:date="2014-03-12T18:14:00Z">
              <w:rPr/>
            </w:rPrChange>
          </w:rPr>
          <w:t>IRENA</w:t>
        </w:r>
      </w:ins>
    </w:p>
    <w:p w14:paraId="4A535E10" w14:textId="7B4C7349" w:rsidR="000548EA" w:rsidRDefault="000548EA">
      <w:pPr>
        <w:pStyle w:val="Heading2"/>
        <w:rPr>
          <w:ins w:id="1296" w:author="Sarah Thomas" w:date="2014-03-05T10:29:00Z"/>
        </w:rPr>
        <w:pPrChange w:id="1297" w:author="Sarah Thomas" w:date="2014-03-03T14:51:00Z">
          <w:pPr>
            <w:widowControl w:val="0"/>
            <w:numPr>
              <w:numId w:val="51"/>
            </w:numPr>
            <w:tabs>
              <w:tab w:val="left" w:pos="220"/>
              <w:tab w:val="left" w:pos="720"/>
            </w:tabs>
            <w:autoSpaceDE w:val="0"/>
            <w:autoSpaceDN w:val="0"/>
            <w:adjustRightInd w:val="0"/>
            <w:ind w:left="720" w:hanging="720"/>
          </w:pPr>
        </w:pPrChange>
      </w:pPr>
      <w:bookmarkStart w:id="1298" w:name="_Toc256496004"/>
      <w:ins w:id="1299" w:author="Sarah Thomas" w:date="2014-03-03T14:51:00Z">
        <w:r>
          <w:t>LAMP/MAMP</w:t>
        </w:r>
      </w:ins>
      <w:bookmarkEnd w:id="1298"/>
    </w:p>
    <w:p w14:paraId="20982307" w14:textId="77777777" w:rsidR="00CD05CF" w:rsidRDefault="00CD05CF" w:rsidP="00CD05CF">
      <w:pPr>
        <w:pStyle w:val="BodyText"/>
        <w:rPr>
          <w:ins w:id="1300" w:author="Sarah Thomas" w:date="2014-03-12T16:51:00Z"/>
        </w:rPr>
      </w:pPr>
      <w:ins w:id="1301" w:author="Sarah Thomas" w:date="2014-03-12T16:51:00Z">
        <w:r>
          <w:lastRenderedPageBreak/>
          <w:t xml:space="preserve">In order to develop Laravel to build </w:t>
        </w:r>
        <w:proofErr w:type="spellStart"/>
        <w:r>
          <w:t>FacultyCooperative</w:t>
        </w:r>
        <w:proofErr w:type="spellEnd"/>
        <w:r>
          <w:t>,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302" w:author="Sarah Thomas" w:date="2014-03-12T16:51:00Z"/>
        </w:rPr>
      </w:pPr>
      <w:ins w:id="1303" w:author="Sarah Thomas" w:date="2014-03-12T16:51:00Z">
        <w:r>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0B337A45" w:rsidR="00CD05CF" w:rsidRDefault="00CD05CF" w:rsidP="00CD05CF">
      <w:pPr>
        <w:pStyle w:val="BodyText"/>
        <w:rPr>
          <w:ins w:id="1304" w:author="Sarah Thomas" w:date="2014-03-12T16:51:00Z"/>
        </w:rPr>
      </w:pPr>
      <w:ins w:id="1305" w:author="Sarah Thomas" w:date="2014-03-12T16:51:00Z">
        <w:r>
          <w:t xml:space="preserve">As a general rule, the team required to have at least PHP version 5.3 and above as a baseline since this is the minimum requirement of Laravel </w:t>
        </w:r>
      </w:ins>
      <w:ins w:id="1306" w:author="Sarah Thomas" w:date="2014-03-12T16:52:00Z">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307" w:author="Sarah Thomas" w:date="2014-03-12T16:52:00Z">
        <w:r>
          <w:fldChar w:fldCharType="end"/>
        </w:r>
        <w:r>
          <w:t>.</w:t>
        </w:r>
      </w:ins>
    </w:p>
    <w:p w14:paraId="680055F7" w14:textId="77777777" w:rsidR="00CD05CF" w:rsidRDefault="00CD05CF" w:rsidP="00CD05CF">
      <w:pPr>
        <w:pStyle w:val="BodyText"/>
        <w:rPr>
          <w:ins w:id="1308" w:author="Sarah Thomas" w:date="2014-03-12T16:51:00Z"/>
        </w:rPr>
      </w:pPr>
      <w:ins w:id="1309"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310" w:author="Sarah Thomas" w:date="2014-03-05T10:29:00Z"/>
        </w:rPr>
        <w:pPrChange w:id="1311" w:author="Sarah Thomas" w:date="2014-03-03T16:28:00Z">
          <w:pPr>
            <w:widowControl w:val="0"/>
            <w:numPr>
              <w:numId w:val="51"/>
            </w:numPr>
            <w:tabs>
              <w:tab w:val="left" w:pos="220"/>
              <w:tab w:val="left" w:pos="720"/>
            </w:tabs>
            <w:autoSpaceDE w:val="0"/>
            <w:autoSpaceDN w:val="0"/>
            <w:adjustRightInd w:val="0"/>
            <w:ind w:left="720" w:hanging="720"/>
          </w:pPr>
        </w:pPrChange>
      </w:pPr>
      <w:bookmarkStart w:id="1312" w:name="_Toc256496005"/>
      <w:ins w:id="1313" w:author="Sarah Thomas" w:date="2014-03-03T16:28:00Z">
        <w:r>
          <w:t>GitHub</w:t>
        </w:r>
      </w:ins>
      <w:bookmarkEnd w:id="1312"/>
    </w:p>
    <w:p w14:paraId="612FB0EE" w14:textId="7DA39497" w:rsidR="00FB0B3E" w:rsidRPr="00FB0B3E" w:rsidRDefault="00FB0B3E">
      <w:pPr>
        <w:rPr>
          <w:ins w:id="1314" w:author="Sarah Thomas" w:date="2014-03-05T10:29:00Z"/>
        </w:rPr>
        <w:pPrChange w:id="1315" w:author="Sarah Thomas" w:date="2014-03-05T10:29:00Z">
          <w:pPr>
            <w:widowControl w:val="0"/>
            <w:numPr>
              <w:numId w:val="51"/>
            </w:numPr>
            <w:tabs>
              <w:tab w:val="left" w:pos="220"/>
              <w:tab w:val="left" w:pos="720"/>
            </w:tabs>
            <w:autoSpaceDE w:val="0"/>
            <w:autoSpaceDN w:val="0"/>
            <w:adjustRightInd w:val="0"/>
            <w:ind w:left="720" w:hanging="720"/>
          </w:pPr>
        </w:pPrChange>
      </w:pPr>
      <w:ins w:id="1316" w:author="Sarah Thomas" w:date="2014-03-05T10:29:00Z">
        <w:r w:rsidRPr="00A86747">
          <w:rPr>
            <w:highlight w:val="yellow"/>
            <w:rPrChange w:id="1317" w:author="Sarah Thomas" w:date="2014-03-12T18:14:00Z">
              <w:rPr/>
            </w:rPrChange>
          </w:rPr>
          <w:t>FENG</w:t>
        </w:r>
      </w:ins>
    </w:p>
    <w:p w14:paraId="59190F00" w14:textId="3161644B" w:rsidR="00FB0B3E" w:rsidRDefault="00FB0B3E">
      <w:pPr>
        <w:pStyle w:val="Heading2"/>
        <w:rPr>
          <w:ins w:id="1318" w:author="Sarah Thomas" w:date="2014-03-05T10:30:00Z"/>
        </w:rPr>
        <w:pPrChange w:id="1319" w:author="Sarah Thomas" w:date="2014-03-05T10:29:00Z">
          <w:pPr>
            <w:widowControl w:val="0"/>
            <w:numPr>
              <w:numId w:val="51"/>
            </w:numPr>
            <w:tabs>
              <w:tab w:val="left" w:pos="220"/>
              <w:tab w:val="left" w:pos="720"/>
            </w:tabs>
            <w:autoSpaceDE w:val="0"/>
            <w:autoSpaceDN w:val="0"/>
            <w:adjustRightInd w:val="0"/>
            <w:ind w:left="720" w:hanging="720"/>
          </w:pPr>
        </w:pPrChange>
      </w:pPr>
      <w:bookmarkStart w:id="1320" w:name="_Toc256496006"/>
      <w:proofErr w:type="spellStart"/>
      <w:ins w:id="1321" w:author="Sarah Thomas" w:date="2014-03-05T10:29:00Z">
        <w:r>
          <w:t>Trello</w:t>
        </w:r>
      </w:ins>
      <w:bookmarkEnd w:id="1320"/>
      <w:proofErr w:type="spellEnd"/>
    </w:p>
    <w:p w14:paraId="078867E9" w14:textId="1706FD49" w:rsidR="00FB0B3E" w:rsidRPr="00FB0B3E" w:rsidRDefault="00FB0B3E">
      <w:pPr>
        <w:rPr>
          <w:ins w:id="1322" w:author="Sarah Thomas" w:date="2014-03-03T14:08:00Z"/>
        </w:rPr>
        <w:pPrChange w:id="1323" w:author="Sarah Thomas" w:date="2014-03-05T10:30:00Z">
          <w:pPr>
            <w:widowControl w:val="0"/>
            <w:numPr>
              <w:numId w:val="51"/>
            </w:numPr>
            <w:tabs>
              <w:tab w:val="left" w:pos="220"/>
              <w:tab w:val="left" w:pos="720"/>
            </w:tabs>
            <w:autoSpaceDE w:val="0"/>
            <w:autoSpaceDN w:val="0"/>
            <w:adjustRightInd w:val="0"/>
            <w:ind w:left="720" w:hanging="720"/>
          </w:pPr>
        </w:pPrChange>
      </w:pPr>
      <w:ins w:id="1324" w:author="Sarah Thomas" w:date="2014-03-05T10:30:00Z">
        <w:r w:rsidRPr="00A86747">
          <w:rPr>
            <w:highlight w:val="yellow"/>
            <w:rPrChange w:id="1325" w:author="Sarah Thomas" w:date="2014-03-12T18:14:00Z">
              <w:rPr/>
            </w:rPrChange>
          </w:rPr>
          <w:t>FENG</w:t>
        </w:r>
      </w:ins>
    </w:p>
    <w:p w14:paraId="46355882" w14:textId="0AD6B133" w:rsidR="00CA11CD" w:rsidRPr="00CA11CD" w:rsidDel="00F15707" w:rsidRDefault="00CA11CD" w:rsidP="00CA11CD">
      <w:pPr>
        <w:pStyle w:val="Heading2"/>
        <w:rPr>
          <w:del w:id="1326" w:author="Sarah Thomas" w:date="2014-03-03T14:08:00Z"/>
        </w:rPr>
      </w:pPr>
      <w:del w:id="1327" w:author="Sarah Thomas" w:date="2014-03-03T14:08:00Z">
        <w:r w:rsidDel="00F15707">
          <w:delText>Background</w:delText>
        </w:r>
      </w:del>
    </w:p>
    <w:p w14:paraId="42035405" w14:textId="73D2C341" w:rsidR="00684514" w:rsidDel="00F15707" w:rsidRDefault="00684514" w:rsidP="00684514">
      <w:pPr>
        <w:pStyle w:val="BodyText"/>
        <w:rPr>
          <w:del w:id="1328" w:author="Sarah Thomas" w:date="2014-03-03T14:08:00Z"/>
        </w:rPr>
      </w:pPr>
      <w:del w:id="1329"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330" w:author="Sarah Thomas" w:date="2014-03-03T14:08:00Z"/>
        </w:rPr>
      </w:pPr>
      <w:del w:id="1331"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332" w:author="Sarah Thomas" w:date="2014-03-03T14:08:00Z"/>
        </w:rPr>
      </w:pPr>
      <w:bookmarkStart w:id="1333" w:name="_Toc253043792"/>
      <w:del w:id="1334" w:author="Sarah Thomas" w:date="2014-03-03T14:08:00Z">
        <w:r w:rsidDel="00F15707">
          <w:delText>Mission Statement</w:delText>
        </w:r>
        <w:bookmarkEnd w:id="1333"/>
      </w:del>
    </w:p>
    <w:p w14:paraId="0813FEB4" w14:textId="5BF45B10" w:rsidR="00F36EFB" w:rsidRPr="00F36EFB" w:rsidDel="00F15707" w:rsidRDefault="00F36EFB" w:rsidP="00F36EFB">
      <w:pPr>
        <w:ind w:left="720"/>
        <w:jc w:val="both"/>
        <w:rPr>
          <w:del w:id="1335" w:author="Sarah Thomas" w:date="2014-03-03T14:08:00Z"/>
          <w:rFonts w:cs="Times New Roman"/>
          <w:i/>
        </w:rPr>
      </w:pPr>
      <w:del w:id="1336"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337" w:author="Sarah Thomas" w:date="2014-03-03T14:08:00Z"/>
        </w:rPr>
      </w:pPr>
      <w:del w:id="1338"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339" w:author="Sarah Thomas" w:date="2014-03-03T14:08:00Z"/>
        </w:rPr>
      </w:pPr>
      <w:del w:id="1340"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341" w:author="Sarah Thomas" w:date="2014-02-05T07:09:00Z">
        <w:r w:rsidDel="00C9623B">
          <w:delText xml:space="preserve">crown </w:delText>
        </w:r>
      </w:del>
      <w:del w:id="1342"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343" w:author="Sarah Thomas" w:date="2014-03-03T14:08:00Z"/>
        </w:rPr>
      </w:pPr>
      <w:del w:id="1344"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345" w:author="Sarah Thomas" w:date="2014-03-03T14:08:00Z"/>
        </w:rPr>
      </w:pPr>
      <w:del w:id="1346"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347" w:author="Sarah Thomas" w:date="2014-03-03T14:08:00Z"/>
        </w:rPr>
      </w:pPr>
      <w:del w:id="1348"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349" w:author="Sarah Thomas" w:date="2014-03-03T14:08:00Z"/>
        </w:rPr>
      </w:pPr>
      <w:del w:id="1350"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351" w:author="Sarah Thomas" w:date="2014-03-03T14:08:00Z"/>
          <w:highlight w:val="lightGray"/>
        </w:rPr>
      </w:pPr>
      <w:del w:id="1352" w:author="Sarah Thomas" w:date="2014-03-03T14:08:00Z">
        <w:r w:rsidDel="00F15707">
          <w:rPr>
            <w:highlight w:val="lightGray"/>
          </w:rPr>
          <w:br w:type="page"/>
        </w:r>
      </w:del>
    </w:p>
    <w:p w14:paraId="1556A76B" w14:textId="007E442A" w:rsidR="00766C26" w:rsidRDefault="00766C26">
      <w:pPr>
        <w:pStyle w:val="Heading1"/>
        <w:rPr>
          <w:ins w:id="1353" w:author="Sarah Thomas" w:date="2014-03-05T14:54:00Z"/>
        </w:rPr>
        <w:pPrChange w:id="1354" w:author="Sarah Thomas" w:date="2014-03-05T14:54:00Z">
          <w:pPr>
            <w:widowControl w:val="0"/>
            <w:numPr>
              <w:numId w:val="51"/>
            </w:numPr>
            <w:tabs>
              <w:tab w:val="left" w:pos="220"/>
              <w:tab w:val="left" w:pos="720"/>
            </w:tabs>
            <w:autoSpaceDE w:val="0"/>
            <w:autoSpaceDN w:val="0"/>
            <w:adjustRightInd w:val="0"/>
            <w:ind w:left="720" w:hanging="720"/>
          </w:pPr>
        </w:pPrChange>
      </w:pPr>
      <w:bookmarkStart w:id="1355" w:name="_Toc253043793"/>
      <w:bookmarkStart w:id="1356" w:name="_Ref253124419"/>
      <w:bookmarkStart w:id="1357" w:name="_Ref256495353"/>
      <w:bookmarkStart w:id="1358" w:name="_Ref256495362"/>
      <w:bookmarkStart w:id="1359" w:name="_Toc256496007"/>
      <w:ins w:id="1360" w:author="Sarah Thomas" w:date="2014-03-03T14:09:00Z">
        <w:r>
          <w:t>Use C</w:t>
        </w:r>
        <w:r w:rsidR="00F15707">
          <w:t>ases</w:t>
        </w:r>
      </w:ins>
      <w:bookmarkEnd w:id="1357"/>
      <w:bookmarkEnd w:id="1358"/>
      <w:bookmarkEnd w:id="1359"/>
    </w:p>
    <w:p w14:paraId="72C6E934" w14:textId="3DBB6BA9" w:rsidR="003F0A6F" w:rsidRDefault="003F0A6F">
      <w:pPr>
        <w:rPr>
          <w:ins w:id="1361" w:author="Sarah Thomas" w:date="2014-03-05T14:59:00Z"/>
        </w:rPr>
        <w:pPrChange w:id="1362" w:author="Sarah Thomas" w:date="2014-03-05T14:54:00Z">
          <w:pPr>
            <w:widowControl w:val="0"/>
            <w:numPr>
              <w:numId w:val="51"/>
            </w:numPr>
            <w:tabs>
              <w:tab w:val="left" w:pos="220"/>
              <w:tab w:val="left" w:pos="720"/>
            </w:tabs>
            <w:autoSpaceDE w:val="0"/>
            <w:autoSpaceDN w:val="0"/>
            <w:adjustRightInd w:val="0"/>
            <w:ind w:left="720" w:hanging="720"/>
          </w:pPr>
        </w:pPrChange>
      </w:pPr>
      <w:ins w:id="1363" w:author="Sarah Thomas" w:date="2014-03-05T14:54:00Z">
        <w:r>
          <w:t xml:space="preserve">This section summarises how each of the use cases set out in the SRS document </w:t>
        </w:r>
      </w:ins>
      <w:ins w:id="1364" w:author="Sarah Thomas" w:date="2014-03-12T17:56:00Z">
        <w:r w:rsidR="002A0C21">
          <w:t>have</w:t>
        </w:r>
      </w:ins>
      <w:ins w:id="1365" w:author="Sarah Thomas" w:date="2014-03-05T14:54:00Z">
        <w:r>
          <w:t xml:space="preserve"> been </w:t>
        </w:r>
      </w:ins>
      <w:ins w:id="1366" w:author="Sarah Thomas" w:date="2014-03-05T14:55:00Z">
        <w:r w:rsidR="002A0C21">
          <w:t xml:space="preserve">achieved </w:t>
        </w:r>
      </w:ins>
      <w:ins w:id="1367" w:author="Sarah Thomas" w:date="2014-03-12T17:55:00Z">
        <w:r w:rsidR="002A0C21">
          <w:fldChar w:fldCharType="begin" w:fldLock="1"/>
        </w:r>
      </w:ins>
      <w:r w:rsidR="00316E27">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2A0C21">
        <w:fldChar w:fldCharType="separate"/>
      </w:r>
      <w:r w:rsidR="00316E27" w:rsidRPr="00316E27">
        <w:rPr>
          <w:noProof/>
        </w:rPr>
        <w:t>[2]</w:t>
      </w:r>
      <w:ins w:id="1368" w:author="Sarah Thomas" w:date="2014-03-12T17:55:00Z">
        <w:r w:rsidR="002A0C21">
          <w:fldChar w:fldCharType="end"/>
        </w:r>
        <w:r w:rsidR="002A0C21">
          <w:t>.</w:t>
        </w:r>
      </w:ins>
    </w:p>
    <w:p w14:paraId="16FB8BED" w14:textId="0B3BC77C" w:rsidR="00B443C3" w:rsidRDefault="00B443C3">
      <w:pPr>
        <w:pStyle w:val="Heading2"/>
        <w:rPr>
          <w:ins w:id="1369" w:author="Sarah Thomas" w:date="2014-03-05T14:38:00Z"/>
        </w:rPr>
        <w:pPrChange w:id="1370" w:author="Sarah Thomas" w:date="2014-03-12T17:57:00Z">
          <w:pPr>
            <w:pStyle w:val="Heading3"/>
          </w:pPr>
        </w:pPrChange>
      </w:pPr>
      <w:bookmarkStart w:id="1371" w:name="_Toc253195707"/>
      <w:bookmarkStart w:id="1372" w:name="_Toc256496008"/>
      <w:ins w:id="1373" w:author="Sarah Thomas" w:date="2014-03-05T14:36:00Z">
        <w:r>
          <w:t>Use Case Description</w:t>
        </w:r>
        <w:bookmarkEnd w:id="1371"/>
        <w:r>
          <w:t xml:space="preserve"> Implementations</w:t>
        </w:r>
      </w:ins>
      <w:bookmarkEnd w:id="1372"/>
    </w:p>
    <w:p w14:paraId="06955287" w14:textId="298BC376" w:rsidR="00B443C3" w:rsidRDefault="00B443C3">
      <w:pPr>
        <w:rPr>
          <w:ins w:id="1374" w:author="Sarah Thomas" w:date="2014-03-05T14:38:00Z"/>
        </w:rPr>
        <w:pPrChange w:id="1375" w:author="Sarah Thomas" w:date="2014-03-05T14:38:00Z">
          <w:pPr>
            <w:pStyle w:val="Heading3"/>
          </w:pPr>
        </w:pPrChange>
      </w:pPr>
      <w:ins w:id="1376" w:author="Sarah Thomas" w:date="2014-03-05T14:38:00Z">
        <w:r w:rsidRPr="001F3959">
          <w:rPr>
            <w:b/>
          </w:rPr>
          <w:t>New User Registration</w:t>
        </w:r>
      </w:ins>
    </w:p>
    <w:p w14:paraId="71D6451B" w14:textId="5842423E" w:rsidR="00B443C3" w:rsidRPr="0073101D" w:rsidRDefault="00B31AB9">
      <w:pPr>
        <w:pStyle w:val="BodyText"/>
        <w:rPr>
          <w:ins w:id="1377" w:author="Sarah Thomas" w:date="2014-03-05T14:36:00Z"/>
        </w:rPr>
        <w:pPrChange w:id="1378" w:author="Sarah Thomas" w:date="2014-03-05T14:38:00Z">
          <w:pPr>
            <w:pStyle w:val="Heading3"/>
          </w:pPr>
        </w:pPrChange>
      </w:pPr>
      <w:ins w:id="1379" w:author="Sarah Thomas" w:date="2014-03-12T12:29:00Z">
        <w:r w:rsidRPr="00A86747">
          <w:rPr>
            <w:highlight w:val="yellow"/>
            <w:rPrChange w:id="1380" w:author="Sarah Thomas" w:date="2014-03-12T18:14:00Z">
              <w:rPr/>
            </w:rPrChange>
          </w:rPr>
          <w:t>BAHIT</w:t>
        </w:r>
      </w:ins>
    </w:p>
    <w:p w14:paraId="4B33BC61" w14:textId="0B47573C" w:rsidR="00B443C3" w:rsidRDefault="00AD448B" w:rsidP="00B443C3">
      <w:pPr>
        <w:spacing w:after="0"/>
        <w:rPr>
          <w:ins w:id="1381" w:author="Sarah Thomas" w:date="2014-03-05T14:46:00Z"/>
          <w:b/>
        </w:rPr>
      </w:pPr>
      <w:ins w:id="1382" w:author="Sarah Thomas" w:date="2014-03-05T14:46:00Z">
        <w:r w:rsidRPr="001F3959">
          <w:rPr>
            <w:b/>
          </w:rPr>
          <w:t>User login</w:t>
        </w:r>
      </w:ins>
    </w:p>
    <w:p w14:paraId="5398482C" w14:textId="77777777" w:rsidR="00B31AB9" w:rsidRPr="0073101D" w:rsidRDefault="00B31AB9" w:rsidP="00B31AB9">
      <w:pPr>
        <w:pStyle w:val="BodyText"/>
        <w:rPr>
          <w:ins w:id="1383" w:author="Sarah Thomas" w:date="2014-03-12T12:30:00Z"/>
        </w:rPr>
      </w:pPr>
      <w:ins w:id="1384" w:author="Sarah Thomas" w:date="2014-03-12T12:30:00Z">
        <w:r w:rsidRPr="00A86747">
          <w:rPr>
            <w:highlight w:val="yellow"/>
            <w:rPrChange w:id="1385" w:author="Sarah Thomas" w:date="2014-03-12T18:14:00Z">
              <w:rPr>
                <w:highlight w:val="lightGray"/>
              </w:rPr>
            </w:rPrChange>
          </w:rPr>
          <w:t>BAHIT</w:t>
        </w:r>
      </w:ins>
    </w:p>
    <w:p w14:paraId="1C5D309B" w14:textId="5205C1B5" w:rsidR="00B443C3" w:rsidRDefault="00B443C3" w:rsidP="00B443C3">
      <w:pPr>
        <w:pStyle w:val="BodyText"/>
        <w:rPr>
          <w:ins w:id="1386" w:author="Sarah Thomas" w:date="2014-03-05T14:57:00Z"/>
          <w:b/>
        </w:rPr>
      </w:pPr>
      <w:ins w:id="1387" w:author="Sarah Thomas" w:date="2014-03-05T14:39:00Z">
        <w:r w:rsidRPr="001F3959">
          <w:rPr>
            <w:b/>
          </w:rPr>
          <w:t>Search Public profile</w:t>
        </w:r>
      </w:ins>
      <w:ins w:id="1388"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389" w:author="Sarah Thomas" w:date="2014-03-05T14:42:00Z"/>
        </w:rPr>
      </w:pPr>
      <w:ins w:id="1390" w:author="Sarah Thomas" w:date="2014-03-05T14:40:00Z">
        <w:r>
          <w:t>The search page allows any user to search public profiles by name and skills offered</w:t>
        </w:r>
      </w:ins>
      <w:ins w:id="1391" w:author="Sarah Thomas" w:date="2014-03-05T14:42:00Z">
        <w:r>
          <w:t xml:space="preserve"> and to search for ventures by their titles or the skills offered.</w:t>
        </w:r>
      </w:ins>
    </w:p>
    <w:p w14:paraId="494AC148" w14:textId="77CAD538" w:rsidR="00B443C3" w:rsidRDefault="00B443C3" w:rsidP="00B443C3">
      <w:pPr>
        <w:pStyle w:val="BodyText"/>
        <w:rPr>
          <w:ins w:id="1392" w:author="Sarah Thomas" w:date="2014-03-05T14:57:00Z"/>
          <w:b/>
        </w:rPr>
      </w:pPr>
      <w:ins w:id="1393" w:author="Sarah Thomas" w:date="2014-03-05T14:40:00Z">
        <w:r w:rsidRPr="001F3959">
          <w:rPr>
            <w:b/>
          </w:rPr>
          <w:t>View Public profile</w:t>
        </w:r>
      </w:ins>
    </w:p>
    <w:p w14:paraId="3B62C120" w14:textId="25F4033E" w:rsidR="00B443C3" w:rsidRPr="00B443C3" w:rsidRDefault="00B443C3" w:rsidP="00B443C3">
      <w:pPr>
        <w:pStyle w:val="BodyText"/>
        <w:rPr>
          <w:ins w:id="1394" w:author="Sarah Thomas" w:date="2014-03-05T14:36:00Z"/>
        </w:rPr>
      </w:pPr>
      <w:ins w:id="1395" w:author="Sarah Thomas" w:date="2014-03-05T14:41:00Z">
        <w:r>
          <w:t>As a result of a search or by seeing a users name in the team of a venture any user can view another users public profile</w:t>
        </w:r>
      </w:ins>
      <w:ins w:id="1396" w:author="Sarah Thomas" w:date="2014-03-05T14:44:00Z">
        <w:r w:rsidR="00AD448B">
          <w:t xml:space="preserve">. A </w:t>
        </w:r>
      </w:ins>
      <w:ins w:id="1397" w:author="Sarah Thomas" w:date="2014-03-05T14:45:00Z">
        <w:r w:rsidR="00AD448B">
          <w:t>URL</w:t>
        </w:r>
      </w:ins>
      <w:ins w:id="1398" w:author="Sarah Thomas" w:date="2014-03-05T14:44:00Z">
        <w:r w:rsidR="00AD448B">
          <w:t xml:space="preserve"> can also be provided </w:t>
        </w:r>
      </w:ins>
      <w:ins w:id="1399" w:author="Sarah Thomas" w:date="2014-03-05T14:45:00Z">
        <w:r w:rsidR="00AD448B">
          <w:t>or shared to allow direct access to a public profile.</w:t>
        </w:r>
      </w:ins>
    </w:p>
    <w:p w14:paraId="2437E062" w14:textId="1C8FC2F0" w:rsidR="00B443C3" w:rsidRDefault="00B443C3" w:rsidP="00B443C3">
      <w:pPr>
        <w:pStyle w:val="BodyText"/>
        <w:rPr>
          <w:ins w:id="1400" w:author="Sarah Thomas" w:date="2014-03-05T14:57:00Z"/>
          <w:b/>
        </w:rPr>
      </w:pPr>
      <w:ins w:id="1401" w:author="Sarah Thomas" w:date="2014-03-05T14:43:00Z">
        <w:r w:rsidRPr="001F3959">
          <w:rPr>
            <w:b/>
          </w:rPr>
          <w:t>View ventures details</w:t>
        </w:r>
      </w:ins>
    </w:p>
    <w:p w14:paraId="532834EC" w14:textId="688C2AA9" w:rsidR="00AD448B" w:rsidRPr="007C76CB" w:rsidRDefault="00B443C3" w:rsidP="00AD448B">
      <w:pPr>
        <w:pStyle w:val="BodyText"/>
        <w:rPr>
          <w:ins w:id="1402" w:author="Sarah Thomas" w:date="2014-03-05T14:45:00Z"/>
        </w:rPr>
      </w:pPr>
      <w:ins w:id="1403" w:author="Sarah Thomas" w:date="2014-03-05T14:44:00Z">
        <w:r>
          <w:lastRenderedPageBreak/>
          <w:t xml:space="preserve">As a result of a search any user can view </w:t>
        </w:r>
        <w:r w:rsidR="00AD448B">
          <w:t>a venture page.</w:t>
        </w:r>
      </w:ins>
      <w:ins w:id="1404"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405" w:author="Sarah Thomas" w:date="2014-03-05T14:46:00Z"/>
          <w:b/>
        </w:rPr>
      </w:pPr>
      <w:ins w:id="1406" w:author="Sarah Thomas" w:date="2014-03-05T14:46:00Z">
        <w:r w:rsidRPr="001F3959">
          <w:rPr>
            <w:b/>
          </w:rPr>
          <w:t>Edit private profile</w:t>
        </w:r>
      </w:ins>
    </w:p>
    <w:p w14:paraId="57521A82" w14:textId="536CB9FA" w:rsidR="00AD448B" w:rsidRPr="00AD448B" w:rsidRDefault="00AD448B" w:rsidP="00B443C3">
      <w:pPr>
        <w:pStyle w:val="BodyText"/>
        <w:rPr>
          <w:ins w:id="1407" w:author="Sarah Thomas" w:date="2014-03-05T14:36:00Z"/>
          <w:highlight w:val="yellow"/>
        </w:rPr>
      </w:pPr>
      <w:ins w:id="1408" w:author="Sarah Thomas" w:date="2014-03-05T14:46:00Z">
        <w:r w:rsidRPr="00AD448B">
          <w:rPr>
            <w:rPrChange w:id="1409" w:author="Sarah Thomas" w:date="2014-03-05T14:46:00Z">
              <w:rPr>
                <w:b/>
              </w:rPr>
            </w:rPrChange>
          </w:rPr>
          <w:t xml:space="preserve">A </w:t>
        </w:r>
      </w:ins>
      <w:ins w:id="1410" w:author="Sarah Thomas" w:date="2014-03-05T14:47:00Z">
        <w:r w:rsidRPr="002A0C21">
          <w:t>registered</w:t>
        </w:r>
        <w:r>
          <w:t xml:space="preserve"> </w:t>
        </w:r>
      </w:ins>
      <w:ins w:id="1411" w:author="Sarah Thomas" w:date="2014-03-05T14:46:00Z">
        <w:r w:rsidRPr="00AD448B">
          <w:rPr>
            <w:rPrChange w:id="1412" w:author="Sarah Thomas" w:date="2014-03-05T14:46:00Z">
              <w:rPr>
                <w:b/>
              </w:rPr>
            </w:rPrChange>
          </w:rPr>
          <w:t xml:space="preserve">user </w:t>
        </w:r>
        <w:r>
          <w:t>can edit their profile</w:t>
        </w:r>
      </w:ins>
    </w:p>
    <w:p w14:paraId="52B3D5C3" w14:textId="0E9A5480" w:rsidR="00B443C3" w:rsidRDefault="00AD448B" w:rsidP="00B443C3">
      <w:pPr>
        <w:pStyle w:val="BodyText"/>
        <w:rPr>
          <w:ins w:id="1413" w:author="Sarah Thomas" w:date="2014-03-05T14:48:00Z"/>
          <w:b/>
        </w:rPr>
      </w:pPr>
      <w:ins w:id="1414" w:author="Sarah Thomas" w:date="2014-03-05T14:48:00Z">
        <w:r w:rsidRPr="001F3959">
          <w:rPr>
            <w:b/>
          </w:rPr>
          <w:t>Contact another user</w:t>
        </w:r>
      </w:ins>
    </w:p>
    <w:p w14:paraId="51A862D4" w14:textId="5691BA05" w:rsidR="00AD448B" w:rsidRPr="00AD448B" w:rsidRDefault="00AD448B" w:rsidP="00B443C3">
      <w:pPr>
        <w:pStyle w:val="BodyText"/>
        <w:rPr>
          <w:ins w:id="1415" w:author="Sarah Thomas" w:date="2014-03-05T14:36:00Z"/>
          <w:rFonts w:asciiTheme="majorBidi" w:hAnsiTheme="majorBidi"/>
          <w:highlight w:val="lightGray"/>
        </w:rPr>
      </w:pPr>
      <w:ins w:id="1416" w:author="Sarah Thomas" w:date="2014-03-05T14:48:00Z">
        <w:r w:rsidRPr="00AD448B">
          <w:rPr>
            <w:rPrChange w:id="1417"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418" w:author="Sarah Thomas" w:date="2014-03-05T14:36:00Z"/>
          <w:rFonts w:asciiTheme="majorBidi" w:hAnsiTheme="majorBidi"/>
          <w:highlight w:val="lightGray"/>
        </w:rPr>
      </w:pPr>
      <w:ins w:id="1419" w:author="Sarah Thomas" w:date="2014-03-05T14:49:00Z">
        <w:r w:rsidRPr="001F3959">
          <w:rPr>
            <w:b/>
          </w:rPr>
          <w:t>Create a new venture</w:t>
        </w:r>
      </w:ins>
    </w:p>
    <w:p w14:paraId="7986917F" w14:textId="4653937B" w:rsidR="00B443C3" w:rsidRDefault="002A0C21" w:rsidP="00B443C3">
      <w:pPr>
        <w:pStyle w:val="BodyText"/>
        <w:rPr>
          <w:ins w:id="1420" w:author="Sarah Thomas" w:date="2014-03-12T17:59:00Z"/>
        </w:rPr>
      </w:pPr>
      <w:ins w:id="1421" w:author="Sarah Thomas" w:date="2014-03-12T17:58:00Z">
        <w:r>
          <w:t xml:space="preserve">A </w:t>
        </w:r>
      </w:ins>
      <w:ins w:id="1422"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423" w:author="Sarah Thomas" w:date="2014-03-12T17:58:00Z">
        <w:r>
          <w:t xml:space="preserve"> In the original use case only users from the university ecosystem could create new ventures. However in the actual implementation any user can create a new venture. </w:t>
        </w:r>
      </w:ins>
      <w:ins w:id="1424" w:author="Sarah Thomas" w:date="2014-03-12T17:59:00Z">
        <w:r>
          <w:t>This could easily be altered in the future if required.</w:t>
        </w:r>
      </w:ins>
    </w:p>
    <w:p w14:paraId="33D9F0F0" w14:textId="77777777" w:rsidR="002A0C21" w:rsidRDefault="002A0C21" w:rsidP="002A0C21">
      <w:pPr>
        <w:pStyle w:val="BodyText"/>
        <w:rPr>
          <w:ins w:id="1425" w:author="Sarah Thomas" w:date="2014-03-12T17:59:00Z"/>
          <w:b/>
        </w:rPr>
      </w:pPr>
      <w:ins w:id="1426" w:author="Sarah Thomas" w:date="2014-03-12T17:59:00Z">
        <w:r w:rsidRPr="001F3959">
          <w:rPr>
            <w:b/>
          </w:rPr>
          <w:t>Build team</w:t>
        </w:r>
      </w:ins>
    </w:p>
    <w:p w14:paraId="4AFD0453" w14:textId="33CE81A9" w:rsidR="002A0C21" w:rsidRPr="002A0C21" w:rsidRDefault="002A0C21" w:rsidP="002A0C21">
      <w:pPr>
        <w:pStyle w:val="BodyText"/>
        <w:rPr>
          <w:ins w:id="1427" w:author="Sarah Thomas" w:date="2014-03-12T17:59:00Z"/>
          <w:rFonts w:asciiTheme="majorBidi" w:hAnsiTheme="majorBidi"/>
          <w:rPrChange w:id="1428" w:author="Sarah Thomas" w:date="2014-03-12T17:59:00Z">
            <w:rPr>
              <w:ins w:id="1429" w:author="Sarah Thomas" w:date="2014-03-12T17:59:00Z"/>
              <w:rFonts w:asciiTheme="majorBidi" w:hAnsiTheme="majorBidi"/>
              <w:highlight w:val="lightGray"/>
            </w:rPr>
          </w:rPrChange>
        </w:rPr>
      </w:pPr>
      <w:ins w:id="1430" w:author="Sarah Thomas" w:date="2014-03-12T17:59:00Z">
        <w:r>
          <w:t>A logged in user who is a team leader can edit the team for that venture. They can add new members, delete members and change the status of members.</w:t>
        </w:r>
      </w:ins>
      <w:ins w:id="1431"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432" w:author="Sarah Thomas" w:date="2014-03-05T14:50:00Z"/>
          <w:b/>
        </w:rPr>
      </w:pPr>
      <w:ins w:id="1433" w:author="Sarah Thomas" w:date="2014-03-05T14:50:00Z">
        <w:r w:rsidRPr="001F3959">
          <w:rPr>
            <w:b/>
          </w:rPr>
          <w:t>Enter private team area</w:t>
        </w:r>
      </w:ins>
    </w:p>
    <w:p w14:paraId="0A075F2D" w14:textId="5391D8B9" w:rsidR="00AD448B" w:rsidRPr="002A0C21" w:rsidRDefault="002A0C21" w:rsidP="00B443C3">
      <w:pPr>
        <w:pStyle w:val="BodyText"/>
        <w:rPr>
          <w:ins w:id="1434" w:author="Sarah Thomas" w:date="2014-03-05T14:36:00Z"/>
          <w:rFonts w:asciiTheme="majorBidi" w:hAnsiTheme="majorBidi"/>
          <w:rPrChange w:id="1435" w:author="Sarah Thomas" w:date="2014-03-12T18:01:00Z">
            <w:rPr>
              <w:ins w:id="1436" w:author="Sarah Thomas" w:date="2014-03-05T14:36:00Z"/>
              <w:rFonts w:asciiTheme="majorBidi" w:hAnsiTheme="majorBidi"/>
              <w:highlight w:val="lightGray"/>
            </w:rPr>
          </w:rPrChange>
        </w:rPr>
      </w:pPr>
      <w:ins w:id="1437"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438" w:author="Sarah Thomas" w:date="2014-03-05T14:36:00Z"/>
          <w:b/>
          <w:highlight w:val="yellow"/>
          <w:rPrChange w:id="1439" w:author="Sarah Thomas" w:date="2014-03-05T14:51:00Z">
            <w:rPr>
              <w:ins w:id="1440" w:author="Sarah Thomas" w:date="2014-03-05T14:36:00Z"/>
              <w:highlight w:val="yellow"/>
            </w:rPr>
          </w:rPrChange>
        </w:rPr>
      </w:pPr>
      <w:ins w:id="1441" w:author="Sarah Thomas" w:date="2014-03-05T14:52:00Z">
        <w:r w:rsidRPr="0080393E">
          <w:rPr>
            <w:b/>
          </w:rPr>
          <w:t>Site administrator</w:t>
        </w:r>
      </w:ins>
    </w:p>
    <w:p w14:paraId="07099DE8" w14:textId="6D835B92" w:rsidR="00D618DD" w:rsidRDefault="00AD448B">
      <w:pPr>
        <w:rPr>
          <w:ins w:id="1442" w:author="Sarah Thomas" w:date="2014-03-13T11:42:00Z"/>
        </w:rPr>
      </w:pPr>
      <w:ins w:id="1443" w:author="Sarah Thomas" w:date="2014-03-05T14:52:00Z">
        <w:r w:rsidRPr="002A0C21">
          <w:t>Not implemented</w:t>
        </w:r>
      </w:ins>
      <w:ins w:id="1444" w:author="Sarah Thomas" w:date="2014-03-12T18:02:00Z">
        <w:r w:rsidR="002A0C21">
          <w:t xml:space="preserve">. This would take the form of a control panel for a non-technical site administrator. Again we run too short of time to </w:t>
        </w:r>
      </w:ins>
      <w:ins w:id="1445" w:author="Sarah Thomas" w:date="2014-03-12T18:03:00Z">
        <w:r w:rsidR="002A0C21">
          <w:t>implement</w:t>
        </w:r>
      </w:ins>
      <w:ins w:id="1446" w:author="Sarah Thomas" w:date="2014-03-12T18:02:00Z">
        <w:r w:rsidR="002A0C21">
          <w:t xml:space="preserve"> </w:t>
        </w:r>
      </w:ins>
      <w:ins w:id="1447" w:author="Sarah Thomas" w:date="2014-03-12T18:03:00Z">
        <w:r w:rsidR="002A0C21">
          <w:t>this but it could be done fairly easily.</w:t>
        </w:r>
      </w:ins>
    </w:p>
    <w:p w14:paraId="0472559D" w14:textId="77777777" w:rsidR="00D618DD" w:rsidRDefault="00D618DD">
      <w:pPr>
        <w:rPr>
          <w:ins w:id="1448"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449" w:author="Sarah Thomas" w:date="2014-03-13T11:37:00Z"/>
        </w:rPr>
        <w:pPrChange w:id="1450" w:author="Sarah Thomas" w:date="2014-03-03T14:28:00Z">
          <w:pPr>
            <w:widowControl w:val="0"/>
            <w:autoSpaceDE w:val="0"/>
            <w:autoSpaceDN w:val="0"/>
            <w:adjustRightInd w:val="0"/>
          </w:pPr>
        </w:pPrChange>
      </w:pPr>
      <w:bookmarkStart w:id="1451" w:name="_Toc256496009"/>
      <w:ins w:id="1452" w:author="Sarah Thomas" w:date="2014-03-03T14:09:00Z">
        <w:r>
          <w:lastRenderedPageBreak/>
          <w:t xml:space="preserve">Class </w:t>
        </w:r>
      </w:ins>
      <w:ins w:id="1453" w:author="Sarah Thomas" w:date="2014-03-13T11:37:00Z">
        <w:r w:rsidR="00D618DD">
          <w:t>Diagram</w:t>
        </w:r>
        <w:bookmarkEnd w:id="1451"/>
      </w:ins>
    </w:p>
    <w:p w14:paraId="5D89D65D" w14:textId="2945E3F2" w:rsidR="00D618DD" w:rsidRDefault="00D618DD" w:rsidP="00D618DD">
      <w:pPr>
        <w:spacing w:line="480" w:lineRule="auto"/>
        <w:rPr>
          <w:ins w:id="1454" w:author="Sarah Thomas" w:date="2014-03-13T11:43:00Z"/>
          <w:rFonts w:ascii="Arial" w:eastAsiaTheme="majorEastAsia" w:hAnsi="Arial" w:cstheme="majorBidi"/>
          <w:b/>
          <w:bCs/>
          <w:iCs/>
          <w:sz w:val="28"/>
          <w:szCs w:val="28"/>
        </w:rPr>
        <w:sectPr w:rsidR="00D618DD" w:rsidSect="00D618DD">
          <w:pgSz w:w="16840" w:h="11900" w:orient="landscape"/>
          <w:pgMar w:top="1800" w:right="1440" w:bottom="1800" w:left="1440" w:header="708" w:footer="708" w:gutter="0"/>
          <w:cols w:space="708"/>
          <w:docGrid w:linePitch="360"/>
          <w:sectPrChange w:id="1455" w:author="Sarah Thomas" w:date="2014-03-13T11:43:00Z">
            <w:sectPr w:rsidR="00D618DD" w:rsidSect="00D618DD">
              <w:pgSz w:w="11900" w:h="16840" w:orient="portrait"/>
              <w:pgMar w:top="1440" w:right="1800" w:bottom="1440" w:left="1800" w:header="708" w:footer="708" w:gutter="0"/>
            </w:sectPr>
          </w:sectPrChange>
        </w:sectPr>
      </w:pPr>
      <w:ins w:id="1456" w:author="Sarah Thomas" w:date="2014-03-13T11:44:00Z">
        <w:r>
          <w:rPr>
            <w:rFonts w:ascii="Arial" w:eastAsiaTheme="majorEastAsia" w:hAnsi="Arial" w:cstheme="majorBidi"/>
            <w:b/>
            <w:bCs/>
            <w:iCs/>
            <w:noProof/>
            <w:sz w:val="28"/>
            <w:szCs w:val="28"/>
            <w:lang w:val="en-US"/>
            <w:rPrChange w:id="1457" w:author="Unknown">
              <w:rPr>
                <w:noProof/>
                <w:lang w:val="en-US"/>
              </w:rPr>
            </w:rPrChange>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6C55E3FF" w14:textId="7BFE345C" w:rsidR="00766C26" w:rsidRDefault="000548EA" w:rsidP="00002130">
      <w:pPr>
        <w:pStyle w:val="Heading1"/>
        <w:rPr>
          <w:ins w:id="1458" w:author="Sarah Thomas" w:date="2014-03-12T18:07:00Z"/>
        </w:rPr>
        <w:pPrChange w:id="1459" w:author="Sarah Thomas" w:date="2014-03-15T09:39:00Z">
          <w:pPr>
            <w:widowControl w:val="0"/>
            <w:autoSpaceDE w:val="0"/>
            <w:autoSpaceDN w:val="0"/>
            <w:adjustRightInd w:val="0"/>
          </w:pPr>
        </w:pPrChange>
      </w:pPr>
      <w:bookmarkStart w:id="1460" w:name="_Ref256495645"/>
      <w:bookmarkStart w:id="1461" w:name="_Toc256496010"/>
      <w:ins w:id="1462" w:author="Sarah Thomas" w:date="2014-03-03T14:29:00Z">
        <w:r>
          <w:t xml:space="preserve">Overview of Code </w:t>
        </w:r>
        <w:r w:rsidRPr="00002130">
          <w:rPr>
            <w:rPrChange w:id="1463" w:author="Sarah Thomas" w:date="2014-03-15T09:38:00Z">
              <w:rPr/>
            </w:rPrChange>
          </w:rPr>
          <w:t>L</w:t>
        </w:r>
        <w:r w:rsidR="00766C26" w:rsidRPr="00002130">
          <w:rPr>
            <w:rPrChange w:id="1464" w:author="Sarah Thomas" w:date="2014-03-15T09:38:00Z">
              <w:rPr/>
            </w:rPrChange>
          </w:rPr>
          <w:t>istings</w:t>
        </w:r>
      </w:ins>
      <w:bookmarkEnd w:id="1460"/>
      <w:bookmarkEnd w:id="1461"/>
    </w:p>
    <w:p w14:paraId="28297D3E" w14:textId="60B771AC" w:rsidR="00A86747" w:rsidRPr="00A86747" w:rsidRDefault="00A86747">
      <w:pPr>
        <w:rPr>
          <w:ins w:id="1465" w:author="Sarah Thomas" w:date="2014-03-05T10:35:00Z"/>
        </w:rPr>
        <w:pPrChange w:id="1466" w:author="Sarah Thomas" w:date="2014-03-12T18:07:00Z">
          <w:pPr>
            <w:widowControl w:val="0"/>
            <w:autoSpaceDE w:val="0"/>
            <w:autoSpaceDN w:val="0"/>
            <w:adjustRightInd w:val="0"/>
          </w:pPr>
        </w:pPrChange>
      </w:pPr>
      <w:ins w:id="1467" w:author="Sarah Thomas" w:date="2014-03-12T18:07:00Z">
        <w:r>
          <w:t xml:space="preserve">The </w:t>
        </w:r>
        <w:proofErr w:type="gramStart"/>
        <w:r>
          <w:t>following code was written by the team</w:t>
        </w:r>
        <w:proofErr w:type="gramEnd"/>
        <w:r>
          <w:t>:</w:t>
        </w:r>
      </w:ins>
    </w:p>
    <w:p w14:paraId="37E4212C" w14:textId="35ED7CE2" w:rsidR="00FB0B3E" w:rsidRDefault="00FB0B3E">
      <w:pPr>
        <w:pStyle w:val="Heading4"/>
        <w:rPr>
          <w:ins w:id="1468" w:author="Sarah Thomas" w:date="2014-03-05T10:44:00Z"/>
        </w:rPr>
        <w:pPrChange w:id="1469" w:author="Sarah Thomas" w:date="2014-03-05T10:37:00Z">
          <w:pPr>
            <w:widowControl w:val="0"/>
            <w:autoSpaceDE w:val="0"/>
            <w:autoSpaceDN w:val="0"/>
            <w:adjustRightInd w:val="0"/>
          </w:pPr>
        </w:pPrChange>
      </w:pPr>
      <w:proofErr w:type="gramStart"/>
      <w:ins w:id="1470" w:author="Sarah Thomas" w:date="2014-03-05T10:35:00Z">
        <w:r>
          <w:t>app</w:t>
        </w:r>
        <w:proofErr w:type="gramEnd"/>
        <w:r>
          <w:t>/</w:t>
        </w:r>
      </w:ins>
      <w:proofErr w:type="spellStart"/>
      <w:ins w:id="1471" w:author="Sarah Thomas" w:date="2014-03-05T10:36:00Z">
        <w:r>
          <w:t>routes.php</w:t>
        </w:r>
      </w:ins>
      <w:proofErr w:type="spellEnd"/>
    </w:p>
    <w:p w14:paraId="508D6614" w14:textId="7E4180FD" w:rsidR="00FB0B3E" w:rsidRDefault="00FB0B3E">
      <w:pPr>
        <w:pStyle w:val="BodyText"/>
        <w:rPr>
          <w:ins w:id="1472" w:author="Sarah Thomas" w:date="2014-03-05T10:48:00Z"/>
        </w:rPr>
        <w:pPrChange w:id="1473" w:author="Sarah Thomas" w:date="2014-03-05T10:44:00Z">
          <w:pPr>
            <w:widowControl w:val="0"/>
            <w:autoSpaceDE w:val="0"/>
            <w:autoSpaceDN w:val="0"/>
            <w:adjustRightInd w:val="0"/>
          </w:pPr>
        </w:pPrChange>
      </w:pPr>
      <w:ins w:id="1474" w:author="Sarah Thomas" w:date="2014-03-05T10:44:00Z">
        <w:r>
          <w:t xml:space="preserve">This file contains all the routing instructions for the application. Most of the routes direct requests at a named controller to </w:t>
        </w:r>
      </w:ins>
      <w:ins w:id="1475" w:author="Sarah Thomas" w:date="2014-03-05T10:45:00Z">
        <w:r>
          <w:t>separate</w:t>
        </w:r>
      </w:ins>
      <w:ins w:id="1476" w:author="Sarah Thomas" w:date="2014-03-05T10:44:00Z">
        <w:r>
          <w:t xml:space="preserve"> </w:t>
        </w:r>
      </w:ins>
      <w:ins w:id="1477" w:author="Sarah Thomas" w:date="2014-03-05T10:45:00Z">
        <w:r w:rsidR="00106A76">
          <w:t>application logic from routes.</w:t>
        </w:r>
      </w:ins>
      <w:ins w:id="1478" w:author="Sarah Thomas" w:date="2014-03-05T10:54:00Z">
        <w:r w:rsidR="00106A76">
          <w:t xml:space="preserve"> For example the URL:  /</w:t>
        </w:r>
        <w:proofErr w:type="spellStart"/>
        <w:r w:rsidR="00106A76">
          <w:t>publicProfile</w:t>
        </w:r>
        <w:proofErr w:type="spellEnd"/>
        <w:r w:rsidR="00106A76">
          <w:t xml:space="preserve">/1 follows </w:t>
        </w:r>
      </w:ins>
      <w:ins w:id="1479" w:author="Sarah Thomas" w:date="2014-03-05T10:59:00Z">
        <w:r w:rsidR="00B53DCC">
          <w:t>this</w:t>
        </w:r>
      </w:ins>
      <w:ins w:id="1480" w:author="Sarah Thomas" w:date="2014-03-05T10:54:00Z">
        <w:r w:rsidR="00106A76">
          <w:t xml:space="preserve"> route:</w:t>
        </w:r>
      </w:ins>
    </w:p>
    <w:p w14:paraId="2C7E6320" w14:textId="77777777" w:rsidR="00106A76" w:rsidRDefault="00106A76">
      <w:pPr>
        <w:pStyle w:val="code"/>
        <w:rPr>
          <w:ins w:id="1481" w:author="Sarah Thomas" w:date="2014-03-05T10:48:00Z"/>
        </w:rPr>
        <w:pPrChange w:id="1482" w:author="Sarah Thomas" w:date="2014-03-05T10:50:00Z">
          <w:pPr>
            <w:widowControl w:val="0"/>
            <w:autoSpaceDE w:val="0"/>
            <w:autoSpaceDN w:val="0"/>
            <w:adjustRightInd w:val="0"/>
          </w:pPr>
        </w:pPrChange>
      </w:pPr>
      <w:ins w:id="1483"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484" w:author="Sarah Thomas" w:date="2014-03-05T10:51:00Z"/>
        </w:rPr>
        <w:pPrChange w:id="1485" w:author="Sarah Thomas" w:date="2014-03-05T10:50:00Z">
          <w:pPr>
            <w:widowControl w:val="0"/>
            <w:autoSpaceDE w:val="0"/>
            <w:autoSpaceDN w:val="0"/>
            <w:adjustRightInd w:val="0"/>
          </w:pPr>
        </w:pPrChange>
      </w:pPr>
      <w:ins w:id="1486"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487" w:author="Sarah Thomas" w:date="2014-03-05T10:57:00Z"/>
        </w:rPr>
        <w:pPrChange w:id="1488" w:author="Sarah Thomas" w:date="2014-03-05T10:51:00Z">
          <w:pPr>
            <w:widowControl w:val="0"/>
            <w:autoSpaceDE w:val="0"/>
            <w:autoSpaceDN w:val="0"/>
            <w:adjustRightInd w:val="0"/>
          </w:pPr>
        </w:pPrChange>
      </w:pPr>
      <w:ins w:id="1489" w:author="Sarah Thomas" w:date="2014-03-05T10:51:00Z">
        <w:r>
          <w:t xml:space="preserve">This routes a request with the parameter </w:t>
        </w:r>
      </w:ins>
      <w:ins w:id="1490" w:author="Sarah Thomas" w:date="2014-03-05T10:55:00Z">
        <w:r>
          <w:rPr>
            <w:i/>
          </w:rPr>
          <w:t>id=1</w:t>
        </w:r>
      </w:ins>
      <w:ins w:id="1491" w:author="Sarah Thomas" w:date="2014-03-05T10:51:00Z">
        <w:r>
          <w:t xml:space="preserve"> to the </w:t>
        </w:r>
      </w:ins>
      <w:proofErr w:type="spellStart"/>
      <w:ins w:id="1492" w:author="Sarah Thomas" w:date="2014-03-05T10:52:00Z">
        <w:r w:rsidRPr="00106A76">
          <w:rPr>
            <w:i/>
            <w:rPrChange w:id="1493" w:author="Sarah Thomas" w:date="2014-03-05T10:53:00Z">
              <w:rPr/>
            </w:rPrChange>
          </w:rPr>
          <w:t>showPublicProfile</w:t>
        </w:r>
        <w:proofErr w:type="spellEnd"/>
        <w:r>
          <w:t xml:space="preserve"> function of the </w:t>
        </w:r>
        <w:proofErr w:type="spellStart"/>
        <w:r w:rsidRPr="00106A76">
          <w:rPr>
            <w:i/>
            <w:rPrChange w:id="1494" w:author="Sarah Thomas" w:date="2014-03-05T10:53:00Z">
              <w:rPr/>
            </w:rPrChange>
          </w:rPr>
          <w:t>ProfileController</w:t>
        </w:r>
      </w:ins>
      <w:proofErr w:type="spellEnd"/>
      <w:ins w:id="1495" w:author="Sarah Thomas" w:date="2014-03-05T10:53:00Z">
        <w:r>
          <w:t xml:space="preserve">. </w:t>
        </w:r>
      </w:ins>
    </w:p>
    <w:p w14:paraId="33743419" w14:textId="79AE5B5E" w:rsidR="00B53DCC" w:rsidRDefault="00B53DCC">
      <w:pPr>
        <w:pStyle w:val="BodyText"/>
        <w:rPr>
          <w:ins w:id="1496" w:author="Sarah Thomas" w:date="2014-03-05T10:57:00Z"/>
        </w:rPr>
        <w:pPrChange w:id="1497" w:author="Sarah Thomas" w:date="2014-03-05T10:51:00Z">
          <w:pPr>
            <w:widowControl w:val="0"/>
            <w:autoSpaceDE w:val="0"/>
            <w:autoSpaceDN w:val="0"/>
            <w:adjustRightInd w:val="0"/>
          </w:pPr>
        </w:pPrChange>
      </w:pPr>
      <w:ins w:id="1498" w:author="Sarah Thomas" w:date="2014-03-05T10:57:00Z">
        <w:r>
          <w:t xml:space="preserve">Routes can go straight to views instead of controllers, for example the route to the </w:t>
        </w:r>
      </w:ins>
      <w:ins w:id="1499" w:author="Sarah Thomas" w:date="2014-03-05T10:58:00Z">
        <w:r>
          <w:t>search</w:t>
        </w:r>
      </w:ins>
      <w:ins w:id="1500" w:author="Sarah Thomas" w:date="2014-03-05T10:57:00Z">
        <w:r>
          <w:t xml:space="preserve"> page view:</w:t>
        </w:r>
      </w:ins>
    </w:p>
    <w:p w14:paraId="27B6AF8D" w14:textId="77777777" w:rsidR="00B53DCC" w:rsidRDefault="00B53DCC">
      <w:pPr>
        <w:pStyle w:val="code"/>
        <w:rPr>
          <w:ins w:id="1501" w:author="Sarah Thomas" w:date="2014-03-05T10:58:00Z"/>
        </w:rPr>
        <w:pPrChange w:id="1502" w:author="Sarah Thomas" w:date="2014-03-05T10:58:00Z">
          <w:pPr>
            <w:widowControl w:val="0"/>
            <w:autoSpaceDE w:val="0"/>
            <w:autoSpaceDN w:val="0"/>
            <w:adjustRightInd w:val="0"/>
          </w:pPr>
        </w:pPrChange>
      </w:pPr>
      <w:ins w:id="1503" w:author="Sarah Thomas" w:date="2014-03-05T10:58:00Z">
        <w:r>
          <w:t>Route</w:t>
        </w:r>
        <w:proofErr w:type="gramStart"/>
        <w:r>
          <w:t>::</w:t>
        </w:r>
        <w:proofErr w:type="gramEnd"/>
        <w:r>
          <w:t>get('search', function()</w:t>
        </w:r>
      </w:ins>
    </w:p>
    <w:p w14:paraId="26796A66" w14:textId="77777777" w:rsidR="00B53DCC" w:rsidRDefault="00B53DCC">
      <w:pPr>
        <w:pStyle w:val="code"/>
        <w:rPr>
          <w:ins w:id="1504" w:author="Sarah Thomas" w:date="2014-03-05T10:58:00Z"/>
        </w:rPr>
      </w:pPr>
      <w:ins w:id="1505" w:author="Sarah Thomas" w:date="2014-03-05T10:58:00Z">
        <w:r>
          <w:t>{</w:t>
        </w:r>
      </w:ins>
    </w:p>
    <w:p w14:paraId="1AF38B0C" w14:textId="77777777" w:rsidR="00B53DCC" w:rsidRDefault="00B53DCC">
      <w:pPr>
        <w:pStyle w:val="code"/>
        <w:rPr>
          <w:ins w:id="1506" w:author="Sarah Thomas" w:date="2014-03-05T10:58:00Z"/>
        </w:rPr>
      </w:pPr>
      <w:ins w:id="1507"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508" w:author="Sarah Thomas" w:date="2014-03-05T10:48:00Z"/>
        </w:rPr>
        <w:pPrChange w:id="1509" w:author="Sarah Thomas" w:date="2014-03-05T10:58:00Z">
          <w:pPr>
            <w:widowControl w:val="0"/>
            <w:autoSpaceDE w:val="0"/>
            <w:autoSpaceDN w:val="0"/>
            <w:adjustRightInd w:val="0"/>
          </w:pPr>
        </w:pPrChange>
      </w:pPr>
      <w:ins w:id="1510" w:author="Sarah Thomas" w:date="2014-03-05T10:58:00Z">
        <w:r>
          <w:t>});</w:t>
        </w:r>
      </w:ins>
    </w:p>
    <w:p w14:paraId="7FB8B355" w14:textId="061D4499" w:rsidR="00106A76" w:rsidRDefault="00B53DCC">
      <w:pPr>
        <w:pStyle w:val="Heading4"/>
        <w:rPr>
          <w:ins w:id="1511" w:author="Sarah Thomas" w:date="2014-03-05T11:01:00Z"/>
        </w:rPr>
        <w:pPrChange w:id="1512" w:author="Sarah Thomas" w:date="2014-03-05T11:01:00Z">
          <w:pPr>
            <w:widowControl w:val="0"/>
            <w:autoSpaceDE w:val="0"/>
            <w:autoSpaceDN w:val="0"/>
            <w:adjustRightInd w:val="0"/>
          </w:pPr>
        </w:pPrChange>
      </w:pPr>
      <w:proofErr w:type="gramStart"/>
      <w:ins w:id="1513" w:author="Sarah Thomas" w:date="2014-03-05T11:01:00Z">
        <w:r>
          <w:t>app</w:t>
        </w:r>
        <w:proofErr w:type="gramEnd"/>
        <w:r>
          <w:t>/models/</w:t>
        </w:r>
      </w:ins>
    </w:p>
    <w:p w14:paraId="2BDD6312" w14:textId="56C99B15" w:rsidR="00B53DCC" w:rsidRDefault="00B53DCC">
      <w:pPr>
        <w:pStyle w:val="BodyText"/>
        <w:rPr>
          <w:ins w:id="1514" w:author="Sarah Thomas" w:date="2014-03-05T11:09:00Z"/>
        </w:rPr>
        <w:pPrChange w:id="1515" w:author="Sarah Thomas" w:date="2014-03-05T11:15:00Z">
          <w:pPr>
            <w:widowControl w:val="0"/>
            <w:autoSpaceDE w:val="0"/>
            <w:autoSpaceDN w:val="0"/>
            <w:adjustRightInd w:val="0"/>
          </w:pPr>
        </w:pPrChange>
      </w:pPr>
      <w:ins w:id="1516" w:author="Sarah Thomas" w:date="2014-03-05T11:01:00Z">
        <w:r>
          <w:t xml:space="preserve">This folder contains classes </w:t>
        </w:r>
      </w:ins>
      <w:ins w:id="1517" w:author="Sarah Thomas" w:date="2014-03-05T11:02:00Z">
        <w:r>
          <w:t xml:space="preserve">that correspond to tables in the database. </w:t>
        </w:r>
      </w:ins>
      <w:ins w:id="1518" w:author="Sarah Thomas" w:date="2014-03-05T11:03:00Z">
        <w:r>
          <w:t>These classes extend the Laravel Eloquent class and for</w:t>
        </w:r>
      </w:ins>
      <w:ins w:id="1519" w:author="Sarah Thomas" w:date="2014-03-05T11:06:00Z">
        <w:r>
          <w:t>m</w:t>
        </w:r>
      </w:ins>
      <w:ins w:id="1520" w:author="Sarah Thomas" w:date="2014-03-05T11:03:00Z">
        <w:r>
          <w:t xml:space="preserve"> the foundations for </w:t>
        </w:r>
        <w:proofErr w:type="spellStart"/>
        <w:r>
          <w:t>Laravel</w:t>
        </w:r>
      </w:ins>
      <w:ins w:id="1521" w:author="Sarah Thomas" w:date="2014-03-05T11:04:00Z">
        <w:r>
          <w:t>’</w:t>
        </w:r>
      </w:ins>
      <w:ins w:id="1522" w:author="Sarah Thomas" w:date="2014-03-05T11:03:00Z">
        <w:r>
          <w:t>s</w:t>
        </w:r>
        <w:proofErr w:type="spellEnd"/>
        <w:r>
          <w:t xml:space="preserve"> object relational </w:t>
        </w:r>
      </w:ins>
      <w:ins w:id="1523" w:author="Sarah Thomas" w:date="2014-03-05T11:04:00Z">
        <w:r>
          <w:t>mapping</w:t>
        </w:r>
      </w:ins>
      <w:ins w:id="1524" w:author="Sarah Thomas" w:date="2014-03-05T11:03:00Z">
        <w:r>
          <w:t xml:space="preserve"> </w:t>
        </w:r>
      </w:ins>
      <w:ins w:id="1525" w:author="Sarah Thomas" w:date="2014-03-05T11:04:00Z">
        <w:r>
          <w:t>(ORM)</w:t>
        </w:r>
      </w:ins>
      <w:ins w:id="1526" w:author="Sarah Thomas" w:date="2014-03-05T11:05:00Z">
        <w:r>
          <w:t>. By convention each class is named</w:t>
        </w:r>
      </w:ins>
      <w:ins w:id="1527" w:author="Sarah Thomas" w:date="2014-03-05T11:06:00Z">
        <w:r>
          <w:t xml:space="preserve"> as a singular</w:t>
        </w:r>
        <w:r w:rsidR="0053530D">
          <w:t xml:space="preserve"> of the plural table name, with a capitalised first letter. Thus the class </w:t>
        </w:r>
        <w:r w:rsidR="0053530D" w:rsidRPr="0053530D">
          <w:rPr>
            <w:i/>
            <w:rPrChange w:id="1528" w:author="Sarah Thomas" w:date="2014-03-05T11:07:00Z">
              <w:rPr/>
            </w:rPrChange>
          </w:rPr>
          <w:t>Message</w:t>
        </w:r>
        <w:r w:rsidR="0053530D">
          <w:t xml:space="preserve"> maps to the </w:t>
        </w:r>
      </w:ins>
      <w:ins w:id="1529" w:author="Sarah Thomas" w:date="2014-03-05T11:07:00Z">
        <w:r w:rsidR="0053530D">
          <w:t>table</w:t>
        </w:r>
      </w:ins>
      <w:ins w:id="1530" w:author="Sarah Thomas" w:date="2014-03-05T11:06:00Z">
        <w:r w:rsidR="0053530D">
          <w:t xml:space="preserve"> </w:t>
        </w:r>
      </w:ins>
      <w:ins w:id="1531" w:author="Sarah Thomas" w:date="2014-03-05T11:07:00Z">
        <w:r w:rsidR="0053530D" w:rsidRPr="0053530D">
          <w:rPr>
            <w:i/>
            <w:rPrChange w:id="1532" w:author="Sarah Thomas" w:date="2014-03-05T11:07:00Z">
              <w:rPr/>
            </w:rPrChange>
          </w:rPr>
          <w:t>messages</w:t>
        </w:r>
        <w:r w:rsidR="0053530D">
          <w:t xml:space="preserve">. Column names in the database correspond to properties </w:t>
        </w:r>
      </w:ins>
      <w:ins w:id="1533" w:author="Sarah Thomas" w:date="2014-03-05T11:08:00Z">
        <w:r w:rsidR="0053530D">
          <w:t xml:space="preserve">in the class, so the </w:t>
        </w:r>
      </w:ins>
      <w:ins w:id="1534" w:author="Sarah Thomas" w:date="2014-03-05T11:11:00Z">
        <w:r w:rsidR="0053530D" w:rsidRPr="0053530D">
          <w:rPr>
            <w:i/>
            <w:rPrChange w:id="1535" w:author="Sarah Thomas" w:date="2014-03-05T11:11:00Z">
              <w:rPr/>
            </w:rPrChange>
          </w:rPr>
          <w:t>body</w:t>
        </w:r>
      </w:ins>
      <w:ins w:id="1536" w:author="Sarah Thomas" w:date="2014-03-05T11:08:00Z">
        <w:r w:rsidR="0053530D">
          <w:t xml:space="preserve"> column of a row in the</w:t>
        </w:r>
      </w:ins>
      <w:ins w:id="1537" w:author="Sarah Thomas" w:date="2014-03-05T11:10:00Z">
        <w:r w:rsidR="0053530D">
          <w:t xml:space="preserve"> corresponding</w:t>
        </w:r>
      </w:ins>
      <w:ins w:id="1538" w:author="Sarah Thomas" w:date="2014-03-05T11:08:00Z">
        <w:r w:rsidR="0053530D">
          <w:t xml:space="preserve"> </w:t>
        </w:r>
        <w:r w:rsidR="0053530D" w:rsidRPr="0053530D">
          <w:rPr>
            <w:i/>
            <w:rPrChange w:id="1539" w:author="Sarah Thomas" w:date="2014-03-05T11:09:00Z">
              <w:rPr/>
            </w:rPrChange>
          </w:rPr>
          <w:t>messages</w:t>
        </w:r>
        <w:r w:rsidR="0053530D">
          <w:t xml:space="preserve"> table can be </w:t>
        </w:r>
      </w:ins>
      <w:ins w:id="1540" w:author="Sarah Thomas" w:date="2014-03-05T11:11:00Z">
        <w:r w:rsidR="0053530D">
          <w:t>set</w:t>
        </w:r>
      </w:ins>
      <w:ins w:id="1541" w:author="Sarah Thomas" w:date="2014-03-05T11:08:00Z">
        <w:r w:rsidR="0053530D">
          <w:t xml:space="preserve"> by:</w:t>
        </w:r>
      </w:ins>
    </w:p>
    <w:p w14:paraId="70B3ABD0" w14:textId="77777777" w:rsidR="0053530D" w:rsidRDefault="0053530D">
      <w:pPr>
        <w:pStyle w:val="code"/>
        <w:rPr>
          <w:ins w:id="1542" w:author="Sarah Thomas" w:date="2014-03-05T11:14:00Z"/>
        </w:rPr>
        <w:pPrChange w:id="1543" w:author="Sarah Thomas" w:date="2014-03-05T11:13:00Z">
          <w:pPr>
            <w:widowControl w:val="0"/>
            <w:autoSpaceDE w:val="0"/>
            <w:autoSpaceDN w:val="0"/>
            <w:adjustRightInd w:val="0"/>
          </w:pPr>
        </w:pPrChange>
      </w:pPr>
    </w:p>
    <w:p w14:paraId="37D33B08" w14:textId="77777777" w:rsidR="0053530D" w:rsidRDefault="0053530D" w:rsidP="0053530D">
      <w:pPr>
        <w:pStyle w:val="code"/>
        <w:rPr>
          <w:ins w:id="1544" w:author="Sarah Thomas" w:date="2014-03-05T11:14:00Z"/>
        </w:rPr>
      </w:pPr>
      <w:ins w:id="1545" w:author="Sarah Thomas" w:date="2014-03-05T11:14:00Z">
        <w:r>
          <w:t>//create a new object of Message Class</w:t>
        </w:r>
      </w:ins>
    </w:p>
    <w:p w14:paraId="5A97A1D3" w14:textId="3719B7F9" w:rsidR="0053530D" w:rsidRDefault="0053530D">
      <w:pPr>
        <w:pStyle w:val="code"/>
        <w:rPr>
          <w:ins w:id="1546" w:author="Sarah Thomas" w:date="2014-03-05T11:14:00Z"/>
        </w:rPr>
        <w:pPrChange w:id="1547" w:author="Sarah Thomas" w:date="2014-03-05T11:13:00Z">
          <w:pPr>
            <w:widowControl w:val="0"/>
            <w:autoSpaceDE w:val="0"/>
            <w:autoSpaceDN w:val="0"/>
            <w:adjustRightInd w:val="0"/>
          </w:pPr>
        </w:pPrChange>
      </w:pPr>
      <w:ins w:id="1548" w:author="Sarah Thomas" w:date="2014-03-05T11:09:00Z">
        <w:r>
          <w:t>$</w:t>
        </w:r>
        <w:proofErr w:type="gramStart"/>
        <w:r>
          <w:t>message</w:t>
        </w:r>
        <w:proofErr w:type="gramEnd"/>
        <w:r>
          <w:t xml:space="preserve"> = new Message;</w:t>
        </w:r>
      </w:ins>
      <w:ins w:id="1549" w:author="Sarah Thomas" w:date="2014-03-05T11:12:00Z">
        <w:r>
          <w:t xml:space="preserve">  </w:t>
        </w:r>
      </w:ins>
    </w:p>
    <w:p w14:paraId="6ED61179" w14:textId="77777777" w:rsidR="0053530D" w:rsidRDefault="0053530D" w:rsidP="0053530D">
      <w:pPr>
        <w:pStyle w:val="code"/>
        <w:rPr>
          <w:ins w:id="1550" w:author="Sarah Thomas" w:date="2014-03-05T11:14:00Z"/>
        </w:rPr>
      </w:pPr>
      <w:ins w:id="1551" w:author="Sarah Thomas" w:date="2014-03-05T11:14:00Z">
        <w:r>
          <w:t>//body property now available and maps to database column</w:t>
        </w:r>
      </w:ins>
    </w:p>
    <w:p w14:paraId="6CB0022C" w14:textId="77777777" w:rsidR="0053530D" w:rsidRDefault="0053530D">
      <w:pPr>
        <w:pStyle w:val="code"/>
        <w:rPr>
          <w:ins w:id="1552" w:author="Sarah Thomas" w:date="2014-03-05T11:12:00Z"/>
        </w:rPr>
        <w:pPrChange w:id="1553" w:author="Sarah Thomas" w:date="2014-03-05T11:13:00Z">
          <w:pPr>
            <w:widowControl w:val="0"/>
            <w:autoSpaceDE w:val="0"/>
            <w:autoSpaceDN w:val="0"/>
            <w:adjustRightInd w:val="0"/>
          </w:pPr>
        </w:pPrChange>
      </w:pPr>
      <w:ins w:id="1554" w:author="Sarah Thomas" w:date="2014-03-05T11:10:00Z">
        <w:r>
          <w:t>$</w:t>
        </w:r>
        <w:proofErr w:type="gramStart"/>
        <w:r>
          <w:t>message</w:t>
        </w:r>
        <w:proofErr w:type="gramEnd"/>
        <w:r>
          <w:t>-&gt;</w:t>
        </w:r>
      </w:ins>
      <w:ins w:id="1555" w:author="Sarah Thomas" w:date="2014-03-05T11:11:00Z">
        <w:r>
          <w:t>body = ‘This is some text in the message body</w:t>
        </w:r>
      </w:ins>
      <w:ins w:id="1556" w:author="Sarah Thomas" w:date="2014-03-05T11:12:00Z">
        <w:r>
          <w:t xml:space="preserve">’  </w:t>
        </w:r>
      </w:ins>
    </w:p>
    <w:p w14:paraId="1C740F88" w14:textId="4A10A037" w:rsidR="0053530D" w:rsidRDefault="0053530D">
      <w:pPr>
        <w:pStyle w:val="BodyText"/>
        <w:rPr>
          <w:ins w:id="1557" w:author="Sarah Thomas" w:date="2014-03-05T11:15:00Z"/>
        </w:rPr>
        <w:pPrChange w:id="1558" w:author="Sarah Thomas" w:date="2014-03-05T11:13:00Z">
          <w:pPr>
            <w:widowControl w:val="0"/>
            <w:autoSpaceDE w:val="0"/>
            <w:autoSpaceDN w:val="0"/>
            <w:adjustRightInd w:val="0"/>
          </w:pPr>
        </w:pPrChange>
      </w:pPr>
      <w:ins w:id="1559" w:author="Sarah Thomas" w:date="2014-03-05T11:15:00Z">
        <w:r>
          <w:t>Validation can also be added to models</w:t>
        </w:r>
      </w:ins>
      <w:ins w:id="1560" w:author="Sarah Thomas" w:date="2014-03-15T09:05:00Z">
        <w:r w:rsidR="000A6841">
          <w:t>.</w:t>
        </w:r>
      </w:ins>
    </w:p>
    <w:p w14:paraId="189F1210" w14:textId="3BBF5D01" w:rsidR="00294E61" w:rsidRDefault="00294E61">
      <w:pPr>
        <w:pStyle w:val="Heading4"/>
        <w:rPr>
          <w:ins w:id="1561" w:author="Sarah Thomas" w:date="2014-03-05T11:20:00Z"/>
        </w:rPr>
        <w:pPrChange w:id="1562" w:author="Sarah Thomas" w:date="2014-03-05T11:19:00Z">
          <w:pPr>
            <w:widowControl w:val="0"/>
            <w:autoSpaceDE w:val="0"/>
            <w:autoSpaceDN w:val="0"/>
            <w:adjustRightInd w:val="0"/>
          </w:pPr>
        </w:pPrChange>
      </w:pPr>
      <w:proofErr w:type="gramStart"/>
      <w:ins w:id="1563" w:author="Sarah Thomas" w:date="2014-03-05T11:18:00Z">
        <w:r>
          <w:t>views</w:t>
        </w:r>
        <w:proofErr w:type="gramEnd"/>
        <w:r>
          <w:t>/</w:t>
        </w:r>
        <w:proofErr w:type="spellStart"/>
        <w:r w:rsidRPr="00294E61">
          <w:t>createVenture.blade</w:t>
        </w:r>
      </w:ins>
      <w:ins w:id="1564" w:author="Sarah Thomas" w:date="2014-03-05T11:19:00Z">
        <w:r>
          <w:t>.php</w:t>
        </w:r>
      </w:ins>
      <w:proofErr w:type="spellEnd"/>
    </w:p>
    <w:p w14:paraId="63681CAF" w14:textId="18C8BA83" w:rsidR="00294E61" w:rsidRDefault="00294E61">
      <w:pPr>
        <w:pStyle w:val="BodyText"/>
        <w:rPr>
          <w:ins w:id="1565" w:author="Sarah Thomas" w:date="2014-03-05T11:32:00Z"/>
        </w:rPr>
        <w:pPrChange w:id="1566" w:author="Sarah Thomas" w:date="2014-03-05T11:32:00Z">
          <w:pPr>
            <w:widowControl w:val="0"/>
            <w:autoSpaceDE w:val="0"/>
            <w:autoSpaceDN w:val="0"/>
            <w:adjustRightInd w:val="0"/>
          </w:pPr>
        </w:pPrChange>
      </w:pPr>
      <w:ins w:id="1567" w:author="Sarah Thomas" w:date="2014-03-05T11:20:00Z">
        <w:r>
          <w:t xml:space="preserve">This view </w:t>
        </w:r>
      </w:ins>
      <w:ins w:id="1568" w:author="Sarah Thomas" w:date="2014-03-05T11:21:00Z">
        <w:r>
          <w:t>allows a logged in user to create a new venture</w:t>
        </w:r>
      </w:ins>
      <w:ins w:id="1569" w:author="Sarah Thomas" w:date="2014-03-05T11:22:00Z">
        <w:r>
          <w:t xml:space="preserve"> and give it a title</w:t>
        </w:r>
      </w:ins>
      <w:ins w:id="1570" w:author="Sarah Thomas" w:date="2014-03-05T11:23:00Z">
        <w:r>
          <w:t xml:space="preserve">. This creates a new </w:t>
        </w:r>
        <w:r w:rsidRPr="00294E61">
          <w:rPr>
            <w:i/>
            <w:rPrChange w:id="1571" w:author="Sarah Thomas" w:date="2014-03-05T11:23:00Z">
              <w:rPr/>
            </w:rPrChange>
          </w:rPr>
          <w:t>ventures</w:t>
        </w:r>
        <w:r>
          <w:rPr>
            <w:i/>
          </w:rPr>
          <w:t xml:space="preserve"> </w:t>
        </w:r>
        <w:r>
          <w:t xml:space="preserve">record in the database and assigns the logged in user as a team </w:t>
        </w:r>
      </w:ins>
      <w:ins w:id="1572" w:author="Sarah Thomas" w:date="2014-03-12T18:04:00Z">
        <w:r w:rsidR="002A0C21">
          <w:t>leader</w:t>
        </w:r>
      </w:ins>
      <w:ins w:id="1573" w:author="Sarah Thomas" w:date="2014-03-05T11:25:00Z">
        <w:r>
          <w:t xml:space="preserve">. The user is then presented with a link that will take them to the </w:t>
        </w:r>
        <w:proofErr w:type="spellStart"/>
        <w:r w:rsidRPr="00294E61">
          <w:rPr>
            <w:i/>
            <w:rPrChange w:id="1574" w:author="Sarah Thomas" w:date="2014-03-05T11:26:00Z">
              <w:rPr/>
            </w:rPrChange>
          </w:rPr>
          <w:t>editVenture</w:t>
        </w:r>
        <w:proofErr w:type="spellEnd"/>
        <w:r>
          <w:t xml:space="preserve"> view </w:t>
        </w:r>
      </w:ins>
      <w:ins w:id="1575" w:author="Sarah Thomas" w:date="2014-03-05T11:26:00Z">
        <w:r>
          <w:t xml:space="preserve">with the </w:t>
        </w:r>
        <w:r w:rsidRPr="00EB37C3">
          <w:rPr>
            <w:i/>
            <w:rPrChange w:id="1576"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577" w:author="Sarah Thomas" w:date="2014-03-05T11:32:00Z"/>
        </w:rPr>
      </w:pPr>
      <w:proofErr w:type="gramStart"/>
      <w:ins w:id="1578" w:author="Sarah Thomas" w:date="2014-03-05T11:32:00Z">
        <w:r>
          <w:t>views</w:t>
        </w:r>
        <w:proofErr w:type="gramEnd"/>
        <w:r>
          <w:t>/</w:t>
        </w:r>
        <w:proofErr w:type="spellStart"/>
        <w:r>
          <w:t>edit</w:t>
        </w:r>
        <w:r w:rsidRPr="00294E61">
          <w:t>Venture.blade</w:t>
        </w:r>
        <w:r>
          <w:t>.php</w:t>
        </w:r>
        <w:proofErr w:type="spellEnd"/>
      </w:ins>
    </w:p>
    <w:p w14:paraId="706AA430" w14:textId="474C0999" w:rsidR="00EB37C3" w:rsidRPr="007C76CB" w:rsidRDefault="00EB37C3" w:rsidP="00EB37C3">
      <w:pPr>
        <w:pStyle w:val="BodyText"/>
        <w:rPr>
          <w:ins w:id="1579" w:author="Sarah Thomas" w:date="2014-03-05T11:32:00Z"/>
        </w:rPr>
      </w:pPr>
      <w:ins w:id="1580" w:author="Sarah Thomas" w:date="2014-03-05T11:32:00Z">
        <w:r>
          <w:t xml:space="preserve">This view </w:t>
        </w:r>
      </w:ins>
      <w:ins w:id="1581" w:author="Sarah Thomas" w:date="2014-03-05T11:33:00Z">
        <w:r>
          <w:t xml:space="preserve">edits </w:t>
        </w:r>
      </w:ins>
      <w:ins w:id="1582" w:author="Sarah Thomas" w:date="2014-03-12T18:04:00Z">
        <w:r w:rsidR="002A0C21">
          <w:t>the</w:t>
        </w:r>
      </w:ins>
      <w:ins w:id="1583" w:author="Sarah Thomas" w:date="2014-03-05T11:33:00Z">
        <w:r>
          <w:t xml:space="preserve"> venture in the database</w:t>
        </w:r>
      </w:ins>
      <w:ins w:id="1584" w:author="Sarah Thomas" w:date="2014-03-12T18:04:00Z">
        <w:r w:rsidR="000A6841">
          <w:t xml:space="preserve">. The </w:t>
        </w:r>
        <w:r w:rsidR="002A0C21">
          <w:t>logged in user</w:t>
        </w:r>
      </w:ins>
      <w:ins w:id="1585" w:author="Sarah Thomas" w:date="2014-03-05T11:34:00Z">
        <w:r w:rsidR="000A6841">
          <w:t xml:space="preserve"> must be a team leader to gain access.</w:t>
        </w:r>
      </w:ins>
    </w:p>
    <w:p w14:paraId="77465268" w14:textId="022408BA" w:rsidR="00EB37C3" w:rsidRDefault="00EB37C3">
      <w:pPr>
        <w:pStyle w:val="BodyText"/>
        <w:rPr>
          <w:ins w:id="1586" w:author="Sarah Thomas" w:date="2014-03-05T11:35:00Z"/>
        </w:rPr>
        <w:pPrChange w:id="1587" w:author="Sarah Thomas" w:date="2014-03-05T11:32:00Z">
          <w:pPr>
            <w:widowControl w:val="0"/>
            <w:autoSpaceDE w:val="0"/>
            <w:autoSpaceDN w:val="0"/>
            <w:adjustRightInd w:val="0"/>
          </w:pPr>
        </w:pPrChange>
      </w:pPr>
      <w:ins w:id="1588" w:author="Sarah Thomas" w:date="2014-03-05T11:34:00Z">
        <w:r>
          <w:t>If details already exist in the database these will appear in the editable form areas for the user to adjust as they see fit.</w:t>
        </w:r>
      </w:ins>
    </w:p>
    <w:p w14:paraId="40825981" w14:textId="02A7ACF3" w:rsidR="00EB37C3" w:rsidRDefault="00EB37C3">
      <w:pPr>
        <w:pStyle w:val="BodyText"/>
        <w:rPr>
          <w:ins w:id="1589" w:author="Sarah Thomas" w:date="2014-03-05T11:40:00Z"/>
        </w:rPr>
        <w:pPrChange w:id="1590" w:author="Sarah Thomas" w:date="2014-03-05T11:32:00Z">
          <w:pPr>
            <w:widowControl w:val="0"/>
            <w:autoSpaceDE w:val="0"/>
            <w:autoSpaceDN w:val="0"/>
            <w:adjustRightInd w:val="0"/>
          </w:pPr>
        </w:pPrChange>
      </w:pPr>
      <w:ins w:id="1591" w:author="Sarah Thomas" w:date="2014-03-05T11:35:00Z">
        <w:r>
          <w:t xml:space="preserve">In the skills </w:t>
        </w:r>
      </w:ins>
      <w:ins w:id="1592" w:author="Sarah Thomas" w:date="2014-03-05T11:36:00Z">
        <w:r>
          <w:t xml:space="preserve">the venture seeks </w:t>
        </w:r>
      </w:ins>
      <w:ins w:id="1593" w:author="Sarah Thomas" w:date="2014-03-05T11:37:00Z">
        <w:r w:rsidR="00A918EB">
          <w:t xml:space="preserve">area the </w:t>
        </w:r>
      </w:ins>
      <w:ins w:id="1594" w:author="Sarah Thomas" w:date="2014-03-05T11:35:00Z">
        <w:r>
          <w:t xml:space="preserve">checkboxes reflect the state of the </w:t>
        </w:r>
      </w:ins>
      <w:proofErr w:type="spellStart"/>
      <w:ins w:id="1595" w:author="Sarah Thomas" w:date="2014-03-05T11:36:00Z">
        <w:r w:rsidR="00A918EB" w:rsidRPr="00A918EB">
          <w:rPr>
            <w:i/>
            <w:rPrChange w:id="1596" w:author="Sarah Thomas" w:date="2014-03-05T11:37:00Z">
              <w:rPr/>
            </w:rPrChange>
          </w:rPr>
          <w:t>skill_wanteds</w:t>
        </w:r>
        <w:proofErr w:type="spellEnd"/>
        <w:r w:rsidR="00A918EB">
          <w:t xml:space="preserve"> table in the database</w:t>
        </w:r>
      </w:ins>
      <w:ins w:id="1597" w:author="Sarah Thomas" w:date="2014-03-05T11:37:00Z">
        <w:r w:rsidR="00A918EB">
          <w:t>.</w:t>
        </w:r>
      </w:ins>
      <w:ins w:id="1598" w:author="Sarah Thomas" w:date="2014-03-05T11:38:00Z">
        <w:r w:rsidR="00A918EB">
          <w:t xml:space="preserve"> Any changes here are reflected back to the database. </w:t>
        </w:r>
      </w:ins>
    </w:p>
    <w:p w14:paraId="75A288D1" w14:textId="5CAAD6CA" w:rsidR="00A918EB" w:rsidRDefault="00A918EB">
      <w:pPr>
        <w:pStyle w:val="BodyText"/>
        <w:rPr>
          <w:ins w:id="1599" w:author="Sarah Thomas" w:date="2014-03-05T11:44:00Z"/>
        </w:rPr>
        <w:pPrChange w:id="1600" w:author="Sarah Thomas" w:date="2014-03-05T11:32:00Z">
          <w:pPr>
            <w:widowControl w:val="0"/>
            <w:autoSpaceDE w:val="0"/>
            <w:autoSpaceDN w:val="0"/>
            <w:adjustRightInd w:val="0"/>
          </w:pPr>
        </w:pPrChange>
      </w:pPr>
      <w:ins w:id="1601" w:author="Sarah Thomas" w:date="2014-03-05T11:40:00Z">
        <w:r>
          <w:t xml:space="preserve">A loop has been used in this view to avoid repeating the skill category for every skill in the list, but just print out the skill category as a header. The </w:t>
        </w:r>
      </w:ins>
      <w:ins w:id="1602" w:author="Sarah Thomas" w:date="2014-03-05T11:41:00Z">
        <w:r w:rsidRPr="00A918EB">
          <w:rPr>
            <w:i/>
            <w:rPrChange w:id="1603" w:author="Sarah Thomas" w:date="2014-03-05T11:41:00Z">
              <w:rPr/>
            </w:rPrChange>
          </w:rPr>
          <w:t>Laravel Blade</w:t>
        </w:r>
        <w:r>
          <w:t xml:space="preserve"> </w:t>
        </w:r>
      </w:ins>
      <w:ins w:id="1604" w:author="Sarah Thomas" w:date="2014-03-05T11:40:00Z">
        <w:r>
          <w:t xml:space="preserve">template </w:t>
        </w:r>
      </w:ins>
      <w:ins w:id="1605" w:author="Sarah Thomas" w:date="2014-03-05T11:41:00Z">
        <w:r>
          <w:t xml:space="preserve">does not allow for variable </w:t>
        </w:r>
      </w:ins>
      <w:ins w:id="1606" w:author="Sarah Thomas" w:date="2014-03-05T11:50:00Z">
        <w:r w:rsidR="005A223E">
          <w:t>assignment,</w:t>
        </w:r>
      </w:ins>
      <w:ins w:id="1607" w:author="Sarah Thomas" w:date="2014-03-05T11:41:00Z">
        <w:r>
          <w:t xml:space="preserve"> as it is not recommended to assign variables in views. However, as this is more a view issue than a control issue, we felt using a little embedded </w:t>
        </w:r>
      </w:ins>
      <w:ins w:id="1608" w:author="Sarah Thomas" w:date="2014-03-05T11:44:00Z">
        <w:r>
          <w:t>PHP</w:t>
        </w:r>
      </w:ins>
      <w:ins w:id="1609" w:author="Sarah Thomas" w:date="2014-03-05T11:41:00Z">
        <w:r>
          <w:t xml:space="preserve"> here to be an acceptable solution.</w:t>
        </w:r>
      </w:ins>
    </w:p>
    <w:p w14:paraId="5E222E6C" w14:textId="3EA380B3" w:rsidR="00A918EB" w:rsidRDefault="00A918EB">
      <w:pPr>
        <w:pStyle w:val="code"/>
        <w:rPr>
          <w:ins w:id="1610" w:author="Sarah Thomas" w:date="2014-03-05T11:44:00Z"/>
        </w:rPr>
        <w:pPrChange w:id="1611" w:author="Sarah Thomas" w:date="2014-03-05T11:47:00Z">
          <w:pPr>
            <w:widowControl w:val="0"/>
            <w:autoSpaceDE w:val="0"/>
            <w:autoSpaceDN w:val="0"/>
            <w:adjustRightInd w:val="0"/>
          </w:pPr>
        </w:pPrChange>
      </w:pPr>
      <w:ins w:id="1612"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613" w:author="Sarah Thomas" w:date="2014-03-05T11:44:00Z"/>
        </w:rPr>
        <w:pPrChange w:id="1614" w:author="Sarah Thomas" w:date="2014-03-05T11:32:00Z">
          <w:pPr>
            <w:widowControl w:val="0"/>
            <w:autoSpaceDE w:val="0"/>
            <w:autoSpaceDN w:val="0"/>
            <w:adjustRightInd w:val="0"/>
          </w:pPr>
        </w:pPrChange>
      </w:pPr>
      <w:ins w:id="1615" w:author="Sarah Thomas" w:date="2014-03-05T11:44:00Z">
        <w:r>
          <w:t>This just keeps track of the current category. Interestingly</w:t>
        </w:r>
      </w:ins>
      <w:ins w:id="1616" w:author="Sarah Thomas" w:date="2014-03-05T11:50:00Z">
        <w:r w:rsidR="005A223E">
          <w:t>,</w:t>
        </w:r>
      </w:ins>
      <w:ins w:id="1617"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618" w:author="Sarah Thomas" w:date="2014-03-05T11:47:00Z"/>
        </w:rPr>
        <w:pPrChange w:id="1619" w:author="Sarah Thomas" w:date="2014-03-05T11:47:00Z">
          <w:pPr>
            <w:widowControl w:val="0"/>
            <w:autoSpaceDE w:val="0"/>
            <w:autoSpaceDN w:val="0"/>
            <w:adjustRightInd w:val="0"/>
          </w:pPr>
        </w:pPrChange>
      </w:pPr>
      <w:ins w:id="1620"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621" w:author="Sarah Thomas" w:date="2014-03-05T11:55:00Z"/>
        </w:rPr>
        <w:pPrChange w:id="1622" w:author="Sarah Thomas" w:date="2014-03-05T11:47:00Z">
          <w:pPr>
            <w:widowControl w:val="0"/>
            <w:autoSpaceDE w:val="0"/>
            <w:autoSpaceDN w:val="0"/>
            <w:adjustRightInd w:val="0"/>
          </w:pPr>
        </w:pPrChange>
      </w:pPr>
      <w:ins w:id="1623" w:author="Sarah Thomas" w:date="2014-03-05T11:47:00Z">
        <w:r>
          <w:t xml:space="preserve">Due to the </w:t>
        </w:r>
      </w:ins>
      <w:ins w:id="1624" w:author="Sarah Thomas" w:date="2014-03-05T11:48:00Z">
        <w:r>
          <w:t>nature of HTML checkboxes</w:t>
        </w:r>
      </w:ins>
      <w:ins w:id="1625" w:author="Sarah Thomas" w:date="2014-03-05T11:49:00Z">
        <w:r>
          <w:t>,</w:t>
        </w:r>
      </w:ins>
      <w:ins w:id="1626" w:author="Sarah Thomas" w:date="2014-03-05T11:48:00Z">
        <w:r>
          <w:t xml:space="preserve"> to maintain state of the checkboxes an array of arrays has been returned to the view from the controller instead of </w:t>
        </w:r>
      </w:ins>
      <w:ins w:id="1627" w:author="Sarah Thomas" w:date="2014-03-05T11:49:00Z">
        <w:r>
          <w:t>an array of objects.</w:t>
        </w:r>
      </w:ins>
    </w:p>
    <w:p w14:paraId="3CFFF435" w14:textId="1C4B585B" w:rsidR="005A223E" w:rsidRDefault="005A223E" w:rsidP="005A223E">
      <w:pPr>
        <w:pStyle w:val="Heading4"/>
        <w:rPr>
          <w:ins w:id="1628" w:author="Sarah Thomas" w:date="2014-03-05T11:55:00Z"/>
        </w:rPr>
      </w:pPr>
      <w:proofErr w:type="gramStart"/>
      <w:ins w:id="1629" w:author="Sarah Thomas" w:date="2014-03-05T11:55:00Z">
        <w:r>
          <w:t>views</w:t>
        </w:r>
        <w:proofErr w:type="gramEnd"/>
        <w:r>
          <w:t>/showProfile</w:t>
        </w:r>
        <w:r w:rsidRPr="00294E61">
          <w:t>.blade</w:t>
        </w:r>
        <w:r>
          <w:t>.php</w:t>
        </w:r>
      </w:ins>
    </w:p>
    <w:p w14:paraId="5722C8FC" w14:textId="3F8F6E42" w:rsidR="00A227A9" w:rsidRDefault="00A227A9">
      <w:pPr>
        <w:pStyle w:val="BodyText"/>
        <w:rPr>
          <w:ins w:id="1630" w:author="Sarah Thomas" w:date="2014-03-05T13:43:00Z"/>
        </w:rPr>
        <w:pPrChange w:id="1631" w:author="Sarah Thomas" w:date="2014-03-05T13:45:00Z">
          <w:pPr>
            <w:widowControl w:val="0"/>
            <w:autoSpaceDE w:val="0"/>
            <w:autoSpaceDN w:val="0"/>
            <w:adjustRightInd w:val="0"/>
          </w:pPr>
        </w:pPrChange>
      </w:pPr>
      <w:ins w:id="1632" w:author="Sarah Thomas" w:date="2014-03-05T13:41:00Z">
        <w:r>
          <w:t xml:space="preserve">This page </w:t>
        </w:r>
        <w:r w:rsidRPr="003E3348">
          <w:t>displays</w:t>
        </w:r>
        <w:r>
          <w:t xml:space="preserve"> the fields from the </w:t>
        </w:r>
        <w:r w:rsidRPr="00A227A9">
          <w:rPr>
            <w:i/>
            <w:rPrChange w:id="1633" w:author="Sarah Thomas" w:date="2014-03-05T13:41:00Z">
              <w:rPr/>
            </w:rPrChange>
          </w:rPr>
          <w:t>users</w:t>
        </w:r>
        <w:r>
          <w:t xml:space="preserve"> table that are available for any other user to view</w:t>
        </w:r>
      </w:ins>
      <w:ins w:id="1634" w:author="Sarah Thomas" w:date="2014-03-05T13:42:00Z">
        <w:r>
          <w:t xml:space="preserve">. </w:t>
        </w:r>
      </w:ins>
      <w:ins w:id="1635" w:author="Sarah Thomas" w:date="2014-03-05T13:44:00Z">
        <w:r w:rsidR="003E3348">
          <w:t xml:space="preserve">Offered </w:t>
        </w:r>
      </w:ins>
      <w:ins w:id="1636" w:author="Sarah Thomas" w:date="2014-03-05T13:43:00Z">
        <w:r w:rsidR="003E3348">
          <w:t>s</w:t>
        </w:r>
        <w:r>
          <w:t xml:space="preserve">kills </w:t>
        </w:r>
        <w:r w:rsidR="003E3348">
          <w:t xml:space="preserve">are obtained </w:t>
        </w:r>
      </w:ins>
      <w:ins w:id="1637" w:author="Sarah Thomas" w:date="2014-03-05T13:44:00Z">
        <w:r w:rsidR="003E3348">
          <w:t xml:space="preserve">fro the </w:t>
        </w:r>
        <w:r w:rsidR="003E3348" w:rsidRPr="003E3348">
          <w:rPr>
            <w:i/>
            <w:rPrChange w:id="1638" w:author="Sarah Thomas" w:date="2014-03-05T13:44:00Z">
              <w:rPr/>
            </w:rPrChange>
          </w:rPr>
          <w:t>skill_offers</w:t>
        </w:r>
        <w:r w:rsidR="003E3348">
          <w:t xml:space="preserve"> table.</w:t>
        </w:r>
      </w:ins>
    </w:p>
    <w:p w14:paraId="680C5AB0" w14:textId="6C8555A5" w:rsidR="005A223E" w:rsidRDefault="00A227A9">
      <w:pPr>
        <w:pStyle w:val="BodyText"/>
        <w:rPr>
          <w:ins w:id="1639" w:author="Sarah Thomas" w:date="2014-03-05T13:45:00Z"/>
        </w:rPr>
        <w:pPrChange w:id="1640" w:author="Sarah Thomas" w:date="2014-03-05T11:47:00Z">
          <w:pPr>
            <w:widowControl w:val="0"/>
            <w:autoSpaceDE w:val="0"/>
            <w:autoSpaceDN w:val="0"/>
            <w:adjustRightInd w:val="0"/>
          </w:pPr>
        </w:pPrChange>
      </w:pPr>
      <w:ins w:id="1641" w:author="Sarah Thomas" w:date="2014-03-05T13:42:00Z">
        <w:r>
          <w:t>It also provides a link to send a message to this user.</w:t>
        </w:r>
      </w:ins>
    </w:p>
    <w:p w14:paraId="73DC54D2" w14:textId="54EACC9B" w:rsidR="003E3348" w:rsidRDefault="003E3348" w:rsidP="003E3348">
      <w:pPr>
        <w:pStyle w:val="Heading4"/>
        <w:rPr>
          <w:ins w:id="1642" w:author="Sarah Thomas" w:date="2014-03-05T13:45:00Z"/>
        </w:rPr>
      </w:pPr>
      <w:proofErr w:type="gramStart"/>
      <w:ins w:id="1643"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644" w:author="Sarah Thomas" w:date="2014-03-05T13:49:00Z"/>
        </w:rPr>
      </w:pPr>
      <w:ins w:id="1645" w:author="Sarah Thomas" w:date="2014-03-05T13:45:00Z">
        <w:r>
          <w:t xml:space="preserve">This page </w:t>
        </w:r>
      </w:ins>
      <w:ins w:id="1646" w:author="Sarah Thomas" w:date="2014-03-05T13:46:00Z">
        <w:r>
          <w:t xml:space="preserve">allows a logged in user to edit the information that is displayed in the public profile with </w:t>
        </w:r>
        <w:r w:rsidRPr="003E3348">
          <w:rPr>
            <w:i/>
            <w:rPrChange w:id="1647" w:author="Sarah Thomas" w:date="2014-03-05T13:46:00Z">
              <w:rPr/>
            </w:rPrChange>
          </w:rPr>
          <w:t>showProfile.blade.php</w:t>
        </w:r>
      </w:ins>
      <w:ins w:id="1648"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649" w:author="Sarah Thomas" w:date="2014-03-05T13:49:00Z"/>
        </w:rPr>
      </w:pPr>
      <w:proofErr w:type="gramStart"/>
      <w:ins w:id="1650"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651" w:author="Sarah Thomas" w:date="2014-03-05T13:49:00Z"/>
        </w:rPr>
      </w:pPr>
      <w:ins w:id="1652" w:author="Sarah Thomas" w:date="2014-03-05T13:49:00Z">
        <w:r>
          <w:t xml:space="preserve">This </w:t>
        </w:r>
      </w:ins>
      <w:ins w:id="1653" w:author="Sarah Thomas" w:date="2014-03-05T13:51:00Z">
        <w:r>
          <w:t>allows a user to view their internal messages</w:t>
        </w:r>
      </w:ins>
      <w:ins w:id="1654" w:author="Sarah Thomas" w:date="2014-03-05T13:49:00Z">
        <w:r>
          <w:t>.</w:t>
        </w:r>
      </w:ins>
      <w:ins w:id="1655"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656"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657" w:author="Sarah Thomas" w:date="2014-03-05T13:55:00Z">
              <w:rPr/>
            </w:rPrChange>
          </w:rPr>
          <w:t>messageController</w:t>
        </w:r>
      </w:ins>
      <w:proofErr w:type="spellEnd"/>
      <w:ins w:id="1658" w:author="Sarah Thomas" w:date="2014-03-05T13:52:00Z">
        <w:r>
          <w:t xml:space="preserve"> </w:t>
        </w:r>
      </w:ins>
      <w:ins w:id="1659" w:author="Sarah Thomas" w:date="2014-03-05T13:56:00Z">
        <w:r w:rsidR="00B0411F">
          <w:t>.</w:t>
        </w:r>
        <w:proofErr w:type="gramEnd"/>
        <w:r w:rsidR="00B0411F">
          <w:t xml:space="preserve"> This</w:t>
        </w:r>
      </w:ins>
      <w:ins w:id="1660" w:author="Sarah Thomas" w:date="2014-03-05T13:55:00Z">
        <w:r w:rsidR="00B0411F">
          <w:t xml:space="preserve"> update</w:t>
        </w:r>
      </w:ins>
      <w:ins w:id="1661" w:author="Sarah Thomas" w:date="2014-03-05T13:56:00Z">
        <w:r w:rsidR="00B0411F">
          <w:t>s</w:t>
        </w:r>
      </w:ins>
      <w:ins w:id="1662" w:author="Sarah Thomas" w:date="2014-03-05T13:55:00Z">
        <w:r w:rsidR="00B0411F">
          <w:t xml:space="preserve"> the </w:t>
        </w:r>
        <w:proofErr w:type="spellStart"/>
        <w:r w:rsidR="00B0411F" w:rsidRPr="00B0411F">
          <w:rPr>
            <w:i/>
            <w:rPrChange w:id="1663" w:author="Sarah Thomas" w:date="2014-03-05T13:55:00Z">
              <w:rPr/>
            </w:rPrChange>
          </w:rPr>
          <w:t>read_flag</w:t>
        </w:r>
        <w:proofErr w:type="spellEnd"/>
        <w:r w:rsidR="00B0411F">
          <w:t xml:space="preserve"> in the </w:t>
        </w:r>
        <w:r w:rsidR="00B0411F" w:rsidRPr="00B0411F">
          <w:rPr>
            <w:i/>
            <w:rPrChange w:id="1664" w:author="Sarah Thomas" w:date="2014-03-05T13:55:00Z">
              <w:rPr/>
            </w:rPrChange>
          </w:rPr>
          <w:t>messages</w:t>
        </w:r>
        <w:r w:rsidR="00B0411F">
          <w:t xml:space="preserve"> table</w:t>
        </w:r>
      </w:ins>
      <w:ins w:id="1665" w:author="Sarah Thomas" w:date="2014-03-05T13:56:00Z">
        <w:r w:rsidR="00B0411F">
          <w:t>.</w:t>
        </w:r>
      </w:ins>
      <w:ins w:id="1666"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667" w:author="Sarah Thomas" w:date="2014-03-05T13:49:00Z"/>
        </w:rPr>
      </w:pPr>
      <w:proofErr w:type="gramStart"/>
      <w:ins w:id="1668" w:author="Sarah Thomas" w:date="2014-03-05T13:49:00Z">
        <w:r>
          <w:t>views</w:t>
        </w:r>
        <w:proofErr w:type="gramEnd"/>
        <w:r>
          <w:t>/</w:t>
        </w:r>
      </w:ins>
      <w:proofErr w:type="spellStart"/>
      <w:ins w:id="1669" w:author="Sarah Thomas" w:date="2014-03-05T13:50:00Z">
        <w:r>
          <w:t>sendMessage</w:t>
        </w:r>
      </w:ins>
      <w:ins w:id="1670" w:author="Sarah Thomas" w:date="2014-03-05T13:49:00Z">
        <w:r w:rsidRPr="00294E61">
          <w:t>.blade</w:t>
        </w:r>
        <w:r>
          <w:t>.php</w:t>
        </w:r>
        <w:proofErr w:type="spellEnd"/>
      </w:ins>
    </w:p>
    <w:p w14:paraId="0A0B6004" w14:textId="38DAF20C" w:rsidR="003E3348" w:rsidRPr="007C76CB" w:rsidRDefault="003E3348" w:rsidP="003E3348">
      <w:pPr>
        <w:pStyle w:val="BodyText"/>
        <w:rPr>
          <w:ins w:id="1671" w:author="Sarah Thomas" w:date="2014-03-05T13:49:00Z"/>
        </w:rPr>
      </w:pPr>
      <w:ins w:id="1672" w:author="Sarah Thomas" w:date="2014-03-05T13:49:00Z">
        <w:r>
          <w:t xml:space="preserve">This </w:t>
        </w:r>
      </w:ins>
      <w:ins w:id="1673"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674" w:author="Sarah Thomas" w:date="2014-03-05T13:49:00Z"/>
        </w:rPr>
      </w:pPr>
      <w:proofErr w:type="gramStart"/>
      <w:ins w:id="1675" w:author="Sarah Thomas" w:date="2014-03-05T13:49:00Z">
        <w:r>
          <w:t>views</w:t>
        </w:r>
        <w:proofErr w:type="gramEnd"/>
        <w:r>
          <w:t>/</w:t>
        </w:r>
      </w:ins>
      <w:proofErr w:type="spellStart"/>
      <w:ins w:id="1676" w:author="Sarah Thomas" w:date="2014-03-05T13:50:00Z">
        <w:r>
          <w:t>search</w:t>
        </w:r>
      </w:ins>
      <w:ins w:id="1677" w:author="Sarah Thomas" w:date="2014-03-05T13:49:00Z">
        <w:r w:rsidRPr="00294E61">
          <w:t>.blade</w:t>
        </w:r>
        <w:r>
          <w:t>.php</w:t>
        </w:r>
        <w:proofErr w:type="spellEnd"/>
      </w:ins>
    </w:p>
    <w:p w14:paraId="4F77CB04" w14:textId="45369506" w:rsidR="003E3348" w:rsidRDefault="003E3348" w:rsidP="003E3348">
      <w:pPr>
        <w:pStyle w:val="BodyText"/>
        <w:rPr>
          <w:ins w:id="1678" w:author="Sarah Thomas" w:date="2014-03-05T14:04:00Z"/>
        </w:rPr>
      </w:pPr>
      <w:ins w:id="1679" w:author="Sarah Thomas" w:date="2014-03-05T13:49:00Z">
        <w:r>
          <w:t xml:space="preserve">This page </w:t>
        </w:r>
      </w:ins>
      <w:ins w:id="1680" w:author="Sarah Thomas" w:date="2014-03-05T13:59:00Z">
        <w:r w:rsidR="00B0411F">
          <w:t xml:space="preserve">allows for various searches to be performed. This has been split into several different </w:t>
        </w:r>
      </w:ins>
      <w:ins w:id="1681" w:author="Sarah Thomas" w:date="2014-03-05T14:01:00Z">
        <w:r w:rsidR="00B0411F">
          <w:t>searches,</w:t>
        </w:r>
      </w:ins>
      <w:ins w:id="1682" w:author="Sarah Thomas" w:date="2014-03-05T13:59:00Z">
        <w:r w:rsidR="00B0411F">
          <w:t xml:space="preserve"> as the logic required for each search is very different. </w:t>
        </w:r>
      </w:ins>
      <w:ins w:id="1683" w:author="Sarah Thomas" w:date="2014-03-05T14:00:00Z">
        <w:r w:rsidR="00B0411F">
          <w:t xml:space="preserve">For example </w:t>
        </w:r>
      </w:ins>
      <w:ins w:id="1684" w:author="Sarah Thomas" w:date="2014-03-05T13:59:00Z">
        <w:r w:rsidR="00B0411F">
          <w:t xml:space="preserve">it would not </w:t>
        </w:r>
      </w:ins>
      <w:ins w:id="1685" w:author="Sarah Thomas" w:date="2014-03-05T14:00:00Z">
        <w:r w:rsidR="00B0411F">
          <w:t xml:space="preserve">be meaningful to search the entire site/database for </w:t>
        </w:r>
      </w:ins>
      <w:ins w:id="1686" w:author="Sarah Thomas" w:date="2014-03-05T14:01:00Z">
        <w:r w:rsidR="00B0411F">
          <w:t>‘</w:t>
        </w:r>
        <w:proofErr w:type="spellStart"/>
        <w:r w:rsidR="00B0411F">
          <w:t>php</w:t>
        </w:r>
        <w:proofErr w:type="spellEnd"/>
        <w:r w:rsidR="00B0411F">
          <w:t>’</w:t>
        </w:r>
      </w:ins>
      <w:ins w:id="1687" w:author="Sarah Thomas" w:date="2014-03-05T14:02:00Z">
        <w:r w:rsidR="00B0411F">
          <w:t xml:space="preserve">. This phrase only occurs once in the database in the </w:t>
        </w:r>
        <w:r w:rsidR="00B0411F" w:rsidRPr="00B0411F">
          <w:rPr>
            <w:i/>
            <w:rPrChange w:id="1688" w:author="Sarah Thomas" w:date="2014-03-05T14:03:00Z">
              <w:rPr/>
            </w:rPrChange>
          </w:rPr>
          <w:t>skills</w:t>
        </w:r>
        <w:r w:rsidR="00B0411F">
          <w:t xml:space="preserve"> table</w:t>
        </w:r>
      </w:ins>
      <w:ins w:id="1689" w:author="Sarah Thomas" w:date="2014-03-05T14:03:00Z">
        <w:r w:rsidR="00B0411F">
          <w:t xml:space="preserve">. It is however, more meaningful to search for </w:t>
        </w:r>
        <w:r w:rsidR="00B0411F" w:rsidRPr="00954C0F">
          <w:rPr>
            <w:i/>
            <w:rPrChange w:id="1690" w:author="Sarah Thomas" w:date="2014-03-05T14:03:00Z">
              <w:rPr/>
            </w:rPrChange>
          </w:rPr>
          <w:t xml:space="preserve">all users who offer </w:t>
        </w:r>
        <w:proofErr w:type="spellStart"/>
        <w:r w:rsidR="00B0411F" w:rsidRPr="00954C0F">
          <w:rPr>
            <w:i/>
            <w:rPrChange w:id="1691" w:author="Sarah Thomas" w:date="2014-03-05T14:03:00Z">
              <w:rPr/>
            </w:rPrChange>
          </w:rPr>
          <w:t>php</w:t>
        </w:r>
        <w:proofErr w:type="spellEnd"/>
        <w:r w:rsidR="00B0411F" w:rsidRPr="00954C0F">
          <w:rPr>
            <w:i/>
            <w:rPrChange w:id="1692" w:author="Sarah Thomas" w:date="2014-03-05T14:03:00Z">
              <w:rPr/>
            </w:rPrChange>
          </w:rPr>
          <w:t xml:space="preserve"> as a skill</w:t>
        </w:r>
        <w:r w:rsidR="00954C0F">
          <w:t xml:space="preserve"> or </w:t>
        </w:r>
      </w:ins>
      <w:ins w:id="1693"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694" w:author="Sarah Thomas" w:date="2014-03-05T14:07:00Z"/>
        </w:rPr>
      </w:pPr>
      <w:ins w:id="1695"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696" w:author="Sarah Thomas" w:date="2014-03-05T14:09:00Z"/>
        </w:rPr>
      </w:pPr>
      <w:ins w:id="1697" w:author="Sarah Thomas" w:date="2014-03-05T14:07:00Z">
        <w:r>
          <w:t xml:space="preserve">The </w:t>
        </w:r>
        <w:r w:rsidRPr="00954C0F">
          <w:rPr>
            <w:i/>
            <w:rPrChange w:id="1698" w:author="Sarah Thomas" w:date="2014-03-05T14:07:00Z">
              <w:rPr/>
            </w:rPrChange>
          </w:rPr>
          <w:t>search for user by name</w:t>
        </w:r>
        <w:r>
          <w:t xml:space="preserve"> selects all user names that contain the search string. The results are presented as links to that users profile page.</w:t>
        </w:r>
      </w:ins>
      <w:ins w:id="1699"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700" w:author="Sarah Thomas" w:date="2014-03-05T13:49:00Z"/>
        </w:rPr>
      </w:pPr>
      <w:ins w:id="1701" w:author="Sarah Thomas" w:date="2014-03-05T14:09:00Z">
        <w:r>
          <w:t xml:space="preserve">The </w:t>
        </w:r>
        <w:r w:rsidRPr="00954C0F">
          <w:rPr>
            <w:i/>
            <w:rPrChange w:id="1702" w:author="Sarah Thomas" w:date="2014-03-05T14:09:00Z">
              <w:rPr/>
            </w:rPrChange>
          </w:rPr>
          <w:t>search for skills offered</w:t>
        </w:r>
        <w:r>
          <w:t xml:space="preserve"> does not include all skills in the system </w:t>
        </w:r>
      </w:ins>
      <w:ins w:id="1703" w:author="Sarah Thomas" w:date="2014-03-05T14:10:00Z">
        <w:r>
          <w:t>as possible results, but only searches the subset of skills actually being offered by users. So for example</w:t>
        </w:r>
      </w:ins>
      <w:ins w:id="1704" w:author="Sarah Thomas" w:date="2014-03-05T14:11:00Z">
        <w:r>
          <w:t>,</w:t>
        </w:r>
      </w:ins>
      <w:ins w:id="1705" w:author="Sarah Thomas" w:date="2014-03-05T14:10:00Z">
        <w:r>
          <w:t xml:space="preserve"> as no users are offering the skill</w:t>
        </w:r>
      </w:ins>
      <w:ins w:id="1706" w:author="Sarah Thomas" w:date="2014-03-05T14:11:00Z">
        <w:r>
          <w:t xml:space="preserve"> of Garden Design, a search for ‘garden’ yields no results.</w:t>
        </w:r>
      </w:ins>
      <w:ins w:id="1707" w:author="Sarah Thomas" w:date="2014-03-05T14:13:00Z">
        <w:r>
          <w:t xml:space="preserve"> A search for ‘java’ will </w:t>
        </w:r>
      </w:ins>
      <w:ins w:id="1708" w:author="Sarah Thomas" w:date="2014-03-05T14:14:00Z">
        <w:r w:rsidR="00A346C4">
          <w:t xml:space="preserve">display all offered skills containing the string ‘java’ as links. Clicking on one of these links will display all users offering </w:t>
        </w:r>
      </w:ins>
      <w:ins w:id="1709" w:author="Sarah Thomas" w:date="2014-03-05T14:15:00Z">
        <w:r w:rsidR="00A346C4">
          <w:t>Java as a</w:t>
        </w:r>
      </w:ins>
      <w:ins w:id="1710" w:author="Sarah Thomas" w:date="2014-03-05T14:14:00Z">
        <w:r w:rsidR="00A346C4">
          <w:t xml:space="preserve"> skill</w:t>
        </w:r>
      </w:ins>
      <w:ins w:id="1711"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712" w:author="Sarah Thomas" w:date="2014-03-05T13:45:00Z"/>
        </w:rPr>
      </w:pPr>
      <w:ins w:id="1713" w:author="Sarah Thomas" w:date="2014-03-05T14:16:00Z">
        <w:r>
          <w:t xml:space="preserve">The </w:t>
        </w:r>
        <w:r>
          <w:rPr>
            <w:i/>
          </w:rPr>
          <w:t>search for skills wanted by ven</w:t>
        </w:r>
        <w:r w:rsidRPr="00A346C4">
          <w:rPr>
            <w:i/>
            <w:rPrChange w:id="1714" w:author="Sarah Thomas" w:date="2014-03-05T14:16:00Z">
              <w:rPr/>
            </w:rPrChange>
          </w:rPr>
          <w:t>t</w:t>
        </w:r>
        <w:r>
          <w:rPr>
            <w:i/>
          </w:rPr>
          <w:t>u</w:t>
        </w:r>
        <w:r w:rsidRPr="00A346C4">
          <w:rPr>
            <w:i/>
            <w:rPrChange w:id="1715" w:author="Sarah Thomas" w:date="2014-03-05T14:16:00Z">
              <w:rPr/>
            </w:rPrChange>
          </w:rPr>
          <w:t>res</w:t>
        </w:r>
        <w:r>
          <w:t xml:space="preserve"> </w:t>
        </w:r>
      </w:ins>
      <w:ins w:id="1716" w:author="Sarah Thomas" w:date="2014-03-05T14:17:00Z">
        <w:r>
          <w:t>works in a similar fashion to the previous search. This time it searches for skills that ventures require, and links to the relevant venture page.</w:t>
        </w:r>
      </w:ins>
    </w:p>
    <w:p w14:paraId="6C6AEAEE" w14:textId="518E62CC" w:rsidR="005A223E" w:rsidRDefault="005A223E" w:rsidP="005A223E">
      <w:pPr>
        <w:pStyle w:val="Heading4"/>
        <w:rPr>
          <w:ins w:id="1717" w:author="Sarah Thomas" w:date="2014-03-05T11:51:00Z"/>
        </w:rPr>
      </w:pPr>
      <w:proofErr w:type="gramStart"/>
      <w:ins w:id="1718" w:author="Sarah Thomas" w:date="2014-03-05T11:51:00Z">
        <w:r>
          <w:t>views</w:t>
        </w:r>
        <w:proofErr w:type="gramEnd"/>
        <w:r>
          <w:t>/</w:t>
        </w:r>
      </w:ins>
      <w:ins w:id="1719" w:author="Sarah Thomas" w:date="2014-03-15T09:50:00Z">
        <w:r w:rsidR="001961FE">
          <w:t>layout/</w:t>
        </w:r>
      </w:ins>
      <w:ins w:id="1720" w:author="Sarah Thomas" w:date="2014-03-05T11:51:00Z">
        <w:r>
          <w:t>footer</w:t>
        </w:r>
        <w:r w:rsidRPr="00294E61">
          <w:t>.blade</w:t>
        </w:r>
        <w:r>
          <w:t>.php</w:t>
        </w:r>
      </w:ins>
    </w:p>
    <w:p w14:paraId="47247E21" w14:textId="7BF591B9" w:rsidR="00A918EB" w:rsidRDefault="001961FE">
      <w:pPr>
        <w:pStyle w:val="BodyText"/>
        <w:rPr>
          <w:ins w:id="1721" w:author="Sarah Thomas" w:date="2014-03-05T11:53:00Z"/>
        </w:rPr>
        <w:pPrChange w:id="1722" w:author="Sarah Thomas" w:date="2014-03-05T11:47:00Z">
          <w:pPr>
            <w:widowControl w:val="0"/>
            <w:autoSpaceDE w:val="0"/>
            <w:autoSpaceDN w:val="0"/>
            <w:adjustRightInd w:val="0"/>
          </w:pPr>
        </w:pPrChange>
      </w:pPr>
      <w:ins w:id="1723" w:author="Sarah Thomas" w:date="2014-03-15T09:49:00Z">
        <w:r>
          <w:t>Using the Laravel Blade templating system</w:t>
        </w:r>
      </w:ins>
      <w:ins w:id="1724" w:author="Sarah Thomas" w:date="2014-03-15T09:50:00Z">
        <w:r>
          <w:t xml:space="preserve"> allow a footer template to be defined once.</w:t>
        </w:r>
      </w:ins>
      <w:ins w:id="1725" w:author="Sarah Thomas" w:date="2014-03-15T09:51:00Z">
        <w:r>
          <w:t xml:space="preserve"> The simple footer just holds a copyright statement but could be extended to include useful links.</w:t>
        </w:r>
      </w:ins>
    </w:p>
    <w:p w14:paraId="37D0279D" w14:textId="16E45EB2" w:rsidR="005A223E" w:rsidRDefault="005A223E" w:rsidP="005A223E">
      <w:pPr>
        <w:pStyle w:val="Heading4"/>
        <w:rPr>
          <w:ins w:id="1726" w:author="Sarah Thomas" w:date="2014-03-15T09:51:00Z"/>
        </w:rPr>
      </w:pPr>
      <w:proofErr w:type="gramStart"/>
      <w:ins w:id="1727" w:author="Sarah Thomas" w:date="2014-03-05T11:53:00Z">
        <w:r>
          <w:t>views</w:t>
        </w:r>
        <w:proofErr w:type="gramEnd"/>
        <w:r>
          <w:t>/</w:t>
        </w:r>
      </w:ins>
      <w:ins w:id="1728" w:author="Sarah Thomas" w:date="2014-03-15T09:51:00Z">
        <w:r w:rsidR="001961FE">
          <w:t>layout/</w:t>
        </w:r>
      </w:ins>
      <w:ins w:id="1729" w:author="Sarah Thomas" w:date="2014-03-05T11:53:00Z">
        <w:r>
          <w:t>header</w:t>
        </w:r>
        <w:r w:rsidRPr="00294E61">
          <w:t>.blade</w:t>
        </w:r>
        <w:r>
          <w:t>.php</w:t>
        </w:r>
      </w:ins>
    </w:p>
    <w:p w14:paraId="52118923" w14:textId="36CF1296" w:rsidR="001961FE" w:rsidRPr="001961FE" w:rsidRDefault="001961FE" w:rsidP="007B64E8">
      <w:pPr>
        <w:pStyle w:val="BodyText"/>
        <w:rPr>
          <w:ins w:id="1730" w:author="Sarah Thomas" w:date="2014-03-05T11:53:00Z"/>
          <w:rPrChange w:id="1731" w:author="Sarah Thomas" w:date="2014-03-15T09:51:00Z">
            <w:rPr>
              <w:ins w:id="1732" w:author="Sarah Thomas" w:date="2014-03-05T11:53:00Z"/>
            </w:rPr>
          </w:rPrChange>
        </w:rPr>
        <w:pPrChange w:id="1733" w:author="Sarah Thomas" w:date="2014-03-15T09:56:00Z">
          <w:pPr>
            <w:pStyle w:val="Heading4"/>
          </w:pPr>
        </w:pPrChange>
      </w:pPr>
      <w:ins w:id="1734" w:author="Sarah Thomas" w:date="2014-03-15T09:51:00Z">
        <w:r>
          <w:t>The header also utilises the Blade templating system</w:t>
        </w:r>
      </w:ins>
      <w:ins w:id="1735" w:author="Sarah Thomas" w:date="2014-03-15T09:52:00Z">
        <w:r w:rsidR="007B64E8">
          <w:t xml:space="preserve">. It contains the main navigation for the site. </w:t>
        </w:r>
      </w:ins>
      <w:ins w:id="1736" w:author="Sarah Thomas" w:date="2014-03-15T09:53:00Z">
        <w:r w:rsidR="007B64E8">
          <w:t xml:space="preserve">The request path is used to maintain a highlighted state for the current page. The Laravel authorisation system </w:t>
        </w:r>
      </w:ins>
      <w:ins w:id="1737" w:author="Sarah Thomas" w:date="2014-03-15T09:54:00Z">
        <w:r w:rsidR="007B64E8">
          <w:t>is used to change the menu according to the logged in state of the user. A logged in user has their icon displayed in the menu bar.</w:t>
        </w:r>
      </w:ins>
    </w:p>
    <w:p w14:paraId="0110FFE5" w14:textId="4108DD0F" w:rsidR="005A223E" w:rsidRDefault="005A223E" w:rsidP="005A223E">
      <w:pPr>
        <w:pStyle w:val="Heading4"/>
        <w:rPr>
          <w:ins w:id="1738" w:author="Sarah Thomas" w:date="2014-03-15T09:55:00Z"/>
          <w:i w:val="0"/>
        </w:rPr>
      </w:pPr>
      <w:proofErr w:type="gramStart"/>
      <w:ins w:id="1739" w:author="Sarah Thomas" w:date="2014-03-05T11:52:00Z">
        <w:r>
          <w:t>views</w:t>
        </w:r>
        <w:proofErr w:type="gramEnd"/>
        <w:r>
          <w:t>/</w:t>
        </w:r>
      </w:ins>
      <w:ins w:id="1740" w:author="Sarah Thomas" w:date="2014-03-15T09:55:00Z">
        <w:r w:rsidR="007B64E8">
          <w:t>layout/</w:t>
        </w:r>
      </w:ins>
      <w:proofErr w:type="spellStart"/>
      <w:ins w:id="1741" w:author="Sarah Thomas" w:date="2014-03-05T11:52:00Z">
        <w:r>
          <w:t>marketing</w:t>
        </w:r>
        <w:r w:rsidRPr="00294E61">
          <w:t>.blade</w:t>
        </w:r>
        <w:r>
          <w:t>.php</w:t>
        </w:r>
      </w:ins>
      <w:proofErr w:type="spellEnd"/>
    </w:p>
    <w:p w14:paraId="0C1556C1" w14:textId="4677B7D2" w:rsidR="007B64E8" w:rsidRPr="007B64E8" w:rsidRDefault="007B64E8" w:rsidP="007B64E8">
      <w:pPr>
        <w:pStyle w:val="BodyText"/>
        <w:rPr>
          <w:ins w:id="1742" w:author="Sarah Thomas" w:date="2014-03-05T11:52:00Z"/>
          <w:rPrChange w:id="1743" w:author="Sarah Thomas" w:date="2014-03-15T09:55:00Z">
            <w:rPr>
              <w:ins w:id="1744" w:author="Sarah Thomas" w:date="2014-03-05T11:52:00Z"/>
            </w:rPr>
          </w:rPrChange>
        </w:rPr>
        <w:pPrChange w:id="1745" w:author="Sarah Thomas" w:date="2014-03-15T09:56:00Z">
          <w:pPr>
            <w:pStyle w:val="Heading4"/>
          </w:pPr>
        </w:pPrChange>
      </w:pPr>
      <w:ins w:id="1746" w:author="Sarah Thomas" w:date="2014-03-15T09:55:00Z">
        <w:r>
          <w:t xml:space="preserve">This view provides the content for the </w:t>
        </w:r>
      </w:ins>
      <w:ins w:id="1747" w:author="Sarah Thomas" w:date="2014-03-15T09:57:00Z">
        <w:r>
          <w:t>marketing section of</w:t>
        </w:r>
      </w:ins>
      <w:ins w:id="1748" w:author="Sarah Thomas" w:date="2014-03-15T09:55:00Z">
        <w:r>
          <w:t xml:space="preserve"> the home page.</w:t>
        </w:r>
      </w:ins>
    </w:p>
    <w:p w14:paraId="035DDC19" w14:textId="0C43C81A" w:rsidR="005A223E" w:rsidRDefault="005A223E" w:rsidP="005A223E">
      <w:pPr>
        <w:pStyle w:val="Heading4"/>
        <w:rPr>
          <w:ins w:id="1749" w:author="Sarah Thomas" w:date="2014-03-05T11:52:00Z"/>
        </w:rPr>
      </w:pPr>
      <w:proofErr w:type="gramStart"/>
      <w:ins w:id="1750" w:author="Sarah Thomas" w:date="2014-03-05T11:52:00Z">
        <w:r>
          <w:t>views</w:t>
        </w:r>
        <w:proofErr w:type="gramEnd"/>
        <w:r>
          <w:t>/</w:t>
        </w:r>
      </w:ins>
      <w:ins w:id="1751" w:author="Sarah Thomas" w:date="2014-03-15T09:57:00Z">
        <w:r w:rsidR="007B64E8">
          <w:t>layout/</w:t>
        </w:r>
      </w:ins>
      <w:proofErr w:type="spellStart"/>
      <w:ins w:id="1752" w:author="Sarah Thomas" w:date="2014-03-05T11:52:00Z">
        <w:r>
          <w:t>caro</w:t>
        </w:r>
      </w:ins>
      <w:ins w:id="1753" w:author="Sarah Thomas" w:date="2014-03-05T11:53:00Z">
        <w:r>
          <w:t>u</w:t>
        </w:r>
      </w:ins>
      <w:ins w:id="1754" w:author="Sarah Thomas" w:date="2014-03-05T11:52:00Z">
        <w:r>
          <w:t>sel</w:t>
        </w:r>
        <w:r w:rsidRPr="00294E61">
          <w:t>.blade</w:t>
        </w:r>
        <w:r>
          <w:t>.php</w:t>
        </w:r>
        <w:proofErr w:type="spellEnd"/>
      </w:ins>
    </w:p>
    <w:p w14:paraId="48980D51" w14:textId="4AC14E3E" w:rsidR="007B64E8" w:rsidRPr="009819BF" w:rsidRDefault="007B64E8" w:rsidP="007B64E8">
      <w:pPr>
        <w:pStyle w:val="BodyText"/>
        <w:rPr>
          <w:ins w:id="1755" w:author="Sarah Thomas" w:date="2014-03-15T09:57:00Z"/>
        </w:rPr>
      </w:pPr>
      <w:ins w:id="1756" w:author="Sarah Thomas" w:date="2014-03-15T09:57:00Z">
        <w:r>
          <w:t xml:space="preserve">This view provides the content for the </w:t>
        </w:r>
      </w:ins>
      <w:ins w:id="1757" w:author="Sarah Thomas" w:date="2014-03-15T09:58:00Z">
        <w:r>
          <w:t>carousel</w:t>
        </w:r>
      </w:ins>
      <w:ins w:id="1758" w:author="Sarah Thomas" w:date="2014-03-15T09:57:00Z">
        <w:r>
          <w:t xml:space="preserve"> section of the home page.</w:t>
        </w:r>
      </w:ins>
    </w:p>
    <w:p w14:paraId="0E098BCF" w14:textId="70309466" w:rsidR="005A223E" w:rsidRDefault="005A223E" w:rsidP="005A223E">
      <w:pPr>
        <w:pStyle w:val="Heading4"/>
        <w:rPr>
          <w:ins w:id="1759" w:author="Sarah Thomas" w:date="2014-03-05T11:54:00Z"/>
        </w:rPr>
      </w:pPr>
      <w:proofErr w:type="gramStart"/>
      <w:ins w:id="1760" w:author="Sarah Thomas" w:date="2014-03-05T11:54:00Z">
        <w:r>
          <w:t>views</w:t>
        </w:r>
        <w:proofErr w:type="gramEnd"/>
        <w:r>
          <w:t>/</w:t>
        </w:r>
        <w:proofErr w:type="spellStart"/>
        <w:r>
          <w:t>home</w:t>
        </w:r>
        <w:r w:rsidRPr="00294E61">
          <w:t>.blade</w:t>
        </w:r>
        <w:r>
          <w:t>.php</w:t>
        </w:r>
        <w:proofErr w:type="spellEnd"/>
      </w:ins>
    </w:p>
    <w:p w14:paraId="63A22A92" w14:textId="2D2FBEC2" w:rsidR="007B64E8" w:rsidRPr="009819BF" w:rsidRDefault="007B64E8" w:rsidP="007B64E8">
      <w:pPr>
        <w:pStyle w:val="BodyText"/>
        <w:rPr>
          <w:ins w:id="1761" w:author="Sarah Thomas" w:date="2014-03-15T09:58:00Z"/>
        </w:rPr>
      </w:pPr>
      <w:ins w:id="1762" w:author="Sarah Thomas" w:date="2014-03-15T09:58:00Z">
        <w:r>
          <w:t xml:space="preserve">This view </w:t>
        </w:r>
      </w:ins>
      <w:ins w:id="1763" w:author="Sarah Thomas" w:date="2014-03-15T09:59:00Z">
        <w:r>
          <w:t>selects the template content</w:t>
        </w:r>
        <w:bookmarkStart w:id="1764" w:name="_GoBack"/>
        <w:bookmarkEnd w:id="1764"/>
        <w:r>
          <w:t xml:space="preserve"> to be displayed on the </w:t>
        </w:r>
      </w:ins>
      <w:ins w:id="1765" w:author="Sarah Thomas" w:date="2014-03-15T09:58:00Z">
        <w:r>
          <w:t>home page.</w:t>
        </w:r>
      </w:ins>
    </w:p>
    <w:p w14:paraId="5184C9F7" w14:textId="2100787C" w:rsidR="0072751E" w:rsidRDefault="00920CA9">
      <w:pPr>
        <w:pStyle w:val="Heading4"/>
        <w:rPr>
          <w:ins w:id="1766" w:author="Sarah Thomas" w:date="2014-03-05T14:25:00Z"/>
        </w:rPr>
        <w:pPrChange w:id="1767" w:author="Sarah Thomas" w:date="2014-03-05T14:25:00Z">
          <w:pPr>
            <w:widowControl w:val="0"/>
            <w:autoSpaceDE w:val="0"/>
            <w:autoSpaceDN w:val="0"/>
            <w:adjustRightInd w:val="0"/>
          </w:pPr>
        </w:pPrChange>
      </w:pPr>
      <w:proofErr w:type="gramStart"/>
      <w:ins w:id="1768" w:author="Sarah Thomas" w:date="2014-03-05T14:23:00Z">
        <w:r>
          <w:t>c</w:t>
        </w:r>
        <w:r w:rsidR="0072751E">
          <w:t>ontrollers</w:t>
        </w:r>
        <w:proofErr w:type="gramEnd"/>
        <w:r w:rsidR="0072751E">
          <w:t>/</w:t>
        </w:r>
      </w:ins>
      <w:proofErr w:type="spellStart"/>
      <w:ins w:id="1769" w:author="Sarah Thomas" w:date="2014-03-05T14:22:00Z">
        <w:r>
          <w:t>M</w:t>
        </w:r>
        <w:r w:rsidR="0072751E">
          <w:t>essage</w:t>
        </w:r>
      </w:ins>
      <w:ins w:id="1770" w:author="Sarah Thomas" w:date="2014-03-05T14:24:00Z">
        <w:r>
          <w:t>Controller.php</w:t>
        </w:r>
      </w:ins>
      <w:proofErr w:type="spellEnd"/>
    </w:p>
    <w:p w14:paraId="51EF7711" w14:textId="599D100C" w:rsidR="00920CA9" w:rsidRPr="00920CA9" w:rsidRDefault="00920CA9">
      <w:pPr>
        <w:pStyle w:val="BodyText"/>
        <w:rPr>
          <w:ins w:id="1771" w:author="Sarah Thomas" w:date="2014-03-05T14:22:00Z"/>
        </w:rPr>
      </w:pPr>
      <w:ins w:id="1772" w:author="Sarah Thomas" w:date="2014-03-05T14:25:00Z">
        <w:r>
          <w:t xml:space="preserve">This controller </w:t>
        </w:r>
      </w:ins>
      <w:ins w:id="1773" w:author="Sarah Thomas" w:date="2014-03-05T14:28:00Z">
        <w:r>
          <w:t>provides the database</w:t>
        </w:r>
      </w:ins>
      <w:ins w:id="1774" w:author="Sarah Thomas" w:date="2014-03-05T14:29:00Z">
        <w:r>
          <w:t xml:space="preserve"> interactions for the</w:t>
        </w:r>
      </w:ins>
      <w:ins w:id="1775" w:author="Sarah Thomas" w:date="2014-03-05T14:28:00Z">
        <w:r>
          <w:t xml:space="preserve"> </w:t>
        </w:r>
        <w:proofErr w:type="spellStart"/>
        <w:r w:rsidRPr="00920CA9">
          <w:rPr>
            <w:i/>
            <w:rPrChange w:id="1776" w:author="Sarah Thomas" w:date="2014-03-05T14:29:00Z">
              <w:rPr/>
            </w:rPrChange>
          </w:rPr>
          <w:t>sendMessage</w:t>
        </w:r>
        <w:proofErr w:type="spellEnd"/>
        <w:r>
          <w:t xml:space="preserve"> and </w:t>
        </w:r>
        <w:proofErr w:type="spellStart"/>
        <w:r w:rsidRPr="00920CA9">
          <w:rPr>
            <w:i/>
            <w:rPrChange w:id="1777" w:author="Sarah Thomas" w:date="2014-03-05T14:29:00Z">
              <w:rPr/>
            </w:rPrChange>
          </w:rPr>
          <w:t>readMessage</w:t>
        </w:r>
        <w:proofErr w:type="spellEnd"/>
        <w:r>
          <w:t xml:space="preserve"> views</w:t>
        </w:r>
      </w:ins>
      <w:ins w:id="1778" w:author="Sarah Thomas" w:date="2014-03-05T14:33:00Z">
        <w:r>
          <w:t>.</w:t>
        </w:r>
      </w:ins>
    </w:p>
    <w:p w14:paraId="6E44F2C0" w14:textId="33510DEE" w:rsidR="0072751E" w:rsidRDefault="00920CA9">
      <w:pPr>
        <w:pStyle w:val="Heading4"/>
        <w:rPr>
          <w:ins w:id="1779" w:author="Sarah Thomas" w:date="2014-03-05T14:30:00Z"/>
        </w:rPr>
        <w:pPrChange w:id="1780" w:author="Sarah Thomas" w:date="2014-03-05T14:25:00Z">
          <w:pPr>
            <w:widowControl w:val="0"/>
            <w:autoSpaceDE w:val="0"/>
            <w:autoSpaceDN w:val="0"/>
            <w:adjustRightInd w:val="0"/>
          </w:pPr>
        </w:pPrChange>
      </w:pPr>
      <w:proofErr w:type="gramStart"/>
      <w:ins w:id="1781" w:author="Sarah Thomas" w:date="2014-03-05T14:24:00Z">
        <w:r>
          <w:t>controllers</w:t>
        </w:r>
        <w:proofErr w:type="gramEnd"/>
        <w:r>
          <w:t>/</w:t>
        </w:r>
      </w:ins>
      <w:proofErr w:type="spellStart"/>
      <w:ins w:id="1782" w:author="Sarah Thomas" w:date="2014-03-05T14:22:00Z">
        <w:r w:rsidR="0072751E">
          <w:t>Profile</w:t>
        </w:r>
      </w:ins>
      <w:ins w:id="1783" w:author="Sarah Thomas" w:date="2014-03-05T14:24:00Z">
        <w:r>
          <w:t>Controller.php</w:t>
        </w:r>
      </w:ins>
      <w:proofErr w:type="spellEnd"/>
    </w:p>
    <w:p w14:paraId="45513001" w14:textId="797D7A51" w:rsidR="00920CA9" w:rsidRPr="007C76CB" w:rsidRDefault="00920CA9" w:rsidP="00920CA9">
      <w:pPr>
        <w:pStyle w:val="BodyText"/>
        <w:rPr>
          <w:ins w:id="1784" w:author="Sarah Thomas" w:date="2014-03-05T14:30:00Z"/>
        </w:rPr>
      </w:pPr>
      <w:ins w:id="1785" w:author="Sarah Thomas" w:date="2014-03-05T14:30:00Z">
        <w:r>
          <w:t xml:space="preserve">This controller provides the database interactions for the </w:t>
        </w:r>
      </w:ins>
      <w:proofErr w:type="spellStart"/>
      <w:ins w:id="1786" w:author="Sarah Thomas" w:date="2014-03-05T14:31:00Z">
        <w:r>
          <w:rPr>
            <w:i/>
          </w:rPr>
          <w:t>showProfile</w:t>
        </w:r>
        <w:proofErr w:type="spellEnd"/>
        <w:r>
          <w:t xml:space="preserve"> </w:t>
        </w:r>
      </w:ins>
      <w:ins w:id="1787" w:author="Sarah Thomas" w:date="2014-03-05T14:30:00Z">
        <w:r>
          <w:t xml:space="preserve">and </w:t>
        </w:r>
      </w:ins>
      <w:proofErr w:type="spellStart"/>
      <w:ins w:id="1788" w:author="Sarah Thomas" w:date="2014-03-05T14:31:00Z">
        <w:r>
          <w:rPr>
            <w:i/>
          </w:rPr>
          <w:t>editProfile</w:t>
        </w:r>
        <w:proofErr w:type="spellEnd"/>
        <w:r>
          <w:t xml:space="preserve"> </w:t>
        </w:r>
      </w:ins>
      <w:ins w:id="1789" w:author="Sarah Thomas" w:date="2014-03-05T14:30:00Z">
        <w:r>
          <w:t>views</w:t>
        </w:r>
      </w:ins>
      <w:ins w:id="1790" w:author="Sarah Thomas" w:date="2014-03-05T14:33:00Z">
        <w:r>
          <w:t>.</w:t>
        </w:r>
      </w:ins>
    </w:p>
    <w:p w14:paraId="1D3C9161" w14:textId="47904385" w:rsidR="0072751E" w:rsidRDefault="00920CA9">
      <w:pPr>
        <w:pStyle w:val="Heading4"/>
        <w:rPr>
          <w:ins w:id="1791" w:author="Sarah Thomas" w:date="2014-03-05T14:30:00Z"/>
        </w:rPr>
        <w:pPrChange w:id="1792" w:author="Sarah Thomas" w:date="2014-03-05T14:25:00Z">
          <w:pPr>
            <w:widowControl w:val="0"/>
            <w:autoSpaceDE w:val="0"/>
            <w:autoSpaceDN w:val="0"/>
            <w:adjustRightInd w:val="0"/>
          </w:pPr>
        </w:pPrChange>
      </w:pPr>
      <w:proofErr w:type="gramStart"/>
      <w:ins w:id="1793" w:author="Sarah Thomas" w:date="2014-03-05T14:24:00Z">
        <w:r>
          <w:t>controllers</w:t>
        </w:r>
        <w:proofErr w:type="gramEnd"/>
        <w:r>
          <w:t>/</w:t>
        </w:r>
      </w:ins>
      <w:proofErr w:type="spellStart"/>
      <w:ins w:id="1794" w:author="Sarah Thomas" w:date="2014-03-05T14:22:00Z">
        <w:r w:rsidR="0072751E">
          <w:t>Search</w:t>
        </w:r>
      </w:ins>
      <w:ins w:id="1795" w:author="Sarah Thomas" w:date="2014-03-05T14:24:00Z">
        <w:r>
          <w:t>Controller.php</w:t>
        </w:r>
      </w:ins>
      <w:proofErr w:type="spellEnd"/>
    </w:p>
    <w:p w14:paraId="0C4C71ED" w14:textId="5DCA6D16" w:rsidR="00920CA9" w:rsidRPr="007C76CB" w:rsidRDefault="00920CA9" w:rsidP="00920CA9">
      <w:pPr>
        <w:pStyle w:val="BodyText"/>
        <w:rPr>
          <w:ins w:id="1796" w:author="Sarah Thomas" w:date="2014-03-05T14:30:00Z"/>
        </w:rPr>
      </w:pPr>
      <w:ins w:id="1797" w:author="Sarah Thomas" w:date="2014-03-05T14:30:00Z">
        <w:r>
          <w:t xml:space="preserve">This controller provides the database interactions for the </w:t>
        </w:r>
      </w:ins>
      <w:ins w:id="1798" w:author="Sarah Thomas" w:date="2014-03-05T14:32:00Z">
        <w:r>
          <w:rPr>
            <w:i/>
          </w:rPr>
          <w:t>search</w:t>
        </w:r>
      </w:ins>
      <w:ins w:id="1799" w:author="Sarah Thomas" w:date="2014-03-05T14:30:00Z">
        <w:r>
          <w:t xml:space="preserve"> view</w:t>
        </w:r>
      </w:ins>
      <w:ins w:id="1800" w:author="Sarah Thomas" w:date="2014-03-05T14:33:00Z">
        <w:r>
          <w:t>.</w:t>
        </w:r>
      </w:ins>
    </w:p>
    <w:p w14:paraId="5DD5D6E2" w14:textId="047B19EA" w:rsidR="0072751E" w:rsidRDefault="00920CA9">
      <w:pPr>
        <w:pStyle w:val="Heading4"/>
        <w:rPr>
          <w:ins w:id="1801" w:author="Sarah Thomas" w:date="2014-03-05T14:30:00Z"/>
        </w:rPr>
        <w:pPrChange w:id="1802" w:author="Sarah Thomas" w:date="2014-03-05T14:25:00Z">
          <w:pPr>
            <w:widowControl w:val="0"/>
            <w:autoSpaceDE w:val="0"/>
            <w:autoSpaceDN w:val="0"/>
            <w:adjustRightInd w:val="0"/>
          </w:pPr>
        </w:pPrChange>
      </w:pPr>
      <w:proofErr w:type="gramStart"/>
      <w:ins w:id="1803" w:author="Sarah Thomas" w:date="2014-03-05T14:24:00Z">
        <w:r>
          <w:t>controllers</w:t>
        </w:r>
        <w:proofErr w:type="gramEnd"/>
        <w:r>
          <w:t>/</w:t>
        </w:r>
      </w:ins>
      <w:proofErr w:type="spellStart"/>
      <w:ins w:id="1804" w:author="Sarah Thomas" w:date="2014-03-05T14:22:00Z">
        <w:r w:rsidR="0072751E">
          <w:t>Team</w:t>
        </w:r>
      </w:ins>
      <w:ins w:id="1805" w:author="Sarah Thomas" w:date="2014-03-05T14:24:00Z">
        <w:r>
          <w:t>Controller.php</w:t>
        </w:r>
      </w:ins>
      <w:proofErr w:type="spellEnd"/>
    </w:p>
    <w:p w14:paraId="09739664" w14:textId="39C7C1FB" w:rsidR="00920CA9" w:rsidRPr="007C76CB" w:rsidRDefault="00920CA9" w:rsidP="00920CA9">
      <w:pPr>
        <w:pStyle w:val="BodyText"/>
        <w:rPr>
          <w:ins w:id="1806" w:author="Sarah Thomas" w:date="2014-03-05T14:30:00Z"/>
        </w:rPr>
      </w:pPr>
      <w:ins w:id="1807" w:author="Sarah Thomas" w:date="2014-03-05T14:30:00Z">
        <w:r>
          <w:t xml:space="preserve">This controller provides the database interactions for the </w:t>
        </w:r>
      </w:ins>
      <w:proofErr w:type="spellStart"/>
      <w:ins w:id="1808" w:author="Sarah Thomas" w:date="2014-03-05T14:32:00Z">
        <w:r>
          <w:rPr>
            <w:i/>
          </w:rPr>
          <w:t>editTeam</w:t>
        </w:r>
      </w:ins>
      <w:proofErr w:type="spellEnd"/>
      <w:ins w:id="1809" w:author="Sarah Thomas" w:date="2014-03-05T14:30:00Z">
        <w:r>
          <w:t xml:space="preserve"> </w:t>
        </w:r>
      </w:ins>
      <w:ins w:id="1810" w:author="Sarah Thomas" w:date="2014-03-05T14:32:00Z">
        <w:r>
          <w:t>view</w:t>
        </w:r>
      </w:ins>
      <w:ins w:id="1811" w:author="Sarah Thomas" w:date="2014-03-05T14:33:00Z">
        <w:r>
          <w:t>.</w:t>
        </w:r>
      </w:ins>
    </w:p>
    <w:p w14:paraId="2F892E34" w14:textId="019DDC43" w:rsidR="0072751E" w:rsidRDefault="00920CA9">
      <w:pPr>
        <w:pStyle w:val="Heading4"/>
        <w:rPr>
          <w:ins w:id="1812" w:author="Sarah Thomas" w:date="2014-03-05T14:31:00Z"/>
        </w:rPr>
        <w:pPrChange w:id="1813" w:author="Sarah Thomas" w:date="2014-03-05T14:25:00Z">
          <w:pPr>
            <w:widowControl w:val="0"/>
            <w:autoSpaceDE w:val="0"/>
            <w:autoSpaceDN w:val="0"/>
            <w:adjustRightInd w:val="0"/>
          </w:pPr>
        </w:pPrChange>
      </w:pPr>
      <w:proofErr w:type="gramStart"/>
      <w:ins w:id="1814" w:author="Sarah Thomas" w:date="2014-03-05T14:25:00Z">
        <w:r>
          <w:t>controllers</w:t>
        </w:r>
        <w:proofErr w:type="gramEnd"/>
        <w:r>
          <w:t>/</w:t>
        </w:r>
      </w:ins>
      <w:proofErr w:type="spellStart"/>
      <w:ins w:id="1815" w:author="Sarah Thomas" w:date="2014-03-05T14:22:00Z">
        <w:r w:rsidR="0072751E">
          <w:t>Venure</w:t>
        </w:r>
      </w:ins>
      <w:ins w:id="1816" w:author="Sarah Thomas" w:date="2014-03-05T14:24:00Z">
        <w:r>
          <w:t>Controller.php</w:t>
        </w:r>
      </w:ins>
      <w:proofErr w:type="spellEnd"/>
    </w:p>
    <w:p w14:paraId="3A209B9D" w14:textId="3F697D9F" w:rsidR="00920CA9" w:rsidRPr="007C76CB" w:rsidRDefault="00920CA9" w:rsidP="00920CA9">
      <w:pPr>
        <w:pStyle w:val="BodyText"/>
        <w:rPr>
          <w:ins w:id="1817" w:author="Sarah Thomas" w:date="2014-03-05T14:31:00Z"/>
        </w:rPr>
      </w:pPr>
      <w:ins w:id="1818" w:author="Sarah Thomas" w:date="2014-03-05T14:31:00Z">
        <w:r>
          <w:t xml:space="preserve">This controller provides the database interactions for the </w:t>
        </w:r>
      </w:ins>
      <w:proofErr w:type="spellStart"/>
      <w:ins w:id="1819" w:author="Sarah Thomas" w:date="2014-03-05T14:33:00Z">
        <w:r>
          <w:rPr>
            <w:i/>
          </w:rPr>
          <w:t>viewVenture</w:t>
        </w:r>
      </w:ins>
      <w:proofErr w:type="spellEnd"/>
      <w:ins w:id="1820" w:author="Sarah Thomas" w:date="2014-03-05T14:31:00Z">
        <w:r>
          <w:t xml:space="preserve">, </w:t>
        </w:r>
      </w:ins>
      <w:proofErr w:type="spellStart"/>
      <w:ins w:id="1821" w:author="Sarah Thomas" w:date="2014-03-05T14:33:00Z">
        <w:r>
          <w:rPr>
            <w:i/>
          </w:rPr>
          <w:t>editVenture</w:t>
        </w:r>
        <w:proofErr w:type="spellEnd"/>
        <w:r>
          <w:t xml:space="preserve"> and </w:t>
        </w:r>
        <w:proofErr w:type="spellStart"/>
        <w:r>
          <w:rPr>
            <w:i/>
          </w:rPr>
          <w:t>createVenture</w:t>
        </w:r>
      </w:ins>
      <w:proofErr w:type="spellEnd"/>
      <w:ins w:id="1822" w:author="Sarah Thomas" w:date="2014-03-05T14:31:00Z">
        <w:r>
          <w:t xml:space="preserve"> views</w:t>
        </w:r>
      </w:ins>
      <w:ins w:id="1823" w:author="Sarah Thomas" w:date="2014-03-05T14:33:00Z">
        <w:r>
          <w:t>.</w:t>
        </w:r>
      </w:ins>
    </w:p>
    <w:p w14:paraId="02FFEDFE" w14:textId="65DC5D2D" w:rsidR="0072751E" w:rsidRDefault="00920CA9">
      <w:pPr>
        <w:pStyle w:val="Heading4"/>
        <w:rPr>
          <w:ins w:id="1824" w:author="Sarah Thomas" w:date="2014-03-05T14:22:00Z"/>
        </w:rPr>
        <w:pPrChange w:id="1825" w:author="Sarah Thomas" w:date="2014-03-05T14:25:00Z">
          <w:pPr>
            <w:pStyle w:val="BodyText"/>
          </w:pPr>
        </w:pPrChange>
      </w:pPr>
      <w:proofErr w:type="gramStart"/>
      <w:ins w:id="1826" w:author="Sarah Thomas" w:date="2014-03-05T14:25:00Z">
        <w:r>
          <w:t>controllers</w:t>
        </w:r>
        <w:proofErr w:type="gramEnd"/>
        <w:r>
          <w:t>/</w:t>
        </w:r>
      </w:ins>
      <w:proofErr w:type="spellStart"/>
      <w:ins w:id="1827" w:author="Sarah Thomas" w:date="2014-03-05T14:22:00Z">
        <w:r w:rsidR="0072751E">
          <w:t>Users</w:t>
        </w:r>
      </w:ins>
      <w:ins w:id="1828" w:author="Sarah Thomas" w:date="2014-03-05T14:24:00Z">
        <w:r>
          <w:t>Controller.php</w:t>
        </w:r>
      </w:ins>
      <w:proofErr w:type="spellEnd"/>
    </w:p>
    <w:p w14:paraId="31FD207F" w14:textId="56D48532" w:rsidR="0072751E" w:rsidRDefault="0072751E" w:rsidP="0072751E">
      <w:pPr>
        <w:pStyle w:val="BodyText"/>
        <w:rPr>
          <w:ins w:id="1829" w:author="Sarah Thomas" w:date="2014-03-12T18:11:00Z"/>
        </w:rPr>
      </w:pPr>
      <w:proofErr w:type="spellStart"/>
      <w:ins w:id="1830" w:author="Sarah Thomas" w:date="2014-03-05T14:22:00Z">
        <w:r w:rsidRPr="00A86747">
          <w:rPr>
            <w:highlight w:val="yellow"/>
            <w:rPrChange w:id="1831" w:author="Sarah Thomas" w:date="2014-03-12T18:11:00Z">
              <w:rPr>
                <w:highlight w:val="lightGray"/>
              </w:rPr>
            </w:rPrChange>
          </w:rPr>
          <w:t>Bahit</w:t>
        </w:r>
      </w:ins>
      <w:proofErr w:type="spellEnd"/>
      <w:ins w:id="1832" w:author="Sarah Thomas" w:date="2014-03-05T14:23:00Z">
        <w:r w:rsidRPr="00A86747">
          <w:rPr>
            <w:highlight w:val="yellow"/>
            <w:rPrChange w:id="1833" w:author="Sarah Thomas" w:date="2014-03-12T18:11:00Z">
              <w:rPr/>
            </w:rPrChange>
          </w:rPr>
          <w:t>?</w:t>
        </w:r>
      </w:ins>
    </w:p>
    <w:p w14:paraId="468067A4" w14:textId="130999F6" w:rsidR="00A86747" w:rsidRDefault="00A86747">
      <w:pPr>
        <w:pStyle w:val="Heading4"/>
        <w:rPr>
          <w:ins w:id="1834" w:author="Sarah Thomas" w:date="2014-03-12T18:11:00Z"/>
        </w:rPr>
        <w:pPrChange w:id="1835" w:author="Sarah Thomas" w:date="2014-03-12T18:11:00Z">
          <w:pPr>
            <w:pStyle w:val="BodyText"/>
          </w:pPr>
        </w:pPrChange>
      </w:pPr>
      <w:proofErr w:type="spellStart"/>
      <w:proofErr w:type="gramStart"/>
      <w:ins w:id="1836" w:author="Sarah Thomas" w:date="2014-03-12T18:11:00Z">
        <w:r>
          <w:t>css</w:t>
        </w:r>
        <w:proofErr w:type="spellEnd"/>
        <w:proofErr w:type="gramEnd"/>
        <w:r>
          <w:t>/main.css</w:t>
        </w:r>
      </w:ins>
    </w:p>
    <w:p w14:paraId="4A407304" w14:textId="1F5FA076" w:rsidR="00A86747" w:rsidRDefault="00A86747" w:rsidP="0072751E">
      <w:pPr>
        <w:pStyle w:val="BodyText"/>
        <w:rPr>
          <w:ins w:id="1837" w:author="Sarah Thomas" w:date="2014-03-12T18:06:00Z"/>
        </w:rPr>
      </w:pPr>
      <w:ins w:id="1838" w:author="Sarah Thomas" w:date="2014-03-12T18:11:00Z">
        <w:r w:rsidRPr="00A86747">
          <w:rPr>
            <w:highlight w:val="yellow"/>
            <w:rPrChange w:id="1839" w:author="Sarah Thomas" w:date="2014-03-12T18:11:00Z">
              <w:rPr/>
            </w:rPrChange>
          </w:rPr>
          <w:t>Irina</w:t>
        </w:r>
      </w:ins>
    </w:p>
    <w:p w14:paraId="559E702F" w14:textId="3A429A62" w:rsidR="00A86747" w:rsidRDefault="00A86747">
      <w:pPr>
        <w:pStyle w:val="Heading2"/>
        <w:rPr>
          <w:ins w:id="1840" w:author="Sarah Thomas" w:date="2014-03-12T18:07:00Z"/>
        </w:rPr>
        <w:pPrChange w:id="1841" w:author="Sarah Thomas" w:date="2014-03-12T18:07:00Z">
          <w:pPr>
            <w:pStyle w:val="BodyText"/>
          </w:pPr>
        </w:pPrChange>
      </w:pPr>
      <w:bookmarkStart w:id="1842" w:name="_Toc256496011"/>
      <w:ins w:id="1843" w:author="Sarah Thomas" w:date="2014-03-12T18:06:00Z">
        <w:r>
          <w:t>Downloaded Code</w:t>
        </w:r>
      </w:ins>
      <w:bookmarkEnd w:id="1842"/>
    </w:p>
    <w:p w14:paraId="7890BDCE" w14:textId="6E2DE519" w:rsidR="00A86747" w:rsidRPr="00A86747" w:rsidRDefault="000A6841">
      <w:pPr>
        <w:rPr>
          <w:ins w:id="1844" w:author="Sarah Thomas" w:date="2014-03-05T14:22:00Z"/>
        </w:rPr>
        <w:pPrChange w:id="1845" w:author="Sarah Thomas" w:date="2014-03-12T18:07:00Z">
          <w:pPr>
            <w:pStyle w:val="BodyText"/>
          </w:pPr>
        </w:pPrChange>
      </w:pPr>
      <w:ins w:id="1846" w:author="Sarah Thomas" w:date="2014-03-12T18:08:00Z">
        <w:r>
          <w:t>C</w:t>
        </w:r>
        <w:r w:rsidR="00A86747">
          <w:t>ode not listed above has been downloaded as part of the Laravel installation or an installed library. Some configuration files have minor modifications.</w:t>
        </w:r>
      </w:ins>
    </w:p>
    <w:p w14:paraId="12FF2A2E" w14:textId="7DC97DE3" w:rsidR="00F15707" w:rsidRDefault="00F15707">
      <w:pPr>
        <w:pStyle w:val="Heading1"/>
        <w:rPr>
          <w:ins w:id="1847" w:author="Sarah Thomas" w:date="2014-03-03T14:10:00Z"/>
          <w:szCs w:val="24"/>
        </w:rPr>
        <w:pPrChange w:id="1848" w:author="Sarah Thomas" w:date="2014-03-03T14:10:00Z">
          <w:pPr>
            <w:widowControl w:val="0"/>
            <w:autoSpaceDE w:val="0"/>
            <w:autoSpaceDN w:val="0"/>
            <w:adjustRightInd w:val="0"/>
          </w:pPr>
        </w:pPrChange>
      </w:pPr>
      <w:bookmarkStart w:id="1849" w:name="_Ref256495867"/>
      <w:bookmarkStart w:id="1850" w:name="_Toc256496012"/>
      <w:ins w:id="1851" w:author="Sarah Thomas" w:date="2014-03-03T14:10:00Z">
        <w:r>
          <w:t>Testing</w:t>
        </w:r>
        <w:bookmarkEnd w:id="1849"/>
        <w:bookmarkEnd w:id="1850"/>
      </w:ins>
    </w:p>
    <w:p w14:paraId="6201D29E" w14:textId="77777777" w:rsidR="00F15707" w:rsidRPr="00766C26" w:rsidRDefault="00F15707">
      <w:pPr>
        <w:pStyle w:val="BodyText"/>
        <w:rPr>
          <w:ins w:id="1852" w:author="Sarah Thomas" w:date="2014-03-03T14:10:00Z"/>
          <w:szCs w:val="24"/>
          <w:highlight w:val="lightGray"/>
          <w:rPrChange w:id="1853" w:author="Sarah Thomas" w:date="2014-03-03T14:27:00Z">
            <w:rPr>
              <w:ins w:id="1854" w:author="Sarah Thomas" w:date="2014-03-03T14:10:00Z"/>
              <w:szCs w:val="24"/>
            </w:rPr>
          </w:rPrChange>
        </w:rPr>
        <w:pPrChange w:id="1855" w:author="Sarah Thomas" w:date="2014-03-03T14:16:00Z">
          <w:pPr>
            <w:widowControl w:val="0"/>
            <w:autoSpaceDE w:val="0"/>
            <w:autoSpaceDN w:val="0"/>
            <w:adjustRightInd w:val="0"/>
          </w:pPr>
        </w:pPrChange>
      </w:pPr>
      <w:ins w:id="1856" w:author="Sarah Thomas" w:date="2014-03-03T14:10:00Z">
        <w:r w:rsidRPr="00766C26">
          <w:rPr>
            <w:highlight w:val="lightGray"/>
            <w:rPrChange w:id="1857" w:author="Sarah Thomas" w:date="2014-03-03T14:27:00Z">
              <w:rPr/>
            </w:rPrChange>
          </w:rPr>
          <w:t xml:space="preserve">- </w:t>
        </w:r>
        <w:proofErr w:type="gramStart"/>
        <w:r w:rsidRPr="00766C26">
          <w:rPr>
            <w:highlight w:val="lightGray"/>
            <w:rPrChange w:id="1858" w:author="Sarah Thomas" w:date="2014-03-03T14:27:00Z">
              <w:rPr/>
            </w:rPrChange>
          </w:rPr>
          <w:t>strategy</w:t>
        </w:r>
        <w:proofErr w:type="gramEnd"/>
        <w:r w:rsidRPr="00766C26">
          <w:rPr>
            <w:highlight w:val="lightGray"/>
            <w:rPrChange w:id="1859" w:author="Sarah Thomas" w:date="2014-03-03T14:27:00Z">
              <w:rPr/>
            </w:rPrChange>
          </w:rPr>
          <w:t> - unit level (black box / white box) - integration level - acceptance</w:t>
        </w:r>
      </w:ins>
    </w:p>
    <w:p w14:paraId="7AF9E22B" w14:textId="77777777" w:rsidR="00F15707" w:rsidRPr="00766C26" w:rsidRDefault="00F15707">
      <w:pPr>
        <w:pStyle w:val="BodyText"/>
        <w:rPr>
          <w:ins w:id="1860" w:author="Sarah Thomas" w:date="2014-03-03T14:10:00Z"/>
          <w:szCs w:val="24"/>
          <w:highlight w:val="lightGray"/>
          <w:rPrChange w:id="1861" w:author="Sarah Thomas" w:date="2014-03-03T14:27:00Z">
            <w:rPr>
              <w:ins w:id="1862" w:author="Sarah Thomas" w:date="2014-03-03T14:10:00Z"/>
              <w:szCs w:val="24"/>
            </w:rPr>
          </w:rPrChange>
        </w:rPr>
        <w:pPrChange w:id="1863" w:author="Sarah Thomas" w:date="2014-03-03T14:16:00Z">
          <w:pPr>
            <w:widowControl w:val="0"/>
            <w:autoSpaceDE w:val="0"/>
            <w:autoSpaceDN w:val="0"/>
            <w:adjustRightInd w:val="0"/>
          </w:pPr>
        </w:pPrChange>
      </w:pPr>
      <w:ins w:id="1864" w:author="Sarah Thomas" w:date="2014-03-03T14:10:00Z">
        <w:r w:rsidRPr="00766C26">
          <w:rPr>
            <w:highlight w:val="lightGray"/>
            <w:rPrChange w:id="1865" w:author="Sarah Thomas" w:date="2014-03-03T14:27:00Z">
              <w:rPr/>
            </w:rPrChange>
          </w:rPr>
          <w:t xml:space="preserve">- </w:t>
        </w:r>
        <w:proofErr w:type="gramStart"/>
        <w:r w:rsidRPr="00766C26">
          <w:rPr>
            <w:highlight w:val="lightGray"/>
            <w:rPrChange w:id="1866" w:author="Sarah Thomas" w:date="2014-03-03T14:27:00Z">
              <w:rPr/>
            </w:rPrChange>
          </w:rPr>
          <w:t>examples</w:t>
        </w:r>
        <w:proofErr w:type="gramEnd"/>
        <w:r w:rsidRPr="00766C26">
          <w:rPr>
            <w:highlight w:val="lightGray"/>
            <w:rPrChange w:id="1867" w:author="Sarah Thomas" w:date="2014-03-03T14:27:00Z">
              <w:rPr/>
            </w:rPrChange>
          </w:rPr>
          <w:t xml:space="preserve"> of important test results</w:t>
        </w:r>
      </w:ins>
    </w:p>
    <w:p w14:paraId="5F66859A" w14:textId="77777777" w:rsidR="00F15707" w:rsidRDefault="00F15707">
      <w:pPr>
        <w:pStyle w:val="BodyText"/>
        <w:rPr>
          <w:ins w:id="1868" w:author="Sarah Thomas" w:date="2014-03-03T14:10:00Z"/>
          <w:szCs w:val="24"/>
        </w:rPr>
        <w:pPrChange w:id="1869" w:author="Sarah Thomas" w:date="2014-03-03T14:16:00Z">
          <w:pPr>
            <w:widowControl w:val="0"/>
            <w:autoSpaceDE w:val="0"/>
            <w:autoSpaceDN w:val="0"/>
            <w:adjustRightInd w:val="0"/>
          </w:pPr>
        </w:pPrChange>
      </w:pPr>
      <w:ins w:id="1870" w:author="Sarah Thomas" w:date="2014-03-03T14:10:00Z">
        <w:r w:rsidRPr="00766C26">
          <w:rPr>
            <w:highlight w:val="lightGray"/>
            <w:rPrChange w:id="1871"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872" w:author="Sarah Thomas" w:date="2014-03-03T14:19:00Z"/>
        </w:rPr>
        <w:pPrChange w:id="1873" w:author="Sarah Thomas" w:date="2014-03-03T14:10:00Z">
          <w:pPr>
            <w:widowControl w:val="0"/>
            <w:autoSpaceDE w:val="0"/>
            <w:autoSpaceDN w:val="0"/>
            <w:adjustRightInd w:val="0"/>
          </w:pPr>
        </w:pPrChange>
      </w:pPr>
      <w:bookmarkStart w:id="1874" w:name="_Ref256495755"/>
      <w:bookmarkStart w:id="1875" w:name="_Ref256495767"/>
      <w:bookmarkStart w:id="1876" w:name="_Toc256496013"/>
      <w:ins w:id="1877" w:author="Sarah Thomas" w:date="2014-03-03T14:10:00Z">
        <w:r>
          <w:t>Conclusions</w:t>
        </w:r>
      </w:ins>
      <w:bookmarkEnd w:id="1874"/>
      <w:bookmarkEnd w:id="1875"/>
      <w:bookmarkEnd w:id="1876"/>
    </w:p>
    <w:p w14:paraId="6444270E" w14:textId="4AD7DEC5" w:rsidR="00246E0B" w:rsidRDefault="00246E0B">
      <w:pPr>
        <w:pStyle w:val="Heading2"/>
        <w:rPr>
          <w:ins w:id="1878" w:author="Sarah Thomas" w:date="2014-03-12T16:55:00Z"/>
        </w:rPr>
        <w:pPrChange w:id="1879" w:author="Sarah Thomas" w:date="2014-03-03T14:20:00Z">
          <w:pPr>
            <w:widowControl w:val="0"/>
            <w:autoSpaceDE w:val="0"/>
            <w:autoSpaceDN w:val="0"/>
            <w:adjustRightInd w:val="0"/>
          </w:pPr>
        </w:pPrChange>
      </w:pPr>
      <w:bookmarkStart w:id="1880" w:name="_Toc256496014"/>
      <w:ins w:id="1881" w:author="Sarah Thomas" w:date="2014-03-03T14:19:00Z">
        <w:r>
          <w:t>Successes</w:t>
        </w:r>
      </w:ins>
      <w:bookmarkEnd w:id="1880"/>
    </w:p>
    <w:p w14:paraId="644068E6" w14:textId="16052649" w:rsidR="0095430F" w:rsidRDefault="0095430F">
      <w:pPr>
        <w:pStyle w:val="Heading3"/>
        <w:rPr>
          <w:ins w:id="1882" w:author="Sarah Thomas" w:date="2014-03-12T16:55:00Z"/>
        </w:rPr>
        <w:pPrChange w:id="1883" w:author="Sarah Thomas" w:date="2014-03-12T17:56:00Z">
          <w:pPr>
            <w:widowControl w:val="0"/>
            <w:autoSpaceDE w:val="0"/>
            <w:autoSpaceDN w:val="0"/>
            <w:adjustRightInd w:val="0"/>
          </w:pPr>
        </w:pPrChange>
      </w:pPr>
      <w:bookmarkStart w:id="1884" w:name="_Toc256496015"/>
      <w:ins w:id="1885" w:author="Sarah Thomas" w:date="2014-03-12T16:55:00Z">
        <w:r>
          <w:t>Teamwork</w:t>
        </w:r>
        <w:bookmarkEnd w:id="1884"/>
      </w:ins>
    </w:p>
    <w:p w14:paraId="21A28573" w14:textId="52AE0D38" w:rsidR="0095430F" w:rsidRDefault="0095430F">
      <w:pPr>
        <w:pStyle w:val="BodyText"/>
        <w:rPr>
          <w:ins w:id="1886" w:author="Sarah Thomas" w:date="2014-03-12T16:59:00Z"/>
        </w:rPr>
        <w:pPrChange w:id="1887" w:author="Sarah Thomas" w:date="2014-03-12T17:16:00Z">
          <w:pPr>
            <w:widowControl w:val="0"/>
            <w:autoSpaceDE w:val="0"/>
            <w:autoSpaceDN w:val="0"/>
            <w:adjustRightInd w:val="0"/>
          </w:pPr>
        </w:pPrChange>
      </w:pPr>
      <w:bookmarkStart w:id="1888" w:name="_Ref256495745"/>
      <w:ins w:id="1889" w:author="Sarah Thomas" w:date="2014-03-12T16:55:00Z">
        <w:r>
          <w:t xml:space="preserve">The teamwork aspect of the project went very well. </w:t>
        </w:r>
      </w:ins>
      <w:ins w:id="1890" w:author="Sarah Thomas" w:date="2014-03-12T16:56:00Z">
        <w:r>
          <w:t xml:space="preserve">Meetings and the </w:t>
        </w:r>
      </w:ins>
      <w:ins w:id="1891" w:author="Sarah Thomas" w:date="2014-03-12T16:57:00Z">
        <w:r>
          <w:t>initial</w:t>
        </w:r>
      </w:ins>
      <w:ins w:id="1892" w:author="Sarah Thomas" w:date="2014-03-12T16:56:00Z">
        <w:r>
          <w:t xml:space="preserve"> lectures were well attended.</w:t>
        </w:r>
      </w:ins>
      <w:ins w:id="1893" w:author="Sarah Thomas" w:date="2014-03-12T16:57:00Z">
        <w:r>
          <w:t xml:space="preserve"> Communication was generally good using a combination of </w:t>
        </w:r>
        <w:proofErr w:type="spellStart"/>
        <w:r>
          <w:t>Trello</w:t>
        </w:r>
        <w:proofErr w:type="spellEnd"/>
        <w:r>
          <w:t xml:space="preserve">, </w:t>
        </w:r>
        <w:proofErr w:type="spellStart"/>
        <w:r>
          <w:t>WhatsApp</w:t>
        </w:r>
      </w:ins>
      <w:proofErr w:type="spellEnd"/>
      <w:ins w:id="1894" w:author="Sarah Thomas" w:date="2014-03-12T16:58:00Z">
        <w:r>
          <w:t xml:space="preserve"> and email. Everyone on the team was willing to contribute and on the whole commitments were met on time</w:t>
        </w:r>
      </w:ins>
      <w:ins w:id="1895" w:author="Sarah Thomas" w:date="2014-03-12T16:59:00Z">
        <w:r>
          <w:t>.</w:t>
        </w:r>
        <w:bookmarkEnd w:id="1888"/>
        <w:r>
          <w:t xml:space="preserve"> </w:t>
        </w:r>
      </w:ins>
    </w:p>
    <w:p w14:paraId="3EC7ED17" w14:textId="16DF56E3" w:rsidR="0095430F" w:rsidRDefault="0095430F">
      <w:pPr>
        <w:pStyle w:val="BodyText"/>
        <w:rPr>
          <w:ins w:id="1896" w:author="Sarah Thomas" w:date="2014-03-12T17:00:00Z"/>
        </w:rPr>
        <w:pPrChange w:id="1897" w:author="Sarah Thomas" w:date="2014-03-12T17:16:00Z">
          <w:pPr>
            <w:widowControl w:val="0"/>
            <w:autoSpaceDE w:val="0"/>
            <w:autoSpaceDN w:val="0"/>
            <w:adjustRightInd w:val="0"/>
          </w:pPr>
        </w:pPrChange>
      </w:pPr>
      <w:ins w:id="1898" w:author="Sarah Thomas" w:date="2014-03-12T17:00:00Z">
        <w:r>
          <w:t xml:space="preserve">The team worked well together brainstorming ideas and sharing skills and experiences. </w:t>
        </w:r>
      </w:ins>
      <w:ins w:id="1899"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1900" w:author="Sarah Thomas" w:date="2014-03-12T17:01:00Z"/>
        </w:rPr>
        <w:pPrChange w:id="1901" w:author="Sarah Thomas" w:date="2014-03-12T17:56:00Z">
          <w:pPr>
            <w:widowControl w:val="0"/>
            <w:autoSpaceDE w:val="0"/>
            <w:autoSpaceDN w:val="0"/>
            <w:adjustRightInd w:val="0"/>
          </w:pPr>
        </w:pPrChange>
      </w:pPr>
      <w:bookmarkStart w:id="1902" w:name="_Toc256496016"/>
      <w:ins w:id="1903" w:author="Sarah Thomas" w:date="2014-03-12T17:11:00Z">
        <w:r>
          <w:t xml:space="preserve">Project </w:t>
        </w:r>
      </w:ins>
      <w:ins w:id="1904" w:author="Sarah Thomas" w:date="2014-03-12T17:00:00Z">
        <w:r w:rsidR="0095430F">
          <w:t>Management</w:t>
        </w:r>
      </w:ins>
      <w:bookmarkEnd w:id="1902"/>
    </w:p>
    <w:p w14:paraId="1114F98A" w14:textId="6091035B" w:rsidR="0095430F" w:rsidRPr="0095430F" w:rsidRDefault="0095430F">
      <w:pPr>
        <w:pStyle w:val="BodyText"/>
        <w:rPr>
          <w:ins w:id="1905" w:author="Sarah Thomas" w:date="2014-03-12T16:55:00Z"/>
        </w:rPr>
        <w:pPrChange w:id="1906" w:author="Sarah Thomas" w:date="2014-03-12T17:16:00Z">
          <w:pPr>
            <w:widowControl w:val="0"/>
            <w:autoSpaceDE w:val="0"/>
            <w:autoSpaceDN w:val="0"/>
            <w:adjustRightInd w:val="0"/>
          </w:pPr>
        </w:pPrChange>
      </w:pPr>
      <w:ins w:id="1907" w:author="Sarah Thomas" w:date="2014-03-12T17:01:00Z">
        <w:r>
          <w:t>There was no overall team leader. Chai</w:t>
        </w:r>
      </w:ins>
      <w:ins w:id="1908" w:author="Sarah Thomas" w:date="2014-03-12T17:02:00Z">
        <w:r>
          <w:t>r</w:t>
        </w:r>
      </w:ins>
      <w:ins w:id="1909" w:author="Sarah Thomas" w:date="2014-03-12T17:01:00Z">
        <w:r>
          <w:t>person and secretarial duties were</w:t>
        </w:r>
      </w:ins>
      <w:ins w:id="1910" w:author="Sarah Thomas" w:date="2014-03-12T17:02:00Z">
        <w:r>
          <w:t xml:space="preserve"> shared on a rotating basis.</w:t>
        </w:r>
      </w:ins>
      <w:ins w:id="1911" w:author="Sarah Thomas" w:date="2014-03-12T17:03:00Z">
        <w:r>
          <w:t xml:space="preserve"> This worked well for our team</w:t>
        </w:r>
        <w:r w:rsidR="00104D1F">
          <w:t>.</w:t>
        </w:r>
      </w:ins>
    </w:p>
    <w:p w14:paraId="5E9A731E" w14:textId="663F335E" w:rsidR="0095430F" w:rsidRDefault="0095430F">
      <w:pPr>
        <w:pStyle w:val="Heading3"/>
        <w:rPr>
          <w:ins w:id="1912" w:author="Sarah Thomas" w:date="2014-03-12T17:03:00Z"/>
        </w:rPr>
        <w:pPrChange w:id="1913" w:author="Sarah Thomas" w:date="2014-03-12T17:56:00Z">
          <w:pPr>
            <w:widowControl w:val="0"/>
            <w:autoSpaceDE w:val="0"/>
            <w:autoSpaceDN w:val="0"/>
            <w:adjustRightInd w:val="0"/>
          </w:pPr>
        </w:pPrChange>
      </w:pPr>
      <w:bookmarkStart w:id="1914" w:name="_Toc256496017"/>
      <w:ins w:id="1915" w:author="Sarah Thomas" w:date="2014-03-12T16:55:00Z">
        <w:r>
          <w:t>Tools</w:t>
        </w:r>
      </w:ins>
      <w:bookmarkEnd w:id="1914"/>
    </w:p>
    <w:p w14:paraId="198176B8" w14:textId="77777777" w:rsidR="002D6231" w:rsidRDefault="00104D1F">
      <w:pPr>
        <w:pStyle w:val="BodyText"/>
        <w:rPr>
          <w:ins w:id="1916" w:author="Sarah Thomas" w:date="2014-03-12T17:35:00Z"/>
        </w:rPr>
        <w:pPrChange w:id="1917" w:author="Sarah Thomas" w:date="2014-03-12T17:16:00Z">
          <w:pPr>
            <w:widowControl w:val="0"/>
            <w:autoSpaceDE w:val="0"/>
            <w:autoSpaceDN w:val="0"/>
            <w:adjustRightInd w:val="0"/>
          </w:pPr>
        </w:pPrChange>
      </w:pPr>
      <w:ins w:id="1918" w:author="Sarah Thomas" w:date="2014-03-12T17:04:00Z">
        <w:r>
          <w:t xml:space="preserve">Sharing code on GitHub generally worked well. </w:t>
        </w:r>
        <w:proofErr w:type="spellStart"/>
        <w:r>
          <w:t>Trello</w:t>
        </w:r>
        <w:proofErr w:type="spellEnd"/>
        <w:r>
          <w:t xml:space="preserve"> was a very valuable organisational tool. </w:t>
        </w:r>
      </w:ins>
    </w:p>
    <w:p w14:paraId="363AB039" w14:textId="4B1CD65B" w:rsidR="00104D1F" w:rsidRPr="00104D1F" w:rsidRDefault="00104D1F">
      <w:pPr>
        <w:pStyle w:val="BodyText"/>
        <w:rPr>
          <w:ins w:id="1919" w:author="Sarah Thomas" w:date="2014-03-03T14:19:00Z"/>
        </w:rPr>
        <w:pPrChange w:id="1920" w:author="Sarah Thomas" w:date="2014-03-12T17:16:00Z">
          <w:pPr>
            <w:widowControl w:val="0"/>
            <w:autoSpaceDE w:val="0"/>
            <w:autoSpaceDN w:val="0"/>
            <w:adjustRightInd w:val="0"/>
          </w:pPr>
        </w:pPrChange>
      </w:pPr>
      <w:ins w:id="1921" w:author="Sarah Thomas" w:date="2014-03-12T17:04:00Z">
        <w:r>
          <w:t xml:space="preserve">Laravel worked well as a framework once initial </w:t>
        </w:r>
      </w:ins>
      <w:ins w:id="1922" w:author="Sarah Thomas" w:date="2014-03-12T17:13:00Z">
        <w:r>
          <w:t xml:space="preserve">configuration </w:t>
        </w:r>
      </w:ins>
      <w:ins w:id="1923" w:author="Sarah Thomas" w:date="2014-03-12T17:04:00Z">
        <w:r>
          <w:t>difficulties were overcome.</w:t>
        </w:r>
      </w:ins>
      <w:ins w:id="1924" w:author="Sarah Thomas" w:date="2014-03-12T17:35:00Z">
        <w:r w:rsidR="002D6231">
          <w:t xml:space="preserve"> The </w:t>
        </w:r>
      </w:ins>
      <w:ins w:id="1925" w:author="Sarah Thomas" w:date="2014-03-12T17:36:00Z">
        <w:r w:rsidR="002D6231">
          <w:t xml:space="preserve">Eloquent </w:t>
        </w:r>
      </w:ins>
      <w:ins w:id="1926" w:author="Sarah Thomas" w:date="2014-03-12T17:35:00Z">
        <w:r w:rsidR="002D6231">
          <w:t xml:space="preserve">ORM </w:t>
        </w:r>
      </w:ins>
      <w:ins w:id="1927" w:author="Sarah Thomas" w:date="2014-03-12T17:36:00Z">
        <w:r w:rsidR="002D6231">
          <w:t xml:space="preserve">worked very well, reducing the effort required to interact with the database. </w:t>
        </w:r>
        <w:proofErr w:type="spellStart"/>
        <w:r w:rsidR="002D6231">
          <w:t>Laravel</w:t>
        </w:r>
      </w:ins>
      <w:ins w:id="1928" w:author="Sarah Thomas" w:date="2014-03-12T17:37:00Z">
        <w:r w:rsidR="002D6231">
          <w:t>’s</w:t>
        </w:r>
        <w:proofErr w:type="spellEnd"/>
        <w:r w:rsidR="002D6231">
          <w:t xml:space="preserve">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1929" w:author="Sarah Thomas" w:date="2014-03-12T17:06:00Z"/>
        </w:rPr>
        <w:pPrChange w:id="1930" w:author="Sarah Thomas" w:date="2014-03-03T14:20:00Z">
          <w:pPr>
            <w:widowControl w:val="0"/>
            <w:autoSpaceDE w:val="0"/>
            <w:autoSpaceDN w:val="0"/>
            <w:adjustRightInd w:val="0"/>
          </w:pPr>
        </w:pPrChange>
      </w:pPr>
      <w:bookmarkStart w:id="1931" w:name="_Toc256496018"/>
      <w:ins w:id="1932" w:author="Sarah Thomas" w:date="2014-03-03T14:19:00Z">
        <w:r>
          <w:t>Shortcomings</w:t>
        </w:r>
      </w:ins>
      <w:bookmarkEnd w:id="1931"/>
    </w:p>
    <w:p w14:paraId="7E879E34" w14:textId="33CD27CE" w:rsidR="00104D1F" w:rsidRDefault="00104D1F">
      <w:pPr>
        <w:pStyle w:val="Heading3"/>
        <w:rPr>
          <w:ins w:id="1933" w:author="Sarah Thomas" w:date="2014-03-12T17:06:00Z"/>
        </w:rPr>
        <w:pPrChange w:id="1934" w:author="Sarah Thomas" w:date="2014-03-12T17:56:00Z">
          <w:pPr>
            <w:widowControl w:val="0"/>
            <w:autoSpaceDE w:val="0"/>
            <w:autoSpaceDN w:val="0"/>
            <w:adjustRightInd w:val="0"/>
          </w:pPr>
        </w:pPrChange>
      </w:pPr>
      <w:bookmarkStart w:id="1935" w:name="_Toc256496019"/>
      <w:ins w:id="1936" w:author="Sarah Thomas" w:date="2014-03-12T17:06:00Z">
        <w:r>
          <w:t>Teamwork</w:t>
        </w:r>
        <w:bookmarkEnd w:id="1935"/>
      </w:ins>
    </w:p>
    <w:p w14:paraId="607CC780" w14:textId="2DFE6626" w:rsidR="00104D1F" w:rsidRPr="00104D1F" w:rsidRDefault="00104D1F">
      <w:pPr>
        <w:rPr>
          <w:ins w:id="1937" w:author="Sarah Thomas" w:date="2014-03-12T17:05:00Z"/>
        </w:rPr>
        <w:pPrChange w:id="1938" w:author="Sarah Thomas" w:date="2014-03-12T17:06:00Z">
          <w:pPr>
            <w:widowControl w:val="0"/>
            <w:autoSpaceDE w:val="0"/>
            <w:autoSpaceDN w:val="0"/>
            <w:adjustRightInd w:val="0"/>
          </w:pPr>
        </w:pPrChange>
      </w:pPr>
      <w:ins w:id="1939" w:author="Sarah Thomas" w:date="2014-03-12T17:07:00Z">
        <w:r>
          <w:t>No issues. I think everyone enjoyed being on the team.</w:t>
        </w:r>
      </w:ins>
    </w:p>
    <w:p w14:paraId="69869391" w14:textId="06EE825A" w:rsidR="00104D1F" w:rsidRDefault="00104D1F">
      <w:pPr>
        <w:pStyle w:val="Heading3"/>
        <w:rPr>
          <w:ins w:id="1940" w:author="Sarah Thomas" w:date="2014-03-12T17:07:00Z"/>
        </w:rPr>
        <w:pPrChange w:id="1941" w:author="Sarah Thomas" w:date="2014-03-12T17:56:00Z">
          <w:pPr>
            <w:widowControl w:val="0"/>
            <w:autoSpaceDE w:val="0"/>
            <w:autoSpaceDN w:val="0"/>
            <w:adjustRightInd w:val="0"/>
          </w:pPr>
        </w:pPrChange>
      </w:pPr>
      <w:bookmarkStart w:id="1942" w:name="_Toc256496020"/>
      <w:ins w:id="1943" w:author="Sarah Thomas" w:date="2014-03-12T17:11:00Z">
        <w:r>
          <w:t xml:space="preserve">Project </w:t>
        </w:r>
      </w:ins>
      <w:ins w:id="1944" w:author="Sarah Thomas" w:date="2014-03-12T17:05:00Z">
        <w:r>
          <w:t>Management</w:t>
        </w:r>
      </w:ins>
      <w:bookmarkEnd w:id="1942"/>
    </w:p>
    <w:p w14:paraId="7CFD9F10" w14:textId="12A102F3" w:rsidR="00104D1F" w:rsidRDefault="00104D1F">
      <w:pPr>
        <w:pStyle w:val="BodyText"/>
        <w:rPr>
          <w:ins w:id="1945" w:author="Sarah Thomas" w:date="2014-03-12T17:32:00Z"/>
        </w:rPr>
        <w:pPrChange w:id="1946" w:author="Sarah Thomas" w:date="2014-03-12T17:15:00Z">
          <w:pPr>
            <w:widowControl w:val="0"/>
            <w:autoSpaceDE w:val="0"/>
            <w:autoSpaceDN w:val="0"/>
            <w:adjustRightInd w:val="0"/>
          </w:pPr>
        </w:pPrChange>
      </w:pPr>
      <w:ins w:id="1947" w:author="Sarah Thomas" w:date="2014-03-12T17:08:00Z">
        <w:r>
          <w:t xml:space="preserve">There were </w:t>
        </w:r>
      </w:ins>
      <w:ins w:id="1948" w:author="Sarah Thomas" w:date="2014-03-12T17:07:00Z">
        <w:r>
          <w:t>some issues with time management</w:t>
        </w:r>
      </w:ins>
      <w:ins w:id="1949" w:author="Sarah Thomas" w:date="2014-03-12T17:08:00Z">
        <w:r>
          <w:t xml:space="preserve">, we did not keep up with the Gantt Chart </w:t>
        </w:r>
      </w:ins>
      <w:ins w:id="1950" w:author="Sarah Thomas" w:date="2014-03-12T17:20:00Z">
        <w:r w:rsidR="007D6E1E">
          <w:rPr>
            <w:highlight w:val="lightGray"/>
          </w:rPr>
          <w:fldChar w:fldCharType="begin" w:fldLock="1"/>
        </w:r>
      </w:ins>
      <w:r w:rsidR="00316E27">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7D6E1E">
        <w:rPr>
          <w:highlight w:val="lightGray"/>
        </w:rPr>
        <w:fldChar w:fldCharType="separate"/>
      </w:r>
      <w:r w:rsidR="00316E27" w:rsidRPr="00316E27">
        <w:rPr>
          <w:noProof/>
          <w:highlight w:val="lightGray"/>
        </w:rPr>
        <w:t>[2]</w:t>
      </w:r>
      <w:ins w:id="1951" w:author="Sarah Thomas" w:date="2014-03-12T17:20:00Z">
        <w:r w:rsidR="007D6E1E">
          <w:rPr>
            <w:highlight w:val="lightGray"/>
          </w:rPr>
          <w:fldChar w:fldCharType="end"/>
        </w:r>
      </w:ins>
      <w:ins w:id="1952" w:author="Sarah Thomas" w:date="2014-03-12T17:07:00Z">
        <w:r>
          <w:t>. It was difficult to complete everything for this project</w:t>
        </w:r>
      </w:ins>
      <w:ins w:id="1953" w:author="Sarah Thomas" w:date="2014-03-12T17:10:00Z">
        <w:r>
          <w:t xml:space="preserve"> within the time frame</w:t>
        </w:r>
      </w:ins>
      <w:ins w:id="1954" w:author="Sarah Thomas" w:date="2014-03-12T17:07:00Z">
        <w:r>
          <w:t xml:space="preserve">. The </w:t>
        </w:r>
      </w:ins>
      <w:ins w:id="1955" w:author="Sarah Thomas" w:date="2014-03-12T17:09:00Z">
        <w:r>
          <w:t xml:space="preserve">project </w:t>
        </w:r>
      </w:ins>
      <w:ins w:id="1956" w:author="Sarah Thomas" w:date="2014-03-12T17:07:00Z">
        <w:r>
          <w:t xml:space="preserve">scope </w:t>
        </w:r>
      </w:ins>
      <w:ins w:id="1957" w:author="Sarah Thomas" w:date="2014-03-12T17:09:00Z">
        <w:r>
          <w:t xml:space="preserve">was quite broad so we think our achievements </w:t>
        </w:r>
      </w:ins>
      <w:ins w:id="1958" w:author="Sarah Thomas" w:date="2014-03-12T17:07:00Z">
        <w:r>
          <w:t xml:space="preserve">are </w:t>
        </w:r>
      </w:ins>
      <w:ins w:id="1959" w:author="Sarah Thomas" w:date="2014-03-12T17:09:00Z">
        <w:r>
          <w:t xml:space="preserve">still </w:t>
        </w:r>
      </w:ins>
      <w:ins w:id="1960" w:author="Sarah Thomas" w:date="2014-03-12T17:07:00Z">
        <w:r>
          <w:t>good</w:t>
        </w:r>
      </w:ins>
      <w:ins w:id="1961" w:author="Sarah Thomas" w:date="2014-03-12T17:10:00Z">
        <w:r>
          <w:t xml:space="preserve">. </w:t>
        </w:r>
      </w:ins>
    </w:p>
    <w:p w14:paraId="276442F8" w14:textId="12712412" w:rsidR="00654C0F" w:rsidRDefault="00654C0F">
      <w:pPr>
        <w:pStyle w:val="BodyText"/>
        <w:rPr>
          <w:ins w:id="1962" w:author="Sarah Thomas" w:date="2014-03-12T17:12:00Z"/>
        </w:rPr>
        <w:pPrChange w:id="1963" w:author="Sarah Thomas" w:date="2014-03-12T17:15:00Z">
          <w:pPr>
            <w:widowControl w:val="0"/>
            <w:autoSpaceDE w:val="0"/>
            <w:autoSpaceDN w:val="0"/>
            <w:adjustRightInd w:val="0"/>
          </w:pPr>
        </w:pPrChange>
      </w:pPr>
      <w:ins w:id="1964" w:author="Sarah Thomas" w:date="2014-03-12T17:32:00Z">
        <w:r>
          <w:t xml:space="preserve">We initially intended to have each team member </w:t>
        </w:r>
      </w:ins>
      <w:ins w:id="1965" w:author="Sarah Thomas" w:date="2014-03-12T17:34:00Z">
        <w:r w:rsidR="002D6231">
          <w:t>construct</w:t>
        </w:r>
      </w:ins>
      <w:ins w:id="1966" w:author="Sarah Thomas" w:date="2014-03-12T17:32:00Z">
        <w:r>
          <w:t xml:space="preserve"> a few pages of the site each. However, as time progressed it seemed more efficient to </w:t>
        </w:r>
      </w:ins>
      <w:ins w:id="1967" w:author="Sarah Thomas" w:date="2014-03-12T17:33:00Z">
        <w:r>
          <w:t>break</w:t>
        </w:r>
      </w:ins>
      <w:ins w:id="1968" w:author="Sarah Thomas" w:date="2014-03-12T17:32:00Z">
        <w:r>
          <w:t xml:space="preserve"> down tasks</w:t>
        </w:r>
      </w:ins>
      <w:ins w:id="1969" w:author="Sarah Thomas" w:date="2014-03-12T17:33:00Z">
        <w:r>
          <w:t xml:space="preserve"> so </w:t>
        </w:r>
      </w:ins>
      <w:ins w:id="1970"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1971" w:author="Sarah Thomas" w:date="2014-03-12T17:12:00Z"/>
        </w:rPr>
        <w:pPrChange w:id="1972" w:author="Sarah Thomas" w:date="2014-03-12T17:56:00Z">
          <w:pPr>
            <w:widowControl w:val="0"/>
            <w:autoSpaceDE w:val="0"/>
            <w:autoSpaceDN w:val="0"/>
            <w:adjustRightInd w:val="0"/>
          </w:pPr>
        </w:pPrChange>
      </w:pPr>
      <w:bookmarkStart w:id="1973" w:name="_Toc256496021"/>
      <w:ins w:id="1974" w:author="Sarah Thomas" w:date="2014-03-12T17:12:00Z">
        <w:r>
          <w:t>Tools</w:t>
        </w:r>
        <w:bookmarkEnd w:id="1973"/>
      </w:ins>
    </w:p>
    <w:p w14:paraId="701895BA" w14:textId="75BC86B1" w:rsidR="00104D1F" w:rsidRPr="00104D1F" w:rsidRDefault="00104D1F">
      <w:pPr>
        <w:pStyle w:val="BodyText"/>
        <w:rPr>
          <w:ins w:id="1975" w:author="Sarah Thomas" w:date="2014-03-12T17:11:00Z"/>
        </w:rPr>
        <w:pPrChange w:id="1976" w:author="Sarah Thomas" w:date="2014-03-12T17:15:00Z">
          <w:pPr>
            <w:widowControl w:val="0"/>
            <w:autoSpaceDE w:val="0"/>
            <w:autoSpaceDN w:val="0"/>
            <w:adjustRightInd w:val="0"/>
          </w:pPr>
        </w:pPrChange>
      </w:pPr>
      <w:ins w:id="1977" w:author="Sarah Thomas" w:date="2014-03-12T17:13:00Z">
        <w:r>
          <w:t xml:space="preserve">Laravel was quite difficult to install and required some changes to the server environment. It was difficult to provide a consistent environment </w:t>
        </w:r>
      </w:ins>
      <w:ins w:id="1978" w:author="Sarah Thomas" w:date="2014-03-12T17:14:00Z">
        <w:r w:rsidR="007D6E1E">
          <w:t>across all the development machines, which led to some problems with code working on some machines but not others.</w:t>
        </w:r>
      </w:ins>
      <w:ins w:id="1979" w:author="Sarah Thomas" w:date="2014-03-12T17:15:00Z">
        <w:r w:rsidR="007D6E1E">
          <w:t xml:space="preserve"> </w:t>
        </w:r>
      </w:ins>
      <w:ins w:id="1980" w:author="Sarah Thomas" w:date="2014-03-12T17:14:00Z">
        <w:r w:rsidR="007D6E1E">
          <w:t xml:space="preserve">We managed to </w:t>
        </w:r>
      </w:ins>
      <w:ins w:id="1981" w:author="Sarah Thomas" w:date="2014-03-12T17:15:00Z">
        <w:r w:rsidR="007D6E1E">
          <w:t xml:space="preserve">mitigate most of these problems by helping each other at group meetings and sharing settings and information on </w:t>
        </w:r>
        <w:proofErr w:type="spellStart"/>
        <w:r w:rsidR="007D6E1E">
          <w:t>Trello</w:t>
        </w:r>
        <w:proofErr w:type="spellEnd"/>
        <w:r w:rsidR="007D6E1E">
          <w:t>.</w:t>
        </w:r>
      </w:ins>
    </w:p>
    <w:p w14:paraId="568A04F4" w14:textId="28CC2306" w:rsidR="00246E0B" w:rsidRPr="00812194" w:rsidRDefault="00246E0B">
      <w:pPr>
        <w:pStyle w:val="Heading2"/>
        <w:rPr>
          <w:ins w:id="1982" w:author="Sarah Thomas" w:date="2014-03-03T14:10:00Z"/>
        </w:rPr>
        <w:pPrChange w:id="1983" w:author="Sarah Thomas" w:date="2014-03-12T17:11:00Z">
          <w:pPr>
            <w:widowControl w:val="0"/>
            <w:autoSpaceDE w:val="0"/>
            <w:autoSpaceDN w:val="0"/>
            <w:adjustRightInd w:val="0"/>
          </w:pPr>
        </w:pPrChange>
      </w:pPr>
      <w:bookmarkStart w:id="1984" w:name="_Toc256496022"/>
      <w:ins w:id="1985" w:author="Sarah Thomas" w:date="2014-03-03T14:20:00Z">
        <w:r>
          <w:t>Possible Extensions</w:t>
        </w:r>
      </w:ins>
      <w:bookmarkEnd w:id="1984"/>
    </w:p>
    <w:p w14:paraId="163C22A0" w14:textId="42D47FCB" w:rsidR="00BB1C8A" w:rsidRDefault="007D6E1E">
      <w:pPr>
        <w:pStyle w:val="BodyText"/>
        <w:rPr>
          <w:ins w:id="1986" w:author="Sarah Thomas" w:date="2014-03-12T17:28:00Z"/>
        </w:rPr>
      </w:pPr>
      <w:ins w:id="1987" w:author="Sarah Thomas" w:date="2014-03-12T17:23:00Z">
        <w:r w:rsidRPr="00BB1C8A">
          <w:t xml:space="preserve">Extensions </w:t>
        </w:r>
      </w:ins>
      <w:ins w:id="1988" w:author="Sarah Thomas" w:date="2014-03-15T09:10:00Z">
        <w:r w:rsidR="000A6841">
          <w:t>could</w:t>
        </w:r>
      </w:ins>
      <w:ins w:id="1989" w:author="Sarah Thomas" w:date="2014-03-12T17:23:00Z">
        <w:r w:rsidRPr="00BB1C8A">
          <w:t xml:space="preserve"> include implement</w:t>
        </w:r>
      </w:ins>
      <w:ins w:id="1990" w:author="Sarah Thomas" w:date="2014-03-15T09:10:00Z">
        <w:r w:rsidR="000A6841">
          <w:t>ing</w:t>
        </w:r>
      </w:ins>
      <w:ins w:id="1991" w:author="Sarah Thomas" w:date="2014-03-12T17:23:00Z">
        <w:r w:rsidRPr="00BB1C8A">
          <w:t xml:space="preserve"> a team area and administrator control </w:t>
        </w:r>
      </w:ins>
      <w:ins w:id="1992" w:author="Sarah Thomas" w:date="2014-03-12T17:24:00Z">
        <w:r w:rsidRPr="00BB1C8A">
          <w:t>panel</w:t>
        </w:r>
      </w:ins>
      <w:ins w:id="1993" w:author="Sarah Thomas" w:date="2014-03-12T17:23:00Z">
        <w:r w:rsidRPr="00BB1C8A">
          <w:t xml:space="preserve">. </w:t>
        </w:r>
      </w:ins>
      <w:ins w:id="1994" w:author="Sarah Thomas" w:date="2014-03-12T17:24:00Z">
        <w:r w:rsidR="00BB1C8A" w:rsidRPr="00BB1C8A">
          <w:t xml:space="preserve">This corresponds to the two user cases we did not complete </w:t>
        </w:r>
        <w:proofErr w:type="spellStart"/>
        <w:r w:rsidR="00BB1C8A" w:rsidRPr="00BB1C8A">
          <w:t>ie</w:t>
        </w:r>
        <w:proofErr w:type="spellEnd"/>
        <w:r w:rsidR="00BB1C8A" w:rsidRPr="00BB1C8A">
          <w:t xml:space="preserve">. </w:t>
        </w:r>
      </w:ins>
      <w:proofErr w:type="gramStart"/>
      <w:ins w:id="1995" w:author="Sarah Thomas" w:date="2014-03-12T17:25:00Z">
        <w:r w:rsidR="00BB1C8A" w:rsidRPr="00BB1C8A">
          <w:rPr>
            <w:i/>
            <w:rPrChange w:id="1996" w:author="Sarah Thomas" w:date="2014-03-12T17:26:00Z">
              <w:rPr>
                <w:b/>
              </w:rPr>
            </w:rPrChange>
          </w:rPr>
          <w:t>Site administrator</w:t>
        </w:r>
        <w:r w:rsidR="00BB1C8A" w:rsidRPr="00BB1C8A">
          <w:t xml:space="preserve"> and </w:t>
        </w:r>
      </w:ins>
      <w:ins w:id="1997" w:author="Sarah Thomas" w:date="2014-03-12T17:26:00Z">
        <w:r w:rsidR="00BB1C8A" w:rsidRPr="00BB1C8A">
          <w:rPr>
            <w:i/>
            <w:rPrChange w:id="1998" w:author="Sarah Thomas" w:date="2014-03-12T17:27:00Z">
              <w:rPr/>
            </w:rPrChange>
          </w:rPr>
          <w:t>Enter Private Team Area</w:t>
        </w:r>
        <w:r w:rsidR="00BB1C8A">
          <w:t>.</w:t>
        </w:r>
        <w:proofErr w:type="gramEnd"/>
        <w:r w:rsidR="00BB1C8A">
          <w:t xml:space="preserve"> </w:t>
        </w:r>
      </w:ins>
      <w:ins w:id="1999"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2000" w:author="Sarah Thomas" w:date="2014-03-12T17:56:00Z"/>
        </w:rPr>
      </w:pPr>
      <w:ins w:id="2001" w:author="Sarah Thomas" w:date="2014-03-12T17:28:00Z">
        <w:r>
          <w:t>The integration with social websites could be improved.</w:t>
        </w:r>
      </w:ins>
    </w:p>
    <w:p w14:paraId="55E1002E" w14:textId="33D0DB53" w:rsidR="002A0C21" w:rsidRPr="00BB1C8A" w:rsidRDefault="002A0C21">
      <w:pPr>
        <w:pStyle w:val="BodyText"/>
        <w:rPr>
          <w:ins w:id="2002" w:author="Sarah Thomas" w:date="2014-03-12T17:24:00Z"/>
          <w:highlight w:val="yellow"/>
          <w:rPrChange w:id="2003" w:author="Sarah Thomas" w:date="2014-03-12T17:26:00Z">
            <w:rPr>
              <w:ins w:id="2004" w:author="Sarah Thomas" w:date="2014-03-12T17:24:00Z"/>
              <w:b/>
            </w:rPr>
          </w:rPrChange>
        </w:rPr>
      </w:pPr>
      <w:ins w:id="2005"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2006" w:author="Sarah Thomas" w:date="2014-03-03T14:08:00Z"/>
        </w:rPr>
      </w:pPr>
      <w:del w:id="2007" w:author="Sarah Thomas" w:date="2014-03-03T14:08:00Z">
        <w:r w:rsidDel="00F15707">
          <w:delText>Requirements Specification</w:delText>
        </w:r>
        <w:bookmarkEnd w:id="1355"/>
        <w:bookmarkEnd w:id="1356"/>
      </w:del>
    </w:p>
    <w:p w14:paraId="74D02C03" w14:textId="2CD17A98" w:rsidR="009F5868" w:rsidRPr="00853B72" w:rsidDel="00F15707" w:rsidRDefault="009F5868" w:rsidP="009F5868">
      <w:pPr>
        <w:pStyle w:val="Heading2"/>
        <w:rPr>
          <w:del w:id="2008" w:author="Sarah Thomas" w:date="2014-03-03T14:10:00Z"/>
        </w:rPr>
      </w:pPr>
      <w:bookmarkStart w:id="2009" w:name="_Toc253043794"/>
      <w:del w:id="2010"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2009"/>
      </w:del>
    </w:p>
    <w:p w14:paraId="526B700E" w14:textId="3D164F09" w:rsidR="00E90EA3" w:rsidRPr="009A001B" w:rsidDel="00F15707" w:rsidRDefault="00853B72" w:rsidP="009A001B">
      <w:pPr>
        <w:pStyle w:val="BodyText"/>
        <w:rPr>
          <w:del w:id="2011" w:author="Sarah Thomas" w:date="2014-03-03T14:10:00Z"/>
        </w:rPr>
      </w:pPr>
      <w:del w:id="2012"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2013" w:author="Sarah Thomas" w:date="2014-03-03T14:10:00Z"/>
        </w:rPr>
      </w:pPr>
      <w:del w:id="2014"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2015" w:author="Sarah Thomas" w:date="2014-03-03T14:10:00Z"/>
        </w:rPr>
      </w:pPr>
      <w:del w:id="2016"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2017" w:author="Sarah Thomas" w:date="2014-03-03T14:10:00Z"/>
        </w:rPr>
      </w:pPr>
      <w:del w:id="2018"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2019" w:author="Sarah Thomas" w:date="2014-03-03T14:10:00Z"/>
        </w:rPr>
      </w:pPr>
      <w:del w:id="2020" w:author="Sarah Thomas" w:date="2014-03-03T14:10:00Z">
        <w:r w:rsidDel="00F15707">
          <w:delText>Development Model</w:delText>
        </w:r>
      </w:del>
    </w:p>
    <w:p w14:paraId="10CBFD48" w14:textId="7690CA0C" w:rsidR="006624A6" w:rsidRPr="006624A6" w:rsidDel="00F15707" w:rsidRDefault="006624A6" w:rsidP="00B70B99">
      <w:pPr>
        <w:pStyle w:val="BodyText"/>
        <w:rPr>
          <w:del w:id="2021" w:author="Sarah Thomas" w:date="2014-03-03T14:10:00Z"/>
        </w:rPr>
      </w:pPr>
      <w:del w:id="2022"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2023" w:author="Sarah Thomas" w:date="2014-03-03T14:10:00Z"/>
        </w:rPr>
      </w:pPr>
      <w:bookmarkStart w:id="2024" w:name="_Toc253043795"/>
      <w:del w:id="2025" w:author="Sarah Thomas" w:date="2014-03-03T14:10:00Z">
        <w:r w:rsidDel="00F15707">
          <w:delText>Use Cases</w:delText>
        </w:r>
        <w:bookmarkEnd w:id="2024"/>
      </w:del>
    </w:p>
    <w:p w14:paraId="26CCB567" w14:textId="78052880" w:rsidR="00E90EA3" w:rsidDel="00F15707" w:rsidRDefault="00E90EA3" w:rsidP="00920ECE">
      <w:pPr>
        <w:pStyle w:val="Heading3"/>
        <w:rPr>
          <w:del w:id="2026" w:author="Sarah Thomas" w:date="2014-03-03T14:10:00Z"/>
        </w:rPr>
      </w:pPr>
      <w:bookmarkStart w:id="2027" w:name="_Toc253043796"/>
      <w:del w:id="2028" w:author="Sarah Thomas" w:date="2014-03-03T14:10:00Z">
        <w:r w:rsidRPr="00E90EA3" w:rsidDel="00F15707">
          <w:delText>Actor</w:delText>
        </w:r>
        <w:r w:rsidR="00FC0432" w:rsidDel="00F15707">
          <w:delText xml:space="preserve"> Definitions</w:delText>
        </w:r>
        <w:r w:rsidDel="00F15707">
          <w:delText>:</w:delText>
        </w:r>
        <w:bookmarkEnd w:id="2027"/>
      </w:del>
    </w:p>
    <w:p w14:paraId="3334A6AB" w14:textId="5A9F0E53" w:rsidR="00FC0432" w:rsidDel="00F15707" w:rsidRDefault="00FC0432" w:rsidP="008D0C79">
      <w:pPr>
        <w:pStyle w:val="BodyText"/>
        <w:rPr>
          <w:del w:id="2029" w:author="Sarah Thomas" w:date="2014-03-03T14:10:00Z"/>
        </w:rPr>
      </w:pPr>
      <w:del w:id="2030"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2031" w:author="Sarah Thomas" w:date="2014-03-03T14:10:00Z"/>
        </w:rPr>
      </w:pPr>
      <w:del w:id="2032"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2033" w:author="Sarah Thomas" w:date="2014-03-03T14:10:00Z"/>
        </w:rPr>
      </w:pPr>
      <w:del w:id="2034"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2035" w:author="Sarah Thomas" w:date="2014-03-03T14:10:00Z"/>
        </w:rPr>
      </w:pPr>
      <w:del w:id="2036"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2037" w:author="Sarah Thomas" w:date="2014-03-03T14:10:00Z"/>
        </w:rPr>
      </w:pPr>
      <w:del w:id="2038"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2039" w:author="Sarah Thomas" w:date="2014-03-03T14:10:00Z"/>
        </w:rPr>
      </w:pPr>
      <w:del w:id="2040" w:author="Sarah Thomas" w:date="2014-03-03T14:10:00Z">
        <w:r w:rsidDel="00F15707">
          <w:br w:type="page"/>
        </w:r>
      </w:del>
    </w:p>
    <w:p w14:paraId="629CC9E7" w14:textId="16F0DC93" w:rsidR="000D536B" w:rsidDel="00F15707" w:rsidRDefault="000D536B" w:rsidP="008D0C79">
      <w:pPr>
        <w:pStyle w:val="BodyText"/>
        <w:rPr>
          <w:del w:id="2041" w:author="Sarah Thomas" w:date="2014-03-03T14:10:00Z"/>
        </w:rPr>
      </w:pPr>
    </w:p>
    <w:p w14:paraId="183E4A24" w14:textId="170DC1A1" w:rsidR="00346141" w:rsidRPr="00346141" w:rsidDel="00F15707" w:rsidRDefault="00920ECE" w:rsidP="00346141">
      <w:pPr>
        <w:pStyle w:val="Heading3"/>
        <w:rPr>
          <w:del w:id="2042" w:author="Sarah Thomas" w:date="2014-03-03T14:10:00Z"/>
        </w:rPr>
      </w:pPr>
      <w:bookmarkStart w:id="2043" w:name="_Toc253043797"/>
      <w:del w:id="2044" w:author="Sarah Thomas" w:date="2014-03-03T14:10:00Z">
        <w:r w:rsidDel="00F15707">
          <w:delText>Use Case Diagram</w:delText>
        </w:r>
        <w:bookmarkEnd w:id="2043"/>
      </w:del>
    </w:p>
    <w:p w14:paraId="34BB3BDB" w14:textId="631ECB95" w:rsidR="00920ECE" w:rsidDel="00F15707" w:rsidRDefault="00920ECE" w:rsidP="008D0C79">
      <w:pPr>
        <w:pStyle w:val="BodyText"/>
        <w:rPr>
          <w:del w:id="2045" w:author="Sarah Thomas" w:date="2014-03-03T14:10:00Z"/>
        </w:rPr>
      </w:pPr>
      <w:del w:id="2046"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2047" w:author="Sarah Thomas" w:date="2014-03-03T14:10:00Z"/>
        </w:rPr>
      </w:pPr>
      <w:del w:id="2048" w:author="Sarah Thomas" w:date="2014-03-03T14:10:00Z">
        <w:r w:rsidDel="00F15707">
          <w:rPr>
            <w:rFonts w:ascii="Arial" w:hAnsi="Arial" w:cs="Arial"/>
            <w:noProof/>
            <w:lang w:val="en-US"/>
            <w:rPrChange w:id="2049" w:author="Unknown">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4">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2050" w:author="Sarah Thomas" w:date="2014-03-03T14:10:00Z"/>
        </w:rPr>
      </w:pPr>
      <w:del w:id="2051"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1</w:delText>
        </w:r>
        <w:r w:rsidR="00246E0B" w:rsidDel="00F15707">
          <w:rPr>
            <w:noProof/>
          </w:rPr>
          <w:fldChar w:fldCharType="end"/>
        </w:r>
        <w:r w:rsidDel="00F15707">
          <w:delText xml:space="preserve"> Use Case Diagram</w:delText>
        </w:r>
      </w:del>
    </w:p>
    <w:p w14:paraId="205B7D17" w14:textId="35BD238B" w:rsidR="00B70B99" w:rsidDel="00F15707" w:rsidRDefault="00B70B99" w:rsidP="00B70B99">
      <w:pPr>
        <w:pStyle w:val="BodyText"/>
        <w:rPr>
          <w:del w:id="2052" w:author="Sarah Thomas" w:date="2014-03-03T14:10:00Z"/>
          <w:sz w:val="18"/>
          <w:szCs w:val="18"/>
        </w:rPr>
      </w:pPr>
      <w:del w:id="2053" w:author="Sarah Thomas" w:date="2014-03-03T14:10:00Z">
        <w:r w:rsidDel="00F15707">
          <w:br w:type="page"/>
        </w:r>
      </w:del>
    </w:p>
    <w:p w14:paraId="6FDFF1BF" w14:textId="34095F58" w:rsidR="009F61CA" w:rsidRPr="005C63CB" w:rsidDel="00F15707" w:rsidRDefault="009F61CA" w:rsidP="009F61CA">
      <w:pPr>
        <w:pStyle w:val="Caption"/>
        <w:rPr>
          <w:del w:id="2054" w:author="Sarah Thomas" w:date="2014-03-03T14:10:00Z"/>
          <w:rFonts w:ascii="Arial" w:hAnsi="Arial" w:cs="Arial"/>
        </w:rPr>
      </w:pPr>
    </w:p>
    <w:p w14:paraId="2BF9D7E0" w14:textId="742E8424" w:rsidR="00E44BB3" w:rsidDel="00F15707" w:rsidRDefault="00A5192B" w:rsidP="00A5192B">
      <w:pPr>
        <w:pStyle w:val="Heading3"/>
        <w:rPr>
          <w:del w:id="2055" w:author="Sarah Thomas" w:date="2014-03-03T14:10:00Z"/>
        </w:rPr>
      </w:pPr>
      <w:bookmarkStart w:id="2056" w:name="_Toc253043798"/>
      <w:del w:id="2057" w:author="Sarah Thomas" w:date="2014-03-03T14:10:00Z">
        <w:r w:rsidDel="00F15707">
          <w:delText>Use Case Descriptions</w:delText>
        </w:r>
        <w:bookmarkEnd w:id="2056"/>
      </w:del>
    </w:p>
    <w:p w14:paraId="0948A40B" w14:textId="3790560F" w:rsidR="00BE2DC8" w:rsidRPr="00E70549" w:rsidDel="00F15707" w:rsidRDefault="00BE2DC8" w:rsidP="00BE2DC8">
      <w:pPr>
        <w:spacing w:after="0"/>
        <w:rPr>
          <w:del w:id="2058"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2059" w:author="Sarah Thomas" w:date="2014-03-03T14:10:00Z"/>
        </w:trPr>
        <w:tc>
          <w:tcPr>
            <w:tcW w:w="1710" w:type="dxa"/>
          </w:tcPr>
          <w:p w14:paraId="42C9FBA2" w14:textId="06F9051C" w:rsidR="00BE2DC8" w:rsidRPr="00E70549" w:rsidDel="00F15707" w:rsidRDefault="00BE2DC8" w:rsidP="00C12AC5">
            <w:pPr>
              <w:pStyle w:val="BodyText"/>
              <w:rPr>
                <w:del w:id="2060" w:author="Sarah Thomas" w:date="2014-03-03T14:10:00Z"/>
              </w:rPr>
            </w:pPr>
            <w:del w:id="2061"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2062" w:author="Sarah Thomas" w:date="2014-03-03T14:10:00Z"/>
                <w:b/>
                <w:highlight w:val="lightGray"/>
              </w:rPr>
            </w:pPr>
            <w:del w:id="2063" w:author="Sarah Thomas" w:date="2014-03-03T14:10:00Z">
              <w:r w:rsidRPr="001F3959" w:rsidDel="00F15707">
                <w:rPr>
                  <w:b/>
                </w:rPr>
                <w:delText>New User Registration</w:delText>
              </w:r>
            </w:del>
          </w:p>
        </w:tc>
      </w:tr>
      <w:tr w:rsidR="00BE2DC8" w:rsidRPr="00E70549" w:rsidDel="00F15707" w14:paraId="116F0F58" w14:textId="70630410" w:rsidTr="00BE2DC8">
        <w:trPr>
          <w:del w:id="2064" w:author="Sarah Thomas" w:date="2014-03-03T14:10:00Z"/>
        </w:trPr>
        <w:tc>
          <w:tcPr>
            <w:tcW w:w="1710" w:type="dxa"/>
          </w:tcPr>
          <w:p w14:paraId="3BB79D49" w14:textId="04B2B820" w:rsidR="00BE2DC8" w:rsidRPr="00E70549" w:rsidDel="00F15707" w:rsidRDefault="00BE2DC8" w:rsidP="00C12AC5">
            <w:pPr>
              <w:pStyle w:val="BodyText"/>
              <w:rPr>
                <w:del w:id="2065" w:author="Sarah Thomas" w:date="2014-03-03T14:10:00Z"/>
              </w:rPr>
            </w:pPr>
            <w:del w:id="2066"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2067" w:author="Sarah Thomas" w:date="2014-03-03T14:10:00Z"/>
              </w:rPr>
            </w:pPr>
            <w:del w:id="2068" w:author="Sarah Thomas" w:date="2014-03-03T14:10:00Z">
              <w:r w:rsidRPr="00E70549" w:rsidDel="00F15707">
                <w:delText>Unregistered user</w:delText>
              </w:r>
            </w:del>
          </w:p>
        </w:tc>
      </w:tr>
      <w:tr w:rsidR="00BE2DC8" w:rsidRPr="00E70549" w:rsidDel="00F15707" w14:paraId="020DDD64" w14:textId="7F7463CC" w:rsidTr="00BE2DC8">
        <w:trPr>
          <w:del w:id="2069" w:author="Sarah Thomas" w:date="2014-03-03T14:10:00Z"/>
        </w:trPr>
        <w:tc>
          <w:tcPr>
            <w:tcW w:w="1710" w:type="dxa"/>
          </w:tcPr>
          <w:p w14:paraId="6CAC6641" w14:textId="096DC061" w:rsidR="00BE2DC8" w:rsidRPr="00E70549" w:rsidDel="00F15707" w:rsidRDefault="00BE2DC8" w:rsidP="00C12AC5">
            <w:pPr>
              <w:pStyle w:val="BodyText"/>
              <w:rPr>
                <w:del w:id="2070" w:author="Sarah Thomas" w:date="2014-03-03T14:10:00Z"/>
              </w:rPr>
            </w:pPr>
            <w:del w:id="2071"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2072" w:author="Sarah Thomas" w:date="2014-03-03T14:10:00Z"/>
              </w:rPr>
            </w:pPr>
            <w:del w:id="2073" w:author="Sarah Thomas" w:date="2014-03-03T14:10:00Z">
              <w:r w:rsidRPr="00E70549" w:rsidDel="00F15707">
                <w:delText>The user not have an account in the website.</w:delText>
              </w:r>
            </w:del>
          </w:p>
        </w:tc>
      </w:tr>
      <w:tr w:rsidR="00BE2DC8" w:rsidRPr="00E70549" w:rsidDel="00F15707" w14:paraId="0C4BC9A3" w14:textId="2E1A978C" w:rsidTr="00BE2DC8">
        <w:trPr>
          <w:del w:id="2074" w:author="Sarah Thomas" w:date="2014-03-03T14:10:00Z"/>
        </w:trPr>
        <w:tc>
          <w:tcPr>
            <w:tcW w:w="1710" w:type="dxa"/>
          </w:tcPr>
          <w:p w14:paraId="68F2F67B" w14:textId="4C00AB9B" w:rsidR="00BE2DC8" w:rsidRPr="00E70549" w:rsidDel="00F15707" w:rsidRDefault="00BE2DC8" w:rsidP="00C12AC5">
            <w:pPr>
              <w:pStyle w:val="BodyText"/>
              <w:rPr>
                <w:del w:id="2075" w:author="Sarah Thomas" w:date="2014-03-03T14:10:00Z"/>
              </w:rPr>
            </w:pPr>
            <w:del w:id="2076"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2077" w:author="Sarah Thomas" w:date="2014-03-03T14:10:00Z"/>
              </w:rPr>
            </w:pPr>
            <w:del w:id="2078"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2079" w:author="Sarah Thomas" w:date="2014-03-03T14:10:00Z"/>
              </w:rPr>
            </w:pPr>
            <w:del w:id="2080"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2081" w:author="Sarah Thomas" w:date="2014-03-03T14:10:00Z"/>
        </w:trPr>
        <w:tc>
          <w:tcPr>
            <w:tcW w:w="1710" w:type="dxa"/>
          </w:tcPr>
          <w:p w14:paraId="528338DF" w14:textId="759C21DB" w:rsidR="00BE2DC8" w:rsidRPr="00E70549" w:rsidDel="00F15707" w:rsidRDefault="00BE2DC8" w:rsidP="00C12AC5">
            <w:pPr>
              <w:pStyle w:val="BodyText"/>
              <w:rPr>
                <w:del w:id="2082" w:author="Sarah Thomas" w:date="2014-03-03T14:10:00Z"/>
              </w:rPr>
            </w:pPr>
            <w:del w:id="2083"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2084" w:author="Sarah Thomas" w:date="2014-03-03T14:10:00Z"/>
              </w:rPr>
            </w:pPr>
            <w:del w:id="2085"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2086" w:author="Sarah Thomas" w:date="2014-03-03T14:10:00Z"/>
        </w:trPr>
        <w:tc>
          <w:tcPr>
            <w:tcW w:w="1710" w:type="dxa"/>
          </w:tcPr>
          <w:p w14:paraId="116273F8" w14:textId="3B0A88E2" w:rsidR="00BE2DC8" w:rsidRPr="00E70549" w:rsidDel="00F15707" w:rsidRDefault="00BE2DC8" w:rsidP="00C12AC5">
            <w:pPr>
              <w:pStyle w:val="BodyText"/>
              <w:rPr>
                <w:del w:id="2087" w:author="Sarah Thomas" w:date="2014-03-03T14:10:00Z"/>
              </w:rPr>
            </w:pPr>
            <w:del w:id="2088"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2089" w:author="Sarah Thomas" w:date="2014-03-03T14:10:00Z"/>
              </w:rPr>
            </w:pPr>
            <w:del w:id="2090"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2091" w:author="Sarah Thomas" w:date="2014-03-03T14:10:00Z"/>
              </w:rPr>
            </w:pPr>
            <w:del w:id="2092"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2093" w:author="Sarah Thomas" w:date="2014-03-03T14:10:00Z"/>
              </w:rPr>
            </w:pPr>
            <w:del w:id="2094"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2095" w:author="Sarah Thomas" w:date="2014-03-03T14:10:00Z"/>
              </w:rPr>
            </w:pPr>
            <w:del w:id="2096"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2097" w:author="Sarah Thomas" w:date="2014-03-03T14:10:00Z"/>
              </w:rPr>
            </w:pPr>
            <w:del w:id="2098"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2099" w:author="Sarah Thomas" w:date="2014-03-03T14:10:00Z"/>
              </w:rPr>
            </w:pPr>
            <w:del w:id="2100"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2101" w:author="Sarah Thomas" w:date="2014-03-03T14:10:00Z"/>
              </w:rPr>
            </w:pPr>
            <w:del w:id="2102"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2103" w:author="Sarah Thomas" w:date="2014-03-03T14:10:00Z"/>
              </w:rPr>
            </w:pPr>
            <w:del w:id="2104"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2105"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2106" w:author="Sarah Thomas" w:date="2014-03-03T14:10:00Z"/>
        </w:trPr>
        <w:tc>
          <w:tcPr>
            <w:tcW w:w="1710" w:type="dxa"/>
          </w:tcPr>
          <w:p w14:paraId="539C556A" w14:textId="75C15D2A" w:rsidR="00BE2DC8" w:rsidRPr="00E70549" w:rsidDel="00F15707" w:rsidRDefault="00BE2DC8" w:rsidP="00C12AC5">
            <w:pPr>
              <w:pStyle w:val="BodyText"/>
              <w:rPr>
                <w:del w:id="2107" w:author="Sarah Thomas" w:date="2014-03-03T14:10:00Z"/>
              </w:rPr>
            </w:pPr>
            <w:del w:id="2108"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2109" w:author="Sarah Thomas" w:date="2014-03-03T14:10:00Z"/>
                <w:b/>
              </w:rPr>
            </w:pPr>
            <w:del w:id="2110" w:author="Sarah Thomas" w:date="2014-03-03T14:10:00Z">
              <w:r w:rsidRPr="001F3959" w:rsidDel="00F15707">
                <w:rPr>
                  <w:b/>
                </w:rPr>
                <w:delText>Search Public profile</w:delText>
              </w:r>
            </w:del>
          </w:p>
        </w:tc>
      </w:tr>
      <w:tr w:rsidR="00BE2DC8" w:rsidRPr="00E70549" w:rsidDel="00F15707" w14:paraId="69FB0995" w14:textId="0A1BF970" w:rsidTr="00BE2DC8">
        <w:trPr>
          <w:del w:id="2111" w:author="Sarah Thomas" w:date="2014-03-03T14:10:00Z"/>
        </w:trPr>
        <w:tc>
          <w:tcPr>
            <w:tcW w:w="1710" w:type="dxa"/>
          </w:tcPr>
          <w:p w14:paraId="75097A1D" w14:textId="7B7026A1" w:rsidR="00BE2DC8" w:rsidRPr="00E70549" w:rsidDel="00F15707" w:rsidRDefault="00BE2DC8" w:rsidP="00C12AC5">
            <w:pPr>
              <w:pStyle w:val="BodyText"/>
              <w:rPr>
                <w:del w:id="2112" w:author="Sarah Thomas" w:date="2014-03-03T14:10:00Z"/>
              </w:rPr>
            </w:pPr>
            <w:del w:id="2113"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2114" w:author="Sarah Thomas" w:date="2014-03-03T14:10:00Z"/>
              </w:rPr>
            </w:pPr>
            <w:del w:id="2115" w:author="Sarah Thomas" w:date="2014-03-03T14:10:00Z">
              <w:r w:rsidDel="00F15707">
                <w:delText>All users</w:delText>
              </w:r>
            </w:del>
          </w:p>
        </w:tc>
      </w:tr>
      <w:tr w:rsidR="00BE2DC8" w:rsidRPr="00E70549" w:rsidDel="00F15707" w14:paraId="141292CC" w14:textId="30B0EE5C" w:rsidTr="00BE2DC8">
        <w:trPr>
          <w:del w:id="2116" w:author="Sarah Thomas" w:date="2014-03-03T14:10:00Z"/>
        </w:trPr>
        <w:tc>
          <w:tcPr>
            <w:tcW w:w="1710" w:type="dxa"/>
          </w:tcPr>
          <w:p w14:paraId="5EAB81E1" w14:textId="30E0423F" w:rsidR="00BE2DC8" w:rsidRPr="00E70549" w:rsidDel="00F15707" w:rsidRDefault="00BE2DC8" w:rsidP="00C12AC5">
            <w:pPr>
              <w:pStyle w:val="BodyText"/>
              <w:rPr>
                <w:del w:id="2117" w:author="Sarah Thomas" w:date="2014-03-03T14:10:00Z"/>
              </w:rPr>
            </w:pPr>
            <w:del w:id="2118"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2119" w:author="Sarah Thomas" w:date="2014-03-03T14:10:00Z"/>
              </w:rPr>
            </w:pPr>
            <w:del w:id="2120"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2121" w:author="Sarah Thomas" w:date="2014-03-03T14:10:00Z"/>
              </w:rPr>
            </w:pPr>
            <w:del w:id="2122"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2123" w:author="Sarah Thomas" w:date="2014-03-03T14:10:00Z"/>
        </w:trPr>
        <w:tc>
          <w:tcPr>
            <w:tcW w:w="1710" w:type="dxa"/>
          </w:tcPr>
          <w:p w14:paraId="27965D99" w14:textId="52E7C469" w:rsidR="00BE2DC8" w:rsidRPr="00E70549" w:rsidDel="00F15707" w:rsidRDefault="00BE2DC8" w:rsidP="00C12AC5">
            <w:pPr>
              <w:pStyle w:val="BodyText"/>
              <w:rPr>
                <w:del w:id="2124" w:author="Sarah Thomas" w:date="2014-03-03T14:10:00Z"/>
              </w:rPr>
            </w:pPr>
            <w:del w:id="2125"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2126" w:author="Sarah Thomas" w:date="2014-03-03T14:10:00Z"/>
              </w:rPr>
            </w:pPr>
            <w:del w:id="2127" w:author="Sarah Thomas" w:date="2014-03-03T14:10:00Z">
              <w:r w:rsidRPr="00E70549" w:rsidDel="00F15707">
                <w:delText>Show the search result.</w:delText>
              </w:r>
            </w:del>
          </w:p>
        </w:tc>
      </w:tr>
      <w:tr w:rsidR="00BE2DC8" w:rsidRPr="00E70549" w:rsidDel="00F15707" w14:paraId="769CAA60" w14:textId="17B61D72" w:rsidTr="00BE2DC8">
        <w:trPr>
          <w:del w:id="2128" w:author="Sarah Thomas" w:date="2014-03-03T14:10:00Z"/>
        </w:trPr>
        <w:tc>
          <w:tcPr>
            <w:tcW w:w="1710" w:type="dxa"/>
          </w:tcPr>
          <w:p w14:paraId="13AA8F73" w14:textId="25AF589F" w:rsidR="00BE2DC8" w:rsidRPr="00E70549" w:rsidDel="00F15707" w:rsidRDefault="00BE2DC8" w:rsidP="00C12AC5">
            <w:pPr>
              <w:pStyle w:val="BodyText"/>
              <w:rPr>
                <w:del w:id="2129" w:author="Sarah Thomas" w:date="2014-03-03T14:10:00Z"/>
              </w:rPr>
            </w:pPr>
            <w:del w:id="2130"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2131" w:author="Sarah Thomas" w:date="2014-03-03T14:10:00Z"/>
              </w:rPr>
            </w:pPr>
            <w:del w:id="2132"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2133" w:author="Sarah Thomas" w:date="2014-03-03T14:10:00Z"/>
        </w:trPr>
        <w:tc>
          <w:tcPr>
            <w:tcW w:w="1710" w:type="dxa"/>
          </w:tcPr>
          <w:p w14:paraId="73410AC6" w14:textId="18ED7D46" w:rsidR="00BE2DC8" w:rsidRPr="00E70549" w:rsidDel="00F15707" w:rsidRDefault="00BE2DC8" w:rsidP="00C12AC5">
            <w:pPr>
              <w:pStyle w:val="BodyText"/>
              <w:rPr>
                <w:del w:id="2134" w:author="Sarah Thomas" w:date="2014-03-03T14:10:00Z"/>
              </w:rPr>
            </w:pPr>
            <w:del w:id="2135"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2136" w:author="Sarah Thomas" w:date="2014-03-03T14:10:00Z"/>
              </w:rPr>
            </w:pPr>
            <w:del w:id="2137"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2138" w:author="Sarah Thomas" w:date="2014-03-03T14:10:00Z"/>
              </w:rPr>
            </w:pPr>
            <w:del w:id="2139"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2140" w:author="Sarah Thomas" w:date="2014-03-03T14:10:00Z"/>
              </w:rPr>
            </w:pPr>
            <w:del w:id="2141"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2142"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2143" w:author="Sarah Thomas" w:date="2014-03-03T14:10:00Z"/>
        </w:trPr>
        <w:tc>
          <w:tcPr>
            <w:tcW w:w="1710" w:type="dxa"/>
          </w:tcPr>
          <w:p w14:paraId="53E42839" w14:textId="44C923C7" w:rsidR="00BE2DC8" w:rsidRPr="00E70549" w:rsidDel="00F15707" w:rsidRDefault="00BE2DC8" w:rsidP="00C12AC5">
            <w:pPr>
              <w:pStyle w:val="BodyText"/>
              <w:rPr>
                <w:del w:id="2144" w:author="Sarah Thomas" w:date="2014-03-03T14:10:00Z"/>
              </w:rPr>
            </w:pPr>
            <w:del w:id="2145"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2146" w:author="Sarah Thomas" w:date="2014-03-03T14:10:00Z"/>
                <w:b/>
                <w:highlight w:val="lightGray"/>
              </w:rPr>
            </w:pPr>
            <w:del w:id="2147" w:author="Sarah Thomas" w:date="2014-03-03T14:10:00Z">
              <w:r w:rsidRPr="001F3959" w:rsidDel="00F15707">
                <w:rPr>
                  <w:b/>
                </w:rPr>
                <w:delText>View Public profile</w:delText>
              </w:r>
            </w:del>
          </w:p>
        </w:tc>
      </w:tr>
      <w:tr w:rsidR="00BE2DC8" w:rsidRPr="00E70549" w:rsidDel="00F15707" w14:paraId="52EF8D4A" w14:textId="502A60B5" w:rsidTr="00BE2DC8">
        <w:trPr>
          <w:del w:id="2148" w:author="Sarah Thomas" w:date="2014-03-03T14:10:00Z"/>
        </w:trPr>
        <w:tc>
          <w:tcPr>
            <w:tcW w:w="1710" w:type="dxa"/>
          </w:tcPr>
          <w:p w14:paraId="25207904" w14:textId="29ABABDD" w:rsidR="00BE2DC8" w:rsidRPr="00E70549" w:rsidDel="00F15707" w:rsidRDefault="00BE2DC8" w:rsidP="00C12AC5">
            <w:pPr>
              <w:pStyle w:val="BodyText"/>
              <w:rPr>
                <w:del w:id="2149" w:author="Sarah Thomas" w:date="2014-03-03T14:10:00Z"/>
              </w:rPr>
            </w:pPr>
            <w:del w:id="2150"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2151" w:author="Sarah Thomas" w:date="2014-03-03T14:10:00Z"/>
              </w:rPr>
            </w:pPr>
            <w:del w:id="2152" w:author="Sarah Thomas" w:date="2014-03-03T14:10:00Z">
              <w:r w:rsidRPr="00E70549" w:rsidDel="00F15707">
                <w:delText>Unregistered user</w:delText>
              </w:r>
            </w:del>
          </w:p>
        </w:tc>
      </w:tr>
      <w:tr w:rsidR="00BE2DC8" w:rsidRPr="00E70549" w:rsidDel="00F15707" w14:paraId="4BC24CD9" w14:textId="05E8129A" w:rsidTr="00BE2DC8">
        <w:trPr>
          <w:del w:id="2153" w:author="Sarah Thomas" w:date="2014-03-03T14:10:00Z"/>
        </w:trPr>
        <w:tc>
          <w:tcPr>
            <w:tcW w:w="1710" w:type="dxa"/>
          </w:tcPr>
          <w:p w14:paraId="4B0C3FAD" w14:textId="40FE16D0" w:rsidR="00BE2DC8" w:rsidRPr="00E70549" w:rsidDel="00F15707" w:rsidRDefault="00BE2DC8" w:rsidP="00C12AC5">
            <w:pPr>
              <w:pStyle w:val="BodyText"/>
              <w:rPr>
                <w:del w:id="2154" w:author="Sarah Thomas" w:date="2014-03-03T14:10:00Z"/>
              </w:rPr>
            </w:pPr>
            <w:del w:id="2155"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2156" w:author="Sarah Thomas" w:date="2014-03-03T14:10:00Z"/>
              </w:rPr>
            </w:pPr>
            <w:del w:id="2157"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2158" w:author="Sarah Thomas" w:date="2014-03-03T14:10:00Z"/>
              </w:rPr>
            </w:pPr>
            <w:del w:id="2159"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2160" w:author="Sarah Thomas" w:date="2014-03-03T14:10:00Z"/>
              </w:rPr>
            </w:pPr>
            <w:del w:id="2161"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2162" w:author="Sarah Thomas" w:date="2014-03-03T14:10:00Z"/>
        </w:trPr>
        <w:tc>
          <w:tcPr>
            <w:tcW w:w="1710" w:type="dxa"/>
          </w:tcPr>
          <w:p w14:paraId="780B04DC" w14:textId="2CE450E2" w:rsidR="00BE2DC8" w:rsidRPr="00E70549" w:rsidDel="00F15707" w:rsidRDefault="00BE2DC8" w:rsidP="00C12AC5">
            <w:pPr>
              <w:pStyle w:val="BodyText"/>
              <w:rPr>
                <w:del w:id="2163" w:author="Sarah Thomas" w:date="2014-03-03T14:10:00Z"/>
              </w:rPr>
            </w:pPr>
            <w:del w:id="2164"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2165" w:author="Sarah Thomas" w:date="2014-03-03T14:10:00Z"/>
              </w:rPr>
            </w:pPr>
            <w:del w:id="2166" w:author="Sarah Thomas" w:date="2014-03-03T14:10:00Z">
              <w:r w:rsidRPr="00E70549" w:rsidDel="00F15707">
                <w:delText>Show the user public profile page</w:delText>
              </w:r>
            </w:del>
          </w:p>
        </w:tc>
      </w:tr>
      <w:tr w:rsidR="00BE2DC8" w:rsidRPr="00E70549" w:rsidDel="00F15707" w14:paraId="197081EC" w14:textId="33F38123" w:rsidTr="00BE2DC8">
        <w:trPr>
          <w:del w:id="2167" w:author="Sarah Thomas" w:date="2014-03-03T14:10:00Z"/>
        </w:trPr>
        <w:tc>
          <w:tcPr>
            <w:tcW w:w="1710" w:type="dxa"/>
          </w:tcPr>
          <w:p w14:paraId="2E8EDC47" w14:textId="2A2785E8" w:rsidR="00BE2DC8" w:rsidRPr="00E70549" w:rsidDel="00F15707" w:rsidRDefault="00BE2DC8" w:rsidP="00C12AC5">
            <w:pPr>
              <w:pStyle w:val="BodyText"/>
              <w:rPr>
                <w:del w:id="2168" w:author="Sarah Thomas" w:date="2014-03-03T14:10:00Z"/>
              </w:rPr>
            </w:pPr>
            <w:del w:id="2169"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2170" w:author="Sarah Thomas" w:date="2014-03-03T14:10:00Z"/>
              </w:rPr>
            </w:pPr>
            <w:del w:id="2171"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2172" w:author="Sarah Thomas" w:date="2014-03-03T14:10:00Z"/>
        </w:trPr>
        <w:tc>
          <w:tcPr>
            <w:tcW w:w="1710" w:type="dxa"/>
          </w:tcPr>
          <w:p w14:paraId="0C3506CA" w14:textId="70B1EEBF" w:rsidR="00BE2DC8" w:rsidRPr="00E70549" w:rsidDel="00F15707" w:rsidRDefault="00BE2DC8" w:rsidP="00C12AC5">
            <w:pPr>
              <w:pStyle w:val="BodyText"/>
              <w:rPr>
                <w:del w:id="2173" w:author="Sarah Thomas" w:date="2014-03-03T14:10:00Z"/>
              </w:rPr>
            </w:pPr>
            <w:del w:id="2174"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2175" w:author="Sarah Thomas" w:date="2014-03-03T14:10:00Z"/>
              </w:rPr>
            </w:pPr>
            <w:del w:id="2176"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2177" w:author="Sarah Thomas" w:date="2014-03-03T14:10:00Z"/>
              </w:rPr>
            </w:pPr>
            <w:del w:id="2178"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2179"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2180" w:author="Sarah Thomas" w:date="2014-03-03T14:10:00Z"/>
        </w:trPr>
        <w:tc>
          <w:tcPr>
            <w:tcW w:w="1710" w:type="dxa"/>
          </w:tcPr>
          <w:p w14:paraId="6B05DE4F" w14:textId="69B5CE6D" w:rsidR="00BE2DC8" w:rsidRPr="00E70549" w:rsidDel="00F15707" w:rsidRDefault="00BE2DC8" w:rsidP="00C12AC5">
            <w:pPr>
              <w:pStyle w:val="BodyText"/>
              <w:rPr>
                <w:del w:id="2181" w:author="Sarah Thomas" w:date="2014-03-03T14:10:00Z"/>
              </w:rPr>
            </w:pPr>
            <w:del w:id="2182"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183" w:author="Sarah Thomas" w:date="2014-03-03T14:10:00Z"/>
                <w:b/>
                <w:highlight w:val="lightGray"/>
              </w:rPr>
            </w:pPr>
            <w:del w:id="2184" w:author="Sarah Thomas" w:date="2014-03-03T14:10:00Z">
              <w:r w:rsidRPr="001F3959" w:rsidDel="00F15707">
                <w:rPr>
                  <w:b/>
                </w:rPr>
                <w:delText>Search ventures</w:delText>
              </w:r>
            </w:del>
          </w:p>
        </w:tc>
      </w:tr>
      <w:tr w:rsidR="00BE2DC8" w:rsidRPr="00E70549" w:rsidDel="00F15707" w14:paraId="639C9B33" w14:textId="3D195517" w:rsidTr="00BE2DC8">
        <w:trPr>
          <w:del w:id="2185" w:author="Sarah Thomas" w:date="2014-03-03T14:10:00Z"/>
        </w:trPr>
        <w:tc>
          <w:tcPr>
            <w:tcW w:w="1710" w:type="dxa"/>
          </w:tcPr>
          <w:p w14:paraId="562171F1" w14:textId="771E83F3" w:rsidR="00BE2DC8" w:rsidRPr="00E70549" w:rsidDel="00F15707" w:rsidRDefault="00BE2DC8" w:rsidP="00C12AC5">
            <w:pPr>
              <w:pStyle w:val="BodyText"/>
              <w:rPr>
                <w:del w:id="2186" w:author="Sarah Thomas" w:date="2014-03-03T14:10:00Z"/>
              </w:rPr>
            </w:pPr>
            <w:del w:id="2187"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188" w:author="Sarah Thomas" w:date="2014-03-03T14:10:00Z"/>
              </w:rPr>
            </w:pPr>
            <w:del w:id="2189" w:author="Sarah Thomas" w:date="2014-03-03T14:10:00Z">
              <w:r w:rsidDel="00F15707">
                <w:delText>Any user</w:delText>
              </w:r>
            </w:del>
          </w:p>
        </w:tc>
      </w:tr>
      <w:tr w:rsidR="00BE2DC8" w:rsidRPr="00E70549" w:rsidDel="00F15707" w14:paraId="2B40DD97" w14:textId="10CC5259" w:rsidTr="00BE2DC8">
        <w:trPr>
          <w:del w:id="2190" w:author="Sarah Thomas" w:date="2014-03-03T14:10:00Z"/>
        </w:trPr>
        <w:tc>
          <w:tcPr>
            <w:tcW w:w="1710" w:type="dxa"/>
          </w:tcPr>
          <w:p w14:paraId="09FAEA98" w14:textId="738DA197" w:rsidR="00BE2DC8" w:rsidRPr="00E70549" w:rsidDel="00F15707" w:rsidRDefault="00BE2DC8" w:rsidP="00C12AC5">
            <w:pPr>
              <w:pStyle w:val="BodyText"/>
              <w:rPr>
                <w:del w:id="2191" w:author="Sarah Thomas" w:date="2014-03-03T14:10:00Z"/>
              </w:rPr>
            </w:pPr>
            <w:del w:id="2192"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193" w:author="Sarah Thomas" w:date="2014-03-03T14:10:00Z"/>
              </w:rPr>
            </w:pPr>
            <w:del w:id="2194"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195" w:author="Sarah Thomas" w:date="2014-03-03T14:10:00Z"/>
              </w:rPr>
            </w:pPr>
            <w:del w:id="2196"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197" w:author="Sarah Thomas" w:date="2014-03-03T14:10:00Z"/>
        </w:trPr>
        <w:tc>
          <w:tcPr>
            <w:tcW w:w="1710" w:type="dxa"/>
          </w:tcPr>
          <w:p w14:paraId="7281C437" w14:textId="09EA527C" w:rsidR="00BE2DC8" w:rsidRPr="00E70549" w:rsidDel="00F15707" w:rsidRDefault="00BE2DC8" w:rsidP="00C12AC5">
            <w:pPr>
              <w:pStyle w:val="BodyText"/>
              <w:rPr>
                <w:del w:id="2198" w:author="Sarah Thomas" w:date="2014-03-03T14:10:00Z"/>
              </w:rPr>
            </w:pPr>
            <w:del w:id="2199"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200" w:author="Sarah Thomas" w:date="2014-03-03T14:10:00Z"/>
              </w:rPr>
            </w:pPr>
            <w:del w:id="2201" w:author="Sarah Thomas" w:date="2014-03-03T14:10:00Z">
              <w:r w:rsidRPr="00E70549" w:rsidDel="00F15707">
                <w:delText>Show the search result.</w:delText>
              </w:r>
            </w:del>
          </w:p>
        </w:tc>
      </w:tr>
      <w:tr w:rsidR="00BE2DC8" w:rsidRPr="00E70549" w:rsidDel="00F15707" w14:paraId="4C8F673B" w14:textId="0570B842" w:rsidTr="00BE2DC8">
        <w:trPr>
          <w:del w:id="2202" w:author="Sarah Thomas" w:date="2014-03-03T14:10:00Z"/>
        </w:trPr>
        <w:tc>
          <w:tcPr>
            <w:tcW w:w="1710" w:type="dxa"/>
          </w:tcPr>
          <w:p w14:paraId="2E682F71" w14:textId="1C057FC7" w:rsidR="00BE2DC8" w:rsidRPr="00E70549" w:rsidDel="00F15707" w:rsidRDefault="00BE2DC8" w:rsidP="00C12AC5">
            <w:pPr>
              <w:pStyle w:val="BodyText"/>
              <w:rPr>
                <w:del w:id="2203" w:author="Sarah Thomas" w:date="2014-03-03T14:10:00Z"/>
              </w:rPr>
            </w:pPr>
            <w:del w:id="2204"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205" w:author="Sarah Thomas" w:date="2014-03-03T14:10:00Z"/>
              </w:rPr>
            </w:pPr>
            <w:del w:id="2206"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207" w:author="Sarah Thomas" w:date="2014-03-03T14:10:00Z"/>
        </w:trPr>
        <w:tc>
          <w:tcPr>
            <w:tcW w:w="1710" w:type="dxa"/>
          </w:tcPr>
          <w:p w14:paraId="34782D5B" w14:textId="1015DDD6" w:rsidR="00BE2DC8" w:rsidRPr="00E70549" w:rsidDel="00F15707" w:rsidRDefault="00BE2DC8" w:rsidP="00C12AC5">
            <w:pPr>
              <w:pStyle w:val="BodyText"/>
              <w:rPr>
                <w:del w:id="2208" w:author="Sarah Thomas" w:date="2014-03-03T14:10:00Z"/>
              </w:rPr>
            </w:pPr>
            <w:del w:id="2209"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210" w:author="Sarah Thomas" w:date="2014-03-03T14:10:00Z"/>
              </w:rPr>
            </w:pPr>
            <w:del w:id="2211"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212" w:author="Sarah Thomas" w:date="2014-03-03T14:10:00Z"/>
              </w:rPr>
            </w:pPr>
            <w:del w:id="2213"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214" w:author="Sarah Thomas" w:date="2014-03-03T14:10:00Z"/>
              </w:rPr>
            </w:pPr>
            <w:del w:id="2215"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216"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217" w:author="Sarah Thomas" w:date="2014-03-03T14:10:00Z"/>
        </w:trPr>
        <w:tc>
          <w:tcPr>
            <w:tcW w:w="1710" w:type="dxa"/>
          </w:tcPr>
          <w:p w14:paraId="617517A4" w14:textId="01B16EE4" w:rsidR="00BE2DC8" w:rsidRPr="00E70549" w:rsidDel="00F15707" w:rsidRDefault="00BE2DC8" w:rsidP="00C12AC5">
            <w:pPr>
              <w:pStyle w:val="BodyText"/>
              <w:rPr>
                <w:del w:id="2218" w:author="Sarah Thomas" w:date="2014-03-03T14:10:00Z"/>
              </w:rPr>
            </w:pPr>
            <w:del w:id="2219"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220" w:author="Sarah Thomas" w:date="2014-03-03T14:10:00Z"/>
                <w:b/>
                <w:highlight w:val="lightGray"/>
              </w:rPr>
            </w:pPr>
            <w:del w:id="2221" w:author="Sarah Thomas" w:date="2014-03-03T14:10:00Z">
              <w:r w:rsidRPr="001F3959" w:rsidDel="00F15707">
                <w:rPr>
                  <w:b/>
                </w:rPr>
                <w:delText>View ventures details</w:delText>
              </w:r>
            </w:del>
          </w:p>
        </w:tc>
      </w:tr>
      <w:tr w:rsidR="00BE2DC8" w:rsidRPr="00E70549" w:rsidDel="00F15707" w14:paraId="63F1C3F2" w14:textId="7F46743C" w:rsidTr="00BE2DC8">
        <w:trPr>
          <w:del w:id="2222" w:author="Sarah Thomas" w:date="2014-03-03T14:10:00Z"/>
        </w:trPr>
        <w:tc>
          <w:tcPr>
            <w:tcW w:w="1710" w:type="dxa"/>
          </w:tcPr>
          <w:p w14:paraId="573C1C23" w14:textId="6FDA010E" w:rsidR="00BE2DC8" w:rsidRPr="00E70549" w:rsidDel="00F15707" w:rsidRDefault="00BE2DC8" w:rsidP="00C12AC5">
            <w:pPr>
              <w:pStyle w:val="BodyText"/>
              <w:rPr>
                <w:del w:id="2223" w:author="Sarah Thomas" w:date="2014-03-03T14:10:00Z"/>
              </w:rPr>
            </w:pPr>
            <w:del w:id="2224"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225" w:author="Sarah Thomas" w:date="2014-03-03T14:10:00Z"/>
              </w:rPr>
            </w:pPr>
            <w:del w:id="2226" w:author="Sarah Thomas" w:date="2014-03-03T14:10:00Z">
              <w:r w:rsidDel="00F15707">
                <w:delText>Any user</w:delText>
              </w:r>
            </w:del>
          </w:p>
        </w:tc>
      </w:tr>
      <w:tr w:rsidR="00BE2DC8" w:rsidRPr="00E70549" w:rsidDel="00F15707" w14:paraId="40B92562" w14:textId="5B78D732" w:rsidTr="00BE2DC8">
        <w:trPr>
          <w:del w:id="2227" w:author="Sarah Thomas" w:date="2014-03-03T14:10:00Z"/>
        </w:trPr>
        <w:tc>
          <w:tcPr>
            <w:tcW w:w="1710" w:type="dxa"/>
          </w:tcPr>
          <w:p w14:paraId="4CF6FE7E" w14:textId="31ED002E" w:rsidR="00BE2DC8" w:rsidRPr="00E70549" w:rsidDel="00F15707" w:rsidRDefault="00BE2DC8" w:rsidP="00C12AC5">
            <w:pPr>
              <w:pStyle w:val="BodyText"/>
              <w:rPr>
                <w:del w:id="2228" w:author="Sarah Thomas" w:date="2014-03-03T14:10:00Z"/>
              </w:rPr>
            </w:pPr>
            <w:del w:id="2229"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230" w:author="Sarah Thomas" w:date="2014-03-03T14:10:00Z"/>
              </w:rPr>
            </w:pPr>
            <w:del w:id="2231"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232" w:author="Sarah Thomas" w:date="2014-03-03T14:10:00Z"/>
              </w:rPr>
            </w:pPr>
            <w:del w:id="2233"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234" w:author="Sarah Thomas" w:date="2014-03-03T14:10:00Z"/>
              </w:rPr>
            </w:pPr>
            <w:del w:id="2235"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236" w:author="Sarah Thomas" w:date="2014-03-03T14:10:00Z"/>
        </w:trPr>
        <w:tc>
          <w:tcPr>
            <w:tcW w:w="1710" w:type="dxa"/>
          </w:tcPr>
          <w:p w14:paraId="19DC0143" w14:textId="69B4ECAB" w:rsidR="00BE2DC8" w:rsidRPr="00E70549" w:rsidDel="00F15707" w:rsidRDefault="00BE2DC8" w:rsidP="00C12AC5">
            <w:pPr>
              <w:pStyle w:val="BodyText"/>
              <w:rPr>
                <w:del w:id="2237" w:author="Sarah Thomas" w:date="2014-03-03T14:10:00Z"/>
              </w:rPr>
            </w:pPr>
            <w:del w:id="2238"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239" w:author="Sarah Thomas" w:date="2014-03-03T14:10:00Z"/>
              </w:rPr>
            </w:pPr>
            <w:del w:id="2240"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241" w:author="Sarah Thomas" w:date="2014-03-03T14:10:00Z"/>
        </w:trPr>
        <w:tc>
          <w:tcPr>
            <w:tcW w:w="1710" w:type="dxa"/>
          </w:tcPr>
          <w:p w14:paraId="1664EA43" w14:textId="615CD691" w:rsidR="00BE2DC8" w:rsidRPr="00E70549" w:rsidDel="00F15707" w:rsidRDefault="00BE2DC8" w:rsidP="00C12AC5">
            <w:pPr>
              <w:pStyle w:val="BodyText"/>
              <w:rPr>
                <w:del w:id="2242" w:author="Sarah Thomas" w:date="2014-03-03T14:10:00Z"/>
              </w:rPr>
            </w:pPr>
            <w:del w:id="2243"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244" w:author="Sarah Thomas" w:date="2014-03-03T14:10:00Z"/>
              </w:rPr>
            </w:pPr>
            <w:del w:id="2245"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246" w:author="Sarah Thomas" w:date="2014-03-03T14:10:00Z"/>
        </w:trPr>
        <w:tc>
          <w:tcPr>
            <w:tcW w:w="1710" w:type="dxa"/>
          </w:tcPr>
          <w:p w14:paraId="56DF9B56" w14:textId="24F27703" w:rsidR="00BE2DC8" w:rsidRPr="00E70549" w:rsidDel="00F15707" w:rsidRDefault="00BE2DC8" w:rsidP="00C12AC5">
            <w:pPr>
              <w:pStyle w:val="BodyText"/>
              <w:rPr>
                <w:del w:id="2247" w:author="Sarah Thomas" w:date="2014-03-03T14:10:00Z"/>
              </w:rPr>
            </w:pPr>
            <w:del w:id="2248"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249" w:author="Sarah Thomas" w:date="2014-03-03T14:10:00Z"/>
              </w:rPr>
            </w:pPr>
            <w:del w:id="2250"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251" w:author="Sarah Thomas" w:date="2014-03-03T14:10:00Z"/>
              </w:rPr>
            </w:pPr>
            <w:del w:id="2252"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253"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254" w:author="Sarah Thomas" w:date="2014-03-03T14:10:00Z"/>
        </w:trPr>
        <w:tc>
          <w:tcPr>
            <w:tcW w:w="1710" w:type="dxa"/>
          </w:tcPr>
          <w:p w14:paraId="3D31B277" w14:textId="2D683383" w:rsidR="00BE2DC8" w:rsidRPr="00CB261A" w:rsidDel="00F15707" w:rsidRDefault="00BE2DC8" w:rsidP="00BE2DC8">
            <w:pPr>
              <w:pStyle w:val="BodyText"/>
              <w:rPr>
                <w:del w:id="2255" w:author="Sarah Thomas" w:date="2014-03-03T14:10:00Z"/>
                <w:color w:val="C00000"/>
              </w:rPr>
            </w:pPr>
            <w:del w:id="2256"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257" w:author="Sarah Thomas" w:date="2014-03-03T14:10:00Z"/>
                <w:b/>
              </w:rPr>
            </w:pPr>
            <w:del w:id="2258" w:author="Sarah Thomas" w:date="2014-03-03T14:10:00Z">
              <w:r w:rsidRPr="001F3959" w:rsidDel="00F15707">
                <w:rPr>
                  <w:b/>
                </w:rPr>
                <w:delText>User login</w:delText>
              </w:r>
            </w:del>
          </w:p>
        </w:tc>
      </w:tr>
      <w:tr w:rsidR="00BE2DC8" w:rsidRPr="00E70549" w:rsidDel="00F15707" w14:paraId="5AF9B194" w14:textId="1F6E73D1" w:rsidTr="00BE2DC8">
        <w:trPr>
          <w:del w:id="2259" w:author="Sarah Thomas" w:date="2014-03-03T14:10:00Z"/>
        </w:trPr>
        <w:tc>
          <w:tcPr>
            <w:tcW w:w="1710" w:type="dxa"/>
          </w:tcPr>
          <w:p w14:paraId="5480EEC4" w14:textId="206E8BC4" w:rsidR="00BE2DC8" w:rsidRPr="00E70549" w:rsidDel="00F15707" w:rsidRDefault="00BE2DC8" w:rsidP="00BE2DC8">
            <w:pPr>
              <w:pStyle w:val="BodyText"/>
              <w:rPr>
                <w:del w:id="2260" w:author="Sarah Thomas" w:date="2014-03-03T14:10:00Z"/>
              </w:rPr>
            </w:pPr>
            <w:del w:id="2261"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262" w:author="Sarah Thomas" w:date="2014-03-03T14:10:00Z"/>
              </w:rPr>
            </w:pPr>
            <w:del w:id="2263"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264" w:author="Sarah Thomas" w:date="2014-03-03T14:10:00Z"/>
        </w:trPr>
        <w:tc>
          <w:tcPr>
            <w:tcW w:w="1710" w:type="dxa"/>
          </w:tcPr>
          <w:p w14:paraId="381E5A4D" w14:textId="0CE6CA02" w:rsidR="00BE2DC8" w:rsidRPr="00E70549" w:rsidDel="00F15707" w:rsidRDefault="00BE2DC8" w:rsidP="00BE2DC8">
            <w:pPr>
              <w:pStyle w:val="BodyText"/>
              <w:rPr>
                <w:del w:id="2265" w:author="Sarah Thomas" w:date="2014-03-03T14:10:00Z"/>
              </w:rPr>
            </w:pPr>
            <w:del w:id="2266"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267" w:author="Sarah Thomas" w:date="2014-03-03T14:10:00Z"/>
              </w:rPr>
            </w:pPr>
            <w:del w:id="2268"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269" w:author="Sarah Thomas" w:date="2014-03-03T14:10:00Z"/>
        </w:trPr>
        <w:tc>
          <w:tcPr>
            <w:tcW w:w="1710" w:type="dxa"/>
          </w:tcPr>
          <w:p w14:paraId="1B46CA1D" w14:textId="66CBCE76" w:rsidR="00BE2DC8" w:rsidRPr="00E70549" w:rsidDel="00F15707" w:rsidRDefault="00BE2DC8" w:rsidP="00BE2DC8">
            <w:pPr>
              <w:pStyle w:val="BodyText"/>
              <w:rPr>
                <w:del w:id="2270" w:author="Sarah Thomas" w:date="2014-03-03T14:10:00Z"/>
              </w:rPr>
            </w:pPr>
            <w:del w:id="2271"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272" w:author="Sarah Thomas" w:date="2014-03-03T14:10:00Z"/>
              </w:rPr>
            </w:pPr>
            <w:del w:id="2273"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274" w:author="Sarah Thomas" w:date="2014-03-03T14:10:00Z"/>
        </w:trPr>
        <w:tc>
          <w:tcPr>
            <w:tcW w:w="1710" w:type="dxa"/>
          </w:tcPr>
          <w:p w14:paraId="51839753" w14:textId="37D4B9C3" w:rsidR="00BE2DC8" w:rsidRPr="00E70549" w:rsidDel="00F15707" w:rsidRDefault="00BE2DC8" w:rsidP="00BE2DC8">
            <w:pPr>
              <w:pStyle w:val="BodyText"/>
              <w:rPr>
                <w:del w:id="2275" w:author="Sarah Thomas" w:date="2014-03-03T14:10:00Z"/>
              </w:rPr>
            </w:pPr>
            <w:del w:id="2276"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277" w:author="Sarah Thomas" w:date="2014-03-03T14:10:00Z"/>
              </w:rPr>
            </w:pPr>
            <w:del w:id="2278"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279" w:author="Sarah Thomas" w:date="2014-03-03T14:10:00Z"/>
        </w:trPr>
        <w:tc>
          <w:tcPr>
            <w:tcW w:w="1710" w:type="dxa"/>
          </w:tcPr>
          <w:p w14:paraId="516820A5" w14:textId="2C4052F8" w:rsidR="00BE2DC8" w:rsidRPr="00E70549" w:rsidDel="00F15707" w:rsidRDefault="00BE2DC8" w:rsidP="00BE2DC8">
            <w:pPr>
              <w:pStyle w:val="BodyText"/>
              <w:rPr>
                <w:del w:id="2280" w:author="Sarah Thomas" w:date="2014-03-03T14:10:00Z"/>
              </w:rPr>
            </w:pPr>
            <w:del w:id="2281"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282" w:author="Sarah Thomas" w:date="2014-03-03T14:10:00Z"/>
              </w:rPr>
            </w:pPr>
            <w:del w:id="2283"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284" w:author="Sarah Thomas" w:date="2014-03-03T14:10:00Z"/>
              </w:rPr>
            </w:pPr>
            <w:del w:id="2285"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286" w:author="Sarah Thomas" w:date="2014-03-03T14:10:00Z"/>
              </w:rPr>
            </w:pPr>
            <w:del w:id="2287"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288" w:author="Sarah Thomas" w:date="2014-03-03T14:10:00Z"/>
              </w:rPr>
            </w:pPr>
            <w:del w:id="2289"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290" w:author="Sarah Thomas" w:date="2014-03-03T14:10:00Z"/>
              </w:rPr>
            </w:pPr>
            <w:del w:id="2291"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292"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293" w:author="Sarah Thomas" w:date="2014-03-03T14:10:00Z"/>
        </w:trPr>
        <w:tc>
          <w:tcPr>
            <w:tcW w:w="1710" w:type="dxa"/>
          </w:tcPr>
          <w:p w14:paraId="6306F084" w14:textId="6D9D3FAB" w:rsidR="00BE2DC8" w:rsidRPr="00156C07" w:rsidDel="00F15707" w:rsidRDefault="00BE2DC8" w:rsidP="00BE2DC8">
            <w:pPr>
              <w:pStyle w:val="BodyText"/>
              <w:rPr>
                <w:del w:id="2294" w:author="Sarah Thomas" w:date="2014-03-03T14:10:00Z"/>
              </w:rPr>
            </w:pPr>
            <w:del w:id="2295"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296" w:author="Sarah Thomas" w:date="2014-03-03T14:10:00Z"/>
                <w:b/>
                <w:highlight w:val="lightGray"/>
              </w:rPr>
            </w:pPr>
            <w:del w:id="2297" w:author="Sarah Thomas" w:date="2014-03-03T14:10:00Z">
              <w:r w:rsidRPr="001F3959" w:rsidDel="00F15707">
                <w:rPr>
                  <w:b/>
                </w:rPr>
                <w:delText>Edit private profile</w:delText>
              </w:r>
            </w:del>
          </w:p>
        </w:tc>
      </w:tr>
      <w:tr w:rsidR="00BE2DC8" w:rsidRPr="00CB261A" w:rsidDel="00F15707" w14:paraId="0C816765" w14:textId="602078E5" w:rsidTr="00BE2DC8">
        <w:trPr>
          <w:del w:id="2298" w:author="Sarah Thomas" w:date="2014-03-03T14:10:00Z"/>
        </w:trPr>
        <w:tc>
          <w:tcPr>
            <w:tcW w:w="1710" w:type="dxa"/>
          </w:tcPr>
          <w:p w14:paraId="7645A567" w14:textId="5B76AB58" w:rsidR="00BE2DC8" w:rsidRPr="00156C07" w:rsidDel="00F15707" w:rsidRDefault="00BE2DC8" w:rsidP="00BE2DC8">
            <w:pPr>
              <w:pStyle w:val="BodyText"/>
              <w:rPr>
                <w:del w:id="2299" w:author="Sarah Thomas" w:date="2014-03-03T14:10:00Z"/>
              </w:rPr>
            </w:pPr>
            <w:del w:id="2300"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301" w:author="Sarah Thomas" w:date="2014-03-03T14:10:00Z"/>
                <w:highlight w:val="lightGray"/>
              </w:rPr>
            </w:pPr>
            <w:del w:id="2302"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303" w:author="Sarah Thomas" w:date="2014-03-03T14:10:00Z"/>
        </w:trPr>
        <w:tc>
          <w:tcPr>
            <w:tcW w:w="1710" w:type="dxa"/>
          </w:tcPr>
          <w:p w14:paraId="5B684D3B" w14:textId="77B4040A" w:rsidR="00BE2DC8" w:rsidRPr="00156C07" w:rsidDel="00F15707" w:rsidRDefault="00BE2DC8" w:rsidP="00BE2DC8">
            <w:pPr>
              <w:pStyle w:val="BodyText"/>
              <w:rPr>
                <w:del w:id="2304" w:author="Sarah Thomas" w:date="2014-03-03T14:10:00Z"/>
              </w:rPr>
            </w:pPr>
            <w:del w:id="2305"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306" w:author="Sarah Thomas" w:date="2014-03-03T14:10:00Z"/>
              </w:rPr>
            </w:pPr>
            <w:del w:id="2307" w:author="Sarah Thomas" w:date="2014-03-03T14:10:00Z">
              <w:r w:rsidRPr="00156C07" w:rsidDel="00F15707">
                <w:delText>The profile changes are saved.</w:delText>
              </w:r>
            </w:del>
          </w:p>
        </w:tc>
      </w:tr>
      <w:tr w:rsidR="00BE2DC8" w:rsidRPr="00CB261A" w:rsidDel="00F15707" w14:paraId="4B45F1C0" w14:textId="3F6AF0C8" w:rsidTr="00BE2DC8">
        <w:trPr>
          <w:del w:id="2308" w:author="Sarah Thomas" w:date="2014-03-03T14:10:00Z"/>
        </w:trPr>
        <w:tc>
          <w:tcPr>
            <w:tcW w:w="1710" w:type="dxa"/>
          </w:tcPr>
          <w:p w14:paraId="5F8F8A15" w14:textId="4D514015" w:rsidR="00BE2DC8" w:rsidRPr="00156C07" w:rsidDel="00F15707" w:rsidRDefault="00BE2DC8" w:rsidP="00BE2DC8">
            <w:pPr>
              <w:pStyle w:val="BodyText"/>
              <w:rPr>
                <w:del w:id="2309" w:author="Sarah Thomas" w:date="2014-03-03T14:10:00Z"/>
              </w:rPr>
            </w:pPr>
            <w:del w:id="2310"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311" w:author="Sarah Thomas" w:date="2014-03-03T14:10:00Z"/>
              </w:rPr>
            </w:pPr>
            <w:del w:id="2312" w:author="Sarah Thomas" w:date="2014-03-03T14:10:00Z">
              <w:r w:rsidRPr="00156C07" w:rsidDel="00F15707">
                <w:delText>Registered edits his/her profile data.</w:delText>
              </w:r>
            </w:del>
          </w:p>
        </w:tc>
      </w:tr>
      <w:tr w:rsidR="00BE2DC8" w:rsidRPr="00CB261A" w:rsidDel="00F15707" w14:paraId="10F78DEC" w14:textId="2E699457" w:rsidTr="00BE2DC8">
        <w:trPr>
          <w:del w:id="2313" w:author="Sarah Thomas" w:date="2014-03-03T14:10:00Z"/>
        </w:trPr>
        <w:tc>
          <w:tcPr>
            <w:tcW w:w="1710" w:type="dxa"/>
          </w:tcPr>
          <w:p w14:paraId="55582E50" w14:textId="21EF8019" w:rsidR="00BE2DC8" w:rsidRPr="00156C07" w:rsidDel="00F15707" w:rsidRDefault="00BE2DC8" w:rsidP="00BE2DC8">
            <w:pPr>
              <w:pStyle w:val="BodyText"/>
              <w:rPr>
                <w:del w:id="2314" w:author="Sarah Thomas" w:date="2014-03-03T14:10:00Z"/>
              </w:rPr>
            </w:pPr>
            <w:del w:id="2315"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316" w:author="Sarah Thomas" w:date="2014-03-03T14:10:00Z"/>
              </w:rPr>
            </w:pPr>
            <w:del w:id="2317"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318" w:author="Sarah Thomas" w:date="2014-03-03T14:10:00Z"/>
        </w:trPr>
        <w:tc>
          <w:tcPr>
            <w:tcW w:w="1710" w:type="dxa"/>
          </w:tcPr>
          <w:p w14:paraId="040C4738" w14:textId="1724B756" w:rsidR="00BE2DC8" w:rsidRPr="00156C07" w:rsidDel="00F15707" w:rsidRDefault="00BE2DC8" w:rsidP="00BE2DC8">
            <w:pPr>
              <w:pStyle w:val="BodyText"/>
              <w:rPr>
                <w:del w:id="2319" w:author="Sarah Thomas" w:date="2014-03-03T14:10:00Z"/>
              </w:rPr>
            </w:pPr>
            <w:del w:id="2320"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321" w:author="Sarah Thomas" w:date="2014-03-03T14:10:00Z"/>
              </w:rPr>
            </w:pPr>
            <w:del w:id="2322"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323" w:author="Sarah Thomas" w:date="2014-03-03T14:10:00Z"/>
              </w:rPr>
            </w:pPr>
            <w:del w:id="2324"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325" w:author="Sarah Thomas" w:date="2014-03-03T14:10:00Z"/>
              </w:rPr>
            </w:pPr>
            <w:del w:id="2326"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327" w:author="Sarah Thomas" w:date="2014-03-03T14:10:00Z"/>
              </w:rPr>
            </w:pPr>
            <w:del w:id="2328"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329" w:author="Sarah Thomas" w:date="2014-03-03T14:10:00Z"/>
              </w:rPr>
            </w:pPr>
            <w:del w:id="2330"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331" w:author="Sarah Thomas" w:date="2014-03-03T14:10:00Z"/>
              </w:rPr>
            </w:pPr>
            <w:del w:id="2332"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333" w:author="Sarah Thomas" w:date="2014-03-03T14:10:00Z"/>
              </w:rPr>
            </w:pPr>
            <w:del w:id="2334"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335"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336" w:author="Sarah Thomas" w:date="2014-03-03T14:10:00Z"/>
        </w:trPr>
        <w:tc>
          <w:tcPr>
            <w:tcW w:w="1710" w:type="dxa"/>
          </w:tcPr>
          <w:p w14:paraId="3D757354" w14:textId="1C73BD05" w:rsidR="00BE2DC8" w:rsidRPr="00156C07" w:rsidDel="00F15707" w:rsidRDefault="00BE2DC8" w:rsidP="00BE2DC8">
            <w:pPr>
              <w:pStyle w:val="BodyText"/>
              <w:rPr>
                <w:del w:id="2337" w:author="Sarah Thomas" w:date="2014-03-03T14:10:00Z"/>
              </w:rPr>
            </w:pPr>
            <w:del w:id="2338"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339" w:author="Sarah Thomas" w:date="2014-03-03T14:10:00Z"/>
                <w:b/>
                <w:highlight w:val="lightGray"/>
              </w:rPr>
            </w:pPr>
            <w:del w:id="2340" w:author="Sarah Thomas" w:date="2014-03-03T14:10:00Z">
              <w:r w:rsidRPr="001F3959" w:rsidDel="00F15707">
                <w:rPr>
                  <w:b/>
                </w:rPr>
                <w:delText>Contact another user</w:delText>
              </w:r>
            </w:del>
          </w:p>
        </w:tc>
      </w:tr>
      <w:tr w:rsidR="00BE2DC8" w:rsidRPr="00CB261A" w:rsidDel="00F15707" w14:paraId="1F327EFB" w14:textId="68016719" w:rsidTr="00BE2DC8">
        <w:trPr>
          <w:del w:id="2341" w:author="Sarah Thomas" w:date="2014-03-03T14:10:00Z"/>
        </w:trPr>
        <w:tc>
          <w:tcPr>
            <w:tcW w:w="1710" w:type="dxa"/>
          </w:tcPr>
          <w:p w14:paraId="37D64BEB" w14:textId="4B91CB02" w:rsidR="00BE2DC8" w:rsidRPr="00156C07" w:rsidDel="00F15707" w:rsidRDefault="00BE2DC8" w:rsidP="00BE2DC8">
            <w:pPr>
              <w:pStyle w:val="BodyText"/>
              <w:rPr>
                <w:del w:id="2342" w:author="Sarah Thomas" w:date="2014-03-03T14:10:00Z"/>
              </w:rPr>
            </w:pPr>
            <w:del w:id="2343"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344" w:author="Sarah Thomas" w:date="2014-03-03T14:10:00Z"/>
                <w:highlight w:val="lightGray"/>
              </w:rPr>
            </w:pPr>
            <w:del w:id="2345"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346" w:author="Sarah Thomas" w:date="2014-03-03T14:10:00Z"/>
        </w:trPr>
        <w:tc>
          <w:tcPr>
            <w:tcW w:w="1710" w:type="dxa"/>
          </w:tcPr>
          <w:p w14:paraId="6F3E3215" w14:textId="75A69B78" w:rsidR="00BE2DC8" w:rsidRPr="00156C07" w:rsidDel="00F15707" w:rsidRDefault="00BE2DC8" w:rsidP="00BE2DC8">
            <w:pPr>
              <w:pStyle w:val="BodyText"/>
              <w:rPr>
                <w:del w:id="2347" w:author="Sarah Thomas" w:date="2014-03-03T14:10:00Z"/>
              </w:rPr>
            </w:pPr>
            <w:del w:id="2348"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349" w:author="Sarah Thomas" w:date="2014-03-03T14:10:00Z"/>
                <w:highlight w:val="lightGray"/>
              </w:rPr>
            </w:pPr>
            <w:del w:id="2350" w:author="Sarah Thomas" w:date="2014-03-03T14:10:00Z">
              <w:r w:rsidDel="00F15707">
                <w:delText>Logged-in user</w:delText>
              </w:r>
            </w:del>
          </w:p>
          <w:p w14:paraId="6211808C" w14:textId="1A271552" w:rsidR="00BE2DC8" w:rsidRPr="00CB261A" w:rsidDel="00F15707" w:rsidRDefault="00BE2DC8" w:rsidP="00445820">
            <w:pPr>
              <w:pStyle w:val="BodyText"/>
              <w:rPr>
                <w:del w:id="2351" w:author="Sarah Thomas" w:date="2014-03-03T14:10:00Z"/>
                <w:highlight w:val="lightGray"/>
              </w:rPr>
            </w:pPr>
            <w:del w:id="2352"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353" w:author="Sarah Thomas" w:date="2014-03-03T14:10:00Z"/>
        </w:trPr>
        <w:tc>
          <w:tcPr>
            <w:tcW w:w="1710" w:type="dxa"/>
          </w:tcPr>
          <w:p w14:paraId="68B6B6B9" w14:textId="5E45A3A1" w:rsidR="00BE2DC8" w:rsidRPr="00156C07" w:rsidDel="00F15707" w:rsidRDefault="00BE2DC8" w:rsidP="00BE2DC8">
            <w:pPr>
              <w:pStyle w:val="BodyText"/>
              <w:rPr>
                <w:del w:id="2354" w:author="Sarah Thomas" w:date="2014-03-03T14:10:00Z"/>
              </w:rPr>
            </w:pPr>
            <w:del w:id="2355"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356" w:author="Sarah Thomas" w:date="2014-03-03T14:10:00Z"/>
                <w:highlight w:val="lightGray"/>
              </w:rPr>
            </w:pPr>
            <w:del w:id="2357"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358" w:author="Sarah Thomas" w:date="2014-03-03T14:10:00Z"/>
        </w:trPr>
        <w:tc>
          <w:tcPr>
            <w:tcW w:w="1710" w:type="dxa"/>
          </w:tcPr>
          <w:p w14:paraId="58EF6A20" w14:textId="024F524B" w:rsidR="00BE2DC8" w:rsidRPr="00156C07" w:rsidDel="00F15707" w:rsidRDefault="00BE2DC8" w:rsidP="00BE2DC8">
            <w:pPr>
              <w:pStyle w:val="BodyText"/>
              <w:rPr>
                <w:del w:id="2359" w:author="Sarah Thomas" w:date="2014-03-03T14:10:00Z"/>
              </w:rPr>
            </w:pPr>
            <w:del w:id="2360"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361" w:author="Sarah Thomas" w:date="2014-03-03T14:10:00Z"/>
                <w:highlight w:val="lightGray"/>
              </w:rPr>
            </w:pPr>
            <w:del w:id="2362"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363" w:author="Sarah Thomas" w:date="2014-03-03T14:10:00Z"/>
        </w:trPr>
        <w:tc>
          <w:tcPr>
            <w:tcW w:w="1710" w:type="dxa"/>
          </w:tcPr>
          <w:p w14:paraId="3B5E4167" w14:textId="57BED9AD" w:rsidR="00BE2DC8" w:rsidRPr="00156C07" w:rsidDel="00F15707" w:rsidRDefault="00BE2DC8" w:rsidP="00BE2DC8">
            <w:pPr>
              <w:pStyle w:val="BodyText"/>
              <w:rPr>
                <w:del w:id="2364" w:author="Sarah Thomas" w:date="2014-03-03T14:10:00Z"/>
              </w:rPr>
            </w:pPr>
            <w:del w:id="2365"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366" w:author="Sarah Thomas" w:date="2014-03-03T14:10:00Z"/>
              </w:rPr>
            </w:pPr>
            <w:del w:id="2367"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368" w:author="Sarah Thomas" w:date="2014-03-03T14:10:00Z"/>
              </w:rPr>
            </w:pPr>
            <w:del w:id="2369"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370" w:author="Sarah Thomas" w:date="2014-03-03T14:10:00Z"/>
              </w:rPr>
            </w:pPr>
            <w:del w:id="2371"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372"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373" w:author="Sarah Thomas" w:date="2014-03-03T14:10:00Z"/>
        </w:trPr>
        <w:tc>
          <w:tcPr>
            <w:tcW w:w="1710" w:type="dxa"/>
          </w:tcPr>
          <w:p w14:paraId="59924507" w14:textId="7492B828" w:rsidR="00BE2DC8" w:rsidRPr="00156C07" w:rsidDel="00F15707" w:rsidRDefault="00BE2DC8" w:rsidP="00BE2DC8">
            <w:pPr>
              <w:pStyle w:val="BodyText"/>
              <w:rPr>
                <w:del w:id="2374" w:author="Sarah Thomas" w:date="2014-03-03T14:10:00Z"/>
              </w:rPr>
            </w:pPr>
            <w:del w:id="2375"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376" w:author="Sarah Thomas" w:date="2014-03-03T14:10:00Z"/>
                <w:b/>
                <w:highlight w:val="lightGray"/>
              </w:rPr>
            </w:pPr>
            <w:del w:id="2377" w:author="Sarah Thomas" w:date="2014-03-03T14:10:00Z">
              <w:r w:rsidRPr="001F3959" w:rsidDel="00F15707">
                <w:rPr>
                  <w:b/>
                </w:rPr>
                <w:delText>Create a new venture</w:delText>
              </w:r>
            </w:del>
          </w:p>
        </w:tc>
      </w:tr>
      <w:tr w:rsidR="00BE2DC8" w:rsidRPr="00CB261A" w:rsidDel="00F15707" w14:paraId="19A082DA" w14:textId="6D73F842" w:rsidTr="00BE2DC8">
        <w:trPr>
          <w:del w:id="2378" w:author="Sarah Thomas" w:date="2014-03-03T14:10:00Z"/>
        </w:trPr>
        <w:tc>
          <w:tcPr>
            <w:tcW w:w="1710" w:type="dxa"/>
          </w:tcPr>
          <w:p w14:paraId="321C3572" w14:textId="3000A7E2" w:rsidR="00BE2DC8" w:rsidRPr="00156C07" w:rsidDel="00F15707" w:rsidRDefault="00BE2DC8" w:rsidP="00BE2DC8">
            <w:pPr>
              <w:pStyle w:val="BodyText"/>
              <w:rPr>
                <w:del w:id="2379" w:author="Sarah Thomas" w:date="2014-03-03T14:10:00Z"/>
              </w:rPr>
            </w:pPr>
            <w:del w:id="2380"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381" w:author="Sarah Thomas" w:date="2014-03-03T14:10:00Z"/>
                <w:highlight w:val="lightGray"/>
              </w:rPr>
            </w:pPr>
            <w:del w:id="2382"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383" w:author="Sarah Thomas" w:date="2014-03-03T14:10:00Z"/>
        </w:trPr>
        <w:tc>
          <w:tcPr>
            <w:tcW w:w="1710" w:type="dxa"/>
          </w:tcPr>
          <w:p w14:paraId="3DC8AD0D" w14:textId="6B3A9DCD" w:rsidR="00BE2DC8" w:rsidRPr="00156C07" w:rsidDel="00F15707" w:rsidRDefault="00BE2DC8" w:rsidP="00BE2DC8">
            <w:pPr>
              <w:pStyle w:val="BodyText"/>
              <w:rPr>
                <w:del w:id="2384" w:author="Sarah Thomas" w:date="2014-03-03T14:10:00Z"/>
              </w:rPr>
            </w:pPr>
            <w:del w:id="2385"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386" w:author="Sarah Thomas" w:date="2014-03-03T14:10:00Z"/>
              </w:rPr>
            </w:pPr>
            <w:del w:id="2387"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388" w:author="Sarah Thomas" w:date="2014-03-03T14:10:00Z"/>
              </w:rPr>
            </w:pPr>
            <w:del w:id="2389" w:author="Sarah Thomas" w:date="2014-03-03T14:10:00Z">
              <w:r w:rsidRPr="00051650" w:rsidDel="00F15707">
                <w:delText xml:space="preserve">Select “Add a new venture” </w:delText>
              </w:r>
            </w:del>
          </w:p>
        </w:tc>
      </w:tr>
      <w:tr w:rsidR="00BE2DC8" w:rsidRPr="00CB261A" w:rsidDel="00F15707" w14:paraId="57DDDB0E" w14:textId="1D702407" w:rsidTr="00BE2DC8">
        <w:trPr>
          <w:del w:id="2390" w:author="Sarah Thomas" w:date="2014-03-03T14:10:00Z"/>
        </w:trPr>
        <w:tc>
          <w:tcPr>
            <w:tcW w:w="1710" w:type="dxa"/>
          </w:tcPr>
          <w:p w14:paraId="5CEAFB7C" w14:textId="33B8FC7B" w:rsidR="00BE2DC8" w:rsidRPr="00156C07" w:rsidDel="00F15707" w:rsidRDefault="00BE2DC8" w:rsidP="00BE2DC8">
            <w:pPr>
              <w:pStyle w:val="BodyText"/>
              <w:rPr>
                <w:del w:id="2391" w:author="Sarah Thomas" w:date="2014-03-03T14:10:00Z"/>
              </w:rPr>
            </w:pPr>
            <w:del w:id="2392"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393" w:author="Sarah Thomas" w:date="2014-03-03T14:10:00Z"/>
              </w:rPr>
            </w:pPr>
            <w:del w:id="2394" w:author="Sarah Thomas" w:date="2014-03-03T14:10:00Z">
              <w:r w:rsidRPr="00051650" w:rsidDel="00F15707">
                <w:delText>Show an empty venture details form.</w:delText>
              </w:r>
            </w:del>
          </w:p>
        </w:tc>
      </w:tr>
      <w:tr w:rsidR="00BE2DC8" w:rsidRPr="00CB261A" w:rsidDel="00F15707" w14:paraId="69A4420B" w14:textId="140AA6DA" w:rsidTr="00BE2DC8">
        <w:trPr>
          <w:del w:id="2395" w:author="Sarah Thomas" w:date="2014-03-03T14:10:00Z"/>
        </w:trPr>
        <w:tc>
          <w:tcPr>
            <w:tcW w:w="1710" w:type="dxa"/>
          </w:tcPr>
          <w:p w14:paraId="75298299" w14:textId="3D82D19C" w:rsidR="00BE2DC8" w:rsidRPr="00156C07" w:rsidDel="00F15707" w:rsidRDefault="00BE2DC8" w:rsidP="00BE2DC8">
            <w:pPr>
              <w:pStyle w:val="BodyText"/>
              <w:rPr>
                <w:del w:id="2396" w:author="Sarah Thomas" w:date="2014-03-03T14:10:00Z"/>
              </w:rPr>
            </w:pPr>
            <w:del w:id="2397"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398" w:author="Sarah Thomas" w:date="2014-03-03T14:10:00Z"/>
              </w:rPr>
            </w:pPr>
            <w:del w:id="2399"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400" w:author="Sarah Thomas" w:date="2014-03-03T14:10:00Z"/>
        </w:trPr>
        <w:tc>
          <w:tcPr>
            <w:tcW w:w="1710" w:type="dxa"/>
          </w:tcPr>
          <w:p w14:paraId="5D869EEC" w14:textId="2C85515E" w:rsidR="00BE2DC8" w:rsidRPr="00156C07" w:rsidDel="00F15707" w:rsidRDefault="00BE2DC8" w:rsidP="00BE2DC8">
            <w:pPr>
              <w:pStyle w:val="BodyText"/>
              <w:rPr>
                <w:del w:id="2401" w:author="Sarah Thomas" w:date="2014-03-03T14:10:00Z"/>
              </w:rPr>
            </w:pPr>
            <w:del w:id="2402"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403" w:author="Sarah Thomas" w:date="2014-03-03T14:10:00Z"/>
              </w:rPr>
            </w:pPr>
            <w:del w:id="2404"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405" w:author="Sarah Thomas" w:date="2014-03-03T14:10:00Z"/>
              </w:rPr>
            </w:pPr>
            <w:del w:id="2406"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407" w:author="Sarah Thomas" w:date="2014-03-03T14:10:00Z"/>
              </w:rPr>
            </w:pPr>
            <w:del w:id="2408" w:author="Sarah Thomas" w:date="2014-03-03T14:10:00Z">
              <w:r w:rsidDel="00F15707">
                <w:delText>The user clicks on “save”.</w:delText>
              </w:r>
            </w:del>
          </w:p>
          <w:p w14:paraId="1CE35010" w14:textId="016A722B" w:rsidR="00BE2DC8" w:rsidDel="00F15707" w:rsidRDefault="00BE2DC8" w:rsidP="00BE2DC8">
            <w:pPr>
              <w:pStyle w:val="BodyText"/>
              <w:rPr>
                <w:del w:id="2409" w:author="Sarah Thomas" w:date="2014-03-03T14:10:00Z"/>
              </w:rPr>
            </w:pPr>
            <w:del w:id="2410"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411" w:author="Sarah Thomas" w:date="2014-03-03T14:10:00Z"/>
              </w:rPr>
            </w:pPr>
            <w:del w:id="2412"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413" w:author="Sarah Thomas" w:date="2014-03-03T14:10:00Z"/>
              </w:rPr>
            </w:pPr>
            <w:del w:id="2414"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415" w:author="Sarah Thomas" w:date="2014-03-03T14:10:00Z"/>
              </w:rPr>
            </w:pPr>
            <w:del w:id="2416"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417" w:author="Sarah Thomas" w:date="2014-03-03T14:10:00Z"/>
          <w:highlight w:val="yellow"/>
        </w:rPr>
      </w:pPr>
    </w:p>
    <w:p w14:paraId="39D5A5FC" w14:textId="161A598A" w:rsidR="00BE2DC8" w:rsidDel="00F15707" w:rsidRDefault="00BE2DC8" w:rsidP="00BE2DC8">
      <w:pPr>
        <w:pStyle w:val="BodyText"/>
        <w:rPr>
          <w:del w:id="2418"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419" w:author="Sarah Thomas" w:date="2014-03-03T14:10:00Z"/>
        </w:trPr>
        <w:tc>
          <w:tcPr>
            <w:tcW w:w="1710" w:type="dxa"/>
          </w:tcPr>
          <w:p w14:paraId="544D8ACA" w14:textId="23ACE6B4" w:rsidR="00BE2DC8" w:rsidRPr="00D41BF8" w:rsidDel="00F15707" w:rsidRDefault="00BE2DC8" w:rsidP="00BE2DC8">
            <w:pPr>
              <w:pStyle w:val="BodyText"/>
              <w:rPr>
                <w:del w:id="2420" w:author="Sarah Thomas" w:date="2014-03-03T14:10:00Z"/>
              </w:rPr>
            </w:pPr>
            <w:del w:id="2421"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422" w:author="Sarah Thomas" w:date="2014-03-03T14:10:00Z"/>
                <w:b/>
                <w:highlight w:val="lightGray"/>
              </w:rPr>
            </w:pPr>
            <w:del w:id="2423" w:author="Sarah Thomas" w:date="2014-03-03T14:10:00Z">
              <w:r w:rsidRPr="001F3959" w:rsidDel="00F15707">
                <w:rPr>
                  <w:b/>
                </w:rPr>
                <w:delText>Enter private team area</w:delText>
              </w:r>
            </w:del>
          </w:p>
        </w:tc>
      </w:tr>
      <w:tr w:rsidR="00BE2DC8" w:rsidRPr="00CB261A" w:rsidDel="00F15707" w14:paraId="34D6EF39" w14:textId="570B38CC" w:rsidTr="00BE2DC8">
        <w:trPr>
          <w:del w:id="2424" w:author="Sarah Thomas" w:date="2014-03-03T14:10:00Z"/>
        </w:trPr>
        <w:tc>
          <w:tcPr>
            <w:tcW w:w="1710" w:type="dxa"/>
          </w:tcPr>
          <w:p w14:paraId="743851CC" w14:textId="392A4F37" w:rsidR="00BE2DC8" w:rsidRPr="00D41BF8" w:rsidDel="00F15707" w:rsidRDefault="00BE2DC8" w:rsidP="00BE2DC8">
            <w:pPr>
              <w:pStyle w:val="BodyText"/>
              <w:rPr>
                <w:del w:id="2425" w:author="Sarah Thomas" w:date="2014-03-03T14:10:00Z"/>
              </w:rPr>
            </w:pPr>
            <w:del w:id="2426"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427" w:author="Sarah Thomas" w:date="2014-03-03T14:10:00Z"/>
                <w:highlight w:val="lightGray"/>
              </w:rPr>
            </w:pPr>
            <w:del w:id="2428"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429" w:author="Sarah Thomas" w:date="2014-03-03T14:10:00Z"/>
        </w:trPr>
        <w:tc>
          <w:tcPr>
            <w:tcW w:w="1710" w:type="dxa"/>
          </w:tcPr>
          <w:p w14:paraId="34A4385F" w14:textId="566A1725" w:rsidR="00BE2DC8" w:rsidRPr="00D41BF8" w:rsidDel="00F15707" w:rsidRDefault="00BE2DC8" w:rsidP="00BE2DC8">
            <w:pPr>
              <w:pStyle w:val="BodyText"/>
              <w:rPr>
                <w:del w:id="2430" w:author="Sarah Thomas" w:date="2014-03-03T14:10:00Z"/>
              </w:rPr>
            </w:pPr>
            <w:del w:id="2431"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432" w:author="Sarah Thomas" w:date="2014-03-03T14:10:00Z"/>
              </w:rPr>
            </w:pPr>
            <w:del w:id="2433"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434" w:author="Sarah Thomas" w:date="2014-03-03T14:10:00Z"/>
        </w:trPr>
        <w:tc>
          <w:tcPr>
            <w:tcW w:w="1710" w:type="dxa"/>
          </w:tcPr>
          <w:p w14:paraId="25732391" w14:textId="188603D7" w:rsidR="00BE2DC8" w:rsidRPr="00D41BF8" w:rsidDel="00F15707" w:rsidRDefault="00BE2DC8" w:rsidP="00BE2DC8">
            <w:pPr>
              <w:pStyle w:val="BodyText"/>
              <w:rPr>
                <w:del w:id="2435" w:author="Sarah Thomas" w:date="2014-03-03T14:10:00Z"/>
              </w:rPr>
            </w:pPr>
            <w:del w:id="2436"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437" w:author="Sarah Thomas" w:date="2014-03-03T14:10:00Z"/>
              </w:rPr>
            </w:pPr>
            <w:del w:id="2438" w:author="Sarah Thomas" w:date="2014-03-03T14:10:00Z">
              <w:r w:rsidDel="00F15707">
                <w:delText>The private team area is shown</w:delText>
              </w:r>
            </w:del>
            <w:del w:id="2439" w:author="Sarah Thomas" w:date="2014-02-05T07:11:00Z">
              <w:r w:rsidDel="00C9623B">
                <w:delText xml:space="preserve">  </w:delText>
              </w:r>
            </w:del>
          </w:p>
        </w:tc>
      </w:tr>
      <w:tr w:rsidR="00BE2DC8" w:rsidRPr="00CB261A" w:rsidDel="00F15707" w14:paraId="67D9B352" w14:textId="37869319" w:rsidTr="00BE2DC8">
        <w:trPr>
          <w:del w:id="2440" w:author="Sarah Thomas" w:date="2014-03-03T14:10:00Z"/>
        </w:trPr>
        <w:tc>
          <w:tcPr>
            <w:tcW w:w="1710" w:type="dxa"/>
          </w:tcPr>
          <w:p w14:paraId="729E769D" w14:textId="239AFBE1" w:rsidR="00BE2DC8" w:rsidRPr="00D41BF8" w:rsidDel="00F15707" w:rsidRDefault="00BE2DC8" w:rsidP="00BE2DC8">
            <w:pPr>
              <w:pStyle w:val="BodyText"/>
              <w:rPr>
                <w:del w:id="2441" w:author="Sarah Thomas" w:date="2014-03-03T14:10:00Z"/>
              </w:rPr>
            </w:pPr>
            <w:del w:id="2442"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443" w:author="Sarah Thomas" w:date="2014-03-03T14:10:00Z"/>
              </w:rPr>
            </w:pPr>
            <w:del w:id="2444"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445" w:author="Sarah Thomas" w:date="2014-03-03T14:10:00Z"/>
        </w:trPr>
        <w:tc>
          <w:tcPr>
            <w:tcW w:w="1710" w:type="dxa"/>
          </w:tcPr>
          <w:p w14:paraId="25C13D23" w14:textId="0890000C" w:rsidR="00BE2DC8" w:rsidRPr="00D41BF8" w:rsidDel="00F15707" w:rsidRDefault="00BE2DC8" w:rsidP="00BE2DC8">
            <w:pPr>
              <w:pStyle w:val="BodyText"/>
              <w:rPr>
                <w:del w:id="2446" w:author="Sarah Thomas" w:date="2014-03-03T14:10:00Z"/>
              </w:rPr>
            </w:pPr>
            <w:del w:id="2447"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448" w:author="Sarah Thomas" w:date="2014-03-03T14:10:00Z"/>
              </w:rPr>
            </w:pPr>
            <w:del w:id="2449"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450" w:author="Sarah Thomas" w:date="2014-03-03T14:10:00Z"/>
              </w:rPr>
            </w:pPr>
            <w:del w:id="2451"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452" w:author="Sarah Thomas" w:date="2014-03-03T14:10:00Z"/>
              </w:rPr>
            </w:pPr>
            <w:del w:id="2453"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454"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455"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456" w:author="Sarah Thomas" w:date="2014-03-03T14:10:00Z"/>
        </w:trPr>
        <w:tc>
          <w:tcPr>
            <w:tcW w:w="1710" w:type="dxa"/>
          </w:tcPr>
          <w:p w14:paraId="13C4C30D" w14:textId="1189D9F3" w:rsidR="00BE2DC8" w:rsidRPr="00D41BF8" w:rsidDel="00F15707" w:rsidRDefault="00BE2DC8" w:rsidP="00BE2DC8">
            <w:pPr>
              <w:pStyle w:val="BodyText"/>
              <w:rPr>
                <w:del w:id="2457" w:author="Sarah Thomas" w:date="2014-03-03T14:10:00Z"/>
              </w:rPr>
            </w:pPr>
            <w:del w:id="2458"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459" w:author="Sarah Thomas" w:date="2014-03-03T14:10:00Z"/>
                <w:b/>
                <w:highlight w:val="lightGray"/>
              </w:rPr>
            </w:pPr>
            <w:del w:id="2460" w:author="Sarah Thomas" w:date="2014-03-03T14:10:00Z">
              <w:r w:rsidRPr="001F3959" w:rsidDel="00F15707">
                <w:rPr>
                  <w:b/>
                </w:rPr>
                <w:delText>Build team</w:delText>
              </w:r>
            </w:del>
          </w:p>
        </w:tc>
      </w:tr>
      <w:tr w:rsidR="00BE2DC8" w:rsidRPr="00CB261A" w:rsidDel="00F15707" w14:paraId="01340F38" w14:textId="275DFEB0" w:rsidTr="00BE2DC8">
        <w:trPr>
          <w:del w:id="2461" w:author="Sarah Thomas" w:date="2014-03-03T14:10:00Z"/>
        </w:trPr>
        <w:tc>
          <w:tcPr>
            <w:tcW w:w="1710" w:type="dxa"/>
          </w:tcPr>
          <w:p w14:paraId="7307D254" w14:textId="5A8E098A" w:rsidR="00BE2DC8" w:rsidRPr="00D41BF8" w:rsidDel="00F15707" w:rsidRDefault="00BE2DC8" w:rsidP="00BE2DC8">
            <w:pPr>
              <w:pStyle w:val="BodyText"/>
              <w:rPr>
                <w:del w:id="2462" w:author="Sarah Thomas" w:date="2014-03-03T14:10:00Z"/>
              </w:rPr>
            </w:pPr>
            <w:del w:id="2463"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464" w:author="Sarah Thomas" w:date="2014-03-03T14:10:00Z"/>
                <w:highlight w:val="lightGray"/>
              </w:rPr>
            </w:pPr>
            <w:del w:id="2465" w:author="Sarah Thomas" w:date="2014-03-03T14:10:00Z">
              <w:r w:rsidDel="00F15707">
                <w:delText>Team leader</w:delText>
              </w:r>
            </w:del>
          </w:p>
        </w:tc>
      </w:tr>
      <w:tr w:rsidR="00BE2DC8" w:rsidRPr="00CB261A" w:rsidDel="00F15707" w14:paraId="7935B062" w14:textId="599F2A92" w:rsidTr="00BE2DC8">
        <w:trPr>
          <w:del w:id="2466" w:author="Sarah Thomas" w:date="2014-03-03T14:10:00Z"/>
        </w:trPr>
        <w:tc>
          <w:tcPr>
            <w:tcW w:w="1710" w:type="dxa"/>
          </w:tcPr>
          <w:p w14:paraId="45387F0E" w14:textId="17FF6051" w:rsidR="00BE2DC8" w:rsidRPr="00D41BF8" w:rsidDel="00F15707" w:rsidRDefault="00BE2DC8" w:rsidP="00BE2DC8">
            <w:pPr>
              <w:pStyle w:val="BodyText"/>
              <w:rPr>
                <w:del w:id="2467" w:author="Sarah Thomas" w:date="2014-03-03T14:10:00Z"/>
              </w:rPr>
            </w:pPr>
            <w:del w:id="2468"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469" w:author="Sarah Thomas" w:date="2014-03-03T14:10:00Z"/>
              </w:rPr>
            </w:pPr>
            <w:del w:id="2470"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471" w:author="Sarah Thomas" w:date="2014-03-03T14:10:00Z"/>
        </w:trPr>
        <w:tc>
          <w:tcPr>
            <w:tcW w:w="1710" w:type="dxa"/>
          </w:tcPr>
          <w:p w14:paraId="1BBC9E15" w14:textId="57E8ACCD" w:rsidR="00BE2DC8" w:rsidRPr="00D41BF8" w:rsidDel="00F15707" w:rsidRDefault="00BE2DC8" w:rsidP="00BE2DC8">
            <w:pPr>
              <w:pStyle w:val="BodyText"/>
              <w:rPr>
                <w:del w:id="2472" w:author="Sarah Thomas" w:date="2014-03-03T14:10:00Z"/>
              </w:rPr>
            </w:pPr>
            <w:del w:id="2473"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474" w:author="Sarah Thomas" w:date="2014-03-03T14:10:00Z"/>
              </w:rPr>
            </w:pPr>
            <w:del w:id="2475" w:author="Sarah Thomas" w:date="2014-03-03T14:10:00Z">
              <w:r w:rsidDel="00F15707">
                <w:delText>Team leader page is shown</w:delText>
              </w:r>
            </w:del>
          </w:p>
        </w:tc>
      </w:tr>
      <w:tr w:rsidR="00BE2DC8" w:rsidRPr="00CB261A" w:rsidDel="00F15707" w14:paraId="7B2B2BDD" w14:textId="5C57C20C" w:rsidTr="00BE2DC8">
        <w:trPr>
          <w:del w:id="2476" w:author="Sarah Thomas" w:date="2014-03-03T14:10:00Z"/>
        </w:trPr>
        <w:tc>
          <w:tcPr>
            <w:tcW w:w="1710" w:type="dxa"/>
          </w:tcPr>
          <w:p w14:paraId="50A415F6" w14:textId="18B874B8" w:rsidR="00BE2DC8" w:rsidRPr="00D41BF8" w:rsidDel="00F15707" w:rsidRDefault="00BE2DC8" w:rsidP="00BE2DC8">
            <w:pPr>
              <w:pStyle w:val="BodyText"/>
              <w:rPr>
                <w:del w:id="2477" w:author="Sarah Thomas" w:date="2014-03-03T14:10:00Z"/>
              </w:rPr>
            </w:pPr>
            <w:del w:id="2478"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479" w:author="Sarah Thomas" w:date="2014-03-03T14:10:00Z"/>
              </w:rPr>
            </w:pPr>
            <w:del w:id="2480"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481" w:author="Sarah Thomas" w:date="2014-03-03T14:10:00Z"/>
        </w:trPr>
        <w:tc>
          <w:tcPr>
            <w:tcW w:w="1710" w:type="dxa"/>
          </w:tcPr>
          <w:p w14:paraId="423EBFCF" w14:textId="2A02FE76" w:rsidR="00BE2DC8" w:rsidRPr="00D41BF8" w:rsidDel="00F15707" w:rsidRDefault="00BE2DC8" w:rsidP="00BE2DC8">
            <w:pPr>
              <w:pStyle w:val="BodyText"/>
              <w:rPr>
                <w:del w:id="2482" w:author="Sarah Thomas" w:date="2014-03-03T14:10:00Z"/>
              </w:rPr>
            </w:pPr>
            <w:del w:id="2483"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484" w:author="Sarah Thomas" w:date="2014-03-03T14:10:00Z"/>
              </w:rPr>
            </w:pPr>
            <w:del w:id="2485" w:author="Sarah Thomas" w:date="2014-03-03T14:10:00Z">
              <w:r w:rsidDel="00F15707">
                <w:delText>The team leader logged-in.</w:delText>
              </w:r>
            </w:del>
          </w:p>
          <w:p w14:paraId="56CC2F5F" w14:textId="15FFDCE6" w:rsidR="00BE2DC8" w:rsidDel="00F15707" w:rsidRDefault="00BE2DC8" w:rsidP="00BE2DC8">
            <w:pPr>
              <w:pStyle w:val="BodyText"/>
              <w:rPr>
                <w:del w:id="2486" w:author="Sarah Thomas" w:date="2014-03-03T14:10:00Z"/>
              </w:rPr>
            </w:pPr>
            <w:del w:id="2487" w:author="Sarah Thomas" w:date="2014-03-03T14:10:00Z">
              <w:r w:rsidDel="00F15707">
                <w:delText>Browse the registered users’ profiles.</w:delText>
              </w:r>
            </w:del>
          </w:p>
          <w:p w14:paraId="72422141" w14:textId="4FA7EF5D" w:rsidR="00BE2DC8" w:rsidDel="00F15707" w:rsidRDefault="00BE2DC8" w:rsidP="00BE2DC8">
            <w:pPr>
              <w:pStyle w:val="BodyText"/>
              <w:rPr>
                <w:del w:id="2488" w:author="Sarah Thomas" w:date="2014-03-03T14:10:00Z"/>
              </w:rPr>
            </w:pPr>
            <w:del w:id="2489"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490" w:author="Sarah Thomas" w:date="2014-03-03T14:10:00Z"/>
              </w:rPr>
            </w:pPr>
            <w:del w:id="2491"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492" w:author="Sarah Thomas" w:date="2014-03-03T14:10:00Z"/>
              </w:rPr>
            </w:pPr>
            <w:del w:id="2493"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494" w:author="Sarah Thomas" w:date="2014-03-03T14:10:00Z"/>
              </w:rPr>
            </w:pPr>
            <w:del w:id="2495"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496"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497"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498" w:author="Sarah Thomas" w:date="2014-03-03T14:10:00Z"/>
        </w:trPr>
        <w:tc>
          <w:tcPr>
            <w:tcW w:w="1710" w:type="dxa"/>
          </w:tcPr>
          <w:p w14:paraId="09F0DAE6" w14:textId="77CD790F" w:rsidR="00BE2DC8" w:rsidRPr="00D41BF8" w:rsidDel="00F15707" w:rsidRDefault="00BE2DC8" w:rsidP="00BE2DC8">
            <w:pPr>
              <w:pStyle w:val="BodyText"/>
              <w:rPr>
                <w:del w:id="2499" w:author="Sarah Thomas" w:date="2014-03-03T14:10:00Z"/>
              </w:rPr>
            </w:pPr>
            <w:del w:id="2500"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501" w:author="Sarah Thomas" w:date="2014-03-03T14:10:00Z"/>
                <w:b/>
                <w:highlight w:val="lightGray"/>
              </w:rPr>
            </w:pPr>
            <w:del w:id="2502" w:author="Sarah Thomas" w:date="2014-03-03T14:10:00Z">
              <w:r w:rsidRPr="0080393E" w:rsidDel="00F15707">
                <w:rPr>
                  <w:b/>
                </w:rPr>
                <w:delText>Site administrator</w:delText>
              </w:r>
            </w:del>
          </w:p>
        </w:tc>
      </w:tr>
      <w:tr w:rsidR="00BE2DC8" w:rsidRPr="00CB261A" w:rsidDel="00F15707" w14:paraId="5E6FF0C6" w14:textId="20A00841" w:rsidTr="00BE2DC8">
        <w:trPr>
          <w:del w:id="2503" w:author="Sarah Thomas" w:date="2014-03-03T14:10:00Z"/>
        </w:trPr>
        <w:tc>
          <w:tcPr>
            <w:tcW w:w="1710" w:type="dxa"/>
          </w:tcPr>
          <w:p w14:paraId="78AD3CA0" w14:textId="461E511D" w:rsidR="00BE2DC8" w:rsidRPr="00D41BF8" w:rsidDel="00F15707" w:rsidRDefault="00BE2DC8" w:rsidP="00BE2DC8">
            <w:pPr>
              <w:pStyle w:val="BodyText"/>
              <w:rPr>
                <w:del w:id="2504" w:author="Sarah Thomas" w:date="2014-03-03T14:10:00Z"/>
              </w:rPr>
            </w:pPr>
            <w:del w:id="2505"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506" w:author="Sarah Thomas" w:date="2014-03-03T14:10:00Z"/>
                <w:highlight w:val="lightGray"/>
              </w:rPr>
            </w:pPr>
            <w:del w:id="2507" w:author="Sarah Thomas" w:date="2014-03-03T14:10:00Z">
              <w:r w:rsidRPr="00C6384E" w:rsidDel="00F15707">
                <w:delText xml:space="preserve">Administrator </w:delText>
              </w:r>
            </w:del>
          </w:p>
        </w:tc>
      </w:tr>
      <w:tr w:rsidR="00BE2DC8" w:rsidRPr="00CB261A" w:rsidDel="00F15707" w14:paraId="5AC9D28C" w14:textId="0B391B5D" w:rsidTr="00BE2DC8">
        <w:trPr>
          <w:del w:id="2508" w:author="Sarah Thomas" w:date="2014-03-03T14:10:00Z"/>
        </w:trPr>
        <w:tc>
          <w:tcPr>
            <w:tcW w:w="1710" w:type="dxa"/>
          </w:tcPr>
          <w:p w14:paraId="0774D1DF" w14:textId="0465E3B1" w:rsidR="00BE2DC8" w:rsidRPr="00D41BF8" w:rsidDel="00F15707" w:rsidRDefault="00BE2DC8" w:rsidP="00BE2DC8">
            <w:pPr>
              <w:pStyle w:val="BodyText"/>
              <w:rPr>
                <w:del w:id="2509" w:author="Sarah Thomas" w:date="2014-03-03T14:10:00Z"/>
              </w:rPr>
            </w:pPr>
            <w:del w:id="2510"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511" w:author="Sarah Thomas" w:date="2014-03-03T14:10:00Z"/>
              </w:rPr>
            </w:pPr>
            <w:del w:id="2512" w:author="Sarah Thomas" w:date="2014-03-03T14:10:00Z">
              <w:r w:rsidDel="00F15707">
                <w:delText>Administrator is logged in</w:delText>
              </w:r>
            </w:del>
          </w:p>
        </w:tc>
      </w:tr>
      <w:tr w:rsidR="00BE2DC8" w:rsidRPr="00CB261A" w:rsidDel="00F15707" w14:paraId="1896EA4D" w14:textId="2D5C475A" w:rsidTr="00BE2DC8">
        <w:trPr>
          <w:del w:id="2513" w:author="Sarah Thomas" w:date="2014-03-03T14:10:00Z"/>
        </w:trPr>
        <w:tc>
          <w:tcPr>
            <w:tcW w:w="1710" w:type="dxa"/>
          </w:tcPr>
          <w:p w14:paraId="0B9F2C7D" w14:textId="05D244FB" w:rsidR="00BE2DC8" w:rsidRPr="00D41BF8" w:rsidDel="00F15707" w:rsidRDefault="00BE2DC8" w:rsidP="00BE2DC8">
            <w:pPr>
              <w:pStyle w:val="BodyText"/>
              <w:rPr>
                <w:del w:id="2514" w:author="Sarah Thomas" w:date="2014-03-03T14:10:00Z"/>
              </w:rPr>
            </w:pPr>
            <w:del w:id="2515"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516" w:author="Sarah Thomas" w:date="2014-03-03T14:10:00Z"/>
              </w:rPr>
            </w:pPr>
            <w:del w:id="2517" w:author="Sarah Thomas" w:date="2014-03-03T14:10:00Z">
              <w:r w:rsidDel="00F15707">
                <w:delText>Administrator panel is shown</w:delText>
              </w:r>
            </w:del>
          </w:p>
        </w:tc>
      </w:tr>
      <w:tr w:rsidR="00BE2DC8" w:rsidRPr="00CB261A" w:rsidDel="00F15707" w14:paraId="42A75565" w14:textId="00206ABB" w:rsidTr="00BE2DC8">
        <w:trPr>
          <w:del w:id="2518" w:author="Sarah Thomas" w:date="2014-03-03T14:10:00Z"/>
        </w:trPr>
        <w:tc>
          <w:tcPr>
            <w:tcW w:w="1710" w:type="dxa"/>
          </w:tcPr>
          <w:p w14:paraId="70A7527A" w14:textId="0F8F81E6" w:rsidR="00BE2DC8" w:rsidRPr="00D41BF8" w:rsidDel="00F15707" w:rsidRDefault="00BE2DC8" w:rsidP="00BE2DC8">
            <w:pPr>
              <w:pStyle w:val="BodyText"/>
              <w:rPr>
                <w:del w:id="2519" w:author="Sarah Thomas" w:date="2014-03-03T14:10:00Z"/>
              </w:rPr>
            </w:pPr>
            <w:del w:id="2520"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521" w:author="Sarah Thomas" w:date="2014-03-03T14:10:00Z"/>
              </w:rPr>
            </w:pPr>
            <w:del w:id="2522"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523" w:author="Sarah Thomas" w:date="2014-03-03T14:10:00Z"/>
          <w:rFonts w:asciiTheme="majorBidi" w:hAnsiTheme="majorBidi" w:cstheme="majorBidi"/>
        </w:rPr>
      </w:pPr>
    </w:p>
    <w:p w14:paraId="557EE0B3" w14:textId="76C0BB4A" w:rsidR="00A5192B" w:rsidDel="00F15707" w:rsidRDefault="00A5192B" w:rsidP="00A5192B">
      <w:pPr>
        <w:pStyle w:val="Heading2"/>
        <w:rPr>
          <w:del w:id="2524" w:author="Sarah Thomas" w:date="2014-03-03T14:10:00Z"/>
        </w:rPr>
      </w:pPr>
      <w:bookmarkStart w:id="2525" w:name="_Toc253043799"/>
      <w:del w:id="2526" w:author="Sarah Thomas" w:date="2014-03-03T14:10:00Z">
        <w:r w:rsidDel="00F15707">
          <w:delText>Functional Requirements</w:delText>
        </w:r>
        <w:bookmarkEnd w:id="2525"/>
      </w:del>
    </w:p>
    <w:p w14:paraId="7F7F0A9D" w14:textId="137F619A" w:rsidR="00A5192B" w:rsidDel="00F15707" w:rsidRDefault="00A5192B" w:rsidP="00A5192B">
      <w:pPr>
        <w:pStyle w:val="Heading3"/>
        <w:rPr>
          <w:del w:id="2527" w:author="Sarah Thomas" w:date="2014-03-03T14:10:00Z"/>
        </w:rPr>
      </w:pPr>
      <w:bookmarkStart w:id="2528" w:name="_Toc253043800"/>
      <w:del w:id="2529" w:author="Sarah Thomas" w:date="2014-03-03T14:10:00Z">
        <w:r w:rsidDel="00F15707">
          <w:delText>New User Registration</w:delText>
        </w:r>
        <w:bookmarkEnd w:id="2528"/>
      </w:del>
    </w:p>
    <w:p w14:paraId="47C73633" w14:textId="272413B8" w:rsidR="00A5192B" w:rsidDel="00F15707" w:rsidRDefault="00A5192B" w:rsidP="008D0C79">
      <w:pPr>
        <w:pStyle w:val="BodyText"/>
        <w:rPr>
          <w:del w:id="2530" w:author="Sarah Thomas" w:date="2014-03-03T14:10:00Z"/>
        </w:rPr>
      </w:pPr>
      <w:del w:id="2531"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532" w:author="Sarah Thomas" w:date="2014-03-03T14:10:00Z"/>
        </w:rPr>
      </w:pPr>
      <w:del w:id="2533"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534" w:author="Sarah Thomas" w:date="2014-03-03T14:10:00Z"/>
        </w:rPr>
      </w:pPr>
      <w:del w:id="2535"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536" w:author="Sarah Thomas" w:date="2014-03-03T14:10:00Z"/>
        </w:rPr>
      </w:pPr>
      <w:del w:id="2537"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538" w:author="Sarah Thomas" w:date="2014-03-03T14:10:00Z"/>
        </w:rPr>
      </w:pPr>
      <w:del w:id="2539"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540" w:author="Sarah Thomas" w:date="2014-03-03T14:10:00Z"/>
        </w:rPr>
      </w:pPr>
      <w:del w:id="2541"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542" w:author="Sarah Thomas" w:date="2014-03-03T14:10:00Z"/>
        </w:rPr>
      </w:pPr>
      <w:del w:id="2543" w:author="Sarah Thomas" w:date="2014-03-03T14:10:00Z">
        <w:r w:rsidDel="00F15707">
          <w:delText xml:space="preserve">As a baseline requirement, the username should be at least 4 characters long combination consisting of any lower case of alphabet and number. Password should at least </w:delText>
        </w:r>
      </w:del>
      <w:del w:id="2544" w:author="Sarah Thomas" w:date="2014-02-05T07:23:00Z">
        <w:r w:rsidDel="003D18C6">
          <w:delText xml:space="preserve">6 </w:delText>
        </w:r>
      </w:del>
      <w:del w:id="2545"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546" w:author="Sarah Thomas" w:date="2014-03-03T14:10:00Z"/>
        </w:rPr>
      </w:pPr>
      <w:bookmarkStart w:id="2547" w:name="_Toc253043801"/>
      <w:del w:id="2548" w:author="Sarah Thomas" w:date="2014-03-03T14:10:00Z">
        <w:r w:rsidDel="00F15707">
          <w:delText>User Login</w:delText>
        </w:r>
        <w:bookmarkEnd w:id="2547"/>
      </w:del>
    </w:p>
    <w:p w14:paraId="0497254C" w14:textId="44CC3C8E" w:rsidR="00A5192B" w:rsidDel="00F15707" w:rsidRDefault="00A5192B" w:rsidP="008D0C79">
      <w:pPr>
        <w:pStyle w:val="BodyText"/>
        <w:rPr>
          <w:del w:id="2549" w:author="Sarah Thomas" w:date="2014-03-03T14:10:00Z"/>
        </w:rPr>
      </w:pPr>
      <w:del w:id="2550"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551" w:author="Sarah Thomas" w:date="2014-03-03T14:10:00Z"/>
        </w:rPr>
      </w:pPr>
      <w:del w:id="2552"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553" w:author="Sarah Thomas" w:date="2014-03-03T14:10:00Z"/>
        </w:rPr>
      </w:pPr>
      <w:bookmarkStart w:id="2554" w:name="_Toc253043802"/>
      <w:del w:id="2555" w:author="Sarah Thomas" w:date="2014-03-03T14:10:00Z">
        <w:r w:rsidDel="00F15707">
          <w:delText>Search Public Profiles</w:delText>
        </w:r>
        <w:bookmarkEnd w:id="2554"/>
      </w:del>
    </w:p>
    <w:p w14:paraId="2F5B6300" w14:textId="3366460C" w:rsidR="00CE66D7" w:rsidDel="00F15707" w:rsidRDefault="00CE66D7" w:rsidP="008D0C79">
      <w:pPr>
        <w:pStyle w:val="BodyText"/>
        <w:rPr>
          <w:del w:id="2556" w:author="Sarah Thomas" w:date="2014-03-03T14:10:00Z"/>
        </w:rPr>
      </w:pPr>
      <w:del w:id="2557"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558" w:author="Sarah Thomas" w:date="2014-03-03T14:10:00Z"/>
        </w:rPr>
      </w:pPr>
      <w:del w:id="2559"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560" w:author="Sarah Thomas" w:date="2014-03-03T14:10:00Z"/>
        </w:rPr>
      </w:pPr>
      <w:del w:id="2561"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562" w:author="Sarah Thomas" w:date="2014-03-03T14:10:00Z"/>
        </w:rPr>
      </w:pPr>
      <w:del w:id="2563"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564" w:author="Sarah Thomas" w:date="2014-03-03T14:10:00Z"/>
        </w:rPr>
      </w:pPr>
      <w:del w:id="2565"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566" w:author="Sarah Thomas" w:date="2014-03-03T14:10:00Z"/>
        </w:rPr>
      </w:pPr>
      <w:bookmarkStart w:id="2567" w:name="_Toc253043803"/>
      <w:del w:id="2568" w:author="Sarah Thomas" w:date="2014-03-03T14:10:00Z">
        <w:r w:rsidDel="00F15707">
          <w:delText>View Public Profiles</w:delText>
        </w:r>
        <w:bookmarkEnd w:id="2567"/>
      </w:del>
    </w:p>
    <w:p w14:paraId="1C3D77FC" w14:textId="0FCF6EF7" w:rsidR="00277AF8" w:rsidRPr="00277AF8" w:rsidDel="00F15707" w:rsidRDefault="009573C3" w:rsidP="008D0C79">
      <w:pPr>
        <w:pStyle w:val="BodyText"/>
        <w:rPr>
          <w:del w:id="2569" w:author="Sarah Thomas" w:date="2014-03-03T14:10:00Z"/>
        </w:rPr>
      </w:pPr>
      <w:del w:id="2570"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571" w:author="Sarah Thomas" w:date="2014-03-03T14:10:00Z"/>
        </w:rPr>
      </w:pPr>
      <w:bookmarkStart w:id="2572" w:name="_Toc253043804"/>
      <w:del w:id="2573" w:author="Sarah Thomas" w:date="2014-03-03T14:10:00Z">
        <w:r w:rsidDel="00F15707">
          <w:delText>Edit Public Profile</w:delText>
        </w:r>
        <w:bookmarkEnd w:id="2572"/>
      </w:del>
    </w:p>
    <w:p w14:paraId="50183E1B" w14:textId="5F1C0855" w:rsidR="00A5192B" w:rsidDel="00F15707" w:rsidRDefault="00A5192B" w:rsidP="008D0C79">
      <w:pPr>
        <w:pStyle w:val="BodyText"/>
        <w:rPr>
          <w:del w:id="2574" w:author="Sarah Thomas" w:date="2014-03-03T14:10:00Z"/>
        </w:rPr>
      </w:pPr>
      <w:del w:id="2575"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576" w:author="Sarah Thomas" w:date="2014-03-03T14:10:00Z"/>
        </w:rPr>
      </w:pPr>
      <w:del w:id="2577"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578" w:author="Sarah Thomas" w:date="2014-03-03T14:10:00Z"/>
        </w:rPr>
      </w:pPr>
      <w:del w:id="2579"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580" w:author="Sarah Thomas" w:date="2014-03-03T14:10:00Z"/>
        </w:rPr>
      </w:pPr>
      <w:del w:id="2581"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582" w:author="Sarah Thomas" w:date="2014-03-03T14:10:00Z"/>
        </w:rPr>
      </w:pPr>
      <w:del w:id="2583"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584" w:author="Sarah Thomas" w:date="2014-03-03T14:10:00Z"/>
        </w:rPr>
      </w:pPr>
      <w:del w:id="2585"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586" w:author="Sarah Thomas" w:date="2014-03-03T14:10:00Z"/>
        </w:rPr>
      </w:pPr>
      <w:del w:id="2587"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588" w:author="Sarah Thomas" w:date="2014-03-03T14:10:00Z"/>
        </w:rPr>
      </w:pPr>
      <w:del w:id="2589"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590" w:author="Sarah Thomas" w:date="2014-03-03T14:10:00Z"/>
        </w:rPr>
      </w:pPr>
      <w:del w:id="2591"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592" w:author="Sarah Thomas" w:date="2014-03-03T14:10:00Z"/>
        </w:rPr>
      </w:pPr>
      <w:del w:id="2593" w:author="Sarah Thomas" w:date="2014-03-03T14:10:00Z">
        <w:r w:rsidDel="00F15707">
          <w:delText>Social media links</w:delText>
        </w:r>
      </w:del>
    </w:p>
    <w:p w14:paraId="0B7EBCC1" w14:textId="2F0B2760" w:rsidR="00277AF8" w:rsidDel="00F15707" w:rsidRDefault="00277AF8" w:rsidP="008D0C79">
      <w:pPr>
        <w:pStyle w:val="BodyText"/>
        <w:rPr>
          <w:del w:id="2594" w:author="Sarah Thomas" w:date="2014-03-03T14:10:00Z"/>
        </w:rPr>
      </w:pPr>
      <w:del w:id="2595"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596" w:author="Sarah Thomas" w:date="2014-03-03T14:10:00Z"/>
        </w:rPr>
      </w:pPr>
      <w:del w:id="2597"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598" w:author="Sarah Thomas" w:date="2014-03-03T14:10:00Z"/>
        </w:rPr>
      </w:pPr>
      <w:del w:id="2599" w:author="Sarah Thomas" w:date="2014-03-03T14:10:00Z">
        <w:r w:rsidDel="00F15707">
          <w:br w:type="page"/>
        </w:r>
      </w:del>
    </w:p>
    <w:p w14:paraId="4F451227" w14:textId="1FAD919B" w:rsidR="00A5192B" w:rsidDel="00F15707" w:rsidRDefault="00A5192B" w:rsidP="00277AF8">
      <w:pPr>
        <w:pStyle w:val="Heading3"/>
        <w:rPr>
          <w:del w:id="2600" w:author="Sarah Thomas" w:date="2014-03-03T14:10:00Z"/>
        </w:rPr>
      </w:pPr>
      <w:bookmarkStart w:id="2601" w:name="_Toc253043805"/>
      <w:del w:id="2602" w:author="Sarah Thomas" w:date="2014-03-03T14:10:00Z">
        <w:r w:rsidDel="00F15707">
          <w:delText>Edit Private Profile</w:delText>
        </w:r>
        <w:bookmarkEnd w:id="2601"/>
      </w:del>
    </w:p>
    <w:p w14:paraId="0891BF02" w14:textId="026B9826" w:rsidR="009573C3" w:rsidRPr="009573C3" w:rsidDel="00F15707" w:rsidRDefault="009573C3" w:rsidP="009573C3">
      <w:pPr>
        <w:rPr>
          <w:del w:id="2603" w:author="Sarah Thomas" w:date="2014-03-03T14:10:00Z"/>
        </w:rPr>
      </w:pPr>
      <w:del w:id="2604"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605" w:author="Sarah Thomas" w:date="2014-03-03T14:10:00Z"/>
        </w:rPr>
      </w:pPr>
      <w:del w:id="2606"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607" w:author="Sarah Thomas" w:date="2014-03-03T14:10:00Z"/>
        </w:rPr>
      </w:pPr>
      <w:del w:id="2608"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609" w:author="Sarah Thomas" w:date="2014-03-03T14:10:00Z"/>
        </w:rPr>
      </w:pPr>
      <w:del w:id="2610" w:author="Sarah Thomas" w:date="2014-03-03T14:10:00Z">
        <w:r w:rsidDel="00F15707">
          <w:delText>Date of Birth</w:delText>
        </w:r>
      </w:del>
    </w:p>
    <w:p w14:paraId="3CD6CB9A" w14:textId="72A0B5A6" w:rsidR="009573C3" w:rsidDel="00F15707" w:rsidRDefault="009573C3" w:rsidP="008D0C79">
      <w:pPr>
        <w:pStyle w:val="BodyText"/>
        <w:rPr>
          <w:del w:id="2611" w:author="Sarah Thomas" w:date="2014-03-03T14:10:00Z"/>
        </w:rPr>
      </w:pPr>
      <w:del w:id="2612"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613" w:author="Sarah Thomas" w:date="2014-03-03T14:10:00Z"/>
        </w:rPr>
      </w:pPr>
      <w:bookmarkStart w:id="2614" w:name="_Toc253043806"/>
      <w:del w:id="2615" w:author="Sarah Thomas" w:date="2014-03-03T14:10:00Z">
        <w:r w:rsidDel="00F15707">
          <w:delText>Contact Another User</w:delText>
        </w:r>
        <w:bookmarkEnd w:id="2614"/>
      </w:del>
    </w:p>
    <w:p w14:paraId="743F4122" w14:textId="29955CC4" w:rsidR="008C1ACF" w:rsidDel="00F15707" w:rsidRDefault="008C1ACF" w:rsidP="008D0C79">
      <w:pPr>
        <w:pStyle w:val="BodyText"/>
        <w:rPr>
          <w:del w:id="2616" w:author="Sarah Thomas" w:date="2014-03-03T14:10:00Z"/>
        </w:rPr>
      </w:pPr>
      <w:del w:id="2617"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618" w:author="Sarah Thomas" w:date="2014-03-03T14:10:00Z"/>
        </w:rPr>
      </w:pPr>
      <w:del w:id="2619"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620" w:author="Sarah Thomas" w:date="2014-03-03T14:10:00Z"/>
        </w:rPr>
      </w:pPr>
      <w:bookmarkStart w:id="2621" w:name="_Toc253043807"/>
      <w:del w:id="2622" w:author="Sarah Thomas" w:date="2014-03-03T14:10:00Z">
        <w:r w:rsidDel="00F15707">
          <w:delText>Create New Venture</w:delText>
        </w:r>
        <w:bookmarkEnd w:id="2621"/>
      </w:del>
    </w:p>
    <w:p w14:paraId="3753A528" w14:textId="6FF516DD" w:rsidR="00D31B73" w:rsidRPr="00D31B73" w:rsidDel="00F15707" w:rsidRDefault="00D31B73" w:rsidP="008D0C79">
      <w:pPr>
        <w:pStyle w:val="BodyText"/>
        <w:rPr>
          <w:del w:id="2623" w:author="Sarah Thomas" w:date="2014-03-03T14:10:00Z"/>
        </w:rPr>
      </w:pPr>
      <w:del w:id="2624"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625" w:author="Sarah Thomas" w:date="2014-03-03T14:10:00Z"/>
        </w:rPr>
      </w:pPr>
      <w:bookmarkStart w:id="2626" w:name="_Toc253043808"/>
      <w:del w:id="2627" w:author="Sarah Thomas" w:date="2014-03-03T14:10:00Z">
        <w:r w:rsidDel="00F15707">
          <w:delText xml:space="preserve">Edit Venture </w:delText>
        </w:r>
        <w:r w:rsidR="001553BD" w:rsidDel="00F15707">
          <w:delText>Details</w:delText>
        </w:r>
        <w:bookmarkEnd w:id="2626"/>
      </w:del>
    </w:p>
    <w:p w14:paraId="4F6AB86A" w14:textId="35BED5B0" w:rsidR="00A5192B" w:rsidDel="00F15707" w:rsidRDefault="009573C3" w:rsidP="008D0C79">
      <w:pPr>
        <w:pStyle w:val="BodyText"/>
        <w:rPr>
          <w:del w:id="2628" w:author="Sarah Thomas" w:date="2014-03-03T14:10:00Z"/>
        </w:rPr>
      </w:pPr>
      <w:del w:id="2629"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630" w:author="Sarah Thomas" w:date="2014-03-03T14:10:00Z"/>
        </w:rPr>
      </w:pPr>
      <w:del w:id="2631"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632" w:author="Sarah Thomas" w:date="2014-03-03T14:10:00Z"/>
        </w:rPr>
      </w:pPr>
      <w:del w:id="2633"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634" w:author="Sarah Thomas" w:date="2014-03-03T14:10:00Z"/>
        </w:rPr>
      </w:pPr>
      <w:del w:id="2635"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636" w:author="Sarah Thomas" w:date="2014-03-03T14:10:00Z"/>
        </w:rPr>
      </w:pPr>
      <w:del w:id="2637"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638" w:author="Sarah Thomas" w:date="2014-03-03T14:10:00Z"/>
        </w:rPr>
      </w:pPr>
      <w:del w:id="2639"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640" w:author="Sarah Thomas" w:date="2014-03-03T14:10:00Z"/>
        </w:rPr>
      </w:pPr>
      <w:del w:id="2641"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642" w:author="Sarah Thomas" w:date="2014-03-03T14:10:00Z"/>
        </w:rPr>
      </w:pPr>
      <w:del w:id="2643"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644" w:author="Sarah Thomas" w:date="2014-03-03T14:10:00Z"/>
        </w:rPr>
      </w:pPr>
      <w:del w:id="2645"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646" w:author="Sarah Thomas" w:date="2014-03-03T14:10:00Z"/>
        </w:rPr>
      </w:pPr>
      <w:del w:id="2647"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648" w:author="Sarah Thomas" w:date="2014-03-03T14:10:00Z"/>
        </w:rPr>
      </w:pPr>
      <w:del w:id="2649" w:author="Sarah Thomas" w:date="2014-03-03T14:10:00Z">
        <w:r w:rsidDel="00F15707">
          <w:delText>Social media links</w:delText>
        </w:r>
      </w:del>
    </w:p>
    <w:p w14:paraId="4553A051" w14:textId="37078590" w:rsidR="001553BD" w:rsidDel="00F15707" w:rsidRDefault="001553BD" w:rsidP="008D0C79">
      <w:pPr>
        <w:pStyle w:val="BodyText"/>
        <w:rPr>
          <w:del w:id="2650" w:author="Sarah Thomas" w:date="2014-03-03T14:10:00Z"/>
        </w:rPr>
      </w:pPr>
      <w:del w:id="2651"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652" w:author="Sarah Thomas" w:date="2014-03-03T14:10:00Z"/>
        </w:rPr>
      </w:pPr>
      <w:del w:id="2653" w:author="Sarah Thomas" w:date="2014-03-03T14:10:00Z">
        <w:r w:rsidDel="00F15707">
          <w:br w:type="page"/>
        </w:r>
      </w:del>
    </w:p>
    <w:p w14:paraId="126E1668" w14:textId="03269FDA" w:rsidR="001553BD" w:rsidDel="00F15707" w:rsidRDefault="001553BD" w:rsidP="001553BD">
      <w:pPr>
        <w:pStyle w:val="Heading3"/>
        <w:rPr>
          <w:del w:id="2654" w:author="Sarah Thomas" w:date="2014-03-03T14:10:00Z"/>
        </w:rPr>
      </w:pPr>
      <w:bookmarkStart w:id="2655" w:name="_Toc253043809"/>
      <w:del w:id="2656" w:author="Sarah Thomas" w:date="2014-03-03T14:10:00Z">
        <w:r w:rsidDel="00F15707">
          <w:delText>Build Team</w:delText>
        </w:r>
        <w:bookmarkEnd w:id="2655"/>
      </w:del>
    </w:p>
    <w:p w14:paraId="0B83E24E" w14:textId="54BBB01D" w:rsidR="001553BD" w:rsidDel="00F15707" w:rsidRDefault="008C1ACF" w:rsidP="008D0C79">
      <w:pPr>
        <w:pStyle w:val="BodyText"/>
        <w:rPr>
          <w:del w:id="2657" w:author="Sarah Thomas" w:date="2014-03-03T14:10:00Z"/>
        </w:rPr>
      </w:pPr>
      <w:del w:id="2658"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659" w:author="Sarah Thomas" w:date="2014-03-03T14:10:00Z"/>
        </w:rPr>
      </w:pPr>
      <w:bookmarkStart w:id="2660" w:name="_Toc253043810"/>
      <w:del w:id="2661"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660"/>
      </w:del>
    </w:p>
    <w:p w14:paraId="2C95AC16" w14:textId="688D8321" w:rsidR="008C1ACF" w:rsidRPr="001553BD" w:rsidDel="00F15707" w:rsidRDefault="008C1ACF" w:rsidP="008C1ACF">
      <w:pPr>
        <w:rPr>
          <w:del w:id="2662" w:author="Sarah Thomas" w:date="2014-03-03T14:10:00Z"/>
        </w:rPr>
      </w:pPr>
      <w:del w:id="2663"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664" w:author="Sarah Thomas" w:date="2014-03-03T14:10:00Z"/>
        </w:rPr>
      </w:pPr>
      <w:del w:id="2665"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666" w:author="Sarah Thomas" w:date="2014-03-03T14:10:00Z"/>
        </w:rPr>
      </w:pPr>
      <w:del w:id="2667"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668" w:author="Sarah Thomas" w:date="2014-03-03T14:10:00Z"/>
        </w:rPr>
      </w:pPr>
      <w:del w:id="2669"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670" w:author="Sarah Thomas" w:date="2014-03-03T14:10:00Z"/>
        </w:rPr>
      </w:pPr>
      <w:del w:id="2671"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672" w:author="Sarah Thomas" w:date="2014-03-03T14:10:00Z"/>
        </w:rPr>
      </w:pPr>
      <w:del w:id="2673" w:author="Sarah Thomas" w:date="2014-03-03T14:10:00Z">
        <w:r w:rsidDel="00F15707">
          <w:delText>Other confidential information</w:delText>
        </w:r>
      </w:del>
    </w:p>
    <w:p w14:paraId="22143BCB" w14:textId="1125AEE9" w:rsidR="00A5192B" w:rsidDel="00F15707" w:rsidRDefault="00EE2C8C" w:rsidP="00A5192B">
      <w:pPr>
        <w:pStyle w:val="Heading3"/>
        <w:rPr>
          <w:del w:id="2674" w:author="Sarah Thomas" w:date="2014-03-03T14:10:00Z"/>
        </w:rPr>
      </w:pPr>
      <w:bookmarkStart w:id="2675" w:name="_Toc253043811"/>
      <w:del w:id="2676" w:author="Sarah Thomas" w:date="2014-03-03T14:10:00Z">
        <w:r w:rsidDel="00F15707">
          <w:delText>Site Administration</w:delText>
        </w:r>
        <w:bookmarkEnd w:id="2675"/>
      </w:del>
    </w:p>
    <w:p w14:paraId="7D469689" w14:textId="67E68DA9" w:rsidR="00A5192B" w:rsidDel="00F15707" w:rsidRDefault="00A5192B" w:rsidP="008D0C79">
      <w:pPr>
        <w:pStyle w:val="BodyText"/>
        <w:rPr>
          <w:del w:id="2677" w:author="Sarah Thomas" w:date="2014-03-03T14:10:00Z"/>
        </w:rPr>
      </w:pPr>
      <w:del w:id="2678"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679" w:author="Sarah Thomas" w:date="2014-03-03T14:10:00Z"/>
        </w:rPr>
      </w:pPr>
      <w:del w:id="2680"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681" w:author="Sarah Thomas" w:date="2014-03-03T14:10:00Z"/>
        </w:rPr>
      </w:pPr>
      <w:del w:id="2682"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683" w:author="Sarah Thomas" w:date="2014-03-03T14:10:00Z"/>
        </w:rPr>
      </w:pPr>
      <w:del w:id="2684"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685" w:author="Sarah Thomas" w:date="2014-03-03T14:10:00Z"/>
        </w:rPr>
      </w:pPr>
      <w:del w:id="2686"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687" w:author="Sarah Thomas" w:date="2014-03-03T14:10:00Z"/>
        </w:rPr>
      </w:pPr>
      <w:bookmarkStart w:id="2688" w:name="_Toc253043812"/>
      <w:del w:id="2689" w:author="Sarah Thomas" w:date="2014-03-03T14:10:00Z">
        <w:r w:rsidDel="00F15707">
          <w:delText>Non-Functional Requirements</w:delText>
        </w:r>
        <w:bookmarkEnd w:id="2688"/>
      </w:del>
    </w:p>
    <w:p w14:paraId="57503297" w14:textId="24E4E353" w:rsidR="0092556A" w:rsidDel="00F15707" w:rsidRDefault="00347A50" w:rsidP="00F0790D">
      <w:pPr>
        <w:pStyle w:val="Heading3"/>
        <w:rPr>
          <w:del w:id="2690" w:author="Sarah Thomas" w:date="2014-03-03T14:10:00Z"/>
        </w:rPr>
      </w:pPr>
      <w:del w:id="2691" w:author="Sarah Thomas" w:date="2014-03-03T14:10:00Z">
        <w:r w:rsidDel="00F15707">
          <w:delText>Performance</w:delText>
        </w:r>
      </w:del>
    </w:p>
    <w:p w14:paraId="756CBEDB" w14:textId="02917874" w:rsidR="00347A50" w:rsidDel="00F15707" w:rsidRDefault="00347A50" w:rsidP="00F0790D">
      <w:pPr>
        <w:pStyle w:val="Heading4"/>
        <w:rPr>
          <w:del w:id="2692" w:author="Sarah Thomas" w:date="2014-03-03T14:10:00Z"/>
        </w:rPr>
      </w:pPr>
      <w:del w:id="2693" w:author="Sarah Thomas" w:date="2014-03-03T14:10:00Z">
        <w:r w:rsidDel="00F15707">
          <w:delText>Capacity</w:delText>
        </w:r>
      </w:del>
    </w:p>
    <w:p w14:paraId="17BA965C" w14:textId="5EDB6AEF" w:rsidR="00E570FB" w:rsidDel="00F15707" w:rsidRDefault="00E570FB" w:rsidP="0097380A">
      <w:pPr>
        <w:rPr>
          <w:del w:id="2694" w:author="Sarah Thomas" w:date="2014-03-03T14:10:00Z"/>
        </w:rPr>
      </w:pPr>
      <w:del w:id="2695"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696" w:author="Sarah Thomas" w:date="2014-03-03T14:10:00Z"/>
        </w:rPr>
      </w:pPr>
      <w:del w:id="2697"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698" w:author="Sarah Thomas" w:date="2014-03-03T14:10:00Z"/>
        </w:rPr>
      </w:pPr>
      <w:del w:id="2699" w:author="Sarah Thomas" w:date="2014-03-03T14:10:00Z">
        <w:r w:rsidDel="00F15707">
          <w:delText xml:space="preserve">The website should be able to store and retrieve at a minimum </w:delText>
        </w:r>
      </w:del>
      <w:del w:id="2700" w:author="Sarah Thomas" w:date="2014-02-05T07:13:00Z">
        <w:r w:rsidDel="00C9623B">
          <w:delText xml:space="preserve">of </w:delText>
        </w:r>
      </w:del>
      <w:del w:id="2701"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702" w:author="Sarah Thomas" w:date="2014-03-03T14:10:00Z"/>
        </w:rPr>
      </w:pPr>
      <w:del w:id="2703" w:author="Sarah Thomas" w:date="2014-03-03T14:10:00Z">
        <w:r w:rsidDel="00F15707">
          <w:delText>Availability</w:delText>
        </w:r>
      </w:del>
    </w:p>
    <w:p w14:paraId="1BA87EAC" w14:textId="7D29A8F6" w:rsidR="000D27B3" w:rsidDel="00F15707" w:rsidRDefault="00FC13FE" w:rsidP="00F0790D">
      <w:pPr>
        <w:rPr>
          <w:del w:id="2704" w:author="Sarah Thomas" w:date="2014-03-03T14:10:00Z"/>
        </w:rPr>
      </w:pPr>
      <w:del w:id="2705"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706" w:author="Sarah Thomas" w:date="2014-03-03T14:10:00Z"/>
        </w:rPr>
      </w:pPr>
      <w:del w:id="2707"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708" w:author="Sarah Thomas" w:date="2014-03-03T14:10:00Z"/>
        </w:rPr>
      </w:pPr>
      <w:del w:id="2709"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710" w:author="Sarah Thomas" w:date="2014-03-03T14:10:00Z"/>
        </w:rPr>
      </w:pPr>
      <w:del w:id="2711" w:author="Sarah Thomas" w:date="2014-03-03T14:10:00Z">
        <w:r w:rsidDel="00F15707">
          <w:delText>= 43200 x (0.5)/100</w:delText>
        </w:r>
      </w:del>
    </w:p>
    <w:p w14:paraId="4BB33DD4" w14:textId="1F5DD104" w:rsidR="00B35FB0" w:rsidDel="00F15707" w:rsidRDefault="00B35FB0" w:rsidP="00F0790D">
      <w:pPr>
        <w:pStyle w:val="ListParagraph"/>
        <w:rPr>
          <w:del w:id="2712" w:author="Sarah Thomas" w:date="2014-03-03T14:10:00Z"/>
        </w:rPr>
      </w:pPr>
    </w:p>
    <w:p w14:paraId="61F3320D" w14:textId="3D14DC2F" w:rsidR="00FC13FE" w:rsidRPr="0097380A" w:rsidDel="00F15707" w:rsidRDefault="000D27B3" w:rsidP="00F0790D">
      <w:pPr>
        <w:pStyle w:val="ListParagraph"/>
        <w:rPr>
          <w:del w:id="2713" w:author="Sarah Thomas" w:date="2014-03-03T14:10:00Z"/>
        </w:rPr>
      </w:pPr>
      <w:del w:id="2714" w:author="Sarah Thomas" w:date="2014-03-03T14:10:00Z">
        <w:r w:rsidDel="00F15707">
          <w:delText>= 216 minutes (max downtime)</w:delText>
        </w:r>
      </w:del>
      <w:del w:id="2715" w:author="Sarah Thomas" w:date="2014-02-05T07:13:00Z">
        <w:r w:rsidDel="00C9623B">
          <w:delText>.</w:delText>
        </w:r>
      </w:del>
    </w:p>
    <w:p w14:paraId="64DD5474" w14:textId="62AD0E18" w:rsidR="00347A50" w:rsidDel="00F15707" w:rsidRDefault="00347A50" w:rsidP="00F0790D">
      <w:pPr>
        <w:pStyle w:val="Heading4"/>
        <w:rPr>
          <w:del w:id="2716" w:author="Sarah Thomas" w:date="2014-03-03T14:10:00Z"/>
        </w:rPr>
      </w:pPr>
      <w:del w:id="2717"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718" w:author="Sarah Thomas" w:date="2014-03-03T14:10:00Z"/>
        </w:rPr>
      </w:pPr>
      <w:del w:id="2719"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720" w:author="Sarah Thomas" w:date="2014-03-03T14:10:00Z"/>
        </w:rPr>
      </w:pPr>
      <w:del w:id="2721" w:author="Sarah Thomas" w:date="2014-03-03T14:10:00Z">
        <w:r w:rsidDel="00F15707">
          <w:delText>Manageability / Maintainability</w:delText>
        </w:r>
      </w:del>
    </w:p>
    <w:p w14:paraId="45A00E9C" w14:textId="7BF952E6" w:rsidR="00347A50" w:rsidDel="00F15707" w:rsidRDefault="00347A50" w:rsidP="00F0790D">
      <w:pPr>
        <w:pStyle w:val="Heading4"/>
        <w:rPr>
          <w:del w:id="2722" w:author="Sarah Thomas" w:date="2014-03-03T14:10:00Z"/>
        </w:rPr>
      </w:pPr>
      <w:del w:id="2723" w:author="Sarah Thomas" w:date="2014-03-03T14:10:00Z">
        <w:r w:rsidDel="00F15707">
          <w:delText>Monitoring</w:delText>
        </w:r>
      </w:del>
    </w:p>
    <w:p w14:paraId="5C30B16C" w14:textId="1F1B4362" w:rsidR="000F6254" w:rsidRPr="0097380A" w:rsidDel="00F15707" w:rsidRDefault="000F6254" w:rsidP="0097380A">
      <w:pPr>
        <w:rPr>
          <w:del w:id="2724" w:author="Sarah Thomas" w:date="2014-03-03T14:10:00Z"/>
        </w:rPr>
      </w:pPr>
      <w:del w:id="2725"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726" w:author="Sarah Thomas" w:date="2014-03-03T14:10:00Z"/>
        </w:rPr>
      </w:pPr>
      <w:del w:id="2727" w:author="Sarah Thomas" w:date="2014-03-03T14:10:00Z">
        <w:r w:rsidDel="00F15707">
          <w:delText>Maintenance</w:delText>
        </w:r>
      </w:del>
    </w:p>
    <w:p w14:paraId="6A341F63" w14:textId="7402A9E2" w:rsidR="004A2CDB" w:rsidRPr="0097380A" w:rsidDel="00F15707" w:rsidRDefault="004A2CDB" w:rsidP="0097380A">
      <w:pPr>
        <w:rPr>
          <w:del w:id="2728" w:author="Sarah Thomas" w:date="2014-03-03T14:10:00Z"/>
        </w:rPr>
      </w:pPr>
      <w:del w:id="2729"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730" w:author="Sarah Thomas" w:date="2014-02-05T07:14:00Z">
        <w:r w:rsidDel="00C9623B">
          <w:delText xml:space="preserve">to </w:delText>
        </w:r>
      </w:del>
      <w:del w:id="2731" w:author="Sarah Thomas" w:date="2014-03-03T14:10:00Z">
        <w:r w:rsidDel="00F15707">
          <w:delText>continuity incase of disaster recovery.</w:delText>
        </w:r>
        <w:r w:rsidR="00C76F2E" w:rsidDel="00F15707">
          <w:delText xml:space="preserve"> This only </w:delText>
        </w:r>
      </w:del>
      <w:del w:id="2732" w:author="Sarah Thomas" w:date="2014-02-05T07:15:00Z">
        <w:r w:rsidR="00C76F2E" w:rsidDel="00C9623B">
          <w:delText xml:space="preserve">can </w:delText>
        </w:r>
      </w:del>
      <w:del w:id="2733" w:author="Sarah Thomas" w:date="2014-03-03T14:10:00Z">
        <w:r w:rsidR="00C76F2E" w:rsidDel="00F15707">
          <w:delText xml:space="preserve">be done </w:delText>
        </w:r>
      </w:del>
      <w:del w:id="2734" w:author="Sarah Thomas" w:date="2014-02-05T07:15:00Z">
        <w:r w:rsidR="00C76F2E" w:rsidDel="00C9623B">
          <w:delText xml:space="preserve">my </w:delText>
        </w:r>
      </w:del>
      <w:del w:id="2735"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736" w:author="Sarah Thomas" w:date="2014-03-03T14:10:00Z"/>
        </w:rPr>
      </w:pPr>
      <w:del w:id="2737" w:author="Sarah Thomas" w:date="2014-03-03T14:10:00Z">
        <w:r w:rsidDel="00F15707">
          <w:delText>Operations</w:delText>
        </w:r>
      </w:del>
    </w:p>
    <w:p w14:paraId="0B2C5831" w14:textId="770BE191" w:rsidR="00C76F2E" w:rsidRPr="0097380A" w:rsidDel="00F15707" w:rsidRDefault="002D5B5A" w:rsidP="00F0790D">
      <w:pPr>
        <w:rPr>
          <w:del w:id="2738" w:author="Sarah Thomas" w:date="2014-03-03T14:10:00Z"/>
        </w:rPr>
      </w:pPr>
      <w:del w:id="2739" w:author="Sarah Thomas" w:date="2014-03-03T14:10:00Z">
        <w:r w:rsidDel="00F15707">
          <w:delText>The website should be able to work in a less secure communication (HTTP) versus more secure environment (HTTPS)</w:delText>
        </w:r>
      </w:del>
      <w:del w:id="2740" w:author="Sarah Thomas" w:date="2014-02-05T07:16:00Z">
        <w:r w:rsidDel="003D18C6">
          <w:delText xml:space="preserve">, </w:delText>
        </w:r>
      </w:del>
      <w:del w:id="2741" w:author="Sarah Thomas" w:date="2014-03-03T14:10:00Z">
        <w:r w:rsidDel="00F15707">
          <w:delText>The argument here is that HTTPS</w:delText>
        </w:r>
      </w:del>
      <w:del w:id="2742" w:author="Sarah Thomas" w:date="2014-02-05T07:16:00Z">
        <w:r w:rsidDel="003D18C6">
          <w:delText xml:space="preserve"> </w:delText>
        </w:r>
      </w:del>
      <w:del w:id="2743" w:author="Sarah Thomas" w:date="2014-03-03T14:10:00Z">
        <w:r w:rsidDel="00F15707">
          <w:delText>where SSL is used</w:delText>
        </w:r>
        <w:r w:rsidR="001A2D89" w:rsidDel="00F15707">
          <w:delText xml:space="preserve"> requires registering for a signed</w:delText>
        </w:r>
      </w:del>
      <w:del w:id="2744" w:author="Sarah Thomas" w:date="2014-02-05T07:17:00Z">
        <w:r w:rsidR="001A2D89" w:rsidDel="003D18C6">
          <w:delText xml:space="preserve"> certificate thus requires purchasing the certificate</w:delText>
        </w:r>
      </w:del>
      <w:del w:id="2745" w:author="Sarah Thomas" w:date="2014-03-03T14:10:00Z">
        <w:r w:rsidR="001A2D89" w:rsidDel="00F15707">
          <w:delText xml:space="preserve">. For development purpose, a less secure environment will be used. </w:delText>
        </w:r>
      </w:del>
      <w:del w:id="2746" w:author="Sarah Thomas" w:date="2014-02-05T07:17:00Z">
        <w:r w:rsidR="001A2D89" w:rsidDel="003D18C6">
          <w:delText xml:space="preserve">Additional feature to the website would be </w:delText>
        </w:r>
      </w:del>
      <w:del w:id="2747" w:author="Sarah Thomas" w:date="2014-03-03T14:10:00Z">
        <w:r w:rsidR="001A2D89" w:rsidDel="00F15707">
          <w:delText>provid</w:delText>
        </w:r>
      </w:del>
      <w:del w:id="2748" w:author="Sarah Thomas" w:date="2014-02-05T07:18:00Z">
        <w:r w:rsidR="001A2D89" w:rsidDel="003D18C6">
          <w:delText>ing</w:delText>
        </w:r>
      </w:del>
      <w:del w:id="2749"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750" w:author="Sarah Thomas" w:date="2014-03-03T14:10:00Z"/>
        </w:rPr>
      </w:pPr>
      <w:del w:id="2751" w:author="Sarah Thomas" w:date="2014-03-03T14:10:00Z">
        <w:r w:rsidDel="00F15707">
          <w:delText>System Interface</w:delText>
        </w:r>
      </w:del>
    </w:p>
    <w:p w14:paraId="2027AC7D" w14:textId="04BF0923" w:rsidR="00347A50" w:rsidDel="00F15707" w:rsidRDefault="00347A50" w:rsidP="00F0790D">
      <w:pPr>
        <w:pStyle w:val="Heading4"/>
        <w:rPr>
          <w:del w:id="2752" w:author="Sarah Thomas" w:date="2014-03-03T14:10:00Z"/>
        </w:rPr>
      </w:pPr>
      <w:del w:id="2753" w:author="Sarah Thomas" w:date="2014-03-03T14:10:00Z">
        <w:r w:rsidDel="00F15707">
          <w:delText>User Interface</w:delText>
        </w:r>
      </w:del>
    </w:p>
    <w:p w14:paraId="43E82058" w14:textId="14F186EF" w:rsidR="005E47A7" w:rsidRPr="00E8161B" w:rsidDel="00F15707" w:rsidRDefault="005E47A7" w:rsidP="005E47A7">
      <w:pPr>
        <w:rPr>
          <w:del w:id="2754" w:author="Sarah Thomas" w:date="2014-03-03T14:10:00Z"/>
        </w:rPr>
      </w:pPr>
      <w:del w:id="2755"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756" w:author="Sarah Thomas" w:date="2014-03-03T14:10:00Z"/>
        </w:rPr>
      </w:pPr>
      <w:del w:id="2757"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758" w:author="Sarah Thomas" w:date="2014-03-03T14:10:00Z"/>
        </w:rPr>
      </w:pPr>
      <w:del w:id="2759"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760" w:author="Sarah Thomas" w:date="2014-02-05T07:19:00Z"/>
        </w:rPr>
      </w:pPr>
      <w:del w:id="2761"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762" w:author="Sarah Thomas" w:date="2014-03-03T14:10:00Z"/>
        </w:rPr>
      </w:pPr>
      <w:del w:id="2763"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764" w:author="Sarah Thomas" w:date="2014-03-03T14:10:00Z"/>
        </w:rPr>
      </w:pPr>
      <w:del w:id="2765"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766" w:author="Sarah Thomas" w:date="2014-03-03T14:10:00Z"/>
        </w:rPr>
      </w:pPr>
      <w:del w:id="2767"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768" w:author="Sarah Thomas" w:date="2014-03-03T14:10:00Z"/>
        </w:rPr>
      </w:pPr>
      <w:del w:id="2769"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770" w:author="Sarah Thomas" w:date="2014-03-03T14:10:00Z"/>
        </w:rPr>
      </w:pPr>
      <w:del w:id="2771"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772" w:author="Sarah Thomas" w:date="2014-03-03T14:10:00Z"/>
        </w:rPr>
      </w:pPr>
      <w:del w:id="2773"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774" w:author="Sarah Thomas" w:date="2014-03-03T14:10:00Z"/>
        </w:rPr>
      </w:pPr>
      <w:del w:id="2775"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776" w:author="Sarah Thomas" w:date="2014-03-03T14:10:00Z"/>
        </w:rPr>
      </w:pPr>
      <w:del w:id="2777" w:author="Sarah Thomas" w:date="2014-03-03T14:10:00Z">
        <w:r w:rsidDel="00F15707">
          <w:delText>Security</w:delText>
        </w:r>
      </w:del>
    </w:p>
    <w:p w14:paraId="5B3189B5" w14:textId="60EAC9D7" w:rsidR="0009690E" w:rsidDel="00F15707" w:rsidRDefault="0009690E" w:rsidP="0097380A">
      <w:pPr>
        <w:rPr>
          <w:del w:id="2778" w:author="Sarah Thomas" w:date="2014-03-03T14:10:00Z"/>
        </w:rPr>
      </w:pPr>
      <w:del w:id="2779"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780" w:author="Sarah Thomas" w:date="2014-03-03T14:10:00Z"/>
        </w:rPr>
      </w:pPr>
      <w:del w:id="2781"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782" w:author="Sarah Thomas" w:date="2014-03-03T14:10:00Z"/>
        </w:rPr>
      </w:pPr>
      <w:del w:id="2783" w:author="Sarah Thomas" w:date="2014-02-05T07:20:00Z">
        <w:r w:rsidDel="003D18C6">
          <w:delText>The part where</w:delText>
        </w:r>
      </w:del>
      <w:del w:id="2784" w:author="Sarah Thomas" w:date="2014-03-03T14:10:00Z">
        <w:r w:rsidDel="00F15707">
          <w:delText xml:space="preserve"> third party authentication is used</w:delText>
        </w:r>
      </w:del>
      <w:del w:id="2785" w:author="Sarah Thomas" w:date="2014-02-05T07:20:00Z">
        <w:r w:rsidDel="003D18C6">
          <w:delText xml:space="preserve"> for the system</w:delText>
        </w:r>
      </w:del>
      <w:del w:id="2786" w:author="Sarah Thomas" w:date="2014-03-03T14:10:00Z">
        <w:r w:rsidDel="00F15707">
          <w:delText xml:space="preserve">, such as </w:delText>
        </w:r>
      </w:del>
      <w:del w:id="2787" w:author="Sarah Thomas" w:date="2014-02-05T07:20:00Z">
        <w:r w:rsidDel="003D18C6">
          <w:delText xml:space="preserve">using </w:delText>
        </w:r>
      </w:del>
      <w:del w:id="2788"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789" w:author="Sarah Thomas" w:date="2014-03-03T14:10:00Z"/>
        </w:rPr>
      </w:pPr>
      <w:del w:id="2790"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791" w:author="Sarah Thomas" w:date="2014-03-03T14:10:00Z"/>
        </w:rPr>
      </w:pPr>
      <w:del w:id="2792" w:author="Sarah Thomas" w:date="2014-03-03T14:10:00Z">
        <w:r w:rsidDel="00F15707">
          <w:delText xml:space="preserve">Data validation should be </w:delText>
        </w:r>
      </w:del>
      <w:del w:id="2793" w:author="Sarah Thomas" w:date="2014-02-05T07:21:00Z">
        <w:r w:rsidDel="003D18C6">
          <w:delText xml:space="preserve">done </w:delText>
        </w:r>
      </w:del>
      <w:del w:id="2794" w:author="Sarah Thomas" w:date="2014-02-05T07:22:00Z">
        <w:r w:rsidDel="003D18C6">
          <w:delText>to</w:delText>
        </w:r>
      </w:del>
      <w:del w:id="2795" w:author="Sarah Thomas" w:date="2014-03-03T14:10:00Z">
        <w:r w:rsidDel="00F15707">
          <w:delText xml:space="preserve"> all </w:delText>
        </w:r>
      </w:del>
      <w:del w:id="2796" w:author="Sarah Thomas" w:date="2014-02-05T07:22:00Z">
        <w:r w:rsidDel="003D18C6">
          <w:delText xml:space="preserve">web </w:delText>
        </w:r>
      </w:del>
      <w:del w:id="2797" w:author="Sarah Thomas" w:date="2014-03-03T14:10:00Z">
        <w:r w:rsidDel="00F15707">
          <w:delText>forms use</w:delText>
        </w:r>
      </w:del>
      <w:del w:id="2798" w:author="Sarah Thomas" w:date="2014-02-05T07:21:00Z">
        <w:r w:rsidDel="003D18C6">
          <w:delText>s</w:delText>
        </w:r>
      </w:del>
      <w:del w:id="2799" w:author="Sarah Thomas" w:date="2014-03-03T14:10:00Z">
        <w:r w:rsidDel="00F15707">
          <w:delText xml:space="preserve"> by the website prior processing and committing them to the database</w:delText>
        </w:r>
      </w:del>
      <w:del w:id="2800" w:author="Sarah Thomas" w:date="2014-02-05T07:21:00Z">
        <w:r w:rsidDel="003D18C6">
          <w:delText xml:space="preserve"> of the website</w:delText>
        </w:r>
      </w:del>
      <w:del w:id="2801" w:author="Sarah Thomas" w:date="2014-03-03T14:10:00Z">
        <w:r w:rsidDel="00F15707">
          <w:delText>.</w:delText>
        </w:r>
      </w:del>
    </w:p>
    <w:p w14:paraId="1AD32887" w14:textId="2412E5CF" w:rsidR="00347A50" w:rsidDel="00F15707" w:rsidRDefault="00347A50" w:rsidP="00F0790D">
      <w:pPr>
        <w:pStyle w:val="Heading4"/>
        <w:rPr>
          <w:del w:id="2802" w:author="Sarah Thomas" w:date="2014-03-03T14:10:00Z"/>
        </w:rPr>
      </w:pPr>
      <w:del w:id="2803" w:author="Sarah Thomas" w:date="2014-03-03T14:10:00Z">
        <w:r w:rsidDel="00F15707">
          <w:delText>Protection</w:delText>
        </w:r>
      </w:del>
    </w:p>
    <w:p w14:paraId="25FFC684" w14:textId="0564EE55" w:rsidR="00347A50" w:rsidDel="00F15707" w:rsidRDefault="0009690E" w:rsidP="0097380A">
      <w:pPr>
        <w:rPr>
          <w:del w:id="2804" w:author="Sarah Thomas" w:date="2014-03-03T14:10:00Z"/>
        </w:rPr>
      </w:pPr>
      <w:del w:id="2805"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806" w:author="Sarah Thomas" w:date="2014-03-03T14:10:00Z"/>
        </w:rPr>
      </w:pPr>
      <w:del w:id="2807"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808" w:author="Sarah Thomas" w:date="2014-03-03T14:10:00Z"/>
        </w:rPr>
      </w:pPr>
      <w:del w:id="2809" w:author="Sarah Thomas" w:date="2014-03-03T14:10:00Z">
        <w:r w:rsidDel="00F15707">
          <w:delText>Data Management</w:delText>
        </w:r>
      </w:del>
    </w:p>
    <w:p w14:paraId="75A16816" w14:textId="6311C543" w:rsidR="00C76F2E" w:rsidDel="00F15707" w:rsidRDefault="00C76F2E" w:rsidP="0097380A">
      <w:pPr>
        <w:rPr>
          <w:del w:id="2810" w:author="Sarah Thomas" w:date="2014-03-03T14:10:00Z"/>
        </w:rPr>
      </w:pPr>
      <w:del w:id="2811"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812" w:author="Sarah Thomas" w:date="2014-03-03T14:10:00Z"/>
        </w:rPr>
      </w:pPr>
      <w:del w:id="2813"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814" w:author="Sarah Thomas" w:date="2014-03-03T14:10:00Z"/>
        </w:rPr>
      </w:pPr>
      <w:bookmarkStart w:id="2815" w:name="_Toc253043813"/>
      <w:del w:id="2816" w:author="Sarah Thomas" w:date="2014-03-03T14:10:00Z">
        <w:r w:rsidDel="00F15707">
          <w:delText>Class Diagram</w:delText>
        </w:r>
        <w:bookmarkEnd w:id="2815"/>
      </w:del>
    </w:p>
    <w:p w14:paraId="3D7FED52" w14:textId="4991C33A" w:rsidR="00A57983" w:rsidDel="00F15707" w:rsidRDefault="00A57983" w:rsidP="008D0C79">
      <w:pPr>
        <w:pStyle w:val="BodyText"/>
        <w:rPr>
          <w:del w:id="2817" w:author="Sarah Thomas" w:date="2014-03-03T14:10:00Z"/>
        </w:rPr>
      </w:pPr>
      <w:del w:id="2818"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819" w:author="Sarah Thomas" w:date="2014-03-03T14:10:00Z"/>
        </w:rPr>
      </w:pPr>
      <w:del w:id="2820"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821" w:author="Sarah Thomas" w:date="2014-03-03T14:10:00Z"/>
        </w:rPr>
      </w:pPr>
      <w:del w:id="2822"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2</w:delText>
        </w:r>
        <w:r w:rsidR="00246E0B" w:rsidDel="00F15707">
          <w:rPr>
            <w:noProof/>
          </w:rPr>
          <w:fldChar w:fldCharType="end"/>
        </w:r>
        <w:r w:rsidDel="00F15707">
          <w:delText xml:space="preserve"> - Class Diagram</w:delText>
        </w:r>
      </w:del>
    </w:p>
    <w:p w14:paraId="5DBD91D8" w14:textId="393BFB42" w:rsidR="00A57983" w:rsidRPr="00A57983" w:rsidDel="00F15707" w:rsidRDefault="00A57983" w:rsidP="00A57983">
      <w:pPr>
        <w:rPr>
          <w:del w:id="2823" w:author="Sarah Thomas" w:date="2014-03-03T14:10:00Z"/>
        </w:rPr>
      </w:pPr>
      <w:del w:id="2824" w:author="Sarah Thomas" w:date="2014-03-03T14:10:00Z">
        <w:r w:rsidDel="00F15707">
          <w:delText xml:space="preserve"> </w:delText>
        </w:r>
      </w:del>
    </w:p>
    <w:p w14:paraId="24A0579C" w14:textId="4D501929" w:rsidR="00A5192B" w:rsidRPr="00F0790D" w:rsidDel="00F15707" w:rsidRDefault="005C63CB" w:rsidP="00F0790D">
      <w:pPr>
        <w:pStyle w:val="Heading1"/>
        <w:rPr>
          <w:del w:id="2825" w:author="Sarah Thomas" w:date="2014-03-03T14:10:00Z"/>
          <w:rFonts w:cs="Times New Roman"/>
          <w:szCs w:val="24"/>
          <w:highlight w:val="lightGray"/>
        </w:rPr>
      </w:pPr>
      <w:bookmarkStart w:id="2826" w:name="_Toc253043814"/>
      <w:bookmarkStart w:id="2827" w:name="_Ref253124777"/>
      <w:del w:id="2828" w:author="Sarah Thomas" w:date="2014-03-03T14:10:00Z">
        <w:r w:rsidRPr="00A5192B" w:rsidDel="00F15707">
          <w:delText>Testing Schedule</w:delText>
        </w:r>
        <w:bookmarkEnd w:id="2826"/>
        <w:bookmarkEnd w:id="2827"/>
      </w:del>
    </w:p>
    <w:p w14:paraId="3A645AF6" w14:textId="3F5E2D81" w:rsidR="00EE5885" w:rsidRPr="00F0790D" w:rsidDel="00F15707" w:rsidRDefault="00EE5885" w:rsidP="00F0790D">
      <w:pPr>
        <w:pStyle w:val="Heading2"/>
        <w:rPr>
          <w:del w:id="2829" w:author="Sarah Thomas" w:date="2014-03-03T14:10:00Z"/>
        </w:rPr>
      </w:pPr>
      <w:del w:id="2830" w:author="Sarah Thomas" w:date="2014-03-03T14:10:00Z">
        <w:r w:rsidRPr="00F0790D" w:rsidDel="00F15707">
          <w:delText>Methods</w:delText>
        </w:r>
      </w:del>
    </w:p>
    <w:p w14:paraId="637FAEAC" w14:textId="1849D0E4" w:rsidR="00B343D7" w:rsidDel="00F15707" w:rsidRDefault="00DE7CD8" w:rsidP="00F0790D">
      <w:pPr>
        <w:pStyle w:val="BodyText"/>
        <w:rPr>
          <w:del w:id="2831" w:author="Sarah Thomas" w:date="2014-03-03T14:10:00Z"/>
        </w:rPr>
      </w:pPr>
      <w:del w:id="2832"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833" w:author="Sarah Thomas" w:date="2014-03-03T14:10:00Z"/>
        </w:rPr>
      </w:pPr>
      <w:del w:id="2834"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835" w:author="Sarah Thomas" w:date="2014-03-03T14:10:00Z"/>
        </w:rPr>
      </w:pPr>
      <w:del w:id="2836"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837" w:author="Sarah Thomas" w:date="2014-03-03T14:10:00Z"/>
        </w:rPr>
      </w:pPr>
      <w:del w:id="2838"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839" w:author="Sarah Thomas" w:date="2014-03-03T14:10:00Z"/>
        </w:rPr>
      </w:pPr>
      <w:del w:id="2840"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841" w:author="Sarah Thomas" w:date="2014-03-03T14:10:00Z"/>
        </w:rPr>
      </w:pPr>
      <w:del w:id="2842" w:author="Sarah Thomas" w:date="2014-03-03T14:10:00Z">
        <w:r w:rsidDel="00F15707">
          <w:delText>Test case</w:delText>
        </w:r>
      </w:del>
    </w:p>
    <w:p w14:paraId="7DEAE528" w14:textId="728F9D51" w:rsidR="00EE5885" w:rsidDel="00F15707" w:rsidRDefault="00EE5885" w:rsidP="00F0790D">
      <w:pPr>
        <w:rPr>
          <w:del w:id="2843" w:author="Sarah Thomas" w:date="2014-03-03T14:10:00Z"/>
        </w:rPr>
      </w:pPr>
      <w:del w:id="2844"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845" w:author="Sarah Thomas" w:date="2014-03-03T14:10:00Z"/>
        </w:rPr>
      </w:pPr>
      <w:del w:id="2846"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847" w:author="Sarah Thomas" w:date="2014-03-03T14:10:00Z"/>
        </w:rPr>
      </w:pPr>
      <w:del w:id="2848"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849" w:author="Sarah Thomas" w:date="2014-03-03T14:10:00Z"/>
        </w:rPr>
      </w:pPr>
      <w:del w:id="2850"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851" w:author="Sarah Thomas" w:date="2014-03-03T14:10:00Z"/>
        </w:rPr>
      </w:pPr>
      <w:del w:id="2852" w:author="Sarah Thomas" w:date="2014-02-05T07:24:00Z">
        <w:r w:rsidDel="003D18C6">
          <w:delText xml:space="preserve">Inter </w:delText>
        </w:r>
      </w:del>
      <w:del w:id="2853"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854" w:author="Sarah Thomas" w:date="2014-03-03T14:10:00Z"/>
        </w:rPr>
      </w:pPr>
      <w:del w:id="2855"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856" w:author="Sarah Thomas" w:date="2014-03-03T14:10:00Z"/>
        </w:rPr>
      </w:pPr>
      <w:del w:id="2857" w:author="Sarah Thomas" w:date="2014-03-03T14:10:00Z">
        <w:r w:rsidDel="00F15707">
          <w:delText>Managing ventures</w:delText>
        </w:r>
      </w:del>
    </w:p>
    <w:p w14:paraId="55DCE284" w14:textId="04165A6C" w:rsidR="00894DBA" w:rsidDel="00F15707" w:rsidRDefault="00894DBA" w:rsidP="00F0790D">
      <w:pPr>
        <w:pStyle w:val="BodyText"/>
        <w:rPr>
          <w:del w:id="2858" w:author="Sarah Thomas" w:date="2014-03-03T14:10:00Z"/>
        </w:rPr>
      </w:pPr>
      <w:del w:id="2859"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860" w:author="Sarah Thomas" w:date="2014-03-03T14:10:00Z"/>
        </w:rPr>
      </w:pPr>
      <w:del w:id="2861"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862" w:author="Sarah Thomas" w:date="2014-03-03T14:10:00Z"/>
        </w:rPr>
      </w:pPr>
      <w:del w:id="2863"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864" w:author="Sarah Thomas" w:date="2014-03-03T14:10:00Z"/>
        </w:rPr>
      </w:pPr>
      <w:del w:id="2865"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866" w:author="Sarah Thomas" w:date="2014-03-03T14:10:00Z"/>
        </w:rPr>
      </w:pPr>
      <w:del w:id="2867"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868" w:author="Sarah Thomas" w:date="2014-03-03T14:10:00Z"/>
        </w:rPr>
      </w:pPr>
      <w:del w:id="2869"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870" w:author="Sarah Thomas" w:date="2014-03-03T14:10:00Z"/>
        </w:rPr>
      </w:pPr>
      <w:del w:id="2871"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872" w:author="Sarah Thomas" w:date="2014-03-03T14:10:00Z"/>
        </w:rPr>
      </w:pPr>
      <w:del w:id="2873"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874" w:author="Sarah Thomas" w:date="2014-03-03T14:10:00Z"/>
        </w:rPr>
      </w:pPr>
      <w:del w:id="2875"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876" w:author="Sarah Thomas" w:date="2014-03-03T14:10:00Z"/>
        </w:rPr>
      </w:pPr>
      <w:del w:id="2877"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878" w:author="Sarah Thomas" w:date="2014-03-03T14:10:00Z"/>
        </w:rPr>
      </w:pPr>
      <w:del w:id="2879"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880" w:author="Sarah Thomas" w:date="2014-03-03T14:10:00Z"/>
        </w:rPr>
      </w:pPr>
      <w:del w:id="2881"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882" w:author="Sarah Thomas" w:date="2014-03-03T14:10:00Z"/>
        </w:rPr>
      </w:pPr>
      <w:del w:id="2883"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884" w:author="Sarah Thomas" w:date="2014-03-03T14:10:00Z"/>
        </w:rPr>
      </w:pPr>
      <w:del w:id="2885"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886" w:author="Sarah Thomas" w:date="2014-03-03T14:10:00Z"/>
        </w:rPr>
      </w:pPr>
      <w:del w:id="2887"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888" w:author="Sarah Thomas" w:date="2014-03-03T14:10:00Z"/>
        </w:rPr>
      </w:pPr>
      <w:del w:id="2889"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890" w:author="Sarah Thomas" w:date="2014-03-03T14:10:00Z"/>
        </w:rPr>
      </w:pPr>
      <w:del w:id="2891"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892" w:author="Sarah Thomas" w:date="2014-03-03T14:10:00Z"/>
        </w:rPr>
      </w:pPr>
      <w:del w:id="2893"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894" w:author="Sarah Thomas" w:date="2014-03-03T14:10:00Z"/>
        </w:rPr>
      </w:pPr>
      <w:del w:id="2895"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896" w:author="Sarah Thomas" w:date="2014-03-03T14:10:00Z"/>
        </w:rPr>
      </w:pPr>
      <w:del w:id="2897"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898" w:author="Sarah Thomas" w:date="2014-03-03T14:10:00Z"/>
        </w:rPr>
      </w:pPr>
      <w:del w:id="2899" w:author="Sarah Thomas" w:date="2014-03-03T14:10:00Z">
        <w:r w:rsidDel="00F15707">
          <w:delText xml:space="preserve">Non-Functional Requirements </w:delText>
        </w:r>
      </w:del>
      <w:del w:id="2900" w:author="Sarah Thomas" w:date="2014-02-05T07:26:00Z">
        <w:r w:rsidDel="00550D17">
          <w:delText xml:space="preserve">are </w:delText>
        </w:r>
      </w:del>
      <w:del w:id="2901" w:author="Sarah Thomas" w:date="2014-03-03T14:10:00Z">
        <w:r w:rsidDel="00F15707">
          <w:delText xml:space="preserve">handle </w:delText>
        </w:r>
      </w:del>
      <w:del w:id="2902" w:author="Sarah Thomas" w:date="2014-02-05T07:26:00Z">
        <w:r w:rsidDel="00550D17">
          <w:delText xml:space="preserve">using </w:delText>
        </w:r>
      </w:del>
      <w:del w:id="2903" w:author="Sarah Thomas" w:date="2014-03-03T14:10:00Z">
        <w:r w:rsidDel="00F15707">
          <w:delText xml:space="preserve">acceptance testing and most of the testing for all case </w:delText>
        </w:r>
      </w:del>
      <w:del w:id="2904" w:author="Sarah Thomas" w:date="2014-02-05T07:27:00Z">
        <w:r w:rsidDel="00550D17">
          <w:delText>are done</w:delText>
        </w:r>
      </w:del>
      <w:del w:id="2905" w:author="Sarah Thomas" w:date="2014-03-03T14:10:00Z">
        <w:r w:rsidDel="00F15707">
          <w:delText xml:space="preserve"> using black-box method </w:delText>
        </w:r>
      </w:del>
      <w:del w:id="2906" w:author="Sarah Thomas" w:date="2014-02-05T07:27:00Z">
        <w:r w:rsidDel="00550D17">
          <w:delText>since unit</w:delText>
        </w:r>
      </w:del>
      <w:del w:id="2907" w:author="Sarah Thomas" w:date="2014-03-03T14:10:00Z">
        <w:r w:rsidDel="00F15707">
          <w:delText xml:space="preserve">-testing will test the code for known variable </w:delText>
        </w:r>
      </w:del>
      <w:del w:id="2908" w:author="Sarah Thomas" w:date="2014-02-05T07:28:00Z">
        <w:r w:rsidDel="00550D17">
          <w:delText>as in</w:delText>
        </w:r>
      </w:del>
      <w:del w:id="2909" w:author="Sarah Thomas" w:date="2014-03-03T14:10:00Z">
        <w:r w:rsidDel="00F15707">
          <w:delText xml:space="preserve"> white-box method.</w:delText>
        </w:r>
      </w:del>
    </w:p>
    <w:p w14:paraId="265C0324" w14:textId="3D2D9F23" w:rsidR="00E005D3" w:rsidDel="00F15707" w:rsidRDefault="00E005D3" w:rsidP="00F0790D">
      <w:pPr>
        <w:pStyle w:val="Heading2"/>
        <w:rPr>
          <w:del w:id="2910" w:author="Sarah Thomas" w:date="2014-03-03T14:10:00Z"/>
        </w:rPr>
      </w:pPr>
      <w:del w:id="2911" w:author="Sarah Thomas" w:date="2014-03-03T14:10:00Z">
        <w:r w:rsidDel="00F15707">
          <w:delText>Schedule</w:delText>
        </w:r>
      </w:del>
    </w:p>
    <w:p w14:paraId="06464B66" w14:textId="1E21A56D" w:rsidR="00E005D3" w:rsidDel="00F15707" w:rsidRDefault="00E005D3" w:rsidP="00F0790D">
      <w:pPr>
        <w:rPr>
          <w:del w:id="2912" w:author="Sarah Thomas" w:date="2014-03-03T14:10:00Z"/>
        </w:rPr>
      </w:pPr>
      <w:del w:id="2913" w:author="Sarah Thomas" w:date="2014-03-03T14:10:00Z">
        <w:r w:rsidDel="00F15707">
          <w:delText>Based on the Gantt chart found under Appendix 4.3, different type of testing method</w:delText>
        </w:r>
      </w:del>
      <w:del w:id="2914" w:author="Sarah Thomas" w:date="2014-02-05T07:28:00Z">
        <w:r w:rsidDel="00550D17">
          <w:delText xml:space="preserve"> </w:delText>
        </w:r>
      </w:del>
      <w:del w:id="2915" w:author="Sarah Thomas" w:date="2014-03-03T14:10:00Z">
        <w:r w:rsidDel="00F15707">
          <w:delText xml:space="preserve">will be </w:delText>
        </w:r>
      </w:del>
      <w:del w:id="2916" w:author="Sarah Thomas" w:date="2014-02-05T07:28:00Z">
        <w:r w:rsidDel="00550D17">
          <w:delText xml:space="preserve">done </w:delText>
        </w:r>
      </w:del>
      <w:del w:id="2917"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918" w:author="Sarah Thomas" w:date="2014-02-05T07:30:00Z"/>
        </w:rPr>
        <w:pPrChange w:id="2919" w:author="Sarah Thomas" w:date="2014-02-05T07:30:00Z">
          <w:pPr/>
        </w:pPrChange>
      </w:pPr>
      <w:del w:id="2920"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921" w:author="Sarah Thomas" w:date="2014-02-05T07:29:00Z"/>
        </w:rPr>
        <w:pPrChange w:id="2922" w:author="Sarah Thomas" w:date="2014-02-05T07:29:00Z">
          <w:pPr/>
        </w:pPrChange>
      </w:pPr>
      <w:del w:id="2923"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924" w:author="Sarah Thomas" w:date="2014-03-03T14:10:00Z"/>
        </w:rPr>
        <w:pPrChange w:id="2925" w:author="Sarah Thomas" w:date="2014-02-05T07:29:00Z">
          <w:pPr/>
        </w:pPrChange>
      </w:pPr>
      <w:del w:id="2926"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927" w:author="Sarah Thomas" w:date="2014-03-03T14:10:00Z"/>
        </w:rPr>
        <w:pPrChange w:id="2928" w:author="Sarah Thomas" w:date="2014-02-05T07:29:00Z">
          <w:pPr/>
        </w:pPrChange>
      </w:pPr>
      <w:del w:id="2929"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930" w:author="Sarah Thomas" w:date="2014-03-03T14:10:00Z"/>
        </w:rPr>
      </w:pPr>
    </w:p>
    <w:p w14:paraId="44AF33CF" w14:textId="7F73550A" w:rsidR="00E005D3" w:rsidRPr="00F0790D" w:rsidDel="00550D17" w:rsidRDefault="00E005D3" w:rsidP="00F0790D">
      <w:pPr>
        <w:pStyle w:val="BodyText"/>
        <w:rPr>
          <w:del w:id="2931" w:author="Sarah Thomas" w:date="2014-02-05T07:30:00Z"/>
        </w:rPr>
      </w:pPr>
      <w:del w:id="2932"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933" w:author="Sarah Thomas" w:date="2014-03-03T14:10:00Z"/>
        </w:rPr>
      </w:pPr>
      <w:del w:id="2934"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935" w:author="Sarah Thomas" w:date="2014-03-03T14:10:00Z"/>
        </w:rPr>
      </w:pPr>
      <w:del w:id="2936" w:author="Sarah Thomas" w:date="2014-03-03T14:10:00Z">
        <w:r w:rsidDel="00F15707">
          <w:delText>Summary</w:delText>
        </w:r>
      </w:del>
    </w:p>
    <w:p w14:paraId="1D76366B" w14:textId="52FBCC4E" w:rsidR="00E005D3" w:rsidDel="00F15707" w:rsidRDefault="00E005D3" w:rsidP="00F0790D">
      <w:pPr>
        <w:pStyle w:val="BodyText"/>
        <w:rPr>
          <w:del w:id="2937" w:author="Sarah Thomas" w:date="2014-03-03T14:10:00Z"/>
        </w:rPr>
      </w:pPr>
      <w:del w:id="2938"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939" w:author="Sarah Thomas" w:date="2014-03-03T14:10:00Z"/>
        </w:rPr>
      </w:pPr>
      <w:del w:id="2940"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941" w:author="Sarah Thomas" w:date="2014-03-03T14:10:00Z"/>
        </w:rPr>
      </w:pPr>
      <w:del w:id="2942"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943" w:author="Sarah Thomas" w:date="2014-03-03T14:10:00Z"/>
        </w:rPr>
      </w:pPr>
      <w:del w:id="2944"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945" w:author="Sarah Thomas" w:date="2014-03-03T14:10:00Z"/>
        </w:rPr>
      </w:pPr>
      <w:del w:id="2946"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947" w:author="Sarah Thomas" w:date="2014-03-03T14:10:00Z"/>
        </w:rPr>
      </w:pPr>
      <w:del w:id="2948"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949" w:author="Sarah Thomas" w:date="2014-03-03T14:10:00Z"/>
        </w:rPr>
      </w:pPr>
      <w:del w:id="2950"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951" w:author="Sarah Thomas" w:date="2014-03-03T14:10:00Z"/>
        </w:rPr>
      </w:pPr>
      <w:del w:id="2952"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953" w:author="Sarah Thomas" w:date="2014-03-03T14:10:00Z"/>
        </w:rPr>
      </w:pPr>
      <w:del w:id="2954"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955" w:author="Sarah Thomas" w:date="2014-03-03T14:10:00Z"/>
        </w:rPr>
      </w:pPr>
      <w:del w:id="2956"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957" w:author="Sarah Thomas" w:date="2014-03-03T14:10:00Z"/>
        </w:rPr>
      </w:pPr>
      <w:del w:id="2958"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959" w:author="Sarah Thomas" w:date="2014-03-03T14:10:00Z"/>
        </w:rPr>
      </w:pPr>
      <w:del w:id="2960"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961" w:author="Sarah Thomas" w:date="2014-03-03T14:10:00Z"/>
        </w:rPr>
      </w:pPr>
      <w:del w:id="2962"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963" w:author="Sarah Thomas" w:date="2014-03-03T14:10:00Z"/>
        </w:rPr>
      </w:pPr>
      <w:del w:id="2964"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965" w:author="Sarah Thomas" w:date="2014-03-03T14:10:00Z"/>
        </w:rPr>
      </w:pPr>
      <w:del w:id="2966"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967" w:author="Sarah Thomas" w:date="2014-03-03T14:10:00Z"/>
        </w:rPr>
      </w:pPr>
      <w:del w:id="2968"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969" w:author="Sarah Thomas" w:date="2014-03-03T14:10:00Z"/>
        </w:rPr>
      </w:pPr>
      <w:del w:id="2970"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971" w:author="Sarah Thomas" w:date="2014-03-03T14:10:00Z"/>
        </w:rPr>
      </w:pPr>
      <w:del w:id="2972"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973" w:author="Sarah Thomas" w:date="2014-03-03T14:10:00Z"/>
        </w:rPr>
      </w:pPr>
      <w:del w:id="2974"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975" w:author="Sarah Thomas" w:date="2014-03-03T14:10:00Z"/>
        </w:rPr>
      </w:pPr>
      <w:del w:id="2976"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977" w:author="Sarah Thomas" w:date="2014-03-03T14:10:00Z"/>
        </w:rPr>
      </w:pPr>
      <w:del w:id="2978"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979" w:author="Sarah Thomas" w:date="2014-03-03T14:10:00Z"/>
        </w:rPr>
      </w:pPr>
      <w:del w:id="2980"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981" w:author="Sarah Thomas" w:date="2014-03-03T14:10:00Z"/>
        </w:rPr>
      </w:pPr>
      <w:del w:id="2982"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983" w:author="Sarah Thomas" w:date="2014-03-03T14:10:00Z"/>
        </w:rPr>
      </w:pPr>
      <w:del w:id="2984"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985" w:author="Sarah Thomas" w:date="2014-03-03T14:10:00Z"/>
        </w:rPr>
      </w:pPr>
      <w:del w:id="2986"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987" w:author="Sarah Thomas" w:date="2014-03-03T14:10:00Z"/>
        </w:rPr>
      </w:pPr>
      <w:del w:id="2988"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989" w:author="Sarah Thomas" w:date="2014-03-03T14:10:00Z"/>
        </w:rPr>
      </w:pPr>
      <w:del w:id="2990"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991" w:author="Sarah Thomas" w:date="2014-03-03T14:10:00Z"/>
        </w:rPr>
      </w:pPr>
      <w:del w:id="2992"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993" w:author="Sarah Thomas" w:date="2014-03-03T14:10:00Z"/>
        </w:rPr>
      </w:pPr>
      <w:del w:id="2994"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995" w:author="Sarah Thomas" w:date="2014-03-03T14:10:00Z"/>
        </w:rPr>
      </w:pPr>
      <w:del w:id="2996"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997" w:author="Sarah Thomas" w:date="2014-03-03T14:10:00Z"/>
        </w:rPr>
      </w:pPr>
      <w:del w:id="2998"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999" w:author="Sarah Thomas" w:date="2014-03-03T14:10:00Z"/>
        </w:rPr>
      </w:pPr>
      <w:del w:id="3000"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3001" w:author="Sarah Thomas" w:date="2014-03-03T14:10:00Z"/>
        </w:rPr>
      </w:pPr>
      <w:del w:id="3002"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3003" w:author="Sarah Thomas" w:date="2014-03-03T14:10:00Z"/>
        </w:rPr>
      </w:pPr>
      <w:del w:id="3004"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3005" w:author="Sarah Thomas" w:date="2014-03-03T14:10:00Z"/>
        </w:rPr>
      </w:pPr>
      <w:del w:id="3006"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3007" w:author="Sarah Thomas" w:date="2014-03-03T14:14:00Z"/>
        </w:rPr>
      </w:pPr>
      <w:del w:id="3008" w:author="Sarah Thomas" w:date="2014-03-03T14:14:00Z">
        <w:r w:rsidDel="00F15707">
          <w:br w:type="page"/>
        </w:r>
      </w:del>
    </w:p>
    <w:p w14:paraId="1B6EC480" w14:textId="0375239E" w:rsidR="001E34AB" w:rsidRDefault="001E34AB" w:rsidP="00F0790D">
      <w:pPr>
        <w:pStyle w:val="Heading1"/>
        <w:rPr>
          <w:ins w:id="3009" w:author="Sarah Thomas" w:date="2014-03-03T14:11:00Z"/>
        </w:rPr>
      </w:pPr>
      <w:bookmarkStart w:id="3010" w:name="_Toc253043815"/>
      <w:bookmarkStart w:id="3011" w:name="_Ref253124635"/>
      <w:bookmarkStart w:id="3012" w:name="_Toc256496023"/>
      <w:r w:rsidRPr="001E34AB">
        <w:t>Appendices</w:t>
      </w:r>
      <w:bookmarkEnd w:id="3010"/>
      <w:bookmarkEnd w:id="3011"/>
      <w:bookmarkEnd w:id="3012"/>
    </w:p>
    <w:p w14:paraId="3E453ADD" w14:textId="1090E407" w:rsidR="00766C26" w:rsidRDefault="00F15707">
      <w:pPr>
        <w:pStyle w:val="Heading2"/>
        <w:rPr>
          <w:ins w:id="3013" w:author="Sarah Thomas" w:date="2014-03-12T17:29:00Z"/>
        </w:rPr>
        <w:pPrChange w:id="3014" w:author="Sarah Thomas" w:date="2014-03-03T14:22:00Z">
          <w:pPr>
            <w:widowControl w:val="0"/>
            <w:autoSpaceDE w:val="0"/>
            <w:autoSpaceDN w:val="0"/>
            <w:adjustRightInd w:val="0"/>
          </w:pPr>
        </w:pPrChange>
      </w:pPr>
      <w:bookmarkStart w:id="3015" w:name="_Toc256496024"/>
      <w:ins w:id="3016" w:author="Sarah Thomas" w:date="2014-03-03T14:11:00Z">
        <w:r w:rsidRPr="00812194">
          <w:t>User Documentation</w:t>
        </w:r>
      </w:ins>
      <w:bookmarkEnd w:id="3015"/>
    </w:p>
    <w:p w14:paraId="6A8CA876" w14:textId="0A7BC457" w:rsidR="00BB1C8A" w:rsidRDefault="00BB1C8A">
      <w:pPr>
        <w:rPr>
          <w:ins w:id="3017" w:author="Sarah Thomas" w:date="2014-03-12T17:30:00Z"/>
        </w:rPr>
        <w:pPrChange w:id="3018" w:author="Sarah Thomas" w:date="2014-03-12T17:29:00Z">
          <w:pPr>
            <w:widowControl w:val="0"/>
            <w:autoSpaceDE w:val="0"/>
            <w:autoSpaceDN w:val="0"/>
            <w:adjustRightInd w:val="0"/>
          </w:pPr>
        </w:pPrChange>
      </w:pPr>
      <w:ins w:id="3019" w:author="Sarah Thomas" w:date="2014-03-12T17:29:00Z">
        <w:r>
          <w:t xml:space="preserve">The documentation for the site is in the form of a FAQ page. We intend that the FAQ </w:t>
        </w:r>
      </w:ins>
      <w:ins w:id="3020" w:author="Sarah Thomas" w:date="2014-03-12T17:30:00Z">
        <w:r>
          <w:t>page will help the users to navigate and understand the site.</w:t>
        </w:r>
      </w:ins>
    </w:p>
    <w:p w14:paraId="6CBF85C5" w14:textId="1CF3BD52" w:rsidR="00BB1C8A" w:rsidRDefault="00BB1C8A">
      <w:pPr>
        <w:pStyle w:val="BodyText"/>
        <w:rPr>
          <w:ins w:id="3021" w:author="Sarah Thomas" w:date="2014-03-12T17:30:00Z"/>
        </w:rPr>
        <w:pPrChange w:id="3022" w:author="Sarah Thomas" w:date="2014-03-12T17:30:00Z">
          <w:pPr>
            <w:widowControl w:val="0"/>
            <w:autoSpaceDE w:val="0"/>
            <w:autoSpaceDN w:val="0"/>
            <w:adjustRightInd w:val="0"/>
          </w:pPr>
        </w:pPrChange>
      </w:pPr>
      <w:ins w:id="3023" w:author="Sarah Thomas" w:date="2014-03-12T17:30:00Z">
        <w:r>
          <w:t>The contents of the FAQs page are reproduced here</w:t>
        </w:r>
      </w:ins>
    </w:p>
    <w:p w14:paraId="4927F521" w14:textId="4DB2AD75" w:rsidR="00BB1C8A" w:rsidRPr="00BB1C8A" w:rsidRDefault="00BB1C8A">
      <w:pPr>
        <w:pStyle w:val="BodyText"/>
        <w:rPr>
          <w:ins w:id="3024" w:author="Sarah Thomas" w:date="2014-03-03T14:22:00Z"/>
        </w:rPr>
        <w:pPrChange w:id="3025" w:author="Sarah Thomas" w:date="2014-03-12T17:30:00Z">
          <w:pPr>
            <w:widowControl w:val="0"/>
            <w:autoSpaceDE w:val="0"/>
            <w:autoSpaceDN w:val="0"/>
            <w:adjustRightInd w:val="0"/>
          </w:pPr>
        </w:pPrChange>
      </w:pPr>
      <w:ins w:id="3026" w:author="Sarah Thomas" w:date="2014-03-12T17:30:00Z">
        <w:r w:rsidRPr="00BB1C8A">
          <w:rPr>
            <w:highlight w:val="yellow"/>
            <w:rPrChange w:id="3027" w:author="Sarah Thomas" w:date="2014-03-12T17:31:00Z">
              <w:rPr/>
            </w:rPrChange>
          </w:rPr>
          <w:t>INSERT FAQ PAGE</w:t>
        </w:r>
      </w:ins>
    </w:p>
    <w:p w14:paraId="40CDA73D" w14:textId="40B05344" w:rsidR="00766C26" w:rsidRDefault="00F15707">
      <w:pPr>
        <w:pStyle w:val="Heading2"/>
        <w:rPr>
          <w:ins w:id="3028" w:author="Sarah Thomas" w:date="2014-03-12T14:56:00Z"/>
        </w:rPr>
        <w:pPrChange w:id="3029" w:author="Sarah Thomas" w:date="2014-03-03T14:22:00Z">
          <w:pPr>
            <w:widowControl w:val="0"/>
            <w:autoSpaceDE w:val="0"/>
            <w:autoSpaceDN w:val="0"/>
            <w:adjustRightInd w:val="0"/>
          </w:pPr>
        </w:pPrChange>
      </w:pPr>
      <w:bookmarkStart w:id="3030" w:name="_Toc256496025"/>
      <w:ins w:id="3031" w:author="Sarah Thomas" w:date="2014-03-03T14:11:00Z">
        <w:r w:rsidRPr="0073101D">
          <w:t> </w:t>
        </w:r>
        <w:r w:rsidRPr="002541FE">
          <w:t>Minutes of All Group Meetings</w:t>
        </w:r>
        <w:bookmarkEnd w:id="3030"/>
        <w:r w:rsidRPr="002541FE">
          <w:t xml:space="preserve"> </w:t>
        </w:r>
      </w:ins>
    </w:p>
    <w:p w14:paraId="2FEA3055" w14:textId="77777777" w:rsidR="00E65606" w:rsidRPr="00E65606" w:rsidRDefault="00E65606">
      <w:pPr>
        <w:rPr>
          <w:ins w:id="3032" w:author="Sarah Thomas" w:date="2014-03-12T14:53:00Z"/>
        </w:rPr>
        <w:pPrChange w:id="3033"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3034" w:author="Sarah Thomas" w:date="2014-03-12T14:56:00Z"/>
          <w:b/>
          <w:sz w:val="20"/>
          <w:szCs w:val="20"/>
          <w:u w:val="single"/>
          <w:rPrChange w:id="3035" w:author="Sarah Thomas" w:date="2014-03-12T15:18:00Z">
            <w:rPr>
              <w:ins w:id="3036" w:author="Sarah Thomas" w:date="2014-03-12T14:56:00Z"/>
              <w:b/>
              <w:szCs w:val="24"/>
              <w:u w:val="single"/>
            </w:rPr>
          </w:rPrChange>
        </w:rPr>
      </w:pPr>
      <w:ins w:id="3037" w:author="Sarah Thomas" w:date="2014-03-12T14:56:00Z">
        <w:r w:rsidRPr="009B4863">
          <w:rPr>
            <w:b/>
            <w:sz w:val="20"/>
            <w:szCs w:val="20"/>
            <w:u w:val="single"/>
            <w:rPrChange w:id="3038" w:author="Sarah Thomas" w:date="2014-03-12T15:18:00Z">
              <w:rPr>
                <w:b/>
                <w:szCs w:val="24"/>
                <w:u w:val="single"/>
              </w:rPr>
            </w:rPrChange>
          </w:rPr>
          <w:t>CE903-1 Minutes of Group Meeting 1</w:t>
        </w:r>
      </w:ins>
    </w:p>
    <w:p w14:paraId="02B33F72" w14:textId="5F4D34A9" w:rsidR="00E65606" w:rsidRPr="009B4863" w:rsidRDefault="00E65606" w:rsidP="00E65606">
      <w:pPr>
        <w:rPr>
          <w:ins w:id="3039" w:author="Sarah Thomas" w:date="2014-03-12T14:56:00Z"/>
          <w:sz w:val="20"/>
          <w:szCs w:val="20"/>
          <w:rPrChange w:id="3040" w:author="Sarah Thomas" w:date="2014-03-12T15:18:00Z">
            <w:rPr>
              <w:ins w:id="3041" w:author="Sarah Thomas" w:date="2014-03-12T14:56:00Z"/>
              <w:sz w:val="22"/>
            </w:rPr>
          </w:rPrChange>
        </w:rPr>
      </w:pPr>
      <w:ins w:id="3042" w:author="Sarah Thomas" w:date="2014-03-12T14:56:00Z">
        <w:r w:rsidRPr="009B4863">
          <w:rPr>
            <w:noProof/>
            <w:sz w:val="20"/>
            <w:szCs w:val="20"/>
            <w:lang w:val="en-US"/>
            <w:rPrChange w:id="3043" w:author="Unknown">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7B64E8" w:rsidRPr="0084728E" w:rsidRDefault="007B64E8" w:rsidP="00E65606">
                        <w:pPr>
                          <w:rPr>
                            <w:sz w:val="22"/>
                          </w:rPr>
                        </w:pPr>
                      </w:p>
                    </w:txbxContent>
                  </v:textbox>
                  <w10:anchorlock/>
                </v:shape>
              </w:pict>
            </mc:Fallback>
          </mc:AlternateContent>
        </w:r>
      </w:ins>
    </w:p>
    <w:p w14:paraId="57A227F9" w14:textId="44D53C57" w:rsidR="00E65606" w:rsidRPr="009B4863" w:rsidRDefault="00E65606" w:rsidP="00E65606">
      <w:pPr>
        <w:rPr>
          <w:ins w:id="3044" w:author="Sarah Thomas" w:date="2014-03-12T14:56:00Z"/>
          <w:sz w:val="20"/>
          <w:szCs w:val="20"/>
          <w:rPrChange w:id="3045" w:author="Sarah Thomas" w:date="2014-03-12T15:18:00Z">
            <w:rPr>
              <w:ins w:id="3046" w:author="Sarah Thomas" w:date="2014-03-12T14:56:00Z"/>
            </w:rPr>
          </w:rPrChange>
        </w:rPr>
      </w:pPr>
      <w:ins w:id="3047" w:author="Sarah Thomas" w:date="2014-03-12T14:56:00Z">
        <w:r w:rsidRPr="009B4863">
          <w:rPr>
            <w:noProof/>
            <w:sz w:val="20"/>
            <w:szCs w:val="20"/>
            <w:lang w:val="en-US"/>
            <w:rPrChange w:id="3048" w:author="Unknown">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7B64E8" w:rsidRDefault="007B64E8" w:rsidP="00E65606"/>
                    </w:txbxContent>
                  </v:textbox>
                  <w10:anchorlock/>
                </v:shape>
              </w:pict>
            </mc:Fallback>
          </mc:AlternateContent>
        </w:r>
      </w:ins>
    </w:p>
    <w:p w14:paraId="0EC57DF9" w14:textId="179DC117" w:rsidR="00E65606" w:rsidRDefault="00E65606" w:rsidP="00E65606">
      <w:pPr>
        <w:rPr>
          <w:ins w:id="3049" w:author="Sarah Thomas" w:date="2014-03-12T14:56:00Z"/>
        </w:rPr>
      </w:pPr>
      <w:ins w:id="3050"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7B64E8" w:rsidRDefault="007B64E8" w:rsidP="00E65606">
                              <w:pPr>
                                <w:rPr>
                                  <w:sz w:val="22"/>
                                </w:rPr>
                              </w:pPr>
                              <w:r w:rsidRPr="00683722">
                                <w:rPr>
                                  <w:sz w:val="22"/>
                                </w:rPr>
                                <w:t>Group members present:</w:t>
                              </w:r>
                            </w:p>
                            <w:p w14:paraId="17B4FCF5" w14:textId="77777777" w:rsidR="007B64E8" w:rsidRPr="00F445D6" w:rsidRDefault="007B64E8" w:rsidP="00E65606">
                              <w:pPr>
                                <w:rPr>
                                  <w:sz w:val="22"/>
                                </w:rPr>
                              </w:pPr>
                              <w:r w:rsidRPr="00F445D6">
                                <w:rPr>
                                  <w:sz w:val="22"/>
                                </w:rPr>
                                <w:t>ALSHUAIBI, ENAAM ABDULMONEM O</w:t>
                              </w:r>
                            </w:p>
                            <w:p w14:paraId="1558F1FD" w14:textId="77777777" w:rsidR="007B64E8" w:rsidRPr="00F445D6" w:rsidRDefault="007B64E8" w:rsidP="00E65606">
                              <w:pPr>
                                <w:rPr>
                                  <w:sz w:val="22"/>
                                </w:rPr>
                              </w:pPr>
                              <w:r w:rsidRPr="00F445D6">
                                <w:rPr>
                                  <w:sz w:val="22"/>
                                </w:rPr>
                                <w:t>CHEN, XIAOFENG</w:t>
                              </w:r>
                            </w:p>
                            <w:p w14:paraId="1048261E" w14:textId="77777777" w:rsidR="007B64E8" w:rsidRPr="00F445D6" w:rsidRDefault="007B64E8" w:rsidP="00E65606">
                              <w:pPr>
                                <w:rPr>
                                  <w:sz w:val="22"/>
                                </w:rPr>
                              </w:pPr>
                              <w:r w:rsidRPr="00F445D6">
                                <w:rPr>
                                  <w:sz w:val="22"/>
                                </w:rPr>
                                <w:t>HAMID, BAHIT BIN</w:t>
                              </w:r>
                            </w:p>
                            <w:p w14:paraId="3AEB1102" w14:textId="77777777" w:rsidR="007B64E8" w:rsidRPr="00F445D6" w:rsidRDefault="007B64E8" w:rsidP="00E65606">
                              <w:pPr>
                                <w:rPr>
                                  <w:sz w:val="22"/>
                                </w:rPr>
                              </w:pPr>
                              <w:r w:rsidRPr="00F445D6">
                                <w:rPr>
                                  <w:sz w:val="22"/>
                                </w:rPr>
                                <w:t>HERASCU, IRINA</w:t>
                              </w:r>
                              <w:r>
                                <w:rPr>
                                  <w:sz w:val="22"/>
                                </w:rPr>
                                <w:t xml:space="preserve"> (Remote)</w:t>
                              </w:r>
                            </w:p>
                            <w:p w14:paraId="66F857D6" w14:textId="77777777" w:rsidR="007B64E8" w:rsidRDefault="007B64E8" w:rsidP="00E65606">
                              <w:pPr>
                                <w:rPr>
                                  <w:sz w:val="22"/>
                                </w:rPr>
                              </w:pPr>
                              <w:r w:rsidRPr="00F445D6">
                                <w:rPr>
                                  <w:sz w:val="22"/>
                                </w:rPr>
                                <w:t>THOMAS, SARAH ANNE</w:t>
                              </w:r>
                            </w:p>
                            <w:p w14:paraId="604E8B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7B64E8" w:rsidRDefault="007B64E8" w:rsidP="00E65606">
                        <w:pPr>
                          <w:rPr>
                            <w:sz w:val="22"/>
                          </w:rPr>
                        </w:pPr>
                        <w:r w:rsidRPr="00683722">
                          <w:rPr>
                            <w:sz w:val="22"/>
                          </w:rPr>
                          <w:t>Group members present:</w:t>
                        </w:r>
                      </w:p>
                      <w:p w14:paraId="17B4FCF5" w14:textId="77777777" w:rsidR="007B64E8" w:rsidRPr="00F445D6" w:rsidRDefault="007B64E8" w:rsidP="00E65606">
                        <w:pPr>
                          <w:rPr>
                            <w:sz w:val="22"/>
                          </w:rPr>
                        </w:pPr>
                        <w:r w:rsidRPr="00F445D6">
                          <w:rPr>
                            <w:sz w:val="22"/>
                          </w:rPr>
                          <w:t>ALSHUAIBI, ENAAM ABDULMONEM O</w:t>
                        </w:r>
                      </w:p>
                      <w:p w14:paraId="1558F1FD" w14:textId="77777777" w:rsidR="007B64E8" w:rsidRPr="00F445D6" w:rsidRDefault="007B64E8" w:rsidP="00E65606">
                        <w:pPr>
                          <w:rPr>
                            <w:sz w:val="22"/>
                          </w:rPr>
                        </w:pPr>
                        <w:r w:rsidRPr="00F445D6">
                          <w:rPr>
                            <w:sz w:val="22"/>
                          </w:rPr>
                          <w:t>CHEN, XIAOFENG</w:t>
                        </w:r>
                      </w:p>
                      <w:p w14:paraId="1048261E" w14:textId="77777777" w:rsidR="007B64E8" w:rsidRPr="00F445D6" w:rsidRDefault="007B64E8" w:rsidP="00E65606">
                        <w:pPr>
                          <w:rPr>
                            <w:sz w:val="22"/>
                          </w:rPr>
                        </w:pPr>
                        <w:r w:rsidRPr="00F445D6">
                          <w:rPr>
                            <w:sz w:val="22"/>
                          </w:rPr>
                          <w:t>HAMID, BAHIT BIN</w:t>
                        </w:r>
                      </w:p>
                      <w:p w14:paraId="3AEB1102" w14:textId="77777777" w:rsidR="007B64E8" w:rsidRPr="00F445D6" w:rsidRDefault="007B64E8" w:rsidP="00E65606">
                        <w:pPr>
                          <w:rPr>
                            <w:sz w:val="22"/>
                          </w:rPr>
                        </w:pPr>
                        <w:r w:rsidRPr="00F445D6">
                          <w:rPr>
                            <w:sz w:val="22"/>
                          </w:rPr>
                          <w:t>HERASCU, IRINA</w:t>
                        </w:r>
                        <w:r>
                          <w:rPr>
                            <w:sz w:val="22"/>
                          </w:rPr>
                          <w:t xml:space="preserve"> (Remote)</w:t>
                        </w:r>
                      </w:p>
                      <w:p w14:paraId="66F857D6" w14:textId="77777777" w:rsidR="007B64E8" w:rsidRDefault="007B64E8" w:rsidP="00E65606">
                        <w:pPr>
                          <w:rPr>
                            <w:sz w:val="22"/>
                          </w:rPr>
                        </w:pPr>
                        <w:r w:rsidRPr="00F445D6">
                          <w:rPr>
                            <w:sz w:val="22"/>
                          </w:rPr>
                          <w:t>THOMAS, SARAH ANNE</w:t>
                        </w:r>
                      </w:p>
                      <w:p w14:paraId="604E8BF9" w14:textId="77777777" w:rsidR="007B64E8" w:rsidRDefault="007B64E8" w:rsidP="00E65606"/>
                    </w:txbxContent>
                  </v:textbox>
                  <w10:anchorlock/>
                </v:shape>
              </w:pict>
            </mc:Fallback>
          </mc:AlternateContent>
        </w:r>
      </w:ins>
    </w:p>
    <w:p w14:paraId="10F54336" w14:textId="046E7029" w:rsidR="00E65606" w:rsidRDefault="00E65606" w:rsidP="00E65606">
      <w:pPr>
        <w:rPr>
          <w:ins w:id="3051" w:author="Sarah Thomas" w:date="2014-03-12T14:56:00Z"/>
        </w:rPr>
      </w:pPr>
      <w:ins w:id="3052"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7B64E8" w:rsidRPr="0074570A" w:rsidRDefault="007B64E8" w:rsidP="00E65606">
                        <w:pPr>
                          <w:rPr>
                            <w:sz w:val="22"/>
                          </w:rPr>
                        </w:pPr>
                      </w:p>
                    </w:txbxContent>
                  </v:textbox>
                  <w10:anchorlock/>
                </v:shape>
              </w:pict>
            </mc:Fallback>
          </mc:AlternateContent>
        </w:r>
      </w:ins>
    </w:p>
    <w:p w14:paraId="6894DB35" w14:textId="14079D76" w:rsidR="00E65606" w:rsidRDefault="00E65606" w:rsidP="00E65606">
      <w:pPr>
        <w:rPr>
          <w:ins w:id="3053" w:author="Sarah Thomas" w:date="2014-03-12T14:56:00Z"/>
        </w:rPr>
      </w:pPr>
      <w:ins w:id="3054"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261647E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261647EB" w14:textId="77777777" w:rsidR="007B64E8" w:rsidRDefault="007B64E8" w:rsidP="00E65606"/>
                    </w:txbxContent>
                  </v:textbox>
                  <w10:anchorlock/>
                </v:shape>
              </w:pict>
            </mc:Fallback>
          </mc:AlternateContent>
        </w:r>
      </w:ins>
    </w:p>
    <w:p w14:paraId="7162E476" w14:textId="416555DD" w:rsidR="00E65606" w:rsidRDefault="00E65606" w:rsidP="00E65606">
      <w:pPr>
        <w:rPr>
          <w:ins w:id="3055" w:author="Sarah Thomas" w:date="2014-03-12T14:56:00Z"/>
        </w:rPr>
      </w:pPr>
      <w:ins w:id="3056"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7B64E8" w:rsidRDefault="007B64E8" w:rsidP="00E65606">
                              <w:pPr>
                                <w:rPr>
                                  <w:sz w:val="22"/>
                                </w:rPr>
                              </w:pPr>
                              <w:r>
                                <w:rPr>
                                  <w:sz w:val="22"/>
                                </w:rPr>
                                <w:t>HAMID, BAHIT BIN</w:t>
                              </w:r>
                            </w:p>
                            <w:p w14:paraId="5880F58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7B64E8" w:rsidRDefault="007B64E8" w:rsidP="00E65606">
                        <w:pPr>
                          <w:rPr>
                            <w:sz w:val="22"/>
                          </w:rPr>
                        </w:pPr>
                        <w:r>
                          <w:rPr>
                            <w:sz w:val="22"/>
                          </w:rPr>
                          <w:t>HAMID, BAHIT BIN</w:t>
                        </w:r>
                      </w:p>
                      <w:p w14:paraId="5880F58A" w14:textId="77777777" w:rsidR="007B64E8" w:rsidRDefault="007B64E8" w:rsidP="00E65606"/>
                    </w:txbxContent>
                  </v:textbox>
                  <w10:anchorlock/>
                </v:shape>
              </w:pict>
            </mc:Fallback>
          </mc:AlternateContent>
        </w:r>
      </w:ins>
    </w:p>
    <w:p w14:paraId="28D1B3BB" w14:textId="7992FF49" w:rsidR="00E65606" w:rsidRDefault="00E65606" w:rsidP="00E65606">
      <w:pPr>
        <w:rPr>
          <w:ins w:id="3057" w:author="Sarah Thomas" w:date="2014-03-12T14:56:00Z"/>
        </w:rPr>
      </w:pPr>
      <w:ins w:id="3058"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7B64E8" w:rsidRDefault="007B64E8" w:rsidP="00E65606">
                              <w:pPr>
                                <w:rPr>
                                  <w:sz w:val="22"/>
                                </w:rPr>
                              </w:pPr>
                              <w:r w:rsidRPr="00F445D6">
                                <w:rPr>
                                  <w:sz w:val="22"/>
                                </w:rPr>
                                <w:t>THOMAS, SARAH ANNE</w:t>
                              </w:r>
                            </w:p>
                            <w:p w14:paraId="4C8C6AE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7B64E8" w:rsidRDefault="007B64E8" w:rsidP="00E65606">
                        <w:pPr>
                          <w:rPr>
                            <w:sz w:val="22"/>
                          </w:rPr>
                        </w:pPr>
                        <w:r w:rsidRPr="00F445D6">
                          <w:rPr>
                            <w:sz w:val="22"/>
                          </w:rPr>
                          <w:t>THOMAS, SARAH ANNE</w:t>
                        </w:r>
                      </w:p>
                      <w:p w14:paraId="4C8C6AE1" w14:textId="77777777" w:rsidR="007B64E8" w:rsidRDefault="007B64E8" w:rsidP="00E65606"/>
                    </w:txbxContent>
                  </v:textbox>
                  <w10:anchorlock/>
                </v:shape>
              </w:pict>
            </mc:Fallback>
          </mc:AlternateContent>
        </w:r>
      </w:ins>
    </w:p>
    <w:p w14:paraId="75010A90" w14:textId="44E6B7C1" w:rsidR="00E65606" w:rsidRDefault="00E65606" w:rsidP="00E65606">
      <w:pPr>
        <w:rPr>
          <w:ins w:id="3059" w:author="Sarah Thomas" w:date="2014-03-12T14:56:00Z"/>
        </w:rPr>
      </w:pPr>
      <w:ins w:id="3060"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7B64E8" w:rsidRDefault="007B64E8" w:rsidP="00E65606">
                              <w:pPr>
                                <w:rPr>
                                  <w:sz w:val="22"/>
                                </w:rPr>
                              </w:pPr>
                              <w:r>
                                <w:rPr>
                                  <w:sz w:val="22"/>
                                </w:rPr>
                                <w:t>NOT APPLICABLE</w:t>
                              </w:r>
                            </w:p>
                            <w:p w14:paraId="0A71279D" w14:textId="77777777" w:rsidR="007B64E8" w:rsidRDefault="007B64E8" w:rsidP="00E65606">
                              <w:pPr>
                                <w:rPr>
                                  <w:sz w:val="22"/>
                                </w:rPr>
                              </w:pPr>
                            </w:p>
                            <w:p w14:paraId="320970D4" w14:textId="77777777" w:rsidR="007B64E8" w:rsidRDefault="007B64E8" w:rsidP="00E65606">
                              <w:pPr>
                                <w:rPr>
                                  <w:sz w:val="22"/>
                                </w:rPr>
                              </w:pPr>
                              <w:r w:rsidRPr="00683722">
                                <w:rPr>
                                  <w:sz w:val="22"/>
                                </w:rPr>
                                <w:t>List any correc</w:t>
                              </w:r>
                              <w:r>
                                <w:rPr>
                                  <w:sz w:val="22"/>
                                </w:rPr>
                                <w:t>tions of matters of fact here:</w:t>
                              </w:r>
                            </w:p>
                            <w:p w14:paraId="2F3A30BC"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7B64E8" w:rsidRDefault="007B64E8" w:rsidP="00E65606">
                        <w:pPr>
                          <w:rPr>
                            <w:sz w:val="22"/>
                          </w:rPr>
                        </w:pPr>
                        <w:r>
                          <w:rPr>
                            <w:sz w:val="22"/>
                          </w:rPr>
                          <w:t>NOT APPLICABLE</w:t>
                        </w:r>
                      </w:p>
                      <w:p w14:paraId="0A71279D" w14:textId="77777777" w:rsidR="007B64E8" w:rsidRDefault="007B64E8" w:rsidP="00E65606">
                        <w:pPr>
                          <w:rPr>
                            <w:sz w:val="22"/>
                          </w:rPr>
                        </w:pPr>
                      </w:p>
                      <w:p w14:paraId="320970D4" w14:textId="77777777" w:rsidR="007B64E8" w:rsidRDefault="007B64E8" w:rsidP="00E65606">
                        <w:pPr>
                          <w:rPr>
                            <w:sz w:val="22"/>
                          </w:rPr>
                        </w:pPr>
                        <w:r w:rsidRPr="00683722">
                          <w:rPr>
                            <w:sz w:val="22"/>
                          </w:rPr>
                          <w:t>List any correc</w:t>
                        </w:r>
                        <w:r>
                          <w:rPr>
                            <w:sz w:val="22"/>
                          </w:rPr>
                          <w:t>tions of matters of fact here:</w:t>
                        </w:r>
                      </w:p>
                      <w:p w14:paraId="2F3A30BC" w14:textId="77777777" w:rsidR="007B64E8" w:rsidRDefault="007B64E8" w:rsidP="00E65606"/>
                    </w:txbxContent>
                  </v:textbox>
                  <w10:anchorlock/>
                </v:shape>
              </w:pict>
            </mc:Fallback>
          </mc:AlternateContent>
        </w:r>
      </w:ins>
    </w:p>
    <w:p w14:paraId="3198EF2A" w14:textId="731A1764" w:rsidR="00E65606" w:rsidRDefault="00E65606" w:rsidP="00E65606">
      <w:pPr>
        <w:rPr>
          <w:ins w:id="3061" w:author="Sarah Thomas" w:date="2014-03-12T14:56:00Z"/>
        </w:rPr>
      </w:pPr>
      <w:ins w:id="3062"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7B64E8" w:rsidRDefault="007B64E8" w:rsidP="00E65606">
                              <w:pPr>
                                <w:rPr>
                                  <w:sz w:val="22"/>
                                </w:rPr>
                              </w:pPr>
                              <w:r>
                                <w:rPr>
                                  <w:sz w:val="22"/>
                                </w:rPr>
                                <w:t>NOT APPLICABLE</w:t>
                              </w:r>
                            </w:p>
                            <w:p w14:paraId="0CF69A28" w14:textId="77777777" w:rsidR="007B64E8" w:rsidRDefault="007B64E8" w:rsidP="00E65606">
                              <w:pPr>
                                <w:rPr>
                                  <w:sz w:val="22"/>
                                </w:rPr>
                              </w:pPr>
                            </w:p>
                            <w:p w14:paraId="6B84B95C"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7B64E8" w:rsidRDefault="007B64E8" w:rsidP="00E65606">
                        <w:pPr>
                          <w:rPr>
                            <w:sz w:val="22"/>
                          </w:rPr>
                        </w:pPr>
                        <w:r>
                          <w:rPr>
                            <w:sz w:val="22"/>
                          </w:rPr>
                          <w:t>NOT APPLICABLE</w:t>
                        </w:r>
                      </w:p>
                      <w:p w14:paraId="0CF69A28" w14:textId="77777777" w:rsidR="007B64E8" w:rsidRDefault="007B64E8" w:rsidP="00E65606">
                        <w:pPr>
                          <w:rPr>
                            <w:sz w:val="22"/>
                          </w:rPr>
                        </w:pPr>
                      </w:p>
                      <w:p w14:paraId="6B84B95C" w14:textId="77777777" w:rsidR="007B64E8" w:rsidRDefault="007B64E8" w:rsidP="00E65606"/>
                    </w:txbxContent>
                  </v:textbox>
                  <w10:anchorlock/>
                </v:shape>
              </w:pict>
            </mc:Fallback>
          </mc:AlternateContent>
        </w:r>
      </w:ins>
    </w:p>
    <w:p w14:paraId="737F8373" w14:textId="6C9C04CF" w:rsidR="00E65606" w:rsidRDefault="00E65606" w:rsidP="00E65606">
      <w:pPr>
        <w:rPr>
          <w:ins w:id="3063" w:author="Sarah Thomas" w:date="2014-03-12T14:56:00Z"/>
        </w:rPr>
      </w:pPr>
      <w:ins w:id="3064"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7B64E8" w:rsidRDefault="007B64E8" w:rsidP="00E65606"/>
                    </w:txbxContent>
                  </v:textbox>
                  <w10:anchorlock/>
                </v:shape>
              </w:pict>
            </mc:Fallback>
          </mc:AlternateContent>
        </w:r>
      </w:ins>
    </w:p>
    <w:p w14:paraId="7DE2C304" w14:textId="77777777" w:rsidR="00E65606" w:rsidRDefault="00E65606" w:rsidP="00E65606">
      <w:pPr>
        <w:rPr>
          <w:ins w:id="3065" w:author="Sarah Thomas" w:date="2014-03-12T14:56:00Z"/>
        </w:rPr>
      </w:pPr>
    </w:p>
    <w:p w14:paraId="7F60748C" w14:textId="64A1F683" w:rsidR="00E65606" w:rsidRDefault="00E65606" w:rsidP="00E65606">
      <w:pPr>
        <w:rPr>
          <w:ins w:id="3066" w:author="Sarah Thomas" w:date="2014-03-12T14:56:00Z"/>
        </w:rPr>
      </w:pPr>
      <w:ins w:id="3067"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7B64E8" w:rsidRDefault="007B64E8" w:rsidP="00E65606">
                              <w:pPr>
                                <w:rPr>
                                  <w:sz w:val="22"/>
                                </w:rPr>
                              </w:pPr>
                              <w:r w:rsidRPr="00683722">
                                <w:rPr>
                                  <w:sz w:val="22"/>
                                </w:rPr>
                                <w:t>New matters discussed</w:t>
                              </w:r>
                              <w:r>
                                <w:rPr>
                                  <w:sz w:val="22"/>
                                </w:rPr>
                                <w:t>:</w:t>
                              </w:r>
                            </w:p>
                            <w:p w14:paraId="4ACD7B4B" w14:textId="77777777" w:rsidR="007B64E8" w:rsidRDefault="007B64E8" w:rsidP="00E65606">
                              <w:pPr>
                                <w:rPr>
                                  <w:sz w:val="22"/>
                                </w:rPr>
                              </w:pPr>
                            </w:p>
                            <w:p w14:paraId="47FFD1C6" w14:textId="77777777" w:rsidR="007B64E8" w:rsidRDefault="007B64E8" w:rsidP="00E65606">
                              <w:pPr>
                                <w:numPr>
                                  <w:ilvl w:val="0"/>
                                  <w:numId w:val="57"/>
                                </w:numPr>
                                <w:spacing w:after="0"/>
                                <w:rPr>
                                  <w:sz w:val="22"/>
                                </w:rPr>
                              </w:pPr>
                              <w:r>
                                <w:rPr>
                                  <w:sz w:val="22"/>
                                </w:rPr>
                                <w:t>General Introductions</w:t>
                              </w:r>
                            </w:p>
                            <w:p w14:paraId="3C1F777D" w14:textId="77777777" w:rsidR="007B64E8" w:rsidRDefault="007B64E8" w:rsidP="00E65606">
                              <w:pPr>
                                <w:numPr>
                                  <w:ilvl w:val="0"/>
                                  <w:numId w:val="57"/>
                                </w:numPr>
                                <w:spacing w:after="0"/>
                                <w:rPr>
                                  <w:sz w:val="22"/>
                                </w:rPr>
                              </w:pPr>
                              <w:r>
                                <w:rPr>
                                  <w:sz w:val="22"/>
                                </w:rPr>
                                <w:t xml:space="preserve">Identified team skills and summarized to </w:t>
                              </w:r>
                              <w:hyperlink r:id="rId26" w:anchor="gid=0" w:history="1">
                                <w:r w:rsidRPr="008C0D42">
                                  <w:rPr>
                                    <w:rStyle w:val="Hyperlink"/>
                                    <w:sz w:val="22"/>
                                  </w:rPr>
                                  <w:t>docs.google.com</w:t>
                                </w:r>
                              </w:hyperlink>
                            </w:p>
                            <w:p w14:paraId="1E37D918" w14:textId="77777777" w:rsidR="007B64E8" w:rsidRDefault="007B64E8" w:rsidP="00E65606">
                              <w:pPr>
                                <w:numPr>
                                  <w:ilvl w:val="0"/>
                                  <w:numId w:val="57"/>
                                </w:numPr>
                                <w:spacing w:after="0"/>
                                <w:rPr>
                                  <w:sz w:val="22"/>
                                </w:rPr>
                              </w:pPr>
                              <w:r>
                                <w:rPr>
                                  <w:sz w:val="22"/>
                                </w:rPr>
                                <w:t>BAHIT set up WhatsApp group CE903-1 for communication</w:t>
                              </w:r>
                            </w:p>
                            <w:p w14:paraId="5F9029A9" w14:textId="77777777" w:rsidR="007B64E8" w:rsidRDefault="007B64E8" w:rsidP="00E65606">
                              <w:pPr>
                                <w:numPr>
                                  <w:ilvl w:val="0"/>
                                  <w:numId w:val="57"/>
                                </w:numPr>
                                <w:spacing w:after="0"/>
                                <w:rPr>
                                  <w:sz w:val="22"/>
                                </w:rPr>
                              </w:pPr>
                              <w:r>
                                <w:rPr>
                                  <w:sz w:val="22"/>
                                </w:rPr>
                                <w:t>Supervisor, Dr Gardner, contacted to arrange meeting</w:t>
                              </w:r>
                            </w:p>
                            <w:p w14:paraId="389B1E39" w14:textId="77777777" w:rsidR="007B64E8" w:rsidRDefault="007B64E8" w:rsidP="00E65606">
                              <w:pPr>
                                <w:numPr>
                                  <w:ilvl w:val="0"/>
                                  <w:numId w:val="57"/>
                                </w:numPr>
                                <w:spacing w:after="0"/>
                                <w:rPr>
                                  <w:sz w:val="22"/>
                                </w:rPr>
                              </w:pPr>
                              <w:r>
                                <w:rPr>
                                  <w:sz w:val="22"/>
                                </w:rPr>
                                <w:t>PHP identified as a suitable development language</w:t>
                              </w:r>
                            </w:p>
                            <w:p w14:paraId="31E344C7" w14:textId="77777777" w:rsidR="007B64E8" w:rsidRDefault="007B64E8" w:rsidP="00E65606">
                              <w:pPr>
                                <w:rPr>
                                  <w:sz w:val="22"/>
                                </w:rPr>
                              </w:pPr>
                            </w:p>
                            <w:p w14:paraId="76D2587C" w14:textId="77777777" w:rsidR="007B64E8" w:rsidRDefault="007B64E8" w:rsidP="00E65606"/>
                            <w:p w14:paraId="7E999736" w14:textId="77777777" w:rsidR="007B64E8" w:rsidRPr="00674F95" w:rsidRDefault="007B64E8" w:rsidP="00E65606">
                              <w:pPr>
                                <w:rPr>
                                  <w:sz w:val="22"/>
                                </w:rPr>
                              </w:pPr>
                              <w:r w:rsidRPr="00674F95">
                                <w:rPr>
                                  <w:sz w:val="22"/>
                                </w:rPr>
                                <w:t>Issues/problems to be reported to project supervisor:</w:t>
                              </w:r>
                            </w:p>
                            <w:p w14:paraId="654AF0B8"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7B64E8" w:rsidRDefault="007B64E8" w:rsidP="00E65606">
                        <w:pPr>
                          <w:rPr>
                            <w:sz w:val="22"/>
                          </w:rPr>
                        </w:pPr>
                        <w:r w:rsidRPr="00683722">
                          <w:rPr>
                            <w:sz w:val="22"/>
                          </w:rPr>
                          <w:t>New matters discussed</w:t>
                        </w:r>
                        <w:r>
                          <w:rPr>
                            <w:sz w:val="22"/>
                          </w:rPr>
                          <w:t>:</w:t>
                        </w:r>
                      </w:p>
                      <w:p w14:paraId="4ACD7B4B" w14:textId="77777777" w:rsidR="007B64E8" w:rsidRDefault="007B64E8" w:rsidP="00E65606">
                        <w:pPr>
                          <w:rPr>
                            <w:sz w:val="22"/>
                          </w:rPr>
                        </w:pPr>
                      </w:p>
                      <w:p w14:paraId="47FFD1C6" w14:textId="77777777" w:rsidR="007B64E8" w:rsidRDefault="007B64E8" w:rsidP="00E65606">
                        <w:pPr>
                          <w:numPr>
                            <w:ilvl w:val="0"/>
                            <w:numId w:val="57"/>
                          </w:numPr>
                          <w:spacing w:after="0"/>
                          <w:rPr>
                            <w:sz w:val="22"/>
                          </w:rPr>
                        </w:pPr>
                        <w:r>
                          <w:rPr>
                            <w:sz w:val="22"/>
                          </w:rPr>
                          <w:t>General Introductions</w:t>
                        </w:r>
                      </w:p>
                      <w:p w14:paraId="3C1F777D" w14:textId="77777777" w:rsidR="007B64E8" w:rsidRDefault="007B64E8" w:rsidP="00E65606">
                        <w:pPr>
                          <w:numPr>
                            <w:ilvl w:val="0"/>
                            <w:numId w:val="57"/>
                          </w:numPr>
                          <w:spacing w:after="0"/>
                          <w:rPr>
                            <w:sz w:val="22"/>
                          </w:rPr>
                        </w:pPr>
                        <w:r>
                          <w:rPr>
                            <w:sz w:val="22"/>
                          </w:rPr>
                          <w:t xml:space="preserve">Identified team skills and summarized to </w:t>
                        </w:r>
                        <w:hyperlink r:id="rId27" w:anchor="gid=0" w:history="1">
                          <w:r w:rsidRPr="008C0D42">
                            <w:rPr>
                              <w:rStyle w:val="Hyperlink"/>
                              <w:sz w:val="22"/>
                            </w:rPr>
                            <w:t>docs.google.com</w:t>
                          </w:r>
                        </w:hyperlink>
                      </w:p>
                      <w:p w14:paraId="1E37D918" w14:textId="77777777" w:rsidR="007B64E8" w:rsidRDefault="007B64E8" w:rsidP="00E65606">
                        <w:pPr>
                          <w:numPr>
                            <w:ilvl w:val="0"/>
                            <w:numId w:val="57"/>
                          </w:numPr>
                          <w:spacing w:after="0"/>
                          <w:rPr>
                            <w:sz w:val="22"/>
                          </w:rPr>
                        </w:pPr>
                        <w:r>
                          <w:rPr>
                            <w:sz w:val="22"/>
                          </w:rPr>
                          <w:t>BAHIT set up WhatsApp group CE903-1 for communication</w:t>
                        </w:r>
                      </w:p>
                      <w:p w14:paraId="5F9029A9" w14:textId="77777777" w:rsidR="007B64E8" w:rsidRDefault="007B64E8" w:rsidP="00E65606">
                        <w:pPr>
                          <w:numPr>
                            <w:ilvl w:val="0"/>
                            <w:numId w:val="57"/>
                          </w:numPr>
                          <w:spacing w:after="0"/>
                          <w:rPr>
                            <w:sz w:val="22"/>
                          </w:rPr>
                        </w:pPr>
                        <w:r>
                          <w:rPr>
                            <w:sz w:val="22"/>
                          </w:rPr>
                          <w:t>Supervisor, Dr Gardner, contacted to arrange meeting</w:t>
                        </w:r>
                      </w:p>
                      <w:p w14:paraId="389B1E39" w14:textId="77777777" w:rsidR="007B64E8" w:rsidRDefault="007B64E8" w:rsidP="00E65606">
                        <w:pPr>
                          <w:numPr>
                            <w:ilvl w:val="0"/>
                            <w:numId w:val="57"/>
                          </w:numPr>
                          <w:spacing w:after="0"/>
                          <w:rPr>
                            <w:sz w:val="22"/>
                          </w:rPr>
                        </w:pPr>
                        <w:r>
                          <w:rPr>
                            <w:sz w:val="22"/>
                          </w:rPr>
                          <w:t>PHP identified as a suitable development language</w:t>
                        </w:r>
                      </w:p>
                      <w:p w14:paraId="31E344C7" w14:textId="77777777" w:rsidR="007B64E8" w:rsidRDefault="007B64E8" w:rsidP="00E65606">
                        <w:pPr>
                          <w:rPr>
                            <w:sz w:val="22"/>
                          </w:rPr>
                        </w:pPr>
                      </w:p>
                      <w:p w14:paraId="76D2587C" w14:textId="77777777" w:rsidR="007B64E8" w:rsidRDefault="007B64E8" w:rsidP="00E65606"/>
                      <w:p w14:paraId="7E999736" w14:textId="77777777" w:rsidR="007B64E8" w:rsidRPr="00674F95" w:rsidRDefault="007B64E8" w:rsidP="00E65606">
                        <w:pPr>
                          <w:rPr>
                            <w:sz w:val="22"/>
                          </w:rPr>
                        </w:pPr>
                        <w:r w:rsidRPr="00674F95">
                          <w:rPr>
                            <w:sz w:val="22"/>
                          </w:rPr>
                          <w:t>Issues/problems to be reported to project supervisor:</w:t>
                        </w:r>
                      </w:p>
                      <w:p w14:paraId="654AF0B8" w14:textId="77777777" w:rsidR="007B64E8" w:rsidRDefault="007B64E8" w:rsidP="00E65606"/>
                    </w:txbxContent>
                  </v:textbox>
                  <w10:anchorlock/>
                </v:shape>
              </w:pict>
            </mc:Fallback>
          </mc:AlternateContent>
        </w:r>
      </w:ins>
    </w:p>
    <w:p w14:paraId="4DFC4C51" w14:textId="77777777" w:rsidR="00E65606" w:rsidRPr="0037694C" w:rsidRDefault="00E65606" w:rsidP="00E65606">
      <w:pPr>
        <w:jc w:val="center"/>
        <w:rPr>
          <w:ins w:id="3068" w:author="Sarah Thomas" w:date="2014-03-12T14:58:00Z"/>
          <w:b/>
          <w:szCs w:val="24"/>
          <w:u w:val="single"/>
        </w:rPr>
      </w:pPr>
      <w:ins w:id="3069" w:author="Sarah Thomas" w:date="2014-03-12T14:58:00Z">
        <w:r>
          <w:rPr>
            <w:b/>
            <w:szCs w:val="24"/>
            <w:u w:val="single"/>
          </w:rPr>
          <w:t>CE903-1 Minutes of Group Meeting 2</w:t>
        </w:r>
      </w:ins>
    </w:p>
    <w:p w14:paraId="1BF5A1AB" w14:textId="77777777" w:rsidR="00E65606" w:rsidRDefault="00E65606" w:rsidP="00E65606">
      <w:pPr>
        <w:rPr>
          <w:ins w:id="3070" w:author="Sarah Thomas" w:date="2014-03-12T14:58:00Z"/>
          <w:sz w:val="22"/>
        </w:rPr>
      </w:pPr>
    </w:p>
    <w:p w14:paraId="3947E487" w14:textId="1A6D9F4E" w:rsidR="00E65606" w:rsidRDefault="00E65606" w:rsidP="00E65606">
      <w:pPr>
        <w:rPr>
          <w:ins w:id="3071" w:author="Sarah Thomas" w:date="2014-03-12T14:58:00Z"/>
          <w:sz w:val="22"/>
        </w:rPr>
      </w:pPr>
      <w:ins w:id="3072" w:author="Sarah Thomas" w:date="2014-03-12T14:58:00Z">
        <w:r>
          <w:rPr>
            <w:noProof/>
            <w:sz w:val="22"/>
            <w:lang w:val="en-US"/>
            <w:rPrChange w:id="3073" w:author="Unknown">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7B64E8" w:rsidRPr="0084728E" w:rsidRDefault="007B64E8" w:rsidP="00E65606">
                        <w:pPr>
                          <w:rPr>
                            <w:sz w:val="22"/>
                          </w:rPr>
                        </w:pPr>
                      </w:p>
                    </w:txbxContent>
                  </v:textbox>
                  <w10:anchorlock/>
                </v:shape>
              </w:pict>
            </mc:Fallback>
          </mc:AlternateContent>
        </w:r>
      </w:ins>
    </w:p>
    <w:p w14:paraId="088950EC" w14:textId="786F8E83" w:rsidR="00E65606" w:rsidRDefault="00E65606" w:rsidP="00E65606">
      <w:pPr>
        <w:rPr>
          <w:ins w:id="3074" w:author="Sarah Thomas" w:date="2014-03-12T14:58:00Z"/>
        </w:rPr>
      </w:pPr>
      <w:ins w:id="3075"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7B64E8" w:rsidRDefault="007B64E8" w:rsidP="00E65606"/>
                    </w:txbxContent>
                  </v:textbox>
                  <w10:anchorlock/>
                </v:shape>
              </w:pict>
            </mc:Fallback>
          </mc:AlternateContent>
        </w:r>
      </w:ins>
    </w:p>
    <w:p w14:paraId="63A2F2C2" w14:textId="154EF453" w:rsidR="00E65606" w:rsidRDefault="00E65606" w:rsidP="00E65606">
      <w:pPr>
        <w:rPr>
          <w:ins w:id="3076" w:author="Sarah Thomas" w:date="2014-03-12T14:58:00Z"/>
        </w:rPr>
      </w:pPr>
      <w:ins w:id="3077"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7B64E8" w:rsidRDefault="007B64E8" w:rsidP="00E65606">
                              <w:pPr>
                                <w:rPr>
                                  <w:sz w:val="22"/>
                                </w:rPr>
                              </w:pPr>
                              <w:r w:rsidRPr="00683722">
                                <w:rPr>
                                  <w:sz w:val="22"/>
                                </w:rPr>
                                <w:t>Group members present:</w:t>
                              </w:r>
                            </w:p>
                            <w:p w14:paraId="2AA35FAC" w14:textId="77777777" w:rsidR="007B64E8" w:rsidRDefault="007B64E8" w:rsidP="00E65606">
                              <w:pPr>
                                <w:rPr>
                                  <w:sz w:val="22"/>
                                </w:rPr>
                              </w:pPr>
                            </w:p>
                            <w:p w14:paraId="589A0C2B" w14:textId="77777777" w:rsidR="007B64E8" w:rsidRPr="00F445D6" w:rsidRDefault="007B64E8" w:rsidP="00E65606">
                              <w:pPr>
                                <w:rPr>
                                  <w:sz w:val="22"/>
                                </w:rPr>
                              </w:pPr>
                              <w:r w:rsidRPr="00F445D6">
                                <w:rPr>
                                  <w:sz w:val="22"/>
                                </w:rPr>
                                <w:t>ALSHUAIBI, ENAAM ABDULMONEM O</w:t>
                              </w:r>
                            </w:p>
                            <w:p w14:paraId="28D1C0CA" w14:textId="77777777" w:rsidR="007B64E8" w:rsidRPr="00F445D6" w:rsidRDefault="007B64E8" w:rsidP="00E65606">
                              <w:pPr>
                                <w:rPr>
                                  <w:sz w:val="22"/>
                                </w:rPr>
                              </w:pPr>
                              <w:r w:rsidRPr="00F445D6">
                                <w:rPr>
                                  <w:sz w:val="22"/>
                                </w:rPr>
                                <w:t>HAMID, BAHIT BIN</w:t>
                              </w:r>
                            </w:p>
                            <w:p w14:paraId="11DDBFD4" w14:textId="77777777" w:rsidR="007B64E8" w:rsidRPr="00F445D6" w:rsidRDefault="007B64E8" w:rsidP="00E65606">
                              <w:pPr>
                                <w:rPr>
                                  <w:sz w:val="22"/>
                                </w:rPr>
                              </w:pPr>
                              <w:r w:rsidRPr="00F445D6">
                                <w:rPr>
                                  <w:sz w:val="22"/>
                                </w:rPr>
                                <w:t>HERASCU, IRINA</w:t>
                              </w:r>
                            </w:p>
                            <w:p w14:paraId="0314F592" w14:textId="77777777" w:rsidR="007B64E8" w:rsidRPr="008647D2" w:rsidRDefault="007B64E8"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7B64E8" w:rsidRDefault="007B64E8" w:rsidP="00E65606">
                        <w:pPr>
                          <w:rPr>
                            <w:sz w:val="22"/>
                          </w:rPr>
                        </w:pPr>
                        <w:r w:rsidRPr="00683722">
                          <w:rPr>
                            <w:sz w:val="22"/>
                          </w:rPr>
                          <w:t>Group members present:</w:t>
                        </w:r>
                      </w:p>
                      <w:p w14:paraId="2AA35FAC" w14:textId="77777777" w:rsidR="007B64E8" w:rsidRDefault="007B64E8" w:rsidP="00E65606">
                        <w:pPr>
                          <w:rPr>
                            <w:sz w:val="22"/>
                          </w:rPr>
                        </w:pPr>
                      </w:p>
                      <w:p w14:paraId="589A0C2B" w14:textId="77777777" w:rsidR="007B64E8" w:rsidRPr="00F445D6" w:rsidRDefault="007B64E8" w:rsidP="00E65606">
                        <w:pPr>
                          <w:rPr>
                            <w:sz w:val="22"/>
                          </w:rPr>
                        </w:pPr>
                        <w:r w:rsidRPr="00F445D6">
                          <w:rPr>
                            <w:sz w:val="22"/>
                          </w:rPr>
                          <w:t>ALSHUAIBI, ENAAM ABDULMONEM O</w:t>
                        </w:r>
                      </w:p>
                      <w:p w14:paraId="28D1C0CA" w14:textId="77777777" w:rsidR="007B64E8" w:rsidRPr="00F445D6" w:rsidRDefault="007B64E8" w:rsidP="00E65606">
                        <w:pPr>
                          <w:rPr>
                            <w:sz w:val="22"/>
                          </w:rPr>
                        </w:pPr>
                        <w:r w:rsidRPr="00F445D6">
                          <w:rPr>
                            <w:sz w:val="22"/>
                          </w:rPr>
                          <w:t>HAMID, BAHIT BIN</w:t>
                        </w:r>
                      </w:p>
                      <w:p w14:paraId="11DDBFD4" w14:textId="77777777" w:rsidR="007B64E8" w:rsidRPr="00F445D6" w:rsidRDefault="007B64E8" w:rsidP="00E65606">
                        <w:pPr>
                          <w:rPr>
                            <w:sz w:val="22"/>
                          </w:rPr>
                        </w:pPr>
                        <w:r w:rsidRPr="00F445D6">
                          <w:rPr>
                            <w:sz w:val="22"/>
                          </w:rPr>
                          <w:t>HERASCU, IRINA</w:t>
                        </w:r>
                      </w:p>
                      <w:p w14:paraId="0314F592"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3078" w:author="Sarah Thomas" w:date="2014-03-12T14:58:00Z"/>
        </w:rPr>
      </w:pPr>
    </w:p>
    <w:p w14:paraId="4C5F6046" w14:textId="787F1B89" w:rsidR="00E65606" w:rsidRDefault="00E65606" w:rsidP="00E65606">
      <w:pPr>
        <w:rPr>
          <w:ins w:id="3079" w:author="Sarah Thomas" w:date="2014-03-12T14:58:00Z"/>
        </w:rPr>
      </w:pPr>
      <w:ins w:id="3080"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7B64E8" w:rsidRDefault="007B64E8" w:rsidP="00E65606">
                              <w:pPr>
                                <w:rPr>
                                  <w:sz w:val="22"/>
                                </w:rPr>
                              </w:pPr>
                            </w:p>
                            <w:p w14:paraId="0D826F47" w14:textId="77777777" w:rsidR="007B64E8" w:rsidRPr="0074570A" w:rsidRDefault="007B64E8"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7B64E8" w:rsidRDefault="007B64E8" w:rsidP="00E65606">
                        <w:pPr>
                          <w:rPr>
                            <w:sz w:val="22"/>
                          </w:rPr>
                        </w:pPr>
                      </w:p>
                      <w:p w14:paraId="0D826F47" w14:textId="77777777" w:rsidR="007B64E8" w:rsidRPr="0074570A" w:rsidRDefault="007B64E8"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3081" w:author="Sarah Thomas" w:date="2014-03-12T14:58:00Z"/>
        </w:rPr>
      </w:pPr>
      <w:ins w:id="3082"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50203C0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50203C0B" w14:textId="77777777" w:rsidR="007B64E8" w:rsidRDefault="007B64E8" w:rsidP="00E65606"/>
                    </w:txbxContent>
                  </v:textbox>
                  <w10:anchorlock/>
                </v:shape>
              </w:pict>
            </mc:Fallback>
          </mc:AlternateContent>
        </w:r>
      </w:ins>
    </w:p>
    <w:p w14:paraId="7E97F76D" w14:textId="2859C71C" w:rsidR="00E65606" w:rsidRDefault="00E65606" w:rsidP="00E65606">
      <w:pPr>
        <w:rPr>
          <w:ins w:id="3083" w:author="Sarah Thomas" w:date="2014-03-12T14:58:00Z"/>
        </w:rPr>
      </w:pPr>
      <w:ins w:id="3084"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7B64E8" w:rsidRDefault="007B64E8"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7B64E8" w:rsidRDefault="007B64E8"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3085" w:author="Sarah Thomas" w:date="2014-03-12T14:58:00Z"/>
        </w:rPr>
      </w:pPr>
      <w:ins w:id="3086"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7B64E8" w:rsidRDefault="007B64E8"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7B64E8" w:rsidRDefault="007B64E8" w:rsidP="00E65606">
                        <w:r w:rsidRPr="008647D2">
                          <w:t xml:space="preserve">ALSHUAIBI, ENAAM </w:t>
                        </w:r>
                      </w:p>
                    </w:txbxContent>
                  </v:textbox>
                  <w10:anchorlock/>
                </v:shape>
              </w:pict>
            </mc:Fallback>
          </mc:AlternateContent>
        </w:r>
      </w:ins>
    </w:p>
    <w:p w14:paraId="389EA65D" w14:textId="4C641AF1" w:rsidR="00E65606" w:rsidRDefault="00E65606" w:rsidP="00E65606">
      <w:pPr>
        <w:rPr>
          <w:ins w:id="3087" w:author="Sarah Thomas" w:date="2014-03-12T14:58:00Z"/>
        </w:rPr>
      </w:pPr>
      <w:ins w:id="3088"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7B64E8" w:rsidRDefault="007B64E8" w:rsidP="00E65606">
                              <w:pPr>
                                <w:rPr>
                                  <w:sz w:val="22"/>
                                </w:rPr>
                              </w:pPr>
                            </w:p>
                            <w:p w14:paraId="35164456" w14:textId="77777777" w:rsidR="007B64E8" w:rsidRDefault="007B64E8" w:rsidP="00E65606">
                              <w:pPr>
                                <w:rPr>
                                  <w:sz w:val="22"/>
                                </w:rPr>
                              </w:pPr>
                              <w:r>
                                <w:rPr>
                                  <w:sz w:val="22"/>
                                </w:rPr>
                                <w:t xml:space="preserve">Agreed </w:t>
                              </w:r>
                            </w:p>
                            <w:p w14:paraId="324875A7" w14:textId="77777777" w:rsidR="007B64E8" w:rsidRDefault="007B64E8" w:rsidP="00E65606">
                              <w:pPr>
                                <w:rPr>
                                  <w:sz w:val="22"/>
                                </w:rPr>
                              </w:pPr>
                            </w:p>
                            <w:p w14:paraId="20D65C6A" w14:textId="77777777" w:rsidR="007B64E8" w:rsidRDefault="007B64E8" w:rsidP="00E65606">
                              <w:pPr>
                                <w:rPr>
                                  <w:sz w:val="22"/>
                                </w:rPr>
                              </w:pPr>
                              <w:r w:rsidRPr="00683722">
                                <w:rPr>
                                  <w:sz w:val="22"/>
                                </w:rPr>
                                <w:t>List any correc</w:t>
                              </w:r>
                              <w:r>
                                <w:rPr>
                                  <w:sz w:val="22"/>
                                </w:rPr>
                                <w:t>tions of matters of fact here:</w:t>
                              </w:r>
                            </w:p>
                            <w:p w14:paraId="5AA412B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7B64E8" w:rsidRDefault="007B64E8" w:rsidP="00E65606">
                        <w:pPr>
                          <w:rPr>
                            <w:sz w:val="22"/>
                          </w:rPr>
                        </w:pPr>
                      </w:p>
                      <w:p w14:paraId="35164456" w14:textId="77777777" w:rsidR="007B64E8" w:rsidRDefault="007B64E8" w:rsidP="00E65606">
                        <w:pPr>
                          <w:rPr>
                            <w:sz w:val="22"/>
                          </w:rPr>
                        </w:pPr>
                        <w:r>
                          <w:rPr>
                            <w:sz w:val="22"/>
                          </w:rPr>
                          <w:t xml:space="preserve">Agreed </w:t>
                        </w:r>
                      </w:p>
                      <w:p w14:paraId="324875A7" w14:textId="77777777" w:rsidR="007B64E8" w:rsidRDefault="007B64E8" w:rsidP="00E65606">
                        <w:pPr>
                          <w:rPr>
                            <w:sz w:val="22"/>
                          </w:rPr>
                        </w:pPr>
                      </w:p>
                      <w:p w14:paraId="20D65C6A" w14:textId="77777777" w:rsidR="007B64E8" w:rsidRDefault="007B64E8" w:rsidP="00E65606">
                        <w:pPr>
                          <w:rPr>
                            <w:sz w:val="22"/>
                          </w:rPr>
                        </w:pPr>
                        <w:r w:rsidRPr="00683722">
                          <w:rPr>
                            <w:sz w:val="22"/>
                          </w:rPr>
                          <w:t>List any correc</w:t>
                        </w:r>
                        <w:r>
                          <w:rPr>
                            <w:sz w:val="22"/>
                          </w:rPr>
                          <w:t>tions of matters of fact here:</w:t>
                        </w:r>
                      </w:p>
                      <w:p w14:paraId="5AA412B1" w14:textId="77777777" w:rsidR="007B64E8" w:rsidRDefault="007B64E8" w:rsidP="00E65606"/>
                    </w:txbxContent>
                  </v:textbox>
                  <w10:anchorlock/>
                </v:shape>
              </w:pict>
            </mc:Fallback>
          </mc:AlternateContent>
        </w:r>
      </w:ins>
    </w:p>
    <w:p w14:paraId="599B2BEA" w14:textId="646CC587" w:rsidR="00E65606" w:rsidRDefault="00E65606" w:rsidP="00E65606">
      <w:pPr>
        <w:rPr>
          <w:ins w:id="3089" w:author="Sarah Thomas" w:date="2014-03-12T14:58:00Z"/>
        </w:rPr>
      </w:pPr>
      <w:ins w:id="3090"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7B64E8" w:rsidRDefault="007B64E8" w:rsidP="00E65606">
                              <w:pPr>
                                <w:rPr>
                                  <w:sz w:val="22"/>
                                </w:rPr>
                              </w:pPr>
                            </w:p>
                            <w:p w14:paraId="40A1ECB8" w14:textId="77777777" w:rsidR="007B64E8" w:rsidRDefault="007B64E8"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7B64E8" w:rsidRDefault="007B64E8"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7B64E8" w:rsidRDefault="007B64E8"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7B64E8" w:rsidRDefault="007B64E8" w:rsidP="00E65606">
                              <w:pPr>
                                <w:rPr>
                                  <w:sz w:val="22"/>
                                </w:rPr>
                              </w:pPr>
                            </w:p>
                            <w:p w14:paraId="3E64D0D3"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7B64E8" w:rsidRDefault="007B64E8" w:rsidP="00E65606">
                        <w:pPr>
                          <w:rPr>
                            <w:sz w:val="22"/>
                          </w:rPr>
                        </w:pPr>
                      </w:p>
                      <w:p w14:paraId="40A1ECB8" w14:textId="77777777" w:rsidR="007B64E8" w:rsidRDefault="007B64E8"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7B64E8" w:rsidRDefault="007B64E8"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7B64E8" w:rsidRDefault="007B64E8"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7B64E8" w:rsidRDefault="007B64E8" w:rsidP="00E65606">
                        <w:pPr>
                          <w:rPr>
                            <w:sz w:val="22"/>
                          </w:rPr>
                        </w:pPr>
                      </w:p>
                      <w:p w14:paraId="3E64D0D3" w14:textId="77777777" w:rsidR="007B64E8" w:rsidRDefault="007B64E8" w:rsidP="00E65606"/>
                    </w:txbxContent>
                  </v:textbox>
                  <w10:anchorlock/>
                </v:shape>
              </w:pict>
            </mc:Fallback>
          </mc:AlternateContent>
        </w:r>
      </w:ins>
    </w:p>
    <w:p w14:paraId="15D9C789" w14:textId="54863BD1" w:rsidR="00E65606" w:rsidRDefault="00E65606" w:rsidP="00E65606">
      <w:pPr>
        <w:rPr>
          <w:ins w:id="3091" w:author="Sarah Thomas" w:date="2014-03-12T14:58:00Z"/>
        </w:rPr>
      </w:pPr>
      <w:ins w:id="3092"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7B64E8" w:rsidRDefault="007B64E8" w:rsidP="00E65606"/>
                    </w:txbxContent>
                  </v:textbox>
                  <w10:anchorlock/>
                </v:shape>
              </w:pict>
            </mc:Fallback>
          </mc:AlternateContent>
        </w:r>
      </w:ins>
    </w:p>
    <w:p w14:paraId="4DB351FB" w14:textId="5D151ACE" w:rsidR="00E65606" w:rsidRDefault="00E65606" w:rsidP="00E65606">
      <w:pPr>
        <w:rPr>
          <w:ins w:id="3093" w:author="Sarah Thomas" w:date="2014-03-12T14:58:00Z"/>
        </w:rPr>
      </w:pPr>
      <w:ins w:id="3094"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7B64E8" w:rsidRDefault="007B64E8" w:rsidP="00E65606">
                              <w:pPr>
                                <w:rPr>
                                  <w:sz w:val="22"/>
                                </w:rPr>
                              </w:pPr>
                              <w:r w:rsidRPr="00EF6BC8">
                                <w:rPr>
                                  <w:sz w:val="22"/>
                                </w:rPr>
                                <w:t>New matters discussed:</w:t>
                              </w:r>
                            </w:p>
                            <w:p w14:paraId="1E7C30D9" w14:textId="77777777" w:rsidR="007B64E8" w:rsidRDefault="007B64E8" w:rsidP="00E65606">
                              <w:pPr>
                                <w:rPr>
                                  <w:sz w:val="22"/>
                                </w:rPr>
                              </w:pPr>
                            </w:p>
                            <w:p w14:paraId="1D6AC130" w14:textId="77777777" w:rsidR="007B64E8" w:rsidRPr="008647D2" w:rsidRDefault="007B64E8" w:rsidP="00E65606">
                              <w:pPr>
                                <w:numPr>
                                  <w:ilvl w:val="0"/>
                                  <w:numId w:val="57"/>
                                </w:numPr>
                                <w:spacing w:after="0"/>
                                <w:rPr>
                                  <w:sz w:val="22"/>
                                </w:rPr>
                              </w:pPr>
                              <w:r>
                                <w:rPr>
                                  <w:sz w:val="22"/>
                                </w:rPr>
                                <w:t>The aim/goal of the website.</w:t>
                              </w:r>
                            </w:p>
                            <w:p w14:paraId="23820570" w14:textId="77777777" w:rsidR="007B64E8" w:rsidRDefault="007B64E8" w:rsidP="00E65606">
                              <w:pPr>
                                <w:numPr>
                                  <w:ilvl w:val="0"/>
                                  <w:numId w:val="57"/>
                                </w:numPr>
                                <w:spacing w:after="0"/>
                                <w:rPr>
                                  <w:sz w:val="22"/>
                                </w:rPr>
                              </w:pPr>
                              <w:r>
                                <w:rPr>
                                  <w:sz w:val="22"/>
                                </w:rPr>
                                <w:t>Understanding the website structure.</w:t>
                              </w:r>
                            </w:p>
                            <w:p w14:paraId="4E17599A" w14:textId="77777777" w:rsidR="007B64E8" w:rsidRPr="00EF6BC8" w:rsidRDefault="007B64E8" w:rsidP="00E65606">
                              <w:pPr>
                                <w:numPr>
                                  <w:ilvl w:val="0"/>
                                  <w:numId w:val="57"/>
                                </w:numPr>
                                <w:spacing w:after="0"/>
                                <w:rPr>
                                  <w:sz w:val="22"/>
                                </w:rPr>
                              </w:pPr>
                              <w:r>
                                <w:rPr>
                                  <w:sz w:val="22"/>
                                </w:rPr>
                                <w:t>Brainstorming of the website</w:t>
                              </w:r>
                            </w:p>
                            <w:p w14:paraId="70D54075" w14:textId="77777777" w:rsidR="007B64E8" w:rsidRDefault="007B64E8"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7B64E8" w:rsidRDefault="007B64E8" w:rsidP="00E65606">
                              <w:pPr>
                                <w:numPr>
                                  <w:ilvl w:val="0"/>
                                  <w:numId w:val="57"/>
                                </w:numPr>
                                <w:spacing w:after="0"/>
                                <w:rPr>
                                  <w:sz w:val="22"/>
                                </w:rPr>
                              </w:pPr>
                              <w:r>
                                <w:rPr>
                                  <w:sz w:val="22"/>
                                </w:rPr>
                                <w:t>BAHIT set up a mind map account for the group.</w:t>
                              </w:r>
                            </w:p>
                            <w:p w14:paraId="46048F28" w14:textId="77777777" w:rsidR="007B64E8" w:rsidRPr="00F37C7C" w:rsidRDefault="007B64E8" w:rsidP="00E65606">
                              <w:pPr>
                                <w:numPr>
                                  <w:ilvl w:val="0"/>
                                  <w:numId w:val="57"/>
                                </w:numPr>
                                <w:spacing w:after="0"/>
                              </w:pPr>
                              <w:r>
                                <w:rPr>
                                  <w:sz w:val="22"/>
                                </w:rPr>
                                <w:t>BAHIT set up a Trello account for the group.</w:t>
                              </w:r>
                            </w:p>
                            <w:p w14:paraId="37F4BB1D" w14:textId="77777777" w:rsidR="007B64E8" w:rsidRDefault="007B64E8" w:rsidP="00E65606">
                              <w:pPr>
                                <w:ind w:left="720"/>
                              </w:pPr>
                              <w:r>
                                <w:t xml:space="preserve"> </w:t>
                              </w:r>
                            </w:p>
                            <w:p w14:paraId="42BB093F" w14:textId="77777777" w:rsidR="007B64E8" w:rsidRPr="00674F95" w:rsidRDefault="007B64E8" w:rsidP="00E65606">
                              <w:pPr>
                                <w:rPr>
                                  <w:sz w:val="22"/>
                                </w:rPr>
                              </w:pPr>
                              <w:r w:rsidRPr="00674F95">
                                <w:rPr>
                                  <w:sz w:val="22"/>
                                </w:rPr>
                                <w:t>Issues/problems to be reported to project supervisor:</w:t>
                              </w:r>
                            </w:p>
                            <w:p w14:paraId="1C5E9B3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7B64E8" w:rsidRDefault="007B64E8" w:rsidP="00E65606">
                        <w:pPr>
                          <w:rPr>
                            <w:sz w:val="22"/>
                          </w:rPr>
                        </w:pPr>
                        <w:r w:rsidRPr="00EF6BC8">
                          <w:rPr>
                            <w:sz w:val="22"/>
                          </w:rPr>
                          <w:t>New matters discussed:</w:t>
                        </w:r>
                      </w:p>
                      <w:p w14:paraId="1E7C30D9" w14:textId="77777777" w:rsidR="007B64E8" w:rsidRDefault="007B64E8" w:rsidP="00E65606">
                        <w:pPr>
                          <w:rPr>
                            <w:sz w:val="22"/>
                          </w:rPr>
                        </w:pPr>
                      </w:p>
                      <w:p w14:paraId="1D6AC130" w14:textId="77777777" w:rsidR="007B64E8" w:rsidRPr="008647D2" w:rsidRDefault="007B64E8" w:rsidP="00E65606">
                        <w:pPr>
                          <w:numPr>
                            <w:ilvl w:val="0"/>
                            <w:numId w:val="57"/>
                          </w:numPr>
                          <w:spacing w:after="0"/>
                          <w:rPr>
                            <w:sz w:val="22"/>
                          </w:rPr>
                        </w:pPr>
                        <w:r>
                          <w:rPr>
                            <w:sz w:val="22"/>
                          </w:rPr>
                          <w:t>The aim/goal of the website.</w:t>
                        </w:r>
                      </w:p>
                      <w:p w14:paraId="23820570" w14:textId="77777777" w:rsidR="007B64E8" w:rsidRDefault="007B64E8" w:rsidP="00E65606">
                        <w:pPr>
                          <w:numPr>
                            <w:ilvl w:val="0"/>
                            <w:numId w:val="57"/>
                          </w:numPr>
                          <w:spacing w:after="0"/>
                          <w:rPr>
                            <w:sz w:val="22"/>
                          </w:rPr>
                        </w:pPr>
                        <w:r>
                          <w:rPr>
                            <w:sz w:val="22"/>
                          </w:rPr>
                          <w:t>Understanding the website structure.</w:t>
                        </w:r>
                      </w:p>
                      <w:p w14:paraId="4E17599A" w14:textId="77777777" w:rsidR="007B64E8" w:rsidRPr="00EF6BC8" w:rsidRDefault="007B64E8" w:rsidP="00E65606">
                        <w:pPr>
                          <w:numPr>
                            <w:ilvl w:val="0"/>
                            <w:numId w:val="57"/>
                          </w:numPr>
                          <w:spacing w:after="0"/>
                          <w:rPr>
                            <w:sz w:val="22"/>
                          </w:rPr>
                        </w:pPr>
                        <w:r>
                          <w:rPr>
                            <w:sz w:val="22"/>
                          </w:rPr>
                          <w:t>Brainstorming of the website</w:t>
                        </w:r>
                      </w:p>
                      <w:p w14:paraId="70D54075" w14:textId="77777777" w:rsidR="007B64E8" w:rsidRDefault="007B64E8"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7B64E8" w:rsidRDefault="007B64E8" w:rsidP="00E65606">
                        <w:pPr>
                          <w:numPr>
                            <w:ilvl w:val="0"/>
                            <w:numId w:val="57"/>
                          </w:numPr>
                          <w:spacing w:after="0"/>
                          <w:rPr>
                            <w:sz w:val="22"/>
                          </w:rPr>
                        </w:pPr>
                        <w:r>
                          <w:rPr>
                            <w:sz w:val="22"/>
                          </w:rPr>
                          <w:t>BAHIT set up a mind map account for the group.</w:t>
                        </w:r>
                      </w:p>
                      <w:p w14:paraId="46048F28" w14:textId="77777777" w:rsidR="007B64E8" w:rsidRPr="00F37C7C" w:rsidRDefault="007B64E8" w:rsidP="00E65606">
                        <w:pPr>
                          <w:numPr>
                            <w:ilvl w:val="0"/>
                            <w:numId w:val="57"/>
                          </w:numPr>
                          <w:spacing w:after="0"/>
                        </w:pPr>
                        <w:r>
                          <w:rPr>
                            <w:sz w:val="22"/>
                          </w:rPr>
                          <w:t>BAHIT set up a Trello account for the group.</w:t>
                        </w:r>
                      </w:p>
                      <w:p w14:paraId="37F4BB1D" w14:textId="77777777" w:rsidR="007B64E8" w:rsidRDefault="007B64E8" w:rsidP="00E65606">
                        <w:pPr>
                          <w:ind w:left="720"/>
                        </w:pPr>
                        <w:r>
                          <w:t xml:space="preserve"> </w:t>
                        </w:r>
                      </w:p>
                      <w:p w14:paraId="42BB093F" w14:textId="77777777" w:rsidR="007B64E8" w:rsidRPr="00674F95" w:rsidRDefault="007B64E8" w:rsidP="00E65606">
                        <w:pPr>
                          <w:rPr>
                            <w:sz w:val="22"/>
                          </w:rPr>
                        </w:pPr>
                        <w:r w:rsidRPr="00674F95">
                          <w:rPr>
                            <w:sz w:val="22"/>
                          </w:rPr>
                          <w:t>Issues/problems to be reported to project supervisor:</w:t>
                        </w:r>
                      </w:p>
                      <w:p w14:paraId="1C5E9B31" w14:textId="77777777" w:rsidR="007B64E8" w:rsidRDefault="007B64E8" w:rsidP="00E65606"/>
                    </w:txbxContent>
                  </v:textbox>
                  <w10:anchorlock/>
                </v:shape>
              </w:pict>
            </mc:Fallback>
          </mc:AlternateContent>
        </w:r>
      </w:ins>
    </w:p>
    <w:p w14:paraId="4E9EA09A" w14:textId="2A8EE2CF" w:rsidR="00E65606" w:rsidRDefault="00E65606" w:rsidP="00E65606">
      <w:pPr>
        <w:rPr>
          <w:ins w:id="3095" w:author="Sarah Thomas" w:date="2014-03-12T14:58:00Z"/>
        </w:rPr>
      </w:pPr>
      <w:ins w:id="3096"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7B64E8" w:rsidRDefault="007B64E8" w:rsidP="00E65606">
                              <w:pPr>
                                <w:rPr>
                                  <w:sz w:val="22"/>
                                </w:rPr>
                              </w:pPr>
                            </w:p>
                            <w:p w14:paraId="0FC1F2C0" w14:textId="77777777" w:rsidR="007B64E8" w:rsidRDefault="007B64E8" w:rsidP="00E65606">
                              <w:pPr>
                                <w:rPr>
                                  <w:sz w:val="22"/>
                                </w:rPr>
                              </w:pPr>
                              <w:r>
                                <w:rPr>
                                  <w:sz w:val="22"/>
                                </w:rPr>
                                <w:t>ALL TO BE COMPLETED BEFORE NEXT MEETING</w:t>
                              </w:r>
                            </w:p>
                            <w:p w14:paraId="1E8A6CD2" w14:textId="77777777" w:rsidR="007B64E8" w:rsidRDefault="007B64E8" w:rsidP="00E65606">
                              <w:pPr>
                                <w:rPr>
                                  <w:sz w:val="22"/>
                                </w:rPr>
                              </w:pPr>
                            </w:p>
                            <w:p w14:paraId="3F7D6930" w14:textId="77777777" w:rsidR="007B64E8" w:rsidRDefault="007B64E8"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7B64E8" w:rsidRDefault="007B64E8" w:rsidP="00E65606">
                              <w:pPr>
                                <w:numPr>
                                  <w:ilvl w:val="0"/>
                                  <w:numId w:val="58"/>
                                </w:numPr>
                                <w:spacing w:after="0"/>
                                <w:rPr>
                                  <w:sz w:val="22"/>
                                </w:rPr>
                              </w:pPr>
                              <w:r>
                                <w:rPr>
                                  <w:sz w:val="22"/>
                                </w:rPr>
                                <w:t>BAHIT- to prepare Gantt chart using MS project.</w:t>
                              </w:r>
                            </w:p>
                            <w:p w14:paraId="335C95B0" w14:textId="77777777" w:rsidR="007B64E8" w:rsidRPr="00EF6BC8" w:rsidRDefault="007B64E8"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7B64E8" w:rsidRDefault="007B64E8" w:rsidP="00E65606">
                              <w:pPr>
                                <w:numPr>
                                  <w:ilvl w:val="0"/>
                                  <w:numId w:val="58"/>
                                </w:numPr>
                                <w:spacing w:after="0"/>
                                <w:rPr>
                                  <w:sz w:val="22"/>
                                </w:rPr>
                              </w:pPr>
                              <w:r>
                                <w:rPr>
                                  <w:sz w:val="22"/>
                                </w:rPr>
                                <w:t xml:space="preserve">ENAAM to write up minutes and prepare agenda for next meeting </w:t>
                              </w:r>
                            </w:p>
                            <w:p w14:paraId="22E5DDBA" w14:textId="77777777" w:rsidR="007B64E8" w:rsidRDefault="007B64E8" w:rsidP="00E65606"/>
                            <w:p w14:paraId="6777ECAE"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7B64E8" w:rsidRDefault="007B64E8" w:rsidP="00E65606">
                        <w:pPr>
                          <w:rPr>
                            <w:sz w:val="22"/>
                          </w:rPr>
                        </w:pPr>
                      </w:p>
                      <w:p w14:paraId="0FC1F2C0" w14:textId="77777777" w:rsidR="007B64E8" w:rsidRDefault="007B64E8" w:rsidP="00E65606">
                        <w:pPr>
                          <w:rPr>
                            <w:sz w:val="22"/>
                          </w:rPr>
                        </w:pPr>
                        <w:r>
                          <w:rPr>
                            <w:sz w:val="22"/>
                          </w:rPr>
                          <w:t>ALL TO BE COMPLETED BEFORE NEXT MEETING</w:t>
                        </w:r>
                      </w:p>
                      <w:p w14:paraId="1E8A6CD2" w14:textId="77777777" w:rsidR="007B64E8" w:rsidRDefault="007B64E8" w:rsidP="00E65606">
                        <w:pPr>
                          <w:rPr>
                            <w:sz w:val="22"/>
                          </w:rPr>
                        </w:pPr>
                      </w:p>
                      <w:p w14:paraId="3F7D6930" w14:textId="77777777" w:rsidR="007B64E8" w:rsidRDefault="007B64E8"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7B64E8" w:rsidRDefault="007B64E8" w:rsidP="00E65606">
                        <w:pPr>
                          <w:numPr>
                            <w:ilvl w:val="0"/>
                            <w:numId w:val="58"/>
                          </w:numPr>
                          <w:spacing w:after="0"/>
                          <w:rPr>
                            <w:sz w:val="22"/>
                          </w:rPr>
                        </w:pPr>
                        <w:r>
                          <w:rPr>
                            <w:sz w:val="22"/>
                          </w:rPr>
                          <w:t>BAHIT- to prepare Gantt chart using MS project.</w:t>
                        </w:r>
                      </w:p>
                      <w:p w14:paraId="335C95B0" w14:textId="77777777" w:rsidR="007B64E8" w:rsidRPr="00EF6BC8" w:rsidRDefault="007B64E8"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7B64E8" w:rsidRDefault="007B64E8" w:rsidP="00E65606">
                        <w:pPr>
                          <w:numPr>
                            <w:ilvl w:val="0"/>
                            <w:numId w:val="58"/>
                          </w:numPr>
                          <w:spacing w:after="0"/>
                          <w:rPr>
                            <w:sz w:val="22"/>
                          </w:rPr>
                        </w:pPr>
                        <w:r>
                          <w:rPr>
                            <w:sz w:val="22"/>
                          </w:rPr>
                          <w:t xml:space="preserve">ENAAM to write up minutes and prepare agenda for next meeting </w:t>
                        </w:r>
                      </w:p>
                      <w:p w14:paraId="22E5DDBA" w14:textId="77777777" w:rsidR="007B64E8" w:rsidRDefault="007B64E8" w:rsidP="00E65606"/>
                      <w:p w14:paraId="6777ECAE" w14:textId="77777777" w:rsidR="007B64E8" w:rsidRDefault="007B64E8" w:rsidP="00E65606"/>
                    </w:txbxContent>
                  </v:textbox>
                  <w10:anchorlock/>
                </v:shape>
              </w:pict>
            </mc:Fallback>
          </mc:AlternateContent>
        </w:r>
      </w:ins>
    </w:p>
    <w:p w14:paraId="0106813C" w14:textId="74F3DEEC" w:rsidR="00E65606" w:rsidRPr="00486475" w:rsidRDefault="00E65606" w:rsidP="00E65606">
      <w:pPr>
        <w:rPr>
          <w:ins w:id="3097" w:author="Sarah Thomas" w:date="2014-03-12T14:58:00Z"/>
        </w:rPr>
      </w:pPr>
      <w:ins w:id="3098"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7B64E8" w:rsidRDefault="007B64E8" w:rsidP="00E65606">
                              <w:pPr>
                                <w:rPr>
                                  <w:sz w:val="22"/>
                                </w:rPr>
                              </w:pPr>
                            </w:p>
                            <w:p w14:paraId="2E3C7A67" w14:textId="77777777" w:rsidR="007B64E8" w:rsidRDefault="007B64E8" w:rsidP="00E65606">
                              <w:pPr>
                                <w:rPr>
                                  <w:sz w:val="22"/>
                                </w:rPr>
                              </w:pPr>
                              <w:r>
                                <w:rPr>
                                  <w:sz w:val="22"/>
                                </w:rPr>
                                <w:t>Next Meeting: Thursday 23 Jan, 15:00, Orangery</w:t>
                              </w:r>
                            </w:p>
                            <w:p w14:paraId="61309B68" w14:textId="77777777" w:rsidR="007B64E8" w:rsidRDefault="007B64E8" w:rsidP="00E65606">
                              <w:pPr>
                                <w:rPr>
                                  <w:sz w:val="22"/>
                                </w:rPr>
                              </w:pPr>
                              <w:r>
                                <w:rPr>
                                  <w:sz w:val="22"/>
                                </w:rPr>
                                <w:t xml:space="preserve">Chair: </w:t>
                              </w:r>
                              <w:r w:rsidRPr="008647D2">
                                <w:rPr>
                                  <w:sz w:val="22"/>
                                </w:rPr>
                                <w:t>ENAAM</w:t>
                              </w:r>
                            </w:p>
                            <w:p w14:paraId="20C6C464" w14:textId="77777777" w:rsidR="007B64E8" w:rsidRDefault="007B64E8" w:rsidP="00E65606">
                              <w:pPr>
                                <w:rPr>
                                  <w:sz w:val="22"/>
                                </w:rPr>
                              </w:pPr>
                              <w:r>
                                <w:rPr>
                                  <w:sz w:val="22"/>
                                </w:rPr>
                                <w:t xml:space="preserve">Secretary: </w:t>
                              </w:r>
                              <w:r w:rsidRPr="008647D2">
                                <w:rPr>
                                  <w:sz w:val="22"/>
                                </w:rPr>
                                <w:t>IRINA</w:t>
                              </w:r>
                            </w:p>
                            <w:p w14:paraId="0469017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7B64E8" w:rsidRDefault="007B64E8" w:rsidP="00E65606">
                        <w:pPr>
                          <w:rPr>
                            <w:sz w:val="22"/>
                          </w:rPr>
                        </w:pPr>
                      </w:p>
                      <w:p w14:paraId="2E3C7A67" w14:textId="77777777" w:rsidR="007B64E8" w:rsidRDefault="007B64E8" w:rsidP="00E65606">
                        <w:pPr>
                          <w:rPr>
                            <w:sz w:val="22"/>
                          </w:rPr>
                        </w:pPr>
                        <w:r>
                          <w:rPr>
                            <w:sz w:val="22"/>
                          </w:rPr>
                          <w:t>Next Meeting: Thursday 23 Jan, 15:00, Orangery</w:t>
                        </w:r>
                      </w:p>
                      <w:p w14:paraId="61309B68" w14:textId="77777777" w:rsidR="007B64E8" w:rsidRDefault="007B64E8" w:rsidP="00E65606">
                        <w:pPr>
                          <w:rPr>
                            <w:sz w:val="22"/>
                          </w:rPr>
                        </w:pPr>
                        <w:r>
                          <w:rPr>
                            <w:sz w:val="22"/>
                          </w:rPr>
                          <w:t xml:space="preserve">Chair: </w:t>
                        </w:r>
                        <w:r w:rsidRPr="008647D2">
                          <w:rPr>
                            <w:sz w:val="22"/>
                          </w:rPr>
                          <w:t>ENAAM</w:t>
                        </w:r>
                      </w:p>
                      <w:p w14:paraId="20C6C464" w14:textId="77777777" w:rsidR="007B64E8" w:rsidRDefault="007B64E8" w:rsidP="00E65606">
                        <w:pPr>
                          <w:rPr>
                            <w:sz w:val="22"/>
                          </w:rPr>
                        </w:pPr>
                        <w:r>
                          <w:rPr>
                            <w:sz w:val="22"/>
                          </w:rPr>
                          <w:t xml:space="preserve">Secretary: </w:t>
                        </w:r>
                        <w:r w:rsidRPr="008647D2">
                          <w:rPr>
                            <w:sz w:val="22"/>
                          </w:rPr>
                          <w:t>IRINA</w:t>
                        </w:r>
                      </w:p>
                      <w:p w14:paraId="0469017B" w14:textId="77777777" w:rsidR="007B64E8" w:rsidRDefault="007B64E8" w:rsidP="00E65606"/>
                    </w:txbxContent>
                  </v:textbox>
                  <w10:anchorlock/>
                </v:shape>
              </w:pict>
            </mc:Fallback>
          </mc:AlternateContent>
        </w:r>
      </w:ins>
    </w:p>
    <w:p w14:paraId="044105AD" w14:textId="77777777" w:rsidR="00E65606" w:rsidRPr="0037694C" w:rsidRDefault="00E65606" w:rsidP="00E65606">
      <w:pPr>
        <w:jc w:val="center"/>
        <w:rPr>
          <w:ins w:id="3099" w:author="Sarah Thomas" w:date="2014-03-12T14:59:00Z"/>
          <w:b/>
          <w:szCs w:val="24"/>
          <w:u w:val="single"/>
        </w:rPr>
      </w:pPr>
      <w:ins w:id="3100" w:author="Sarah Thomas" w:date="2014-03-12T14:59:00Z">
        <w:r>
          <w:rPr>
            <w:b/>
            <w:szCs w:val="24"/>
            <w:u w:val="single"/>
          </w:rPr>
          <w:t>CE903-1 Minutes of Group Meeting 3</w:t>
        </w:r>
      </w:ins>
    </w:p>
    <w:p w14:paraId="4D836748" w14:textId="77777777" w:rsidR="00E65606" w:rsidRPr="00DF4BA9" w:rsidRDefault="00E65606" w:rsidP="00E65606">
      <w:pPr>
        <w:jc w:val="center"/>
        <w:rPr>
          <w:ins w:id="3101" w:author="Sarah Thomas" w:date="2014-03-12T14:59:00Z"/>
          <w:b/>
          <w:sz w:val="22"/>
          <w:u w:val="single"/>
        </w:rPr>
      </w:pPr>
    </w:p>
    <w:p w14:paraId="2FC460B2" w14:textId="77777777" w:rsidR="00E65606" w:rsidRDefault="00E65606" w:rsidP="00E65606">
      <w:pPr>
        <w:rPr>
          <w:ins w:id="3102" w:author="Sarah Thomas" w:date="2014-03-12T14:59:00Z"/>
          <w:sz w:val="22"/>
        </w:rPr>
      </w:pPr>
    </w:p>
    <w:p w14:paraId="1BBE4F0E" w14:textId="72D64506" w:rsidR="00E65606" w:rsidRDefault="00E65606" w:rsidP="00E65606">
      <w:pPr>
        <w:rPr>
          <w:ins w:id="3103" w:author="Sarah Thomas" w:date="2014-03-12T14:59:00Z"/>
          <w:sz w:val="22"/>
        </w:rPr>
      </w:pPr>
      <w:ins w:id="3104" w:author="Sarah Thomas" w:date="2014-03-12T14:59:00Z">
        <w:r>
          <w:rPr>
            <w:noProof/>
            <w:sz w:val="22"/>
            <w:lang w:val="en-US"/>
            <w:rPrChange w:id="3105" w:author="Unknown">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7B64E8" w:rsidRPr="0084728E" w:rsidRDefault="007B64E8" w:rsidP="00E65606">
                        <w:pPr>
                          <w:rPr>
                            <w:sz w:val="22"/>
                          </w:rPr>
                        </w:pPr>
                      </w:p>
                    </w:txbxContent>
                  </v:textbox>
                  <w10:anchorlock/>
                </v:shape>
              </w:pict>
            </mc:Fallback>
          </mc:AlternateContent>
        </w:r>
      </w:ins>
    </w:p>
    <w:p w14:paraId="6EEB7D03" w14:textId="77777777" w:rsidR="00E65606" w:rsidRDefault="00E65606" w:rsidP="00E65606">
      <w:pPr>
        <w:rPr>
          <w:ins w:id="3106" w:author="Sarah Thomas" w:date="2014-03-12T14:59:00Z"/>
        </w:rPr>
      </w:pPr>
    </w:p>
    <w:p w14:paraId="5B27CD61" w14:textId="593F8228" w:rsidR="00E65606" w:rsidRDefault="00E65606" w:rsidP="00E65606">
      <w:pPr>
        <w:rPr>
          <w:ins w:id="3107" w:author="Sarah Thomas" w:date="2014-03-12T14:59:00Z"/>
        </w:rPr>
      </w:pPr>
      <w:ins w:id="3108"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7B64E8" w:rsidRDefault="007B64E8" w:rsidP="00E65606"/>
                    </w:txbxContent>
                  </v:textbox>
                  <w10:anchorlock/>
                </v:shape>
              </w:pict>
            </mc:Fallback>
          </mc:AlternateContent>
        </w:r>
      </w:ins>
    </w:p>
    <w:p w14:paraId="6FFC9284" w14:textId="7C77497D" w:rsidR="00E65606" w:rsidRDefault="00E65606" w:rsidP="00E65606">
      <w:pPr>
        <w:rPr>
          <w:ins w:id="3109" w:author="Sarah Thomas" w:date="2014-03-12T14:59:00Z"/>
        </w:rPr>
      </w:pPr>
      <w:ins w:id="3110"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7B64E8" w:rsidRDefault="007B64E8" w:rsidP="00E65606">
                              <w:pPr>
                                <w:rPr>
                                  <w:sz w:val="22"/>
                                </w:rPr>
                              </w:pPr>
                              <w:r w:rsidRPr="00683722">
                                <w:rPr>
                                  <w:sz w:val="22"/>
                                </w:rPr>
                                <w:t>Group members present:</w:t>
                              </w:r>
                            </w:p>
                            <w:p w14:paraId="19E528D5" w14:textId="77777777" w:rsidR="007B64E8" w:rsidRDefault="007B64E8" w:rsidP="00E65606">
                              <w:pPr>
                                <w:rPr>
                                  <w:sz w:val="22"/>
                                </w:rPr>
                              </w:pPr>
                              <w:r w:rsidRPr="00F445D6">
                                <w:rPr>
                                  <w:sz w:val="22"/>
                                </w:rPr>
                                <w:t>CHEN, XIAOFENG</w:t>
                              </w:r>
                            </w:p>
                            <w:p w14:paraId="075C4461" w14:textId="77777777" w:rsidR="007B64E8" w:rsidRPr="00F445D6" w:rsidRDefault="007B64E8" w:rsidP="00E65606">
                              <w:pPr>
                                <w:rPr>
                                  <w:sz w:val="22"/>
                                </w:rPr>
                              </w:pPr>
                              <w:r w:rsidRPr="00F445D6">
                                <w:rPr>
                                  <w:sz w:val="22"/>
                                </w:rPr>
                                <w:t>ALSHUAIBI, ENAAM ABDULMONEM O</w:t>
                              </w:r>
                            </w:p>
                            <w:p w14:paraId="79B7FE46" w14:textId="77777777" w:rsidR="007B64E8" w:rsidRPr="00F445D6" w:rsidRDefault="007B64E8" w:rsidP="00E65606">
                              <w:pPr>
                                <w:rPr>
                                  <w:sz w:val="22"/>
                                </w:rPr>
                              </w:pPr>
                              <w:r w:rsidRPr="00F445D6">
                                <w:rPr>
                                  <w:sz w:val="22"/>
                                </w:rPr>
                                <w:t>HAMID, BAHIT BIN</w:t>
                              </w:r>
                            </w:p>
                            <w:p w14:paraId="22A2B6BF" w14:textId="77777777" w:rsidR="007B64E8" w:rsidRPr="00F445D6" w:rsidRDefault="007B64E8" w:rsidP="00E65606">
                              <w:pPr>
                                <w:rPr>
                                  <w:sz w:val="22"/>
                                </w:rPr>
                              </w:pPr>
                              <w:r w:rsidRPr="00F445D6">
                                <w:rPr>
                                  <w:sz w:val="22"/>
                                </w:rPr>
                                <w:t>HERASCU, IRINA</w:t>
                              </w:r>
                            </w:p>
                            <w:p w14:paraId="574985D7" w14:textId="77777777" w:rsidR="007B64E8" w:rsidRPr="008647D2" w:rsidRDefault="007B64E8"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7B64E8" w:rsidRDefault="007B64E8" w:rsidP="00E65606">
                        <w:pPr>
                          <w:rPr>
                            <w:sz w:val="22"/>
                          </w:rPr>
                        </w:pPr>
                        <w:r w:rsidRPr="00683722">
                          <w:rPr>
                            <w:sz w:val="22"/>
                          </w:rPr>
                          <w:t>Group members present:</w:t>
                        </w:r>
                      </w:p>
                      <w:p w14:paraId="19E528D5" w14:textId="77777777" w:rsidR="007B64E8" w:rsidRDefault="007B64E8" w:rsidP="00E65606">
                        <w:pPr>
                          <w:rPr>
                            <w:sz w:val="22"/>
                          </w:rPr>
                        </w:pPr>
                        <w:r w:rsidRPr="00F445D6">
                          <w:rPr>
                            <w:sz w:val="22"/>
                          </w:rPr>
                          <w:t>CHEN, XIAOFENG</w:t>
                        </w:r>
                      </w:p>
                      <w:p w14:paraId="075C4461" w14:textId="77777777" w:rsidR="007B64E8" w:rsidRPr="00F445D6" w:rsidRDefault="007B64E8" w:rsidP="00E65606">
                        <w:pPr>
                          <w:rPr>
                            <w:sz w:val="22"/>
                          </w:rPr>
                        </w:pPr>
                        <w:r w:rsidRPr="00F445D6">
                          <w:rPr>
                            <w:sz w:val="22"/>
                          </w:rPr>
                          <w:t>ALSHUAIBI, ENAAM ABDULMONEM O</w:t>
                        </w:r>
                      </w:p>
                      <w:p w14:paraId="79B7FE46" w14:textId="77777777" w:rsidR="007B64E8" w:rsidRPr="00F445D6" w:rsidRDefault="007B64E8" w:rsidP="00E65606">
                        <w:pPr>
                          <w:rPr>
                            <w:sz w:val="22"/>
                          </w:rPr>
                        </w:pPr>
                        <w:r w:rsidRPr="00F445D6">
                          <w:rPr>
                            <w:sz w:val="22"/>
                          </w:rPr>
                          <w:t>HAMID, BAHIT BIN</w:t>
                        </w:r>
                      </w:p>
                      <w:p w14:paraId="22A2B6BF" w14:textId="77777777" w:rsidR="007B64E8" w:rsidRPr="00F445D6" w:rsidRDefault="007B64E8" w:rsidP="00E65606">
                        <w:pPr>
                          <w:rPr>
                            <w:sz w:val="22"/>
                          </w:rPr>
                        </w:pPr>
                        <w:r w:rsidRPr="00F445D6">
                          <w:rPr>
                            <w:sz w:val="22"/>
                          </w:rPr>
                          <w:t>HERASCU, IRINA</w:t>
                        </w:r>
                      </w:p>
                      <w:p w14:paraId="574985D7"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3111" w:author="Sarah Thomas" w:date="2014-03-12T14:59:00Z"/>
        </w:rPr>
      </w:pPr>
      <w:ins w:id="3112"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7B64E8" w:rsidRDefault="007B64E8" w:rsidP="00E65606">
                              <w:pPr>
                                <w:rPr>
                                  <w:sz w:val="22"/>
                                </w:rPr>
                              </w:pPr>
                            </w:p>
                            <w:p w14:paraId="71BDED71"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7B64E8" w:rsidRDefault="007B64E8" w:rsidP="00E65606">
                        <w:pPr>
                          <w:rPr>
                            <w:sz w:val="22"/>
                          </w:rPr>
                        </w:pPr>
                      </w:p>
                      <w:p w14:paraId="71BDED71" w14:textId="77777777" w:rsidR="007B64E8" w:rsidRPr="0074570A" w:rsidRDefault="007B64E8" w:rsidP="00E65606">
                        <w:pPr>
                          <w:rPr>
                            <w:sz w:val="22"/>
                          </w:rPr>
                        </w:pPr>
                      </w:p>
                    </w:txbxContent>
                  </v:textbox>
                  <w10:anchorlock/>
                </v:shape>
              </w:pict>
            </mc:Fallback>
          </mc:AlternateContent>
        </w:r>
      </w:ins>
    </w:p>
    <w:p w14:paraId="6DD086B9" w14:textId="1CCC8F69" w:rsidR="00E65606" w:rsidRDefault="00E65606" w:rsidP="00E65606">
      <w:pPr>
        <w:rPr>
          <w:ins w:id="3113" w:author="Sarah Thomas" w:date="2014-03-12T14:59:00Z"/>
        </w:rPr>
      </w:pPr>
      <w:ins w:id="3114"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97584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97584BF" w14:textId="77777777" w:rsidR="007B64E8" w:rsidRDefault="007B64E8" w:rsidP="00E65606"/>
                    </w:txbxContent>
                  </v:textbox>
                  <w10:anchorlock/>
                </v:shape>
              </w:pict>
            </mc:Fallback>
          </mc:AlternateContent>
        </w:r>
      </w:ins>
    </w:p>
    <w:p w14:paraId="2578CD58" w14:textId="01042D2F" w:rsidR="00E65606" w:rsidRDefault="00E65606" w:rsidP="00E65606">
      <w:pPr>
        <w:rPr>
          <w:ins w:id="3115" w:author="Sarah Thomas" w:date="2014-03-12T14:59:00Z"/>
        </w:rPr>
      </w:pPr>
      <w:ins w:id="3116"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7B64E8" w:rsidRDefault="007B64E8"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7B64E8" w:rsidRDefault="007B64E8" w:rsidP="00E65606">
                        <w:r w:rsidRPr="008647D2">
                          <w:t>ALSHUAIBI, ENAAM</w:t>
                        </w:r>
                      </w:p>
                    </w:txbxContent>
                  </v:textbox>
                  <w10:anchorlock/>
                </v:shape>
              </w:pict>
            </mc:Fallback>
          </mc:AlternateContent>
        </w:r>
      </w:ins>
    </w:p>
    <w:p w14:paraId="5E5A1A2E" w14:textId="5F7D884A" w:rsidR="00E65606" w:rsidRDefault="00E65606" w:rsidP="00E65606">
      <w:pPr>
        <w:rPr>
          <w:ins w:id="3117" w:author="Sarah Thomas" w:date="2014-03-12T14:59:00Z"/>
        </w:rPr>
      </w:pPr>
      <w:ins w:id="3118"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7B64E8" w:rsidRDefault="007B64E8"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7B64E8" w:rsidRDefault="007B64E8"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3119" w:author="Sarah Thomas" w:date="2014-03-12T14:59:00Z"/>
        </w:rPr>
      </w:pPr>
      <w:ins w:id="3120"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7B64E8" w:rsidRDefault="007B64E8" w:rsidP="00E65606">
                              <w:pPr>
                                <w:rPr>
                                  <w:sz w:val="22"/>
                                </w:rPr>
                              </w:pPr>
                            </w:p>
                            <w:p w14:paraId="04311862" w14:textId="77777777" w:rsidR="007B64E8" w:rsidRDefault="007B64E8" w:rsidP="00E65606">
                              <w:pPr>
                                <w:rPr>
                                  <w:sz w:val="22"/>
                                </w:rPr>
                              </w:pPr>
                              <w:r>
                                <w:rPr>
                                  <w:sz w:val="22"/>
                                </w:rPr>
                                <w:t xml:space="preserve">Agreed </w:t>
                              </w:r>
                            </w:p>
                            <w:p w14:paraId="6A8116F4" w14:textId="77777777" w:rsidR="007B64E8" w:rsidRDefault="007B64E8" w:rsidP="00E65606">
                              <w:pPr>
                                <w:rPr>
                                  <w:sz w:val="22"/>
                                </w:rPr>
                              </w:pPr>
                            </w:p>
                            <w:p w14:paraId="755A870C" w14:textId="77777777" w:rsidR="007B64E8" w:rsidRDefault="007B64E8" w:rsidP="00E65606">
                              <w:pPr>
                                <w:rPr>
                                  <w:sz w:val="22"/>
                                </w:rPr>
                              </w:pPr>
                              <w:r w:rsidRPr="00683722">
                                <w:rPr>
                                  <w:sz w:val="22"/>
                                </w:rPr>
                                <w:t>List any correc</w:t>
                              </w:r>
                              <w:r>
                                <w:rPr>
                                  <w:sz w:val="22"/>
                                </w:rPr>
                                <w:t>tions of matters of fact here:</w:t>
                              </w:r>
                            </w:p>
                            <w:p w14:paraId="2CFBD398"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7B64E8" w:rsidRDefault="007B64E8" w:rsidP="00E65606">
                        <w:pPr>
                          <w:rPr>
                            <w:sz w:val="22"/>
                          </w:rPr>
                        </w:pPr>
                      </w:p>
                      <w:p w14:paraId="04311862" w14:textId="77777777" w:rsidR="007B64E8" w:rsidRDefault="007B64E8" w:rsidP="00E65606">
                        <w:pPr>
                          <w:rPr>
                            <w:sz w:val="22"/>
                          </w:rPr>
                        </w:pPr>
                        <w:r>
                          <w:rPr>
                            <w:sz w:val="22"/>
                          </w:rPr>
                          <w:t xml:space="preserve">Agreed </w:t>
                        </w:r>
                      </w:p>
                      <w:p w14:paraId="6A8116F4" w14:textId="77777777" w:rsidR="007B64E8" w:rsidRDefault="007B64E8" w:rsidP="00E65606">
                        <w:pPr>
                          <w:rPr>
                            <w:sz w:val="22"/>
                          </w:rPr>
                        </w:pPr>
                      </w:p>
                      <w:p w14:paraId="755A870C" w14:textId="77777777" w:rsidR="007B64E8" w:rsidRDefault="007B64E8" w:rsidP="00E65606">
                        <w:pPr>
                          <w:rPr>
                            <w:sz w:val="22"/>
                          </w:rPr>
                        </w:pPr>
                        <w:r w:rsidRPr="00683722">
                          <w:rPr>
                            <w:sz w:val="22"/>
                          </w:rPr>
                          <w:t>List any correc</w:t>
                        </w:r>
                        <w:r>
                          <w:rPr>
                            <w:sz w:val="22"/>
                          </w:rPr>
                          <w:t>tions of matters of fact here:</w:t>
                        </w:r>
                      </w:p>
                      <w:p w14:paraId="2CFBD398" w14:textId="77777777" w:rsidR="007B64E8" w:rsidRDefault="007B64E8" w:rsidP="00E65606"/>
                    </w:txbxContent>
                  </v:textbox>
                  <w10:anchorlock/>
                </v:shape>
              </w:pict>
            </mc:Fallback>
          </mc:AlternateContent>
        </w:r>
      </w:ins>
    </w:p>
    <w:p w14:paraId="40F64161" w14:textId="55450769" w:rsidR="00E65606" w:rsidRDefault="00E65606" w:rsidP="00E65606">
      <w:pPr>
        <w:rPr>
          <w:ins w:id="3121" w:author="Sarah Thomas" w:date="2014-03-12T14:59:00Z"/>
        </w:rPr>
      </w:pPr>
      <w:ins w:id="3122"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7B64E8" w:rsidRDefault="007B64E8" w:rsidP="00E65606">
                              <w:pPr>
                                <w:rPr>
                                  <w:sz w:val="22"/>
                                </w:rPr>
                              </w:pPr>
                            </w:p>
                            <w:p w14:paraId="0EF6451D" w14:textId="77777777" w:rsidR="007B64E8" w:rsidRPr="00BF2C9C" w:rsidRDefault="007B64E8"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7B64E8" w:rsidRPr="00BF2C9C" w:rsidRDefault="007B64E8" w:rsidP="00E65606">
                              <w:pPr>
                                <w:numPr>
                                  <w:ilvl w:val="0"/>
                                  <w:numId w:val="59"/>
                                </w:numPr>
                                <w:spacing w:after="0"/>
                                <w:rPr>
                                  <w:sz w:val="22"/>
                                </w:rPr>
                              </w:pPr>
                              <w:r w:rsidRPr="00BF2C9C">
                                <w:rPr>
                                  <w:sz w:val="22"/>
                                </w:rPr>
                                <w:t xml:space="preserve">SARAH completed the Use Case Diagram </w:t>
                              </w:r>
                            </w:p>
                            <w:p w14:paraId="02E0D2F0" w14:textId="77777777" w:rsidR="007B64E8" w:rsidRPr="00BF2C9C" w:rsidRDefault="007B64E8" w:rsidP="00E65606">
                              <w:pPr>
                                <w:numPr>
                                  <w:ilvl w:val="0"/>
                                  <w:numId w:val="59"/>
                                </w:numPr>
                                <w:spacing w:after="0"/>
                                <w:rPr>
                                  <w:sz w:val="22"/>
                                </w:rPr>
                              </w:pPr>
                              <w:r w:rsidRPr="00BF2C9C">
                                <w:rPr>
                                  <w:sz w:val="22"/>
                                </w:rPr>
                                <w:t>BAHIT completed Gantt chart</w:t>
                              </w:r>
                            </w:p>
                            <w:p w14:paraId="0608FF9B" w14:textId="77777777" w:rsidR="007B64E8" w:rsidRPr="00BF2C9C" w:rsidRDefault="007B64E8"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7B64E8" w:rsidRDefault="007B64E8" w:rsidP="00E65606">
                        <w:pPr>
                          <w:rPr>
                            <w:sz w:val="22"/>
                          </w:rPr>
                        </w:pPr>
                      </w:p>
                      <w:p w14:paraId="0EF6451D" w14:textId="77777777" w:rsidR="007B64E8" w:rsidRPr="00BF2C9C" w:rsidRDefault="007B64E8"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7B64E8" w:rsidRPr="00BF2C9C" w:rsidRDefault="007B64E8" w:rsidP="00E65606">
                        <w:pPr>
                          <w:numPr>
                            <w:ilvl w:val="0"/>
                            <w:numId w:val="59"/>
                          </w:numPr>
                          <w:spacing w:after="0"/>
                          <w:rPr>
                            <w:sz w:val="22"/>
                          </w:rPr>
                        </w:pPr>
                        <w:r w:rsidRPr="00BF2C9C">
                          <w:rPr>
                            <w:sz w:val="22"/>
                          </w:rPr>
                          <w:t xml:space="preserve">SARAH completed the Use Case Diagram </w:t>
                        </w:r>
                      </w:p>
                      <w:p w14:paraId="02E0D2F0" w14:textId="77777777" w:rsidR="007B64E8" w:rsidRPr="00BF2C9C" w:rsidRDefault="007B64E8" w:rsidP="00E65606">
                        <w:pPr>
                          <w:numPr>
                            <w:ilvl w:val="0"/>
                            <w:numId w:val="59"/>
                          </w:numPr>
                          <w:spacing w:after="0"/>
                          <w:rPr>
                            <w:sz w:val="22"/>
                          </w:rPr>
                        </w:pPr>
                        <w:r w:rsidRPr="00BF2C9C">
                          <w:rPr>
                            <w:sz w:val="22"/>
                          </w:rPr>
                          <w:t>BAHIT completed Gantt chart</w:t>
                        </w:r>
                      </w:p>
                      <w:p w14:paraId="0608FF9B" w14:textId="77777777" w:rsidR="007B64E8" w:rsidRPr="00BF2C9C" w:rsidRDefault="007B64E8"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7B64E8" w:rsidRDefault="007B64E8" w:rsidP="00E65606"/>
                    </w:txbxContent>
                  </v:textbox>
                  <w10:anchorlock/>
                </v:shape>
              </w:pict>
            </mc:Fallback>
          </mc:AlternateContent>
        </w:r>
      </w:ins>
    </w:p>
    <w:p w14:paraId="512226EC" w14:textId="2BCCA08B" w:rsidR="00E65606" w:rsidRDefault="00E65606" w:rsidP="00E65606">
      <w:pPr>
        <w:rPr>
          <w:ins w:id="3123" w:author="Sarah Thomas" w:date="2014-03-12T14:59:00Z"/>
        </w:rPr>
      </w:pPr>
      <w:ins w:id="3124"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7B64E8" w:rsidRDefault="007B64E8" w:rsidP="00E65606"/>
                    </w:txbxContent>
                  </v:textbox>
                  <w10:anchorlock/>
                </v:shape>
              </w:pict>
            </mc:Fallback>
          </mc:AlternateContent>
        </w:r>
      </w:ins>
    </w:p>
    <w:p w14:paraId="691E9985" w14:textId="019E5A7D" w:rsidR="00E65606" w:rsidRDefault="00E65606" w:rsidP="00E65606">
      <w:pPr>
        <w:rPr>
          <w:ins w:id="3125" w:author="Sarah Thomas" w:date="2014-03-12T14:59:00Z"/>
        </w:rPr>
      </w:pPr>
      <w:ins w:id="3126"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7B64E8" w:rsidRDefault="007B64E8" w:rsidP="00E65606">
                              <w:pPr>
                                <w:rPr>
                                  <w:sz w:val="22"/>
                                </w:rPr>
                              </w:pPr>
                              <w:r w:rsidRPr="00EF6BC8">
                                <w:rPr>
                                  <w:sz w:val="22"/>
                                </w:rPr>
                                <w:t>New matters discussed:</w:t>
                              </w:r>
                            </w:p>
                            <w:p w14:paraId="347654E6" w14:textId="77777777" w:rsidR="007B64E8" w:rsidRDefault="007B64E8" w:rsidP="00E65606">
                              <w:pPr>
                                <w:rPr>
                                  <w:sz w:val="22"/>
                                </w:rPr>
                              </w:pPr>
                            </w:p>
                            <w:p w14:paraId="3AA3C73C" w14:textId="77777777" w:rsidR="007B64E8" w:rsidRPr="00EF6BC8" w:rsidRDefault="007B64E8" w:rsidP="00E65606">
                              <w:pPr>
                                <w:numPr>
                                  <w:ilvl w:val="0"/>
                                  <w:numId w:val="57"/>
                                </w:numPr>
                                <w:spacing w:after="0"/>
                                <w:rPr>
                                  <w:sz w:val="22"/>
                                </w:rPr>
                              </w:pPr>
                              <w:r>
                                <w:rPr>
                                  <w:sz w:val="22"/>
                                </w:rPr>
                                <w:t>Brainstorming of the website</w:t>
                              </w:r>
                            </w:p>
                            <w:p w14:paraId="381F0DCF"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7B64E8" w:rsidRDefault="007B64E8"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7B64E8" w:rsidRPr="00F37C7C" w:rsidRDefault="007B64E8" w:rsidP="00E65606">
                              <w:pPr>
                                <w:numPr>
                                  <w:ilvl w:val="0"/>
                                  <w:numId w:val="57"/>
                                </w:numPr>
                                <w:spacing w:after="0"/>
                              </w:pPr>
                              <w:r w:rsidRPr="00BF2C9C">
                                <w:rPr>
                                  <w:sz w:val="22"/>
                                </w:rPr>
                                <w:t>Team members chose Git as Source Code Management System</w:t>
                              </w:r>
                              <w:r>
                                <w:rPr>
                                  <w:sz w:val="22"/>
                                </w:rPr>
                                <w:t>.</w:t>
                              </w:r>
                            </w:p>
                            <w:p w14:paraId="5D52286A" w14:textId="77777777" w:rsidR="007B64E8" w:rsidRDefault="007B64E8" w:rsidP="00E65606">
                              <w:pPr>
                                <w:ind w:left="720"/>
                              </w:pPr>
                              <w:r>
                                <w:t xml:space="preserve"> </w:t>
                              </w:r>
                            </w:p>
                            <w:p w14:paraId="33E54A31" w14:textId="77777777" w:rsidR="007B64E8" w:rsidRPr="00674F95" w:rsidRDefault="007B64E8" w:rsidP="00E65606">
                              <w:pPr>
                                <w:rPr>
                                  <w:sz w:val="22"/>
                                </w:rPr>
                              </w:pPr>
                              <w:r w:rsidRPr="00674F95">
                                <w:rPr>
                                  <w:sz w:val="22"/>
                                </w:rPr>
                                <w:t>Issues/problems to be reported to project supervisor:</w:t>
                              </w:r>
                            </w:p>
                            <w:p w14:paraId="7E5C11E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7B64E8" w:rsidRDefault="007B64E8" w:rsidP="00E65606">
                        <w:pPr>
                          <w:rPr>
                            <w:sz w:val="22"/>
                          </w:rPr>
                        </w:pPr>
                        <w:r w:rsidRPr="00EF6BC8">
                          <w:rPr>
                            <w:sz w:val="22"/>
                          </w:rPr>
                          <w:t>New matters discussed:</w:t>
                        </w:r>
                      </w:p>
                      <w:p w14:paraId="347654E6" w14:textId="77777777" w:rsidR="007B64E8" w:rsidRDefault="007B64E8" w:rsidP="00E65606">
                        <w:pPr>
                          <w:rPr>
                            <w:sz w:val="22"/>
                          </w:rPr>
                        </w:pPr>
                      </w:p>
                      <w:p w14:paraId="3AA3C73C" w14:textId="77777777" w:rsidR="007B64E8" w:rsidRPr="00EF6BC8" w:rsidRDefault="007B64E8" w:rsidP="00E65606">
                        <w:pPr>
                          <w:numPr>
                            <w:ilvl w:val="0"/>
                            <w:numId w:val="57"/>
                          </w:numPr>
                          <w:spacing w:after="0"/>
                          <w:rPr>
                            <w:sz w:val="22"/>
                          </w:rPr>
                        </w:pPr>
                        <w:r>
                          <w:rPr>
                            <w:sz w:val="22"/>
                          </w:rPr>
                          <w:t>Brainstorming of the website</w:t>
                        </w:r>
                      </w:p>
                      <w:p w14:paraId="381F0DCF"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7B64E8" w:rsidRDefault="007B64E8"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7B64E8" w:rsidRPr="00F37C7C" w:rsidRDefault="007B64E8" w:rsidP="00E65606">
                        <w:pPr>
                          <w:numPr>
                            <w:ilvl w:val="0"/>
                            <w:numId w:val="57"/>
                          </w:numPr>
                          <w:spacing w:after="0"/>
                        </w:pPr>
                        <w:r w:rsidRPr="00BF2C9C">
                          <w:rPr>
                            <w:sz w:val="22"/>
                          </w:rPr>
                          <w:t>Team members chose Git as Source Code Management System</w:t>
                        </w:r>
                        <w:r>
                          <w:rPr>
                            <w:sz w:val="22"/>
                          </w:rPr>
                          <w:t>.</w:t>
                        </w:r>
                      </w:p>
                      <w:p w14:paraId="5D52286A" w14:textId="77777777" w:rsidR="007B64E8" w:rsidRDefault="007B64E8" w:rsidP="00E65606">
                        <w:pPr>
                          <w:ind w:left="720"/>
                        </w:pPr>
                        <w:r>
                          <w:t xml:space="preserve"> </w:t>
                        </w:r>
                      </w:p>
                      <w:p w14:paraId="33E54A31" w14:textId="77777777" w:rsidR="007B64E8" w:rsidRPr="00674F95" w:rsidRDefault="007B64E8" w:rsidP="00E65606">
                        <w:pPr>
                          <w:rPr>
                            <w:sz w:val="22"/>
                          </w:rPr>
                        </w:pPr>
                        <w:r w:rsidRPr="00674F95">
                          <w:rPr>
                            <w:sz w:val="22"/>
                          </w:rPr>
                          <w:t>Issues/problems to be reported to project supervisor:</w:t>
                        </w:r>
                      </w:p>
                      <w:p w14:paraId="7E5C11EA" w14:textId="77777777" w:rsidR="007B64E8" w:rsidRDefault="007B64E8" w:rsidP="00E65606"/>
                    </w:txbxContent>
                  </v:textbox>
                  <w10:anchorlock/>
                </v:shape>
              </w:pict>
            </mc:Fallback>
          </mc:AlternateContent>
        </w:r>
      </w:ins>
    </w:p>
    <w:p w14:paraId="55F4664C" w14:textId="77777777" w:rsidR="00E65606" w:rsidRDefault="00E65606" w:rsidP="00E65606">
      <w:pPr>
        <w:rPr>
          <w:ins w:id="3127" w:author="Sarah Thomas" w:date="2014-03-12T14:59:00Z"/>
        </w:rPr>
      </w:pPr>
    </w:p>
    <w:p w14:paraId="1C05496E" w14:textId="412B24F0" w:rsidR="00E65606" w:rsidRDefault="00E65606" w:rsidP="00E65606">
      <w:pPr>
        <w:rPr>
          <w:ins w:id="3128" w:author="Sarah Thomas" w:date="2014-03-12T14:59:00Z"/>
        </w:rPr>
      </w:pPr>
      <w:ins w:id="3129"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7B64E8" w:rsidRDefault="007B64E8" w:rsidP="00E65606">
                              <w:pPr>
                                <w:rPr>
                                  <w:sz w:val="22"/>
                                </w:rPr>
                              </w:pPr>
                            </w:p>
                            <w:p w14:paraId="51BA6424" w14:textId="77777777" w:rsidR="007B64E8" w:rsidRDefault="007B64E8" w:rsidP="00E65606">
                              <w:pPr>
                                <w:rPr>
                                  <w:sz w:val="22"/>
                                </w:rPr>
                              </w:pPr>
                              <w:r>
                                <w:rPr>
                                  <w:sz w:val="22"/>
                                </w:rPr>
                                <w:t>ALL TO BE COMPLETED BEFORE NEXT MEETING</w:t>
                              </w:r>
                            </w:p>
                            <w:p w14:paraId="76A0A0ED" w14:textId="77777777" w:rsidR="007B64E8" w:rsidRDefault="007B64E8" w:rsidP="00E65606">
                              <w:pPr>
                                <w:rPr>
                                  <w:sz w:val="22"/>
                                </w:rPr>
                              </w:pPr>
                            </w:p>
                            <w:p w14:paraId="0B4A9ADD" w14:textId="77777777" w:rsidR="007B64E8" w:rsidRDefault="007B64E8"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7B64E8" w:rsidRDefault="007B64E8" w:rsidP="00E65606">
                              <w:pPr>
                                <w:numPr>
                                  <w:ilvl w:val="0"/>
                                  <w:numId w:val="58"/>
                                </w:numPr>
                                <w:spacing w:after="0"/>
                                <w:rPr>
                                  <w:sz w:val="22"/>
                                </w:rPr>
                              </w:pPr>
                              <w:r w:rsidRPr="00BF2C9C">
                                <w:rPr>
                                  <w:sz w:val="22"/>
                                </w:rPr>
                                <w:t xml:space="preserve">IRINA to prepare design for user registration forms </w:t>
                              </w:r>
                            </w:p>
                            <w:p w14:paraId="1E8A27FB" w14:textId="77777777" w:rsidR="007B64E8" w:rsidRPr="00BF2C9C" w:rsidRDefault="007B64E8" w:rsidP="00E65606">
                              <w:pPr>
                                <w:numPr>
                                  <w:ilvl w:val="0"/>
                                  <w:numId w:val="58"/>
                                </w:numPr>
                                <w:spacing w:after="0"/>
                                <w:rPr>
                                  <w:sz w:val="22"/>
                                </w:rPr>
                              </w:pPr>
                              <w:r>
                                <w:rPr>
                                  <w:sz w:val="22"/>
                                </w:rPr>
                                <w:t>ALL MEMBERS to come up with suggestions on making the Dataflow Model</w:t>
                              </w:r>
                            </w:p>
                            <w:p w14:paraId="352C897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7B64E8" w:rsidRDefault="007B64E8" w:rsidP="00E65606">
                        <w:pPr>
                          <w:rPr>
                            <w:sz w:val="22"/>
                          </w:rPr>
                        </w:pPr>
                      </w:p>
                      <w:p w14:paraId="51BA6424" w14:textId="77777777" w:rsidR="007B64E8" w:rsidRDefault="007B64E8" w:rsidP="00E65606">
                        <w:pPr>
                          <w:rPr>
                            <w:sz w:val="22"/>
                          </w:rPr>
                        </w:pPr>
                        <w:r>
                          <w:rPr>
                            <w:sz w:val="22"/>
                          </w:rPr>
                          <w:t>ALL TO BE COMPLETED BEFORE NEXT MEETING</w:t>
                        </w:r>
                      </w:p>
                      <w:p w14:paraId="76A0A0ED" w14:textId="77777777" w:rsidR="007B64E8" w:rsidRDefault="007B64E8" w:rsidP="00E65606">
                        <w:pPr>
                          <w:rPr>
                            <w:sz w:val="22"/>
                          </w:rPr>
                        </w:pPr>
                      </w:p>
                      <w:p w14:paraId="0B4A9ADD" w14:textId="77777777" w:rsidR="007B64E8" w:rsidRDefault="007B64E8"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7B64E8" w:rsidRDefault="007B64E8" w:rsidP="00E65606">
                        <w:pPr>
                          <w:numPr>
                            <w:ilvl w:val="0"/>
                            <w:numId w:val="58"/>
                          </w:numPr>
                          <w:spacing w:after="0"/>
                          <w:rPr>
                            <w:sz w:val="22"/>
                          </w:rPr>
                        </w:pPr>
                        <w:r w:rsidRPr="00BF2C9C">
                          <w:rPr>
                            <w:sz w:val="22"/>
                          </w:rPr>
                          <w:t xml:space="preserve">IRINA to prepare design for user registration forms </w:t>
                        </w:r>
                      </w:p>
                      <w:p w14:paraId="1E8A27FB" w14:textId="77777777" w:rsidR="007B64E8" w:rsidRPr="00BF2C9C" w:rsidRDefault="007B64E8" w:rsidP="00E65606">
                        <w:pPr>
                          <w:numPr>
                            <w:ilvl w:val="0"/>
                            <w:numId w:val="58"/>
                          </w:numPr>
                          <w:spacing w:after="0"/>
                          <w:rPr>
                            <w:sz w:val="22"/>
                          </w:rPr>
                        </w:pPr>
                        <w:r>
                          <w:rPr>
                            <w:sz w:val="22"/>
                          </w:rPr>
                          <w:t>ALL MEMBERS to come up with suggestions on making the Dataflow Model</w:t>
                        </w:r>
                      </w:p>
                      <w:p w14:paraId="352C8972" w14:textId="77777777" w:rsidR="007B64E8" w:rsidRDefault="007B64E8" w:rsidP="00E65606"/>
                    </w:txbxContent>
                  </v:textbox>
                  <w10:anchorlock/>
                </v:shape>
              </w:pict>
            </mc:Fallback>
          </mc:AlternateContent>
        </w:r>
      </w:ins>
    </w:p>
    <w:p w14:paraId="2710861F" w14:textId="02809DEB" w:rsidR="00E65606" w:rsidRPr="00486475" w:rsidRDefault="00E65606" w:rsidP="00E65606">
      <w:pPr>
        <w:rPr>
          <w:ins w:id="3130" w:author="Sarah Thomas" w:date="2014-03-12T14:59:00Z"/>
        </w:rPr>
      </w:pPr>
      <w:ins w:id="3131"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7B64E8" w:rsidRDefault="007B64E8" w:rsidP="00E65606">
                              <w:pPr>
                                <w:rPr>
                                  <w:sz w:val="22"/>
                                </w:rPr>
                              </w:pPr>
                            </w:p>
                            <w:p w14:paraId="54A10E91" w14:textId="77777777" w:rsidR="007B64E8" w:rsidRDefault="007B64E8" w:rsidP="00E65606">
                              <w:pPr>
                                <w:rPr>
                                  <w:sz w:val="22"/>
                                </w:rPr>
                              </w:pPr>
                              <w:r>
                                <w:rPr>
                                  <w:sz w:val="22"/>
                                </w:rPr>
                                <w:t>Next Meeting: Monday 27 Jan, 15:00, Orangery</w:t>
                              </w:r>
                            </w:p>
                            <w:p w14:paraId="41B8A33F" w14:textId="77777777" w:rsidR="007B64E8" w:rsidRDefault="007B64E8" w:rsidP="00E65606">
                              <w:pPr>
                                <w:rPr>
                                  <w:sz w:val="22"/>
                                </w:rPr>
                              </w:pPr>
                              <w:r>
                                <w:rPr>
                                  <w:sz w:val="22"/>
                                </w:rPr>
                                <w:t>Chair: IRINA</w:t>
                              </w:r>
                            </w:p>
                            <w:p w14:paraId="635B882B" w14:textId="77777777" w:rsidR="007B64E8" w:rsidRDefault="007B64E8" w:rsidP="00E65606">
                              <w:pPr>
                                <w:rPr>
                                  <w:sz w:val="22"/>
                                </w:rPr>
                              </w:pPr>
                              <w:r>
                                <w:rPr>
                                  <w:sz w:val="22"/>
                                </w:rPr>
                                <w:t>Secretary: XIAOFENG</w:t>
                              </w:r>
                            </w:p>
                            <w:p w14:paraId="4983C31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7B64E8" w:rsidRDefault="007B64E8" w:rsidP="00E65606">
                        <w:pPr>
                          <w:rPr>
                            <w:sz w:val="22"/>
                          </w:rPr>
                        </w:pPr>
                      </w:p>
                      <w:p w14:paraId="54A10E91" w14:textId="77777777" w:rsidR="007B64E8" w:rsidRDefault="007B64E8" w:rsidP="00E65606">
                        <w:pPr>
                          <w:rPr>
                            <w:sz w:val="22"/>
                          </w:rPr>
                        </w:pPr>
                        <w:r>
                          <w:rPr>
                            <w:sz w:val="22"/>
                          </w:rPr>
                          <w:t>Next Meeting: Monday 27 Jan, 15:00, Orangery</w:t>
                        </w:r>
                      </w:p>
                      <w:p w14:paraId="41B8A33F" w14:textId="77777777" w:rsidR="007B64E8" w:rsidRDefault="007B64E8" w:rsidP="00E65606">
                        <w:pPr>
                          <w:rPr>
                            <w:sz w:val="22"/>
                          </w:rPr>
                        </w:pPr>
                        <w:r>
                          <w:rPr>
                            <w:sz w:val="22"/>
                          </w:rPr>
                          <w:t>Chair: IRINA</w:t>
                        </w:r>
                      </w:p>
                      <w:p w14:paraId="635B882B" w14:textId="77777777" w:rsidR="007B64E8" w:rsidRDefault="007B64E8" w:rsidP="00E65606">
                        <w:pPr>
                          <w:rPr>
                            <w:sz w:val="22"/>
                          </w:rPr>
                        </w:pPr>
                        <w:r>
                          <w:rPr>
                            <w:sz w:val="22"/>
                          </w:rPr>
                          <w:t>Secretary: XIAOFENG</w:t>
                        </w:r>
                      </w:p>
                      <w:p w14:paraId="4983C31F" w14:textId="77777777" w:rsidR="007B64E8" w:rsidRDefault="007B64E8" w:rsidP="00E65606"/>
                    </w:txbxContent>
                  </v:textbox>
                  <w10:anchorlock/>
                </v:shape>
              </w:pict>
            </mc:Fallback>
          </mc:AlternateContent>
        </w:r>
      </w:ins>
    </w:p>
    <w:p w14:paraId="314D22CB" w14:textId="77777777" w:rsidR="00E65606" w:rsidRPr="0037694C" w:rsidRDefault="00E65606" w:rsidP="00E65606">
      <w:pPr>
        <w:jc w:val="center"/>
        <w:rPr>
          <w:ins w:id="3132" w:author="Sarah Thomas" w:date="2014-03-12T15:00:00Z"/>
          <w:b/>
          <w:szCs w:val="24"/>
          <w:u w:val="single"/>
        </w:rPr>
      </w:pPr>
      <w:ins w:id="3133" w:author="Sarah Thomas" w:date="2014-03-12T15:00:00Z">
        <w:r>
          <w:rPr>
            <w:b/>
            <w:szCs w:val="24"/>
            <w:u w:val="single"/>
          </w:rPr>
          <w:t>CE903-1 Minutes of Group Meeting</w:t>
        </w:r>
      </w:ins>
    </w:p>
    <w:p w14:paraId="773CA068" w14:textId="77777777" w:rsidR="00E65606" w:rsidRPr="00DF4BA9" w:rsidRDefault="00E65606" w:rsidP="00E65606">
      <w:pPr>
        <w:jc w:val="center"/>
        <w:rPr>
          <w:ins w:id="3134" w:author="Sarah Thomas" w:date="2014-03-12T15:00:00Z"/>
          <w:b/>
          <w:sz w:val="22"/>
          <w:u w:val="single"/>
        </w:rPr>
      </w:pPr>
    </w:p>
    <w:p w14:paraId="5B2FC9DB" w14:textId="0F031171" w:rsidR="00E65606" w:rsidRDefault="00E65606" w:rsidP="00E65606">
      <w:pPr>
        <w:rPr>
          <w:ins w:id="3135" w:author="Sarah Thomas" w:date="2014-03-12T15:00:00Z"/>
          <w:sz w:val="22"/>
        </w:rPr>
      </w:pPr>
      <w:ins w:id="3136" w:author="Sarah Thomas" w:date="2014-03-12T15:00:00Z">
        <w:r>
          <w:rPr>
            <w:noProof/>
            <w:sz w:val="22"/>
            <w:lang w:val="en-US"/>
            <w:rPrChange w:id="3137" w:author="Unknown">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7B64E8" w:rsidRPr="0084728E" w:rsidRDefault="007B64E8" w:rsidP="00E65606">
                        <w:pPr>
                          <w:rPr>
                            <w:sz w:val="22"/>
                          </w:rPr>
                        </w:pPr>
                      </w:p>
                    </w:txbxContent>
                  </v:textbox>
                  <w10:anchorlock/>
                </v:shape>
              </w:pict>
            </mc:Fallback>
          </mc:AlternateContent>
        </w:r>
      </w:ins>
    </w:p>
    <w:p w14:paraId="1CB3A00D" w14:textId="3E52D129" w:rsidR="00E65606" w:rsidRDefault="00E65606" w:rsidP="00E65606">
      <w:pPr>
        <w:rPr>
          <w:ins w:id="3138" w:author="Sarah Thomas" w:date="2014-03-12T15:00:00Z"/>
        </w:rPr>
      </w:pPr>
      <w:ins w:id="3139"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7B64E8" w:rsidRDefault="007B64E8" w:rsidP="00E65606"/>
                    </w:txbxContent>
                  </v:textbox>
                  <w10:anchorlock/>
                </v:shape>
              </w:pict>
            </mc:Fallback>
          </mc:AlternateContent>
        </w:r>
      </w:ins>
    </w:p>
    <w:p w14:paraId="320FDAE1" w14:textId="77777777" w:rsidR="00E65606" w:rsidRDefault="00E65606" w:rsidP="00E65606">
      <w:pPr>
        <w:rPr>
          <w:ins w:id="3140" w:author="Sarah Thomas" w:date="2014-03-12T15:00:00Z"/>
        </w:rPr>
      </w:pPr>
    </w:p>
    <w:p w14:paraId="254CC082" w14:textId="09B2E29F" w:rsidR="00E65606" w:rsidRDefault="00E65606" w:rsidP="00E65606">
      <w:pPr>
        <w:rPr>
          <w:ins w:id="3141" w:author="Sarah Thomas" w:date="2014-03-12T15:00:00Z"/>
        </w:rPr>
      </w:pPr>
      <w:ins w:id="3142"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7B64E8" w:rsidRDefault="007B64E8" w:rsidP="00E65606">
                              <w:pPr>
                                <w:rPr>
                                  <w:sz w:val="22"/>
                                </w:rPr>
                              </w:pPr>
                              <w:r w:rsidRPr="00683722">
                                <w:rPr>
                                  <w:sz w:val="22"/>
                                </w:rPr>
                                <w:t>Group members present:</w:t>
                              </w:r>
                            </w:p>
                            <w:p w14:paraId="69B237EB" w14:textId="77777777" w:rsidR="007B64E8" w:rsidRDefault="007B64E8" w:rsidP="00E65606">
                              <w:pPr>
                                <w:rPr>
                                  <w:sz w:val="22"/>
                                </w:rPr>
                              </w:pPr>
                              <w:r w:rsidRPr="00F445D6">
                                <w:rPr>
                                  <w:sz w:val="22"/>
                                </w:rPr>
                                <w:t>CHEN, XIAOFENG</w:t>
                              </w:r>
                            </w:p>
                            <w:p w14:paraId="751814F9" w14:textId="77777777" w:rsidR="007B64E8" w:rsidRPr="00F445D6" w:rsidRDefault="007B64E8" w:rsidP="00E65606">
                              <w:pPr>
                                <w:rPr>
                                  <w:sz w:val="22"/>
                                </w:rPr>
                              </w:pPr>
                              <w:r w:rsidRPr="00F445D6">
                                <w:rPr>
                                  <w:sz w:val="22"/>
                                </w:rPr>
                                <w:t>ALSHUAIBI, ENAAM ABDULMONEM O</w:t>
                              </w:r>
                            </w:p>
                            <w:p w14:paraId="37E99629" w14:textId="77777777" w:rsidR="007B64E8" w:rsidRPr="00F445D6" w:rsidRDefault="007B64E8" w:rsidP="00E65606">
                              <w:pPr>
                                <w:rPr>
                                  <w:sz w:val="22"/>
                                </w:rPr>
                              </w:pPr>
                              <w:r w:rsidRPr="00F445D6">
                                <w:rPr>
                                  <w:sz w:val="22"/>
                                </w:rPr>
                                <w:t>HAMID, BAHIT BIN</w:t>
                              </w:r>
                            </w:p>
                            <w:p w14:paraId="1732668F" w14:textId="77777777" w:rsidR="007B64E8" w:rsidRPr="00F445D6" w:rsidRDefault="007B64E8" w:rsidP="00E65606">
                              <w:pPr>
                                <w:rPr>
                                  <w:sz w:val="22"/>
                                </w:rPr>
                              </w:pPr>
                              <w:r w:rsidRPr="00F445D6">
                                <w:rPr>
                                  <w:sz w:val="22"/>
                                </w:rPr>
                                <w:t>HERASCU, IRINA</w:t>
                              </w:r>
                            </w:p>
                            <w:p w14:paraId="03953041" w14:textId="77777777" w:rsidR="007B64E8" w:rsidRPr="008647D2" w:rsidRDefault="007B64E8"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7B64E8" w:rsidRDefault="007B64E8" w:rsidP="00E65606">
                        <w:pPr>
                          <w:rPr>
                            <w:sz w:val="22"/>
                          </w:rPr>
                        </w:pPr>
                        <w:r w:rsidRPr="00683722">
                          <w:rPr>
                            <w:sz w:val="22"/>
                          </w:rPr>
                          <w:t>Group members present:</w:t>
                        </w:r>
                      </w:p>
                      <w:p w14:paraId="69B237EB" w14:textId="77777777" w:rsidR="007B64E8" w:rsidRDefault="007B64E8" w:rsidP="00E65606">
                        <w:pPr>
                          <w:rPr>
                            <w:sz w:val="22"/>
                          </w:rPr>
                        </w:pPr>
                        <w:r w:rsidRPr="00F445D6">
                          <w:rPr>
                            <w:sz w:val="22"/>
                          </w:rPr>
                          <w:t>CHEN, XIAOFENG</w:t>
                        </w:r>
                      </w:p>
                      <w:p w14:paraId="751814F9" w14:textId="77777777" w:rsidR="007B64E8" w:rsidRPr="00F445D6" w:rsidRDefault="007B64E8" w:rsidP="00E65606">
                        <w:pPr>
                          <w:rPr>
                            <w:sz w:val="22"/>
                          </w:rPr>
                        </w:pPr>
                        <w:r w:rsidRPr="00F445D6">
                          <w:rPr>
                            <w:sz w:val="22"/>
                          </w:rPr>
                          <w:t>ALSHUAIBI, ENAAM ABDULMONEM O</w:t>
                        </w:r>
                      </w:p>
                      <w:p w14:paraId="37E99629" w14:textId="77777777" w:rsidR="007B64E8" w:rsidRPr="00F445D6" w:rsidRDefault="007B64E8" w:rsidP="00E65606">
                        <w:pPr>
                          <w:rPr>
                            <w:sz w:val="22"/>
                          </w:rPr>
                        </w:pPr>
                        <w:r w:rsidRPr="00F445D6">
                          <w:rPr>
                            <w:sz w:val="22"/>
                          </w:rPr>
                          <w:t>HAMID, BAHIT BIN</w:t>
                        </w:r>
                      </w:p>
                      <w:p w14:paraId="1732668F" w14:textId="77777777" w:rsidR="007B64E8" w:rsidRPr="00F445D6" w:rsidRDefault="007B64E8" w:rsidP="00E65606">
                        <w:pPr>
                          <w:rPr>
                            <w:sz w:val="22"/>
                          </w:rPr>
                        </w:pPr>
                        <w:r w:rsidRPr="00F445D6">
                          <w:rPr>
                            <w:sz w:val="22"/>
                          </w:rPr>
                          <w:t>HERASCU, IRINA</w:t>
                        </w:r>
                      </w:p>
                      <w:p w14:paraId="03953041"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3143" w:author="Sarah Thomas" w:date="2014-03-12T15:00:00Z"/>
        </w:rPr>
      </w:pPr>
      <w:ins w:id="3144"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7B64E8" w:rsidRDefault="007B64E8" w:rsidP="00E65606">
                              <w:pPr>
                                <w:rPr>
                                  <w:sz w:val="22"/>
                                </w:rPr>
                              </w:pPr>
                            </w:p>
                            <w:p w14:paraId="383E22BF"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7B64E8" w:rsidRDefault="007B64E8" w:rsidP="00E65606">
                        <w:pPr>
                          <w:rPr>
                            <w:sz w:val="22"/>
                          </w:rPr>
                        </w:pPr>
                      </w:p>
                      <w:p w14:paraId="383E22BF" w14:textId="77777777" w:rsidR="007B64E8" w:rsidRPr="0074570A" w:rsidRDefault="007B64E8" w:rsidP="00E65606">
                        <w:pPr>
                          <w:rPr>
                            <w:sz w:val="22"/>
                          </w:rPr>
                        </w:pPr>
                      </w:p>
                    </w:txbxContent>
                  </v:textbox>
                  <w10:anchorlock/>
                </v:shape>
              </w:pict>
            </mc:Fallback>
          </mc:AlternateContent>
        </w:r>
      </w:ins>
    </w:p>
    <w:p w14:paraId="036E087A" w14:textId="3C5FFD0C" w:rsidR="00E65606" w:rsidRDefault="00E65606" w:rsidP="00E65606">
      <w:pPr>
        <w:rPr>
          <w:ins w:id="3145" w:author="Sarah Thomas" w:date="2014-03-12T15:00:00Z"/>
        </w:rPr>
      </w:pPr>
      <w:ins w:id="3146"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3FC228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3FC2281" w14:textId="77777777" w:rsidR="007B64E8" w:rsidRDefault="007B64E8" w:rsidP="00E65606"/>
                    </w:txbxContent>
                  </v:textbox>
                  <w10:anchorlock/>
                </v:shape>
              </w:pict>
            </mc:Fallback>
          </mc:AlternateContent>
        </w:r>
      </w:ins>
    </w:p>
    <w:p w14:paraId="73120541" w14:textId="236E101E" w:rsidR="00E65606" w:rsidRDefault="00E65606" w:rsidP="00E65606">
      <w:pPr>
        <w:rPr>
          <w:ins w:id="3147" w:author="Sarah Thomas" w:date="2014-03-12T15:00:00Z"/>
        </w:rPr>
      </w:pPr>
      <w:ins w:id="3148"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7B64E8" w:rsidRDefault="007B64E8"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7B64E8" w:rsidRDefault="007B64E8"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3149" w:author="Sarah Thomas" w:date="2014-03-12T15:00:00Z"/>
        </w:rPr>
      </w:pPr>
      <w:ins w:id="3150"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7B64E8" w:rsidRDefault="007B64E8"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7B64E8" w:rsidRDefault="007B64E8"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3151" w:author="Sarah Thomas" w:date="2014-03-12T15:00:00Z"/>
        </w:rPr>
      </w:pPr>
      <w:ins w:id="3152"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7B64E8" w:rsidRDefault="007B64E8" w:rsidP="00E65606">
                              <w:pPr>
                                <w:rPr>
                                  <w:sz w:val="22"/>
                                </w:rPr>
                              </w:pPr>
                            </w:p>
                            <w:p w14:paraId="3A5F4A75" w14:textId="77777777" w:rsidR="007B64E8" w:rsidRDefault="007B64E8" w:rsidP="00E65606">
                              <w:pPr>
                                <w:rPr>
                                  <w:sz w:val="22"/>
                                </w:rPr>
                              </w:pPr>
                              <w:r>
                                <w:rPr>
                                  <w:sz w:val="22"/>
                                </w:rPr>
                                <w:t xml:space="preserve">Agreed </w:t>
                              </w:r>
                            </w:p>
                            <w:p w14:paraId="74B848FC" w14:textId="77777777" w:rsidR="007B64E8" w:rsidRDefault="007B64E8" w:rsidP="00E65606">
                              <w:pPr>
                                <w:rPr>
                                  <w:sz w:val="22"/>
                                </w:rPr>
                              </w:pPr>
                            </w:p>
                            <w:p w14:paraId="5CD4ED9F" w14:textId="77777777" w:rsidR="007B64E8" w:rsidRDefault="007B64E8" w:rsidP="00E65606">
                              <w:pPr>
                                <w:rPr>
                                  <w:sz w:val="22"/>
                                </w:rPr>
                              </w:pPr>
                              <w:r w:rsidRPr="00683722">
                                <w:rPr>
                                  <w:sz w:val="22"/>
                                </w:rPr>
                                <w:t>List any correc</w:t>
                              </w:r>
                              <w:r>
                                <w:rPr>
                                  <w:sz w:val="22"/>
                                </w:rPr>
                                <w:t>tions of matters of fact here:</w:t>
                              </w:r>
                            </w:p>
                            <w:p w14:paraId="6FACD330"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7B64E8" w:rsidRDefault="007B64E8" w:rsidP="00E65606">
                        <w:pPr>
                          <w:rPr>
                            <w:sz w:val="22"/>
                          </w:rPr>
                        </w:pPr>
                      </w:p>
                      <w:p w14:paraId="3A5F4A75" w14:textId="77777777" w:rsidR="007B64E8" w:rsidRDefault="007B64E8" w:rsidP="00E65606">
                        <w:pPr>
                          <w:rPr>
                            <w:sz w:val="22"/>
                          </w:rPr>
                        </w:pPr>
                        <w:r>
                          <w:rPr>
                            <w:sz w:val="22"/>
                          </w:rPr>
                          <w:t xml:space="preserve">Agreed </w:t>
                        </w:r>
                      </w:p>
                      <w:p w14:paraId="74B848FC" w14:textId="77777777" w:rsidR="007B64E8" w:rsidRDefault="007B64E8" w:rsidP="00E65606">
                        <w:pPr>
                          <w:rPr>
                            <w:sz w:val="22"/>
                          </w:rPr>
                        </w:pPr>
                      </w:p>
                      <w:p w14:paraId="5CD4ED9F" w14:textId="77777777" w:rsidR="007B64E8" w:rsidRDefault="007B64E8" w:rsidP="00E65606">
                        <w:pPr>
                          <w:rPr>
                            <w:sz w:val="22"/>
                          </w:rPr>
                        </w:pPr>
                        <w:r w:rsidRPr="00683722">
                          <w:rPr>
                            <w:sz w:val="22"/>
                          </w:rPr>
                          <w:t>List any correc</w:t>
                        </w:r>
                        <w:r>
                          <w:rPr>
                            <w:sz w:val="22"/>
                          </w:rPr>
                          <w:t>tions of matters of fact here:</w:t>
                        </w:r>
                      </w:p>
                      <w:p w14:paraId="6FACD330" w14:textId="77777777" w:rsidR="007B64E8" w:rsidRDefault="007B64E8" w:rsidP="00E65606"/>
                    </w:txbxContent>
                  </v:textbox>
                  <w10:anchorlock/>
                </v:shape>
              </w:pict>
            </mc:Fallback>
          </mc:AlternateContent>
        </w:r>
      </w:ins>
    </w:p>
    <w:p w14:paraId="2A593AA8" w14:textId="77777777" w:rsidR="00E65606" w:rsidRDefault="00E65606" w:rsidP="00E65606">
      <w:pPr>
        <w:rPr>
          <w:ins w:id="3153" w:author="Sarah Thomas" w:date="2014-03-12T15:00:00Z"/>
        </w:rPr>
      </w:pPr>
    </w:p>
    <w:p w14:paraId="3C2C1A5F" w14:textId="29309386" w:rsidR="00E65606" w:rsidRDefault="00E65606" w:rsidP="00E65606">
      <w:pPr>
        <w:rPr>
          <w:ins w:id="3154" w:author="Sarah Thomas" w:date="2014-03-12T15:00:00Z"/>
        </w:rPr>
      </w:pPr>
      <w:ins w:id="3155"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7B64E8" w:rsidRDefault="007B64E8" w:rsidP="00E65606">
                              <w:pPr>
                                <w:rPr>
                                  <w:sz w:val="22"/>
                                </w:rPr>
                              </w:pPr>
                            </w:p>
                            <w:p w14:paraId="16A49233" w14:textId="77777777" w:rsidR="007B64E8" w:rsidRDefault="007B64E8"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7B64E8" w:rsidRPr="00AC6051" w:rsidRDefault="007B64E8"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7B64E8" w:rsidRDefault="007B64E8" w:rsidP="00E65606">
                        <w:pPr>
                          <w:rPr>
                            <w:sz w:val="22"/>
                          </w:rPr>
                        </w:pPr>
                      </w:p>
                      <w:p w14:paraId="16A49233" w14:textId="77777777" w:rsidR="007B64E8" w:rsidRDefault="007B64E8"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7B64E8" w:rsidRPr="00AC6051" w:rsidRDefault="007B64E8"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7B64E8" w:rsidRDefault="007B64E8" w:rsidP="00E65606"/>
                    </w:txbxContent>
                  </v:textbox>
                  <w10:anchorlock/>
                </v:shape>
              </w:pict>
            </mc:Fallback>
          </mc:AlternateContent>
        </w:r>
      </w:ins>
    </w:p>
    <w:p w14:paraId="29B1FCC7" w14:textId="5446DB83" w:rsidR="00E65606" w:rsidRDefault="00E65606" w:rsidP="00E65606">
      <w:pPr>
        <w:rPr>
          <w:ins w:id="3156" w:author="Sarah Thomas" w:date="2014-03-12T15:00:00Z"/>
        </w:rPr>
      </w:pPr>
      <w:ins w:id="3157"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7B64E8" w:rsidRDefault="007B64E8" w:rsidP="00E65606"/>
                    </w:txbxContent>
                  </v:textbox>
                  <w10:anchorlock/>
                </v:shape>
              </w:pict>
            </mc:Fallback>
          </mc:AlternateContent>
        </w:r>
      </w:ins>
    </w:p>
    <w:p w14:paraId="76474023" w14:textId="7786D597" w:rsidR="00E65606" w:rsidRDefault="00E65606" w:rsidP="00E65606">
      <w:pPr>
        <w:rPr>
          <w:ins w:id="3158" w:author="Sarah Thomas" w:date="2014-03-12T15:00:00Z"/>
        </w:rPr>
      </w:pPr>
      <w:ins w:id="3159"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7B64E8" w:rsidRDefault="007B64E8" w:rsidP="00E65606">
                              <w:pPr>
                                <w:rPr>
                                  <w:sz w:val="22"/>
                                </w:rPr>
                              </w:pPr>
                              <w:r w:rsidRPr="00EF6BC8">
                                <w:rPr>
                                  <w:sz w:val="22"/>
                                </w:rPr>
                                <w:t>New matters discussed:</w:t>
                              </w:r>
                            </w:p>
                            <w:p w14:paraId="7E3D1ACC" w14:textId="77777777" w:rsidR="007B64E8" w:rsidRDefault="007B64E8" w:rsidP="00E65606">
                              <w:pPr>
                                <w:rPr>
                                  <w:sz w:val="22"/>
                                </w:rPr>
                              </w:pPr>
                            </w:p>
                            <w:p w14:paraId="093A0930"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7B64E8" w:rsidRPr="00AC6051" w:rsidRDefault="007B64E8" w:rsidP="00E65606">
                              <w:pPr>
                                <w:numPr>
                                  <w:ilvl w:val="0"/>
                                  <w:numId w:val="57"/>
                                </w:numPr>
                                <w:spacing w:after="0"/>
                                <w:rPr>
                                  <w:sz w:val="22"/>
                                </w:rPr>
                              </w:pPr>
                              <w:r>
                                <w:rPr>
                                  <w:sz w:val="22"/>
                                </w:rPr>
                                <w:t>ALL MEMBERS discussed the Dataflow Model</w:t>
                              </w:r>
                              <w:r w:rsidRPr="00AC6051">
                                <w:rPr>
                                  <w:sz w:val="22"/>
                                </w:rPr>
                                <w:t>.</w:t>
                              </w:r>
                            </w:p>
                            <w:p w14:paraId="3121E295" w14:textId="77777777" w:rsidR="007B64E8" w:rsidRPr="00FF342D" w:rsidRDefault="007B64E8"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7B64E8" w:rsidRPr="006D501D" w:rsidRDefault="007B64E8" w:rsidP="00E65606">
                              <w:pPr>
                                <w:numPr>
                                  <w:ilvl w:val="0"/>
                                  <w:numId w:val="57"/>
                                </w:numPr>
                                <w:spacing w:after="0"/>
                              </w:pPr>
                              <w:r>
                                <w:rPr>
                                  <w:sz w:val="22"/>
                                </w:rPr>
                                <w:t>SARAH started a draft for the System Requirements Specification Document</w:t>
                              </w:r>
                            </w:p>
                            <w:p w14:paraId="6144B2FE" w14:textId="77777777" w:rsidR="007B64E8" w:rsidRPr="00F37C7C" w:rsidRDefault="007B64E8" w:rsidP="00E65606">
                              <w:pPr>
                                <w:numPr>
                                  <w:ilvl w:val="0"/>
                                  <w:numId w:val="57"/>
                                </w:numPr>
                                <w:spacing w:after="0"/>
                              </w:pPr>
                              <w:r>
                                <w:rPr>
                                  <w:sz w:val="22"/>
                                </w:rPr>
                                <w:t>SARAH made a draft of the UML Class Diagram</w:t>
                              </w:r>
                            </w:p>
                            <w:p w14:paraId="2393AFFD" w14:textId="77777777" w:rsidR="007B64E8" w:rsidRDefault="007B64E8" w:rsidP="00E65606">
                              <w:pPr>
                                <w:ind w:left="720"/>
                              </w:pPr>
                              <w:r>
                                <w:t xml:space="preserve"> </w:t>
                              </w:r>
                            </w:p>
                            <w:p w14:paraId="73D33E18" w14:textId="77777777" w:rsidR="007B64E8" w:rsidRPr="00674F95" w:rsidRDefault="007B64E8" w:rsidP="00E65606">
                              <w:pPr>
                                <w:rPr>
                                  <w:sz w:val="22"/>
                                </w:rPr>
                              </w:pPr>
                              <w:r w:rsidRPr="00674F95">
                                <w:rPr>
                                  <w:sz w:val="22"/>
                                </w:rPr>
                                <w:t>Issues/problems to be reported to project supervisor:</w:t>
                              </w:r>
                            </w:p>
                            <w:p w14:paraId="0A021F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7B64E8" w:rsidRDefault="007B64E8" w:rsidP="00E65606">
                        <w:pPr>
                          <w:rPr>
                            <w:sz w:val="22"/>
                          </w:rPr>
                        </w:pPr>
                        <w:r w:rsidRPr="00EF6BC8">
                          <w:rPr>
                            <w:sz w:val="22"/>
                          </w:rPr>
                          <w:t>New matters discussed:</w:t>
                        </w:r>
                      </w:p>
                      <w:p w14:paraId="7E3D1ACC" w14:textId="77777777" w:rsidR="007B64E8" w:rsidRDefault="007B64E8" w:rsidP="00E65606">
                        <w:pPr>
                          <w:rPr>
                            <w:sz w:val="22"/>
                          </w:rPr>
                        </w:pPr>
                      </w:p>
                      <w:p w14:paraId="093A0930"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7B64E8" w:rsidRPr="00AC6051" w:rsidRDefault="007B64E8" w:rsidP="00E65606">
                        <w:pPr>
                          <w:numPr>
                            <w:ilvl w:val="0"/>
                            <w:numId w:val="57"/>
                          </w:numPr>
                          <w:spacing w:after="0"/>
                          <w:rPr>
                            <w:sz w:val="22"/>
                          </w:rPr>
                        </w:pPr>
                        <w:r>
                          <w:rPr>
                            <w:sz w:val="22"/>
                          </w:rPr>
                          <w:t>ALL MEMBERS discussed the Dataflow Model</w:t>
                        </w:r>
                        <w:r w:rsidRPr="00AC6051">
                          <w:rPr>
                            <w:sz w:val="22"/>
                          </w:rPr>
                          <w:t>.</w:t>
                        </w:r>
                      </w:p>
                      <w:p w14:paraId="3121E295" w14:textId="77777777" w:rsidR="007B64E8" w:rsidRPr="00FF342D" w:rsidRDefault="007B64E8"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7B64E8" w:rsidRPr="006D501D" w:rsidRDefault="007B64E8" w:rsidP="00E65606">
                        <w:pPr>
                          <w:numPr>
                            <w:ilvl w:val="0"/>
                            <w:numId w:val="57"/>
                          </w:numPr>
                          <w:spacing w:after="0"/>
                        </w:pPr>
                        <w:r>
                          <w:rPr>
                            <w:sz w:val="22"/>
                          </w:rPr>
                          <w:t>SARAH started a draft for the System Requirements Specification Document</w:t>
                        </w:r>
                      </w:p>
                      <w:p w14:paraId="6144B2FE" w14:textId="77777777" w:rsidR="007B64E8" w:rsidRPr="00F37C7C" w:rsidRDefault="007B64E8" w:rsidP="00E65606">
                        <w:pPr>
                          <w:numPr>
                            <w:ilvl w:val="0"/>
                            <w:numId w:val="57"/>
                          </w:numPr>
                          <w:spacing w:after="0"/>
                        </w:pPr>
                        <w:r>
                          <w:rPr>
                            <w:sz w:val="22"/>
                          </w:rPr>
                          <w:t>SARAH made a draft of the UML Class Diagram</w:t>
                        </w:r>
                      </w:p>
                      <w:p w14:paraId="2393AFFD" w14:textId="77777777" w:rsidR="007B64E8" w:rsidRDefault="007B64E8" w:rsidP="00E65606">
                        <w:pPr>
                          <w:ind w:left="720"/>
                        </w:pPr>
                        <w:r>
                          <w:t xml:space="preserve"> </w:t>
                        </w:r>
                      </w:p>
                      <w:p w14:paraId="73D33E18" w14:textId="77777777" w:rsidR="007B64E8" w:rsidRPr="00674F95" w:rsidRDefault="007B64E8" w:rsidP="00E65606">
                        <w:pPr>
                          <w:rPr>
                            <w:sz w:val="22"/>
                          </w:rPr>
                        </w:pPr>
                        <w:r w:rsidRPr="00674F95">
                          <w:rPr>
                            <w:sz w:val="22"/>
                          </w:rPr>
                          <w:t>Issues/problems to be reported to project supervisor:</w:t>
                        </w:r>
                      </w:p>
                      <w:p w14:paraId="0A021FF9" w14:textId="77777777" w:rsidR="007B64E8" w:rsidRDefault="007B64E8" w:rsidP="00E65606"/>
                    </w:txbxContent>
                  </v:textbox>
                  <w10:anchorlock/>
                </v:shape>
              </w:pict>
            </mc:Fallback>
          </mc:AlternateContent>
        </w:r>
      </w:ins>
    </w:p>
    <w:p w14:paraId="5C41A59F" w14:textId="56D54015" w:rsidR="00E65606" w:rsidRDefault="00E65606" w:rsidP="00E65606">
      <w:pPr>
        <w:rPr>
          <w:ins w:id="3160" w:author="Sarah Thomas" w:date="2014-03-12T15:00:00Z"/>
        </w:rPr>
      </w:pPr>
      <w:ins w:id="3161"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7B64E8" w:rsidRDefault="007B64E8" w:rsidP="00E65606">
                              <w:pPr>
                                <w:rPr>
                                  <w:sz w:val="22"/>
                                </w:rPr>
                              </w:pPr>
                            </w:p>
                            <w:p w14:paraId="7A1898CF" w14:textId="77777777" w:rsidR="007B64E8" w:rsidRDefault="007B64E8" w:rsidP="00E65606">
                              <w:pPr>
                                <w:rPr>
                                  <w:sz w:val="22"/>
                                </w:rPr>
                              </w:pPr>
                              <w:r>
                                <w:rPr>
                                  <w:sz w:val="22"/>
                                </w:rPr>
                                <w:t>ALL TO BE COMPLETED BEFORE NEXT MEETING</w:t>
                              </w:r>
                            </w:p>
                            <w:p w14:paraId="1CAB456C" w14:textId="77777777" w:rsidR="007B64E8" w:rsidRDefault="007B64E8" w:rsidP="00E65606">
                              <w:pPr>
                                <w:rPr>
                                  <w:sz w:val="22"/>
                                </w:rPr>
                              </w:pPr>
                            </w:p>
                            <w:p w14:paraId="7192FC66" w14:textId="77777777" w:rsidR="007B64E8" w:rsidRDefault="007B64E8" w:rsidP="00E65606">
                              <w:pPr>
                                <w:numPr>
                                  <w:ilvl w:val="0"/>
                                  <w:numId w:val="58"/>
                                </w:numPr>
                                <w:spacing w:after="0"/>
                                <w:rPr>
                                  <w:sz w:val="22"/>
                                </w:rPr>
                              </w:pPr>
                              <w:r>
                                <w:rPr>
                                  <w:sz w:val="22"/>
                                </w:rPr>
                                <w:t>XIAOFENG to prepare a list of skills for each field of study</w:t>
                              </w:r>
                            </w:p>
                            <w:p w14:paraId="2EE9CFC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7B64E8" w:rsidRDefault="007B64E8" w:rsidP="00E65606">
                        <w:pPr>
                          <w:rPr>
                            <w:sz w:val="22"/>
                          </w:rPr>
                        </w:pPr>
                      </w:p>
                      <w:p w14:paraId="7A1898CF" w14:textId="77777777" w:rsidR="007B64E8" w:rsidRDefault="007B64E8" w:rsidP="00E65606">
                        <w:pPr>
                          <w:rPr>
                            <w:sz w:val="22"/>
                          </w:rPr>
                        </w:pPr>
                        <w:r>
                          <w:rPr>
                            <w:sz w:val="22"/>
                          </w:rPr>
                          <w:t>ALL TO BE COMPLETED BEFORE NEXT MEETING</w:t>
                        </w:r>
                      </w:p>
                      <w:p w14:paraId="1CAB456C" w14:textId="77777777" w:rsidR="007B64E8" w:rsidRDefault="007B64E8" w:rsidP="00E65606">
                        <w:pPr>
                          <w:rPr>
                            <w:sz w:val="22"/>
                          </w:rPr>
                        </w:pPr>
                      </w:p>
                      <w:p w14:paraId="7192FC66" w14:textId="77777777" w:rsidR="007B64E8" w:rsidRDefault="007B64E8" w:rsidP="00E65606">
                        <w:pPr>
                          <w:numPr>
                            <w:ilvl w:val="0"/>
                            <w:numId w:val="58"/>
                          </w:numPr>
                          <w:spacing w:after="0"/>
                          <w:rPr>
                            <w:sz w:val="22"/>
                          </w:rPr>
                        </w:pPr>
                        <w:r>
                          <w:rPr>
                            <w:sz w:val="22"/>
                          </w:rPr>
                          <w:t>XIAOFENG to prepare a list of skills for each field of study</w:t>
                        </w:r>
                      </w:p>
                      <w:p w14:paraId="2EE9CFCA" w14:textId="77777777" w:rsidR="007B64E8" w:rsidRDefault="007B64E8" w:rsidP="00E65606"/>
                    </w:txbxContent>
                  </v:textbox>
                  <w10:anchorlock/>
                </v:shape>
              </w:pict>
            </mc:Fallback>
          </mc:AlternateContent>
        </w:r>
      </w:ins>
    </w:p>
    <w:p w14:paraId="69B434CC" w14:textId="39035A52" w:rsidR="00E65606" w:rsidRPr="00486475" w:rsidRDefault="00E65606" w:rsidP="00E65606">
      <w:pPr>
        <w:rPr>
          <w:ins w:id="3162" w:author="Sarah Thomas" w:date="2014-03-12T15:00:00Z"/>
        </w:rPr>
      </w:pPr>
      <w:ins w:id="3163"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7B64E8" w:rsidRDefault="007B64E8" w:rsidP="00E65606">
                              <w:pPr>
                                <w:rPr>
                                  <w:sz w:val="22"/>
                                </w:rPr>
                              </w:pPr>
                            </w:p>
                            <w:p w14:paraId="1E042E0D" w14:textId="77777777" w:rsidR="007B64E8" w:rsidRDefault="007B64E8" w:rsidP="00E65606">
                              <w:pPr>
                                <w:rPr>
                                  <w:sz w:val="22"/>
                                </w:rPr>
                              </w:pPr>
                              <w:r>
                                <w:rPr>
                                  <w:sz w:val="22"/>
                                </w:rPr>
                                <w:t>Next Meeting: Thursday 30 Jan, 15:00, Orangery</w:t>
                              </w:r>
                            </w:p>
                            <w:p w14:paraId="216775AD" w14:textId="77777777" w:rsidR="007B64E8" w:rsidRDefault="007B64E8" w:rsidP="00E65606">
                              <w:pPr>
                                <w:rPr>
                                  <w:sz w:val="22"/>
                                </w:rPr>
                              </w:pPr>
                              <w:r>
                                <w:rPr>
                                  <w:sz w:val="22"/>
                                </w:rPr>
                                <w:t>Chair: XIAOFENG</w:t>
                              </w:r>
                            </w:p>
                            <w:p w14:paraId="191A363B" w14:textId="77777777" w:rsidR="007B64E8" w:rsidRDefault="007B64E8" w:rsidP="00E65606">
                              <w:pPr>
                                <w:rPr>
                                  <w:sz w:val="22"/>
                                </w:rPr>
                              </w:pPr>
                              <w:r>
                                <w:rPr>
                                  <w:sz w:val="22"/>
                                </w:rPr>
                                <w:t>Secretary: BAHIT</w:t>
                              </w:r>
                            </w:p>
                            <w:p w14:paraId="1D9F3A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7B64E8" w:rsidRDefault="007B64E8" w:rsidP="00E65606">
                        <w:pPr>
                          <w:rPr>
                            <w:sz w:val="22"/>
                          </w:rPr>
                        </w:pPr>
                      </w:p>
                      <w:p w14:paraId="1E042E0D" w14:textId="77777777" w:rsidR="007B64E8" w:rsidRDefault="007B64E8" w:rsidP="00E65606">
                        <w:pPr>
                          <w:rPr>
                            <w:sz w:val="22"/>
                          </w:rPr>
                        </w:pPr>
                        <w:r>
                          <w:rPr>
                            <w:sz w:val="22"/>
                          </w:rPr>
                          <w:t>Next Meeting: Thursday 30 Jan, 15:00, Orangery</w:t>
                        </w:r>
                      </w:p>
                      <w:p w14:paraId="216775AD" w14:textId="77777777" w:rsidR="007B64E8" w:rsidRDefault="007B64E8" w:rsidP="00E65606">
                        <w:pPr>
                          <w:rPr>
                            <w:sz w:val="22"/>
                          </w:rPr>
                        </w:pPr>
                        <w:r>
                          <w:rPr>
                            <w:sz w:val="22"/>
                          </w:rPr>
                          <w:t>Chair: XIAOFENG</w:t>
                        </w:r>
                      </w:p>
                      <w:p w14:paraId="191A363B" w14:textId="77777777" w:rsidR="007B64E8" w:rsidRDefault="007B64E8" w:rsidP="00E65606">
                        <w:pPr>
                          <w:rPr>
                            <w:sz w:val="22"/>
                          </w:rPr>
                        </w:pPr>
                        <w:r>
                          <w:rPr>
                            <w:sz w:val="22"/>
                          </w:rPr>
                          <w:t>Secretary: BAHIT</w:t>
                        </w:r>
                      </w:p>
                      <w:p w14:paraId="1D9F3ABF" w14:textId="77777777" w:rsidR="007B64E8" w:rsidRDefault="007B64E8" w:rsidP="00E65606"/>
                    </w:txbxContent>
                  </v:textbox>
                  <w10:anchorlock/>
                </v:shape>
              </w:pict>
            </mc:Fallback>
          </mc:AlternateContent>
        </w:r>
      </w:ins>
    </w:p>
    <w:p w14:paraId="47616B0A" w14:textId="1A0BE1A7" w:rsidR="00E65606" w:rsidRDefault="00E65606" w:rsidP="00E65606">
      <w:pPr>
        <w:rPr>
          <w:ins w:id="3164" w:author="Sarah Thomas" w:date="2014-03-12T14:56:00Z"/>
        </w:rPr>
      </w:pPr>
      <w:ins w:id="3165" w:author="Sarah Thomas" w:date="2014-03-12T14:56:00Z">
        <w:r>
          <w:rPr>
            <w:noProof/>
            <w:lang w:val="en-US"/>
          </w:rPr>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7B64E8" w:rsidRDefault="007B64E8" w:rsidP="00E65606">
                              <w:pPr>
                                <w:rPr>
                                  <w:sz w:val="22"/>
                                </w:rPr>
                              </w:pPr>
                            </w:p>
                            <w:p w14:paraId="372BCC04" w14:textId="77777777" w:rsidR="007B64E8" w:rsidRDefault="007B64E8" w:rsidP="00E65606">
                              <w:pPr>
                                <w:rPr>
                                  <w:sz w:val="22"/>
                                </w:rPr>
                              </w:pPr>
                              <w:r>
                                <w:rPr>
                                  <w:sz w:val="22"/>
                                </w:rPr>
                                <w:t>ALL TO BE COMPLETED BEFORE NEXT MEETING</w:t>
                              </w:r>
                            </w:p>
                            <w:p w14:paraId="263E7F69" w14:textId="77777777" w:rsidR="007B64E8" w:rsidRDefault="007B64E8" w:rsidP="00E65606">
                              <w:pPr>
                                <w:rPr>
                                  <w:sz w:val="22"/>
                                </w:rPr>
                              </w:pPr>
                            </w:p>
                            <w:p w14:paraId="46AA9D56" w14:textId="77777777" w:rsidR="007B64E8" w:rsidRDefault="007B64E8" w:rsidP="00E65606">
                              <w:pPr>
                                <w:numPr>
                                  <w:ilvl w:val="0"/>
                                  <w:numId w:val="58"/>
                                </w:numPr>
                                <w:spacing w:after="0"/>
                                <w:rPr>
                                  <w:sz w:val="22"/>
                                </w:rPr>
                              </w:pPr>
                              <w:r>
                                <w:rPr>
                                  <w:sz w:val="22"/>
                                </w:rPr>
                                <w:t>All team members to install GitHub and familiarise themselves with the basics</w:t>
                              </w:r>
                            </w:p>
                            <w:p w14:paraId="1A62BCF1" w14:textId="77777777" w:rsidR="007B64E8" w:rsidRDefault="007B64E8"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7B64E8" w:rsidRDefault="007B64E8"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7B64E8" w:rsidRDefault="007B64E8"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7B64E8" w:rsidRDefault="007B64E8" w:rsidP="00E65606">
                              <w:pPr>
                                <w:ind w:left="720"/>
                                <w:rPr>
                                  <w:sz w:val="22"/>
                                </w:rPr>
                              </w:pPr>
                            </w:p>
                            <w:p w14:paraId="0523D5D4" w14:textId="77777777" w:rsidR="007B64E8" w:rsidRDefault="007B64E8" w:rsidP="00E65606">
                              <w:pPr>
                                <w:ind w:left="709"/>
                                <w:rPr>
                                  <w:sz w:val="22"/>
                                </w:rPr>
                              </w:pPr>
                              <w:r w:rsidRPr="00C95DA5">
                                <w:rPr>
                                  <w:sz w:val="22"/>
                                </w:rPr>
                                <w:t xml:space="preserve">ENAAM </w:t>
                              </w:r>
                              <w:r>
                                <w:rPr>
                                  <w:sz w:val="22"/>
                                </w:rPr>
                                <w:t>- Symphony</w:t>
                              </w:r>
                            </w:p>
                            <w:p w14:paraId="4ACEDFDC" w14:textId="77777777" w:rsidR="007B64E8" w:rsidRPr="00C95DA5" w:rsidRDefault="007B64E8" w:rsidP="00E65606">
                              <w:pPr>
                                <w:ind w:left="709"/>
                                <w:rPr>
                                  <w:sz w:val="22"/>
                                </w:rPr>
                              </w:pPr>
                              <w:r w:rsidRPr="00C95DA5">
                                <w:rPr>
                                  <w:sz w:val="22"/>
                                </w:rPr>
                                <w:t>XIAOFENG</w:t>
                              </w:r>
                              <w:r>
                                <w:rPr>
                                  <w:sz w:val="22"/>
                                </w:rPr>
                                <w:t xml:space="preserve"> – Zend (Only if students get this free? – please check)</w:t>
                              </w:r>
                            </w:p>
                            <w:p w14:paraId="7D6EDD73" w14:textId="77777777" w:rsidR="007B64E8" w:rsidRPr="00F445D6" w:rsidRDefault="007B64E8"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7B64E8" w:rsidRDefault="007B64E8"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7B64E8" w:rsidRDefault="007B64E8" w:rsidP="00E65606">
                              <w:pPr>
                                <w:ind w:left="709"/>
                                <w:rPr>
                                  <w:sz w:val="22"/>
                                </w:rPr>
                              </w:pPr>
                              <w:r w:rsidRPr="00C95DA5">
                                <w:rPr>
                                  <w:sz w:val="22"/>
                                </w:rPr>
                                <w:t xml:space="preserve">SARAH </w:t>
                              </w:r>
                              <w:r>
                                <w:rPr>
                                  <w:sz w:val="22"/>
                                </w:rPr>
                                <w:t>– Cake PHP</w:t>
                              </w:r>
                            </w:p>
                            <w:p w14:paraId="5EE2D2AB" w14:textId="77777777" w:rsidR="007B64E8" w:rsidRPr="00C95DA5" w:rsidRDefault="007B64E8" w:rsidP="00E65606">
                              <w:pPr>
                                <w:rPr>
                                  <w:sz w:val="22"/>
                                </w:rPr>
                              </w:pPr>
                            </w:p>
                            <w:p w14:paraId="3EB8E17B" w14:textId="77777777" w:rsidR="007B64E8" w:rsidRDefault="007B64E8" w:rsidP="00E65606">
                              <w:pPr>
                                <w:numPr>
                                  <w:ilvl w:val="0"/>
                                  <w:numId w:val="58"/>
                                </w:numPr>
                                <w:spacing w:after="0"/>
                                <w:rPr>
                                  <w:sz w:val="22"/>
                                </w:rPr>
                              </w:pPr>
                              <w:r>
                                <w:rPr>
                                  <w:sz w:val="22"/>
                                </w:rPr>
                                <w:t xml:space="preserve">Consider front end frameworks such as Foundation/Bootstrap </w:t>
                              </w:r>
                              <w:hyperlink r:id="rId28" w:history="1">
                                <w:r w:rsidRPr="002F6E3A">
                                  <w:rPr>
                                    <w:rStyle w:val="Hyperlink"/>
                                    <w:sz w:val="22"/>
                                  </w:rPr>
                                  <w:t>http://www.sitepoint.com/top-10-front-end-development-frameworks/</w:t>
                                </w:r>
                              </w:hyperlink>
                            </w:p>
                            <w:p w14:paraId="55AF1315" w14:textId="77777777" w:rsidR="007B64E8" w:rsidRDefault="007B64E8" w:rsidP="00E65606">
                              <w:pPr>
                                <w:numPr>
                                  <w:ilvl w:val="0"/>
                                  <w:numId w:val="58"/>
                                </w:numPr>
                                <w:spacing w:after="0"/>
                                <w:rPr>
                                  <w:sz w:val="22"/>
                                </w:rPr>
                              </w:pPr>
                              <w:r>
                                <w:rPr>
                                  <w:sz w:val="22"/>
                                </w:rPr>
                                <w:t xml:space="preserve">Any items for agenda to SARAH </w:t>
                              </w:r>
                            </w:p>
                            <w:p w14:paraId="387BFFF2" w14:textId="77777777" w:rsidR="007B64E8" w:rsidRDefault="007B64E8" w:rsidP="00E65606"/>
                            <w:p w14:paraId="0816AF4C"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7B64E8" w:rsidRDefault="007B64E8" w:rsidP="00E65606">
                        <w:pPr>
                          <w:rPr>
                            <w:sz w:val="22"/>
                          </w:rPr>
                        </w:pPr>
                      </w:p>
                      <w:p w14:paraId="372BCC04" w14:textId="77777777" w:rsidR="007B64E8" w:rsidRDefault="007B64E8" w:rsidP="00E65606">
                        <w:pPr>
                          <w:rPr>
                            <w:sz w:val="22"/>
                          </w:rPr>
                        </w:pPr>
                        <w:r>
                          <w:rPr>
                            <w:sz w:val="22"/>
                          </w:rPr>
                          <w:t>ALL TO BE COMPLETED BEFORE NEXT MEETING</w:t>
                        </w:r>
                      </w:p>
                      <w:p w14:paraId="263E7F69" w14:textId="77777777" w:rsidR="007B64E8" w:rsidRDefault="007B64E8" w:rsidP="00E65606">
                        <w:pPr>
                          <w:rPr>
                            <w:sz w:val="22"/>
                          </w:rPr>
                        </w:pPr>
                      </w:p>
                      <w:p w14:paraId="46AA9D56" w14:textId="77777777" w:rsidR="007B64E8" w:rsidRDefault="007B64E8" w:rsidP="00E65606">
                        <w:pPr>
                          <w:numPr>
                            <w:ilvl w:val="0"/>
                            <w:numId w:val="58"/>
                          </w:numPr>
                          <w:spacing w:after="0"/>
                          <w:rPr>
                            <w:sz w:val="22"/>
                          </w:rPr>
                        </w:pPr>
                        <w:r>
                          <w:rPr>
                            <w:sz w:val="22"/>
                          </w:rPr>
                          <w:t>All team members to install GitHub and familiarise themselves with the basics</w:t>
                        </w:r>
                      </w:p>
                      <w:p w14:paraId="1A62BCF1" w14:textId="77777777" w:rsidR="007B64E8" w:rsidRDefault="007B64E8"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7B64E8" w:rsidRDefault="007B64E8"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7B64E8" w:rsidRDefault="007B64E8"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7B64E8" w:rsidRDefault="007B64E8" w:rsidP="00E65606">
                        <w:pPr>
                          <w:ind w:left="720"/>
                          <w:rPr>
                            <w:sz w:val="22"/>
                          </w:rPr>
                        </w:pPr>
                      </w:p>
                      <w:p w14:paraId="0523D5D4" w14:textId="77777777" w:rsidR="007B64E8" w:rsidRDefault="007B64E8" w:rsidP="00E65606">
                        <w:pPr>
                          <w:ind w:left="709"/>
                          <w:rPr>
                            <w:sz w:val="22"/>
                          </w:rPr>
                        </w:pPr>
                        <w:r w:rsidRPr="00C95DA5">
                          <w:rPr>
                            <w:sz w:val="22"/>
                          </w:rPr>
                          <w:t xml:space="preserve">ENAAM </w:t>
                        </w:r>
                        <w:r>
                          <w:rPr>
                            <w:sz w:val="22"/>
                          </w:rPr>
                          <w:t>- Symphony</w:t>
                        </w:r>
                      </w:p>
                      <w:p w14:paraId="4ACEDFDC" w14:textId="77777777" w:rsidR="007B64E8" w:rsidRPr="00C95DA5" w:rsidRDefault="007B64E8" w:rsidP="00E65606">
                        <w:pPr>
                          <w:ind w:left="709"/>
                          <w:rPr>
                            <w:sz w:val="22"/>
                          </w:rPr>
                        </w:pPr>
                        <w:r w:rsidRPr="00C95DA5">
                          <w:rPr>
                            <w:sz w:val="22"/>
                          </w:rPr>
                          <w:t>XIAOFENG</w:t>
                        </w:r>
                        <w:r>
                          <w:rPr>
                            <w:sz w:val="22"/>
                          </w:rPr>
                          <w:t xml:space="preserve"> – Zend (Only if students get this free? – please check)</w:t>
                        </w:r>
                      </w:p>
                      <w:p w14:paraId="7D6EDD73" w14:textId="77777777" w:rsidR="007B64E8" w:rsidRPr="00F445D6" w:rsidRDefault="007B64E8"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7B64E8" w:rsidRDefault="007B64E8"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7B64E8" w:rsidRDefault="007B64E8" w:rsidP="00E65606">
                        <w:pPr>
                          <w:ind w:left="709"/>
                          <w:rPr>
                            <w:sz w:val="22"/>
                          </w:rPr>
                        </w:pPr>
                        <w:r w:rsidRPr="00C95DA5">
                          <w:rPr>
                            <w:sz w:val="22"/>
                          </w:rPr>
                          <w:t xml:space="preserve">SARAH </w:t>
                        </w:r>
                        <w:r>
                          <w:rPr>
                            <w:sz w:val="22"/>
                          </w:rPr>
                          <w:t>– Cake PHP</w:t>
                        </w:r>
                      </w:p>
                      <w:p w14:paraId="5EE2D2AB" w14:textId="77777777" w:rsidR="007B64E8" w:rsidRPr="00C95DA5" w:rsidRDefault="007B64E8" w:rsidP="00E65606">
                        <w:pPr>
                          <w:rPr>
                            <w:sz w:val="22"/>
                          </w:rPr>
                        </w:pPr>
                      </w:p>
                      <w:p w14:paraId="3EB8E17B" w14:textId="77777777" w:rsidR="007B64E8" w:rsidRDefault="007B64E8" w:rsidP="00E65606">
                        <w:pPr>
                          <w:numPr>
                            <w:ilvl w:val="0"/>
                            <w:numId w:val="58"/>
                          </w:numPr>
                          <w:spacing w:after="0"/>
                          <w:rPr>
                            <w:sz w:val="22"/>
                          </w:rPr>
                        </w:pPr>
                        <w:r>
                          <w:rPr>
                            <w:sz w:val="22"/>
                          </w:rPr>
                          <w:t xml:space="preserve">Consider front end frameworks such as Foundation/Bootstrap </w:t>
                        </w:r>
                        <w:hyperlink r:id="rId29" w:history="1">
                          <w:r w:rsidRPr="002F6E3A">
                            <w:rPr>
                              <w:rStyle w:val="Hyperlink"/>
                              <w:sz w:val="22"/>
                            </w:rPr>
                            <w:t>http://www.sitepoint.com/top-10-front-end-development-frameworks/</w:t>
                          </w:r>
                        </w:hyperlink>
                      </w:p>
                      <w:p w14:paraId="55AF1315" w14:textId="77777777" w:rsidR="007B64E8" w:rsidRDefault="007B64E8" w:rsidP="00E65606">
                        <w:pPr>
                          <w:numPr>
                            <w:ilvl w:val="0"/>
                            <w:numId w:val="58"/>
                          </w:numPr>
                          <w:spacing w:after="0"/>
                          <w:rPr>
                            <w:sz w:val="22"/>
                          </w:rPr>
                        </w:pPr>
                        <w:r>
                          <w:rPr>
                            <w:sz w:val="22"/>
                          </w:rPr>
                          <w:t xml:space="preserve">Any items for agenda to SARAH </w:t>
                        </w:r>
                      </w:p>
                      <w:p w14:paraId="387BFFF2" w14:textId="77777777" w:rsidR="007B64E8" w:rsidRDefault="007B64E8" w:rsidP="00E65606"/>
                      <w:p w14:paraId="0816AF4C" w14:textId="77777777" w:rsidR="007B64E8" w:rsidRDefault="007B64E8" w:rsidP="00E65606"/>
                    </w:txbxContent>
                  </v:textbox>
                  <w10:anchorlock/>
                </v:shape>
              </w:pict>
            </mc:Fallback>
          </mc:AlternateContent>
        </w:r>
      </w:ins>
    </w:p>
    <w:p w14:paraId="7F54432F" w14:textId="77777777" w:rsidR="00E65606" w:rsidRDefault="00E65606" w:rsidP="00E65606">
      <w:pPr>
        <w:rPr>
          <w:ins w:id="3166" w:author="Sarah Thomas" w:date="2014-03-12T14:56:00Z"/>
        </w:rPr>
      </w:pPr>
    </w:p>
    <w:p w14:paraId="5EA25922" w14:textId="678FA4AA" w:rsidR="00E65606" w:rsidRDefault="00E65606" w:rsidP="00E65606">
      <w:pPr>
        <w:rPr>
          <w:ins w:id="3167" w:author="Sarah Thomas" w:date="2014-03-12T14:56:00Z"/>
        </w:rPr>
      </w:pPr>
      <w:ins w:id="3168" w:author="Sarah Thomas" w:date="2014-03-12T14:56:00Z">
        <w:r>
          <w:rPr>
            <w:noProof/>
            <w:lang w:val="en-US"/>
          </w:rPr>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7B64E8" w:rsidRDefault="007B64E8" w:rsidP="00E65606">
                              <w:pPr>
                                <w:rPr>
                                  <w:sz w:val="22"/>
                                </w:rPr>
                              </w:pPr>
                            </w:p>
                            <w:p w14:paraId="6AB14E49" w14:textId="77777777" w:rsidR="007B64E8" w:rsidRDefault="007B64E8" w:rsidP="00E65606">
                              <w:pPr>
                                <w:rPr>
                                  <w:sz w:val="22"/>
                                </w:rPr>
                              </w:pPr>
                              <w:r>
                                <w:rPr>
                                  <w:sz w:val="22"/>
                                </w:rPr>
                                <w:t>Next Meeting: Monday 20 Jan, 15:00, CSEE Lab 1</w:t>
                              </w:r>
                            </w:p>
                            <w:p w14:paraId="2F153E7B" w14:textId="77777777" w:rsidR="007B64E8" w:rsidRDefault="007B64E8" w:rsidP="00E65606">
                              <w:pPr>
                                <w:rPr>
                                  <w:sz w:val="22"/>
                                </w:rPr>
                              </w:pPr>
                              <w:r>
                                <w:rPr>
                                  <w:sz w:val="22"/>
                                </w:rPr>
                                <w:t>Chair: SARAH</w:t>
                              </w:r>
                            </w:p>
                            <w:p w14:paraId="5D0AC71A" w14:textId="77777777" w:rsidR="007B64E8" w:rsidRDefault="007B64E8" w:rsidP="00E65606">
                              <w:pPr>
                                <w:rPr>
                                  <w:sz w:val="22"/>
                                </w:rPr>
                              </w:pPr>
                              <w:r>
                                <w:rPr>
                                  <w:sz w:val="22"/>
                                </w:rPr>
                                <w:t>Secretary: ENAAM</w:t>
                              </w:r>
                            </w:p>
                            <w:p w14:paraId="0185292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7B64E8" w:rsidRDefault="007B64E8" w:rsidP="00E65606">
                        <w:pPr>
                          <w:rPr>
                            <w:sz w:val="22"/>
                          </w:rPr>
                        </w:pPr>
                      </w:p>
                      <w:p w14:paraId="6AB14E49" w14:textId="77777777" w:rsidR="007B64E8" w:rsidRDefault="007B64E8" w:rsidP="00E65606">
                        <w:pPr>
                          <w:rPr>
                            <w:sz w:val="22"/>
                          </w:rPr>
                        </w:pPr>
                        <w:r>
                          <w:rPr>
                            <w:sz w:val="22"/>
                          </w:rPr>
                          <w:t>Next Meeting: Monday 20 Jan, 15:00, CSEE Lab 1</w:t>
                        </w:r>
                      </w:p>
                      <w:p w14:paraId="2F153E7B" w14:textId="77777777" w:rsidR="007B64E8" w:rsidRDefault="007B64E8" w:rsidP="00E65606">
                        <w:pPr>
                          <w:rPr>
                            <w:sz w:val="22"/>
                          </w:rPr>
                        </w:pPr>
                        <w:r>
                          <w:rPr>
                            <w:sz w:val="22"/>
                          </w:rPr>
                          <w:t>Chair: SARAH</w:t>
                        </w:r>
                      </w:p>
                      <w:p w14:paraId="5D0AC71A" w14:textId="77777777" w:rsidR="007B64E8" w:rsidRDefault="007B64E8" w:rsidP="00E65606">
                        <w:pPr>
                          <w:rPr>
                            <w:sz w:val="22"/>
                          </w:rPr>
                        </w:pPr>
                        <w:r>
                          <w:rPr>
                            <w:sz w:val="22"/>
                          </w:rPr>
                          <w:t>Secretary: ENAAM</w:t>
                        </w:r>
                      </w:p>
                      <w:p w14:paraId="01852929" w14:textId="77777777" w:rsidR="007B64E8" w:rsidRDefault="007B64E8" w:rsidP="00E65606"/>
                    </w:txbxContent>
                  </v:textbox>
                  <w10:anchorlock/>
                </v:shape>
              </w:pict>
            </mc:Fallback>
          </mc:AlternateContent>
        </w:r>
      </w:ins>
    </w:p>
    <w:p w14:paraId="2771FEA5" w14:textId="77777777" w:rsidR="00E65606" w:rsidRPr="0037694C" w:rsidRDefault="00E65606" w:rsidP="00E65606">
      <w:pPr>
        <w:jc w:val="center"/>
        <w:rPr>
          <w:ins w:id="3169" w:author="Sarah Thomas" w:date="2014-03-12T15:01:00Z"/>
          <w:b/>
          <w:szCs w:val="24"/>
          <w:u w:val="single"/>
        </w:rPr>
      </w:pPr>
      <w:ins w:id="3170"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3171" w:author="Sarah Thomas" w:date="2014-03-12T15:01:00Z"/>
          <w:b/>
          <w:sz w:val="22"/>
          <w:u w:val="single"/>
        </w:rPr>
      </w:pPr>
    </w:p>
    <w:p w14:paraId="724B29C2" w14:textId="25E5E9F4" w:rsidR="00E65606" w:rsidRDefault="00E65606" w:rsidP="00E65606">
      <w:pPr>
        <w:rPr>
          <w:ins w:id="3172" w:author="Sarah Thomas" w:date="2014-03-12T15:01:00Z"/>
          <w:sz w:val="22"/>
        </w:rPr>
      </w:pPr>
      <w:ins w:id="3173" w:author="Sarah Thomas" w:date="2014-03-12T15:01:00Z">
        <w:r>
          <w:rPr>
            <w:noProof/>
            <w:sz w:val="22"/>
            <w:lang w:val="en-US"/>
            <w:rPrChange w:id="3174" w:author="Unknown">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7B64E8" w:rsidRPr="0084728E" w:rsidRDefault="007B64E8" w:rsidP="00E65606">
                        <w:pPr>
                          <w:rPr>
                            <w:sz w:val="22"/>
                          </w:rPr>
                        </w:pPr>
                      </w:p>
                    </w:txbxContent>
                  </v:textbox>
                  <w10:anchorlock/>
                </v:shape>
              </w:pict>
            </mc:Fallback>
          </mc:AlternateContent>
        </w:r>
      </w:ins>
    </w:p>
    <w:p w14:paraId="05980BAC" w14:textId="33533129" w:rsidR="00E65606" w:rsidRDefault="00E65606" w:rsidP="00E65606">
      <w:pPr>
        <w:rPr>
          <w:ins w:id="3175" w:author="Sarah Thomas" w:date="2014-03-12T15:01:00Z"/>
        </w:rPr>
      </w:pPr>
      <w:ins w:id="3176"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7B64E8" w:rsidRDefault="007B64E8" w:rsidP="00E65606"/>
                    </w:txbxContent>
                  </v:textbox>
                  <w10:anchorlock/>
                </v:shape>
              </w:pict>
            </mc:Fallback>
          </mc:AlternateContent>
        </w:r>
      </w:ins>
    </w:p>
    <w:p w14:paraId="0A61875C" w14:textId="70882650" w:rsidR="00E65606" w:rsidRDefault="00E65606" w:rsidP="00E65606">
      <w:pPr>
        <w:rPr>
          <w:ins w:id="3177" w:author="Sarah Thomas" w:date="2014-03-12T15:01:00Z"/>
        </w:rPr>
      </w:pPr>
      <w:ins w:id="3178"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7B64E8" w:rsidRDefault="007B64E8" w:rsidP="00E65606">
                              <w:pPr>
                                <w:rPr>
                                  <w:sz w:val="22"/>
                                </w:rPr>
                              </w:pPr>
                              <w:r w:rsidRPr="00683722">
                                <w:rPr>
                                  <w:sz w:val="22"/>
                                </w:rPr>
                                <w:t>Group members present:</w:t>
                              </w:r>
                              <w:r>
                                <w:rPr>
                                  <w:sz w:val="22"/>
                                </w:rPr>
                                <w:t xml:space="preserve"> </w:t>
                              </w:r>
                            </w:p>
                            <w:p w14:paraId="10211C3C" w14:textId="77777777" w:rsidR="007B64E8" w:rsidRPr="00F445D6" w:rsidRDefault="007B64E8" w:rsidP="00E65606">
                              <w:pPr>
                                <w:rPr>
                                  <w:sz w:val="22"/>
                                </w:rPr>
                              </w:pPr>
                              <w:r w:rsidRPr="00F445D6">
                                <w:rPr>
                                  <w:sz w:val="22"/>
                                </w:rPr>
                                <w:t>ALSHUAIBI, ENAAM ABDULMONEM O</w:t>
                              </w:r>
                            </w:p>
                            <w:p w14:paraId="6144DCE5" w14:textId="77777777" w:rsidR="007B64E8" w:rsidRPr="00F445D6" w:rsidRDefault="007B64E8" w:rsidP="00E65606">
                              <w:pPr>
                                <w:rPr>
                                  <w:sz w:val="22"/>
                                </w:rPr>
                              </w:pPr>
                              <w:r w:rsidRPr="00F445D6">
                                <w:rPr>
                                  <w:sz w:val="22"/>
                                </w:rPr>
                                <w:t>HAMID, BAHIT BIN</w:t>
                              </w:r>
                            </w:p>
                            <w:p w14:paraId="29DB38C0" w14:textId="77777777" w:rsidR="007B64E8" w:rsidRPr="00F445D6" w:rsidRDefault="007B64E8" w:rsidP="00E65606">
                              <w:pPr>
                                <w:rPr>
                                  <w:sz w:val="22"/>
                                </w:rPr>
                              </w:pPr>
                              <w:r w:rsidRPr="00F445D6">
                                <w:rPr>
                                  <w:sz w:val="22"/>
                                </w:rPr>
                                <w:t>HERASCU, IRINA</w:t>
                              </w:r>
                            </w:p>
                            <w:p w14:paraId="5A1CE561" w14:textId="77777777" w:rsidR="007B64E8" w:rsidRDefault="007B64E8" w:rsidP="00E65606">
                              <w:pPr>
                                <w:rPr>
                                  <w:sz w:val="22"/>
                                </w:rPr>
                              </w:pPr>
                              <w:r w:rsidRPr="00F445D6">
                                <w:rPr>
                                  <w:sz w:val="22"/>
                                </w:rPr>
                                <w:t>THOMAS, SARAH ANNE</w:t>
                              </w:r>
                            </w:p>
                            <w:p w14:paraId="2198ACF5"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7B64E8" w:rsidRDefault="007B64E8" w:rsidP="00E65606">
                        <w:pPr>
                          <w:rPr>
                            <w:sz w:val="22"/>
                          </w:rPr>
                        </w:pPr>
                        <w:r w:rsidRPr="00683722">
                          <w:rPr>
                            <w:sz w:val="22"/>
                          </w:rPr>
                          <w:t>Group members present:</w:t>
                        </w:r>
                        <w:r>
                          <w:rPr>
                            <w:sz w:val="22"/>
                          </w:rPr>
                          <w:t xml:space="preserve"> </w:t>
                        </w:r>
                      </w:p>
                      <w:p w14:paraId="10211C3C" w14:textId="77777777" w:rsidR="007B64E8" w:rsidRPr="00F445D6" w:rsidRDefault="007B64E8" w:rsidP="00E65606">
                        <w:pPr>
                          <w:rPr>
                            <w:sz w:val="22"/>
                          </w:rPr>
                        </w:pPr>
                        <w:r w:rsidRPr="00F445D6">
                          <w:rPr>
                            <w:sz w:val="22"/>
                          </w:rPr>
                          <w:t>ALSHUAIBI, ENAAM ABDULMONEM O</w:t>
                        </w:r>
                      </w:p>
                      <w:p w14:paraId="6144DCE5" w14:textId="77777777" w:rsidR="007B64E8" w:rsidRPr="00F445D6" w:rsidRDefault="007B64E8" w:rsidP="00E65606">
                        <w:pPr>
                          <w:rPr>
                            <w:sz w:val="22"/>
                          </w:rPr>
                        </w:pPr>
                        <w:r w:rsidRPr="00F445D6">
                          <w:rPr>
                            <w:sz w:val="22"/>
                          </w:rPr>
                          <w:t>HAMID, BAHIT BIN</w:t>
                        </w:r>
                      </w:p>
                      <w:p w14:paraId="29DB38C0" w14:textId="77777777" w:rsidR="007B64E8" w:rsidRPr="00F445D6" w:rsidRDefault="007B64E8" w:rsidP="00E65606">
                        <w:pPr>
                          <w:rPr>
                            <w:sz w:val="22"/>
                          </w:rPr>
                        </w:pPr>
                        <w:r w:rsidRPr="00F445D6">
                          <w:rPr>
                            <w:sz w:val="22"/>
                          </w:rPr>
                          <w:t>HERASCU, IRINA</w:t>
                        </w:r>
                      </w:p>
                      <w:p w14:paraId="5A1CE561" w14:textId="77777777" w:rsidR="007B64E8" w:rsidRDefault="007B64E8" w:rsidP="00E65606">
                        <w:pPr>
                          <w:rPr>
                            <w:sz w:val="22"/>
                          </w:rPr>
                        </w:pPr>
                        <w:r w:rsidRPr="00F445D6">
                          <w:rPr>
                            <w:sz w:val="22"/>
                          </w:rPr>
                          <w:t>THOMAS, SARAH ANNE</w:t>
                        </w:r>
                      </w:p>
                      <w:p w14:paraId="2198ACF5" w14:textId="77777777" w:rsidR="007B64E8" w:rsidRDefault="007B64E8" w:rsidP="00E65606"/>
                    </w:txbxContent>
                  </v:textbox>
                  <w10:anchorlock/>
                </v:shape>
              </w:pict>
            </mc:Fallback>
          </mc:AlternateContent>
        </w:r>
      </w:ins>
    </w:p>
    <w:p w14:paraId="408E8A15" w14:textId="261F0CC7" w:rsidR="00E65606" w:rsidRDefault="00E65606" w:rsidP="00E65606">
      <w:pPr>
        <w:rPr>
          <w:ins w:id="3179" w:author="Sarah Thomas" w:date="2014-03-12T15:01:00Z"/>
        </w:rPr>
      </w:pPr>
      <w:ins w:id="3180"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7B64E8" w:rsidRDefault="007B64E8" w:rsidP="00E65606">
                              <w:pPr>
                                <w:rPr>
                                  <w:sz w:val="22"/>
                                </w:rPr>
                              </w:pPr>
                              <w:r>
                                <w:rPr>
                                  <w:sz w:val="22"/>
                                </w:rPr>
                                <w:t>1) CHEN, XIAOFENG – Stomach ache, Irina agreed to replace him as the Chairperson.</w:t>
                              </w:r>
                            </w:p>
                            <w:p w14:paraId="76936D66"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7B64E8" w:rsidRDefault="007B64E8" w:rsidP="00E65606">
                        <w:pPr>
                          <w:rPr>
                            <w:sz w:val="22"/>
                          </w:rPr>
                        </w:pPr>
                        <w:r>
                          <w:rPr>
                            <w:sz w:val="22"/>
                          </w:rPr>
                          <w:t>1) CHEN, XIAOFENG – Stomach ache, Irina agreed to replace him as the Chairperson.</w:t>
                        </w:r>
                      </w:p>
                      <w:p w14:paraId="76936D66" w14:textId="77777777" w:rsidR="007B64E8" w:rsidRPr="0074570A" w:rsidRDefault="007B64E8" w:rsidP="00E65606">
                        <w:pPr>
                          <w:rPr>
                            <w:sz w:val="22"/>
                          </w:rPr>
                        </w:pPr>
                      </w:p>
                    </w:txbxContent>
                  </v:textbox>
                  <w10:anchorlock/>
                </v:shape>
              </w:pict>
            </mc:Fallback>
          </mc:AlternateContent>
        </w:r>
      </w:ins>
    </w:p>
    <w:p w14:paraId="375426F0" w14:textId="77777777" w:rsidR="00E65606" w:rsidRDefault="00E65606" w:rsidP="00E65606">
      <w:pPr>
        <w:rPr>
          <w:ins w:id="3181" w:author="Sarah Thomas" w:date="2014-03-12T15:01:00Z"/>
        </w:rPr>
      </w:pPr>
    </w:p>
    <w:p w14:paraId="3266A0D3" w14:textId="179A8859" w:rsidR="00E65606" w:rsidRDefault="00E65606" w:rsidP="00E65606">
      <w:pPr>
        <w:rPr>
          <w:ins w:id="3182" w:author="Sarah Thomas" w:date="2014-03-12T15:01:00Z"/>
        </w:rPr>
      </w:pPr>
      <w:ins w:id="3183" w:author="Sarah Thomas" w:date="2014-03-12T15:01:00Z">
        <w:r>
          <w:rPr>
            <w:noProof/>
            <w:lang w:val="en-US"/>
          </w:rPr>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4E1E78C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4E1E78C2" w14:textId="77777777" w:rsidR="007B64E8" w:rsidRDefault="007B64E8" w:rsidP="00E65606"/>
                    </w:txbxContent>
                  </v:textbox>
                  <w10:anchorlock/>
                </v:shape>
              </w:pict>
            </mc:Fallback>
          </mc:AlternateContent>
        </w:r>
      </w:ins>
    </w:p>
    <w:p w14:paraId="4BA281BF" w14:textId="6E806012" w:rsidR="00E65606" w:rsidRDefault="00E65606" w:rsidP="00E65606">
      <w:pPr>
        <w:rPr>
          <w:ins w:id="3184" w:author="Sarah Thomas" w:date="2014-03-12T15:01:00Z"/>
        </w:rPr>
      </w:pPr>
      <w:ins w:id="3185"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7B64E8" w:rsidRDefault="007B64E8" w:rsidP="00E65606"/>
                    </w:txbxContent>
                  </v:textbox>
                  <w10:anchorlock/>
                </v:shape>
              </w:pict>
            </mc:Fallback>
          </mc:AlternateContent>
        </w:r>
      </w:ins>
    </w:p>
    <w:p w14:paraId="3B8C2545" w14:textId="5E1091CF" w:rsidR="00E65606" w:rsidRDefault="00E65606" w:rsidP="00E65606">
      <w:pPr>
        <w:rPr>
          <w:ins w:id="3186" w:author="Sarah Thomas" w:date="2014-03-12T15:01:00Z"/>
        </w:rPr>
      </w:pPr>
      <w:ins w:id="3187"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7B64E8" w:rsidRDefault="007B64E8" w:rsidP="00E65606"/>
                    </w:txbxContent>
                  </v:textbox>
                  <w10:anchorlock/>
                </v:shape>
              </w:pict>
            </mc:Fallback>
          </mc:AlternateContent>
        </w:r>
      </w:ins>
    </w:p>
    <w:p w14:paraId="35A343A3" w14:textId="619277BA" w:rsidR="00E65606" w:rsidRDefault="00E65606" w:rsidP="00E65606">
      <w:pPr>
        <w:rPr>
          <w:ins w:id="3188" w:author="Sarah Thomas" w:date="2014-03-12T15:01:00Z"/>
        </w:rPr>
      </w:pPr>
      <w:ins w:id="3189"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7B64E8" w:rsidRDefault="007B64E8" w:rsidP="00E65606">
                              <w:pPr>
                                <w:rPr>
                                  <w:sz w:val="22"/>
                                </w:rPr>
                              </w:pPr>
                            </w:p>
                            <w:p w14:paraId="1259A0D6" w14:textId="77777777" w:rsidR="007B64E8" w:rsidRDefault="007B64E8" w:rsidP="00E65606">
                              <w:pPr>
                                <w:rPr>
                                  <w:sz w:val="22"/>
                                </w:rPr>
                              </w:pPr>
                              <w:r w:rsidRPr="00683722">
                                <w:rPr>
                                  <w:sz w:val="22"/>
                                </w:rPr>
                                <w:t>List any correc</w:t>
                              </w:r>
                              <w:r>
                                <w:rPr>
                                  <w:sz w:val="22"/>
                                </w:rPr>
                                <w:t>tions of matters of fact here:</w:t>
                              </w:r>
                            </w:p>
                            <w:p w14:paraId="137BE99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7B64E8" w:rsidRDefault="007B64E8" w:rsidP="00E65606">
                        <w:pPr>
                          <w:rPr>
                            <w:sz w:val="22"/>
                          </w:rPr>
                        </w:pPr>
                      </w:p>
                      <w:p w14:paraId="1259A0D6" w14:textId="77777777" w:rsidR="007B64E8" w:rsidRDefault="007B64E8" w:rsidP="00E65606">
                        <w:pPr>
                          <w:rPr>
                            <w:sz w:val="22"/>
                          </w:rPr>
                        </w:pPr>
                        <w:r w:rsidRPr="00683722">
                          <w:rPr>
                            <w:sz w:val="22"/>
                          </w:rPr>
                          <w:t>List any correc</w:t>
                        </w:r>
                        <w:r>
                          <w:rPr>
                            <w:sz w:val="22"/>
                          </w:rPr>
                          <w:t>tions of matters of fact here:</w:t>
                        </w:r>
                      </w:p>
                      <w:p w14:paraId="137BE991" w14:textId="77777777" w:rsidR="007B64E8" w:rsidRDefault="007B64E8" w:rsidP="00E65606"/>
                    </w:txbxContent>
                  </v:textbox>
                  <w10:anchorlock/>
                </v:shape>
              </w:pict>
            </mc:Fallback>
          </mc:AlternateContent>
        </w:r>
      </w:ins>
    </w:p>
    <w:p w14:paraId="21E73AFA" w14:textId="67D6C009" w:rsidR="00E65606" w:rsidRDefault="00E65606" w:rsidP="00E65606">
      <w:pPr>
        <w:rPr>
          <w:ins w:id="3190" w:author="Sarah Thomas" w:date="2014-03-12T15:01:00Z"/>
        </w:rPr>
      </w:pPr>
      <w:ins w:id="3191"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7B64E8" w:rsidRDefault="007B64E8" w:rsidP="00E65606"/>
                            <w:p w14:paraId="6524C4D1" w14:textId="77777777" w:rsidR="007B64E8" w:rsidRDefault="007B64E8" w:rsidP="00E65606">
                              <w:pPr>
                                <w:numPr>
                                  <w:ilvl w:val="0"/>
                                  <w:numId w:val="61"/>
                                </w:numPr>
                                <w:spacing w:after="0"/>
                              </w:pPr>
                              <w:r>
                                <w:t xml:space="preserve">Security </w:t>
                              </w:r>
                              <w:proofErr w:type="gramStart"/>
                              <w:r>
                                <w:t>as a non-functional requirements</w:t>
                              </w:r>
                              <w:proofErr w:type="gramEnd"/>
                              <w:r>
                                <w:t>.</w:t>
                              </w:r>
                            </w:p>
                            <w:p w14:paraId="4E9F726C" w14:textId="77777777" w:rsidR="007B64E8" w:rsidRDefault="007B64E8"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7B64E8" w:rsidRDefault="007B64E8" w:rsidP="00E65606"/>
                      <w:p w14:paraId="6524C4D1" w14:textId="77777777" w:rsidR="007B64E8" w:rsidRDefault="007B64E8" w:rsidP="00E65606">
                        <w:pPr>
                          <w:numPr>
                            <w:ilvl w:val="0"/>
                            <w:numId w:val="61"/>
                          </w:numPr>
                          <w:spacing w:after="0"/>
                        </w:pPr>
                        <w:r>
                          <w:t xml:space="preserve">Security </w:t>
                        </w:r>
                        <w:proofErr w:type="gramStart"/>
                        <w:r>
                          <w:t>as a non-functional requirements</w:t>
                        </w:r>
                        <w:proofErr w:type="gramEnd"/>
                        <w:r>
                          <w:t>.</w:t>
                        </w:r>
                      </w:p>
                      <w:p w14:paraId="4E9F726C" w14:textId="77777777" w:rsidR="007B64E8" w:rsidRDefault="007B64E8" w:rsidP="00E65606">
                        <w:pPr>
                          <w:ind w:left="720"/>
                        </w:pPr>
                      </w:p>
                    </w:txbxContent>
                  </v:textbox>
                  <w10:anchorlock/>
                </v:shape>
              </w:pict>
            </mc:Fallback>
          </mc:AlternateContent>
        </w:r>
      </w:ins>
    </w:p>
    <w:p w14:paraId="0BA681DC" w14:textId="0E3DB264" w:rsidR="00E65606" w:rsidRDefault="00E65606" w:rsidP="00E65606">
      <w:pPr>
        <w:rPr>
          <w:ins w:id="3192" w:author="Sarah Thomas" w:date="2014-03-12T15:01:00Z"/>
        </w:rPr>
      </w:pPr>
      <w:ins w:id="3193"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7B64E8" w:rsidRDefault="007B64E8" w:rsidP="00E65606"/>
                    </w:txbxContent>
                  </v:textbox>
                  <w10:anchorlock/>
                </v:shape>
              </w:pict>
            </mc:Fallback>
          </mc:AlternateContent>
        </w:r>
      </w:ins>
    </w:p>
    <w:p w14:paraId="0DD083FB" w14:textId="77777777" w:rsidR="00E65606" w:rsidRDefault="00E65606" w:rsidP="00E65606">
      <w:pPr>
        <w:rPr>
          <w:ins w:id="3194" w:author="Sarah Thomas" w:date="2014-03-12T15:01:00Z"/>
        </w:rPr>
      </w:pPr>
    </w:p>
    <w:p w14:paraId="1363EA5C" w14:textId="4989805D" w:rsidR="00E65606" w:rsidRDefault="00E65606" w:rsidP="00E65606">
      <w:pPr>
        <w:rPr>
          <w:ins w:id="3195" w:author="Sarah Thomas" w:date="2014-03-12T15:01:00Z"/>
        </w:rPr>
      </w:pPr>
      <w:ins w:id="3196" w:author="Sarah Thomas" w:date="2014-03-12T15:01:00Z">
        <w:r>
          <w:rPr>
            <w:noProof/>
            <w:lang w:val="en-US"/>
          </w:rPr>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7B64E8" w:rsidRDefault="007B64E8" w:rsidP="00E65606">
                              <w:pPr>
                                <w:rPr>
                                  <w:sz w:val="22"/>
                                </w:rPr>
                              </w:pPr>
                              <w:r w:rsidRPr="00683722">
                                <w:rPr>
                                  <w:sz w:val="22"/>
                                </w:rPr>
                                <w:t>New matters discussed</w:t>
                              </w:r>
                              <w:r>
                                <w:rPr>
                                  <w:sz w:val="22"/>
                                </w:rPr>
                                <w:t>:</w:t>
                              </w:r>
                            </w:p>
                            <w:p w14:paraId="7F3588D8" w14:textId="77777777" w:rsidR="007B64E8" w:rsidRDefault="007B64E8" w:rsidP="00E65606">
                              <w:pPr>
                                <w:numPr>
                                  <w:ilvl w:val="0"/>
                                  <w:numId w:val="60"/>
                                </w:numPr>
                                <w:spacing w:after="0"/>
                                <w:rPr>
                                  <w:sz w:val="22"/>
                                </w:rPr>
                              </w:pPr>
                              <w:r>
                                <w:rPr>
                                  <w:sz w:val="22"/>
                                </w:rPr>
                                <w:t>Irina to redo the Login mock into Sign-in mock for appendix of the SRS Documents.</w:t>
                              </w:r>
                            </w:p>
                            <w:p w14:paraId="43CFB67D" w14:textId="77777777" w:rsidR="007B64E8" w:rsidRDefault="007B64E8"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7B64E8" w:rsidRDefault="007B64E8" w:rsidP="00E65606">
                              <w:pPr>
                                <w:numPr>
                                  <w:ilvl w:val="0"/>
                                  <w:numId w:val="60"/>
                                </w:numPr>
                                <w:spacing w:after="0"/>
                                <w:rPr>
                                  <w:sz w:val="22"/>
                                </w:rPr>
                              </w:pPr>
                              <w:r>
                                <w:rPr>
                                  <w:sz w:val="22"/>
                                </w:rPr>
                                <w:t>Bahit to Specify Non-functional Requirement, Testing and testing documentation part of SRS</w:t>
                              </w:r>
                            </w:p>
                            <w:p w14:paraId="04920D69" w14:textId="77777777" w:rsidR="007B64E8" w:rsidRPr="009E2F44" w:rsidRDefault="007B64E8"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7B64E8" w:rsidRDefault="007B64E8" w:rsidP="00E65606"/>
                            <w:p w14:paraId="4CFB4D9E" w14:textId="77777777" w:rsidR="007B64E8" w:rsidRPr="00674F95" w:rsidRDefault="007B64E8" w:rsidP="00E65606">
                              <w:pPr>
                                <w:rPr>
                                  <w:sz w:val="22"/>
                                </w:rPr>
                              </w:pPr>
                              <w:r w:rsidRPr="00674F95">
                                <w:rPr>
                                  <w:sz w:val="22"/>
                                </w:rPr>
                                <w:t>Issues/problems to be reported to project supervisor:</w:t>
                              </w:r>
                            </w:p>
                            <w:p w14:paraId="5FDD95D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7B64E8" w:rsidRDefault="007B64E8" w:rsidP="00E65606">
                        <w:pPr>
                          <w:rPr>
                            <w:sz w:val="22"/>
                          </w:rPr>
                        </w:pPr>
                        <w:r w:rsidRPr="00683722">
                          <w:rPr>
                            <w:sz w:val="22"/>
                          </w:rPr>
                          <w:t>New matters discussed</w:t>
                        </w:r>
                        <w:r>
                          <w:rPr>
                            <w:sz w:val="22"/>
                          </w:rPr>
                          <w:t>:</w:t>
                        </w:r>
                      </w:p>
                      <w:p w14:paraId="7F3588D8" w14:textId="77777777" w:rsidR="007B64E8" w:rsidRDefault="007B64E8" w:rsidP="00E65606">
                        <w:pPr>
                          <w:numPr>
                            <w:ilvl w:val="0"/>
                            <w:numId w:val="60"/>
                          </w:numPr>
                          <w:spacing w:after="0"/>
                          <w:rPr>
                            <w:sz w:val="22"/>
                          </w:rPr>
                        </w:pPr>
                        <w:r>
                          <w:rPr>
                            <w:sz w:val="22"/>
                          </w:rPr>
                          <w:t>Irina to redo the Login mock into Sign-in mock for appendix of the SRS Documents.</w:t>
                        </w:r>
                      </w:p>
                      <w:p w14:paraId="43CFB67D" w14:textId="77777777" w:rsidR="007B64E8" w:rsidRDefault="007B64E8"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7B64E8" w:rsidRDefault="007B64E8" w:rsidP="00E65606">
                        <w:pPr>
                          <w:numPr>
                            <w:ilvl w:val="0"/>
                            <w:numId w:val="60"/>
                          </w:numPr>
                          <w:spacing w:after="0"/>
                          <w:rPr>
                            <w:sz w:val="22"/>
                          </w:rPr>
                        </w:pPr>
                        <w:r>
                          <w:rPr>
                            <w:sz w:val="22"/>
                          </w:rPr>
                          <w:t>Bahit to Specify Non-functional Requirement, Testing and testing documentation part of SRS</w:t>
                        </w:r>
                      </w:p>
                      <w:p w14:paraId="04920D69" w14:textId="77777777" w:rsidR="007B64E8" w:rsidRPr="009E2F44" w:rsidRDefault="007B64E8"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7B64E8" w:rsidRDefault="007B64E8" w:rsidP="00E65606"/>
                      <w:p w14:paraId="4CFB4D9E" w14:textId="77777777" w:rsidR="007B64E8" w:rsidRPr="00674F95" w:rsidRDefault="007B64E8" w:rsidP="00E65606">
                        <w:pPr>
                          <w:rPr>
                            <w:sz w:val="22"/>
                          </w:rPr>
                        </w:pPr>
                        <w:r w:rsidRPr="00674F95">
                          <w:rPr>
                            <w:sz w:val="22"/>
                          </w:rPr>
                          <w:t>Issues/problems to be reported to project supervisor:</w:t>
                        </w:r>
                      </w:p>
                      <w:p w14:paraId="5FDD95D1" w14:textId="77777777" w:rsidR="007B64E8" w:rsidRDefault="007B64E8" w:rsidP="00E65606"/>
                    </w:txbxContent>
                  </v:textbox>
                  <w10:anchorlock/>
                </v:shape>
              </w:pict>
            </mc:Fallback>
          </mc:AlternateContent>
        </w:r>
      </w:ins>
    </w:p>
    <w:p w14:paraId="774B19A0" w14:textId="2514FB55" w:rsidR="00E65606" w:rsidRDefault="00E65606" w:rsidP="00E65606">
      <w:pPr>
        <w:rPr>
          <w:ins w:id="3197" w:author="Sarah Thomas" w:date="2014-03-12T15:01:00Z"/>
        </w:rPr>
      </w:pPr>
      <w:ins w:id="3198"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7B64E8" w:rsidRDefault="007B64E8" w:rsidP="00E65606"/>
                            <w:p w14:paraId="55D4D5C5" w14:textId="77777777" w:rsidR="007B64E8" w:rsidRDefault="007B64E8"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7B64E8" w:rsidRDefault="007B64E8" w:rsidP="00E65606"/>
                      <w:p w14:paraId="55D4D5C5" w14:textId="77777777" w:rsidR="007B64E8" w:rsidRDefault="007B64E8"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199" w:author="Sarah Thomas" w:date="2014-03-12T15:01:00Z"/>
        </w:rPr>
      </w:pPr>
      <w:ins w:id="3200"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7B64E8" w:rsidRDefault="007B64E8" w:rsidP="00E65606"/>
                            <w:p w14:paraId="7D43688F" w14:textId="77777777" w:rsidR="007B64E8" w:rsidRDefault="007B64E8" w:rsidP="00E65606">
                              <w:r>
                                <w:t>Next Meeting: TBA (announced and will be discussed on WhatsApp mobile messaging platform)</w:t>
                              </w:r>
                              <w:r>
                                <w:br/>
                                <w:t>(Reason doing draft and final version of SRS from Monday – Wednesday)</w:t>
                              </w:r>
                            </w:p>
                            <w:p w14:paraId="1E0F3362" w14:textId="77777777" w:rsidR="007B64E8" w:rsidRDefault="007B64E8" w:rsidP="00E65606">
                              <w:r>
                                <w:t>Chair: BAHIT</w:t>
                              </w:r>
                            </w:p>
                            <w:p w14:paraId="4832ECC6" w14:textId="77777777" w:rsidR="007B64E8" w:rsidRDefault="007B64E8"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7B64E8" w:rsidRDefault="007B64E8" w:rsidP="00E65606"/>
                      <w:p w14:paraId="7D43688F" w14:textId="77777777" w:rsidR="007B64E8" w:rsidRDefault="007B64E8" w:rsidP="00E65606">
                        <w:r>
                          <w:t>Next Meeting: TBA (announced and will be discussed on WhatsApp mobile messaging platform)</w:t>
                        </w:r>
                        <w:r>
                          <w:br/>
                          <w:t>(Reason doing draft and final version of SRS from Monday – Wednesday)</w:t>
                        </w:r>
                      </w:p>
                      <w:p w14:paraId="1E0F3362" w14:textId="77777777" w:rsidR="007B64E8" w:rsidRDefault="007B64E8" w:rsidP="00E65606">
                        <w:r>
                          <w:t>Chair: BAHIT</w:t>
                        </w:r>
                      </w:p>
                      <w:p w14:paraId="4832ECC6" w14:textId="77777777" w:rsidR="007B64E8" w:rsidRDefault="007B64E8"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201" w:author="Sarah Thomas" w:date="2014-03-12T15:01:00Z"/>
        </w:rPr>
      </w:pPr>
    </w:p>
    <w:p w14:paraId="36CEAB09" w14:textId="77777777" w:rsidR="00E65606" w:rsidRPr="0037694C" w:rsidRDefault="00E65606" w:rsidP="00E65606">
      <w:pPr>
        <w:jc w:val="center"/>
        <w:rPr>
          <w:ins w:id="3202" w:author="Sarah Thomas" w:date="2014-03-12T15:01:00Z"/>
          <w:b/>
          <w:szCs w:val="24"/>
          <w:u w:val="single"/>
        </w:rPr>
      </w:pPr>
      <w:ins w:id="3203" w:author="Sarah Thomas" w:date="2014-03-12T15:01:00Z">
        <w:r>
          <w:rPr>
            <w:b/>
            <w:szCs w:val="24"/>
            <w:u w:val="single"/>
          </w:rPr>
          <w:t>CE903-1 Minutes of Group Meeting</w:t>
        </w:r>
      </w:ins>
    </w:p>
    <w:p w14:paraId="318447EB" w14:textId="77777777" w:rsidR="00E65606" w:rsidRPr="00DF4BA9" w:rsidRDefault="00E65606" w:rsidP="00E65606">
      <w:pPr>
        <w:jc w:val="center"/>
        <w:rPr>
          <w:ins w:id="3204" w:author="Sarah Thomas" w:date="2014-03-12T15:01:00Z"/>
          <w:b/>
          <w:sz w:val="22"/>
          <w:u w:val="single"/>
        </w:rPr>
      </w:pPr>
    </w:p>
    <w:p w14:paraId="6A721A92" w14:textId="26F932DF" w:rsidR="00E65606" w:rsidRDefault="00E65606" w:rsidP="00E65606">
      <w:pPr>
        <w:rPr>
          <w:ins w:id="3205" w:author="Sarah Thomas" w:date="2014-03-12T15:01:00Z"/>
          <w:sz w:val="22"/>
        </w:rPr>
      </w:pPr>
      <w:ins w:id="3206" w:author="Sarah Thomas" w:date="2014-03-12T15:01:00Z">
        <w:r>
          <w:rPr>
            <w:noProof/>
            <w:sz w:val="22"/>
            <w:lang w:val="en-US"/>
            <w:rPrChange w:id="3207" w:author="Unknown">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7B64E8" w:rsidRPr="0084728E" w:rsidRDefault="007B64E8" w:rsidP="00E65606">
                        <w:pPr>
                          <w:rPr>
                            <w:sz w:val="22"/>
                          </w:rPr>
                        </w:pPr>
                      </w:p>
                    </w:txbxContent>
                  </v:textbox>
                  <w10:anchorlock/>
                </v:shape>
              </w:pict>
            </mc:Fallback>
          </mc:AlternateContent>
        </w:r>
      </w:ins>
    </w:p>
    <w:p w14:paraId="55DCFDA6" w14:textId="4F714BC2" w:rsidR="00E65606" w:rsidRDefault="00E65606" w:rsidP="00E65606">
      <w:pPr>
        <w:rPr>
          <w:ins w:id="3208" w:author="Sarah Thomas" w:date="2014-03-12T15:01:00Z"/>
        </w:rPr>
      </w:pPr>
      <w:ins w:id="3209" w:author="Sarah Thomas" w:date="2014-03-12T15:01:00Z">
        <w:r>
          <w:rPr>
            <w:noProof/>
            <w:lang w:val="en-US"/>
          </w:rPr>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7B64E8" w:rsidRDefault="007B64E8" w:rsidP="00E65606"/>
                    </w:txbxContent>
                  </v:textbox>
                  <w10:anchorlock/>
                </v:shape>
              </w:pict>
            </mc:Fallback>
          </mc:AlternateContent>
        </w:r>
      </w:ins>
    </w:p>
    <w:p w14:paraId="68CDB029" w14:textId="37867CBB" w:rsidR="00E65606" w:rsidRDefault="00E65606" w:rsidP="00E65606">
      <w:pPr>
        <w:rPr>
          <w:ins w:id="3210" w:author="Sarah Thomas" w:date="2014-03-12T15:01:00Z"/>
        </w:rPr>
      </w:pPr>
      <w:ins w:id="3211"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7B64E8" w:rsidRDefault="007B64E8" w:rsidP="00E65606">
                              <w:pPr>
                                <w:rPr>
                                  <w:sz w:val="22"/>
                                </w:rPr>
                              </w:pPr>
                              <w:r w:rsidRPr="00683722">
                                <w:rPr>
                                  <w:sz w:val="22"/>
                                </w:rPr>
                                <w:t>Group members present:</w:t>
                              </w:r>
                            </w:p>
                            <w:p w14:paraId="475C7BC1" w14:textId="77777777" w:rsidR="007B64E8" w:rsidRPr="00F445D6" w:rsidRDefault="007B64E8" w:rsidP="00E65606">
                              <w:pPr>
                                <w:rPr>
                                  <w:sz w:val="22"/>
                                </w:rPr>
                              </w:pPr>
                              <w:r w:rsidRPr="00F445D6">
                                <w:rPr>
                                  <w:sz w:val="22"/>
                                </w:rPr>
                                <w:t>ALSHUAIBI, ENAAM ABDULMONEM O</w:t>
                              </w:r>
                            </w:p>
                            <w:p w14:paraId="42046751" w14:textId="77777777" w:rsidR="007B64E8" w:rsidRPr="00F445D6" w:rsidRDefault="007B64E8" w:rsidP="00E65606">
                              <w:pPr>
                                <w:rPr>
                                  <w:sz w:val="22"/>
                                </w:rPr>
                              </w:pPr>
                              <w:r w:rsidRPr="00F445D6">
                                <w:rPr>
                                  <w:sz w:val="22"/>
                                </w:rPr>
                                <w:t>CHEN, XIAOFENG</w:t>
                              </w:r>
                            </w:p>
                            <w:p w14:paraId="3DFC5DDA" w14:textId="77777777" w:rsidR="007B64E8" w:rsidRPr="00F445D6" w:rsidRDefault="007B64E8" w:rsidP="00E65606">
                              <w:pPr>
                                <w:rPr>
                                  <w:sz w:val="22"/>
                                </w:rPr>
                              </w:pPr>
                              <w:r w:rsidRPr="00F445D6">
                                <w:rPr>
                                  <w:sz w:val="22"/>
                                </w:rPr>
                                <w:t>HAMID, BAHIT BIN</w:t>
                              </w:r>
                            </w:p>
                            <w:p w14:paraId="15A93C5B" w14:textId="77777777" w:rsidR="007B64E8" w:rsidRPr="00F445D6" w:rsidRDefault="007B64E8" w:rsidP="00E65606">
                              <w:pPr>
                                <w:rPr>
                                  <w:sz w:val="22"/>
                                </w:rPr>
                              </w:pPr>
                              <w:r w:rsidRPr="00F445D6">
                                <w:rPr>
                                  <w:sz w:val="22"/>
                                </w:rPr>
                                <w:t>HERASCU, IRINA</w:t>
                              </w:r>
                              <w:r>
                                <w:rPr>
                                  <w:sz w:val="22"/>
                                </w:rPr>
                                <w:t xml:space="preserve"> </w:t>
                              </w:r>
                            </w:p>
                            <w:p w14:paraId="187D1F77" w14:textId="77777777" w:rsidR="007B64E8" w:rsidRDefault="007B64E8" w:rsidP="00E65606">
                              <w:pPr>
                                <w:rPr>
                                  <w:sz w:val="22"/>
                                </w:rPr>
                              </w:pPr>
                              <w:r w:rsidRPr="00F445D6">
                                <w:rPr>
                                  <w:sz w:val="22"/>
                                </w:rPr>
                                <w:t>THOMAS, SARAH ANNE</w:t>
                              </w:r>
                            </w:p>
                            <w:p w14:paraId="132CD8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7B64E8" w:rsidRDefault="007B64E8" w:rsidP="00E65606">
                        <w:pPr>
                          <w:rPr>
                            <w:sz w:val="22"/>
                          </w:rPr>
                        </w:pPr>
                        <w:r w:rsidRPr="00683722">
                          <w:rPr>
                            <w:sz w:val="22"/>
                          </w:rPr>
                          <w:t>Group members present:</w:t>
                        </w:r>
                      </w:p>
                      <w:p w14:paraId="475C7BC1" w14:textId="77777777" w:rsidR="007B64E8" w:rsidRPr="00F445D6" w:rsidRDefault="007B64E8" w:rsidP="00E65606">
                        <w:pPr>
                          <w:rPr>
                            <w:sz w:val="22"/>
                          </w:rPr>
                        </w:pPr>
                        <w:r w:rsidRPr="00F445D6">
                          <w:rPr>
                            <w:sz w:val="22"/>
                          </w:rPr>
                          <w:t>ALSHUAIBI, ENAAM ABDULMONEM O</w:t>
                        </w:r>
                      </w:p>
                      <w:p w14:paraId="42046751" w14:textId="77777777" w:rsidR="007B64E8" w:rsidRPr="00F445D6" w:rsidRDefault="007B64E8" w:rsidP="00E65606">
                        <w:pPr>
                          <w:rPr>
                            <w:sz w:val="22"/>
                          </w:rPr>
                        </w:pPr>
                        <w:r w:rsidRPr="00F445D6">
                          <w:rPr>
                            <w:sz w:val="22"/>
                          </w:rPr>
                          <w:t>CHEN, XIAOFENG</w:t>
                        </w:r>
                      </w:p>
                      <w:p w14:paraId="3DFC5DDA" w14:textId="77777777" w:rsidR="007B64E8" w:rsidRPr="00F445D6" w:rsidRDefault="007B64E8" w:rsidP="00E65606">
                        <w:pPr>
                          <w:rPr>
                            <w:sz w:val="22"/>
                          </w:rPr>
                        </w:pPr>
                        <w:r w:rsidRPr="00F445D6">
                          <w:rPr>
                            <w:sz w:val="22"/>
                          </w:rPr>
                          <w:t>HAMID, BAHIT BIN</w:t>
                        </w:r>
                      </w:p>
                      <w:p w14:paraId="15A93C5B" w14:textId="77777777" w:rsidR="007B64E8" w:rsidRPr="00F445D6" w:rsidRDefault="007B64E8" w:rsidP="00E65606">
                        <w:pPr>
                          <w:rPr>
                            <w:sz w:val="22"/>
                          </w:rPr>
                        </w:pPr>
                        <w:r w:rsidRPr="00F445D6">
                          <w:rPr>
                            <w:sz w:val="22"/>
                          </w:rPr>
                          <w:t>HERASCU, IRINA</w:t>
                        </w:r>
                        <w:r>
                          <w:rPr>
                            <w:sz w:val="22"/>
                          </w:rPr>
                          <w:t xml:space="preserve"> </w:t>
                        </w:r>
                      </w:p>
                      <w:p w14:paraId="187D1F77" w14:textId="77777777" w:rsidR="007B64E8" w:rsidRDefault="007B64E8" w:rsidP="00E65606">
                        <w:pPr>
                          <w:rPr>
                            <w:sz w:val="22"/>
                          </w:rPr>
                        </w:pPr>
                        <w:r w:rsidRPr="00F445D6">
                          <w:rPr>
                            <w:sz w:val="22"/>
                          </w:rPr>
                          <w:t>THOMAS, SARAH ANNE</w:t>
                        </w:r>
                      </w:p>
                      <w:p w14:paraId="132CD8BF" w14:textId="77777777" w:rsidR="007B64E8" w:rsidRDefault="007B64E8" w:rsidP="00E65606"/>
                    </w:txbxContent>
                  </v:textbox>
                  <w10:anchorlock/>
                </v:shape>
              </w:pict>
            </mc:Fallback>
          </mc:AlternateContent>
        </w:r>
      </w:ins>
    </w:p>
    <w:p w14:paraId="37EA6BB1" w14:textId="2186AF77" w:rsidR="00E65606" w:rsidRDefault="00E65606" w:rsidP="00E65606">
      <w:pPr>
        <w:rPr>
          <w:ins w:id="3212" w:author="Sarah Thomas" w:date="2014-03-12T15:01:00Z"/>
        </w:rPr>
      </w:pPr>
      <w:ins w:id="3213"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7B64E8" w:rsidRPr="0074570A" w:rsidRDefault="007B64E8" w:rsidP="00E65606">
                        <w:pPr>
                          <w:rPr>
                            <w:sz w:val="22"/>
                          </w:rPr>
                        </w:pPr>
                      </w:p>
                    </w:txbxContent>
                  </v:textbox>
                  <w10:anchorlock/>
                </v:shape>
              </w:pict>
            </mc:Fallback>
          </mc:AlternateContent>
        </w:r>
      </w:ins>
    </w:p>
    <w:p w14:paraId="1E53D240" w14:textId="1CF842AE" w:rsidR="00E65606" w:rsidRDefault="00E65606" w:rsidP="00E65606">
      <w:pPr>
        <w:rPr>
          <w:ins w:id="3214" w:author="Sarah Thomas" w:date="2014-03-12T15:01:00Z"/>
        </w:rPr>
      </w:pPr>
      <w:ins w:id="3215"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06666B95"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06666B95" w14:textId="77777777" w:rsidR="007B64E8" w:rsidRDefault="007B64E8" w:rsidP="00E65606"/>
                    </w:txbxContent>
                  </v:textbox>
                  <w10:anchorlock/>
                </v:shape>
              </w:pict>
            </mc:Fallback>
          </mc:AlternateContent>
        </w:r>
      </w:ins>
    </w:p>
    <w:p w14:paraId="2572C311" w14:textId="377FF668" w:rsidR="00E65606" w:rsidRDefault="00E65606" w:rsidP="00E65606">
      <w:pPr>
        <w:rPr>
          <w:ins w:id="3216" w:author="Sarah Thomas" w:date="2014-03-12T15:01:00Z"/>
        </w:rPr>
      </w:pPr>
      <w:ins w:id="3217"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7B64E8" w:rsidRDefault="007B64E8" w:rsidP="00E65606">
                              <w:pPr>
                                <w:rPr>
                                  <w:sz w:val="22"/>
                                </w:rPr>
                              </w:pPr>
                              <w:r>
                                <w:rPr>
                                  <w:sz w:val="22"/>
                                </w:rPr>
                                <w:t>HAMID, BAHIT BIN</w:t>
                              </w:r>
                            </w:p>
                            <w:p w14:paraId="30E7A674"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7B64E8" w:rsidRDefault="007B64E8" w:rsidP="00E65606">
                        <w:pPr>
                          <w:rPr>
                            <w:sz w:val="22"/>
                          </w:rPr>
                        </w:pPr>
                        <w:r>
                          <w:rPr>
                            <w:sz w:val="22"/>
                          </w:rPr>
                          <w:t>HAMID, BAHIT BIN</w:t>
                        </w:r>
                      </w:p>
                      <w:p w14:paraId="30E7A674" w14:textId="77777777" w:rsidR="007B64E8" w:rsidRDefault="007B64E8" w:rsidP="00E65606"/>
                    </w:txbxContent>
                  </v:textbox>
                  <w10:anchorlock/>
                </v:shape>
              </w:pict>
            </mc:Fallback>
          </mc:AlternateContent>
        </w:r>
      </w:ins>
    </w:p>
    <w:p w14:paraId="52E201E8" w14:textId="67DA5AB0" w:rsidR="00E65606" w:rsidRDefault="00E65606" w:rsidP="00E65606">
      <w:pPr>
        <w:rPr>
          <w:ins w:id="3218" w:author="Sarah Thomas" w:date="2014-03-12T15:01:00Z"/>
        </w:rPr>
      </w:pPr>
      <w:ins w:id="3219"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7B64E8" w:rsidRDefault="007B64E8" w:rsidP="00E65606">
                              <w:pPr>
                                <w:rPr>
                                  <w:sz w:val="22"/>
                                </w:rPr>
                              </w:pPr>
                              <w:r w:rsidRPr="00F445D6">
                                <w:rPr>
                                  <w:sz w:val="22"/>
                                </w:rPr>
                                <w:t>THOMAS, SARAH ANNE</w:t>
                              </w:r>
                            </w:p>
                            <w:p w14:paraId="4AE7016E"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7B64E8" w:rsidRDefault="007B64E8" w:rsidP="00E65606">
                        <w:pPr>
                          <w:rPr>
                            <w:sz w:val="22"/>
                          </w:rPr>
                        </w:pPr>
                        <w:r w:rsidRPr="00F445D6">
                          <w:rPr>
                            <w:sz w:val="22"/>
                          </w:rPr>
                          <w:t>THOMAS, SARAH ANNE</w:t>
                        </w:r>
                      </w:p>
                      <w:p w14:paraId="4AE7016E" w14:textId="77777777" w:rsidR="007B64E8" w:rsidRDefault="007B64E8" w:rsidP="00E65606"/>
                    </w:txbxContent>
                  </v:textbox>
                  <w10:anchorlock/>
                </v:shape>
              </w:pict>
            </mc:Fallback>
          </mc:AlternateContent>
        </w:r>
      </w:ins>
    </w:p>
    <w:p w14:paraId="436FFBB8" w14:textId="77777777" w:rsidR="00E65606" w:rsidRDefault="00E65606" w:rsidP="00E65606">
      <w:pPr>
        <w:rPr>
          <w:ins w:id="3220" w:author="Sarah Thomas" w:date="2014-03-12T15:01:00Z"/>
        </w:rPr>
      </w:pPr>
    </w:p>
    <w:p w14:paraId="3A18A4E6" w14:textId="006C2D92" w:rsidR="00E65606" w:rsidRDefault="00E65606" w:rsidP="00E65606">
      <w:pPr>
        <w:rPr>
          <w:ins w:id="3221" w:author="Sarah Thomas" w:date="2014-03-12T15:01:00Z"/>
        </w:rPr>
      </w:pPr>
      <w:ins w:id="3222" w:author="Sarah Thomas" w:date="2014-03-12T15:01:00Z">
        <w:r>
          <w:rPr>
            <w:noProof/>
            <w:lang w:val="en-US"/>
          </w:rPr>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7B64E8" w:rsidRDefault="007B64E8" w:rsidP="00E65606">
                              <w:pPr>
                                <w:rPr>
                                  <w:sz w:val="22"/>
                                </w:rPr>
                              </w:pPr>
                              <w:r>
                                <w:rPr>
                                  <w:sz w:val="22"/>
                                </w:rPr>
                                <w:t>YES</w:t>
                              </w:r>
                            </w:p>
                            <w:p w14:paraId="7D1D149B" w14:textId="77777777" w:rsidR="007B64E8" w:rsidRDefault="007B64E8" w:rsidP="00E65606">
                              <w:pPr>
                                <w:rPr>
                                  <w:sz w:val="22"/>
                                </w:rPr>
                              </w:pPr>
                            </w:p>
                            <w:p w14:paraId="5FAC755E" w14:textId="77777777" w:rsidR="007B64E8" w:rsidRDefault="007B64E8" w:rsidP="00E65606">
                              <w:pPr>
                                <w:rPr>
                                  <w:sz w:val="22"/>
                                </w:rPr>
                              </w:pPr>
                              <w:r w:rsidRPr="00683722">
                                <w:rPr>
                                  <w:sz w:val="22"/>
                                </w:rPr>
                                <w:t>List any correc</w:t>
                              </w:r>
                              <w:r>
                                <w:rPr>
                                  <w:sz w:val="22"/>
                                </w:rPr>
                                <w:t>tions of matters of fact here:</w:t>
                              </w:r>
                            </w:p>
                            <w:p w14:paraId="761F891D"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7B64E8" w:rsidRDefault="007B64E8" w:rsidP="00E65606">
                        <w:pPr>
                          <w:rPr>
                            <w:sz w:val="22"/>
                          </w:rPr>
                        </w:pPr>
                        <w:r>
                          <w:rPr>
                            <w:sz w:val="22"/>
                          </w:rPr>
                          <w:t>YES</w:t>
                        </w:r>
                      </w:p>
                      <w:p w14:paraId="7D1D149B" w14:textId="77777777" w:rsidR="007B64E8" w:rsidRDefault="007B64E8" w:rsidP="00E65606">
                        <w:pPr>
                          <w:rPr>
                            <w:sz w:val="22"/>
                          </w:rPr>
                        </w:pPr>
                      </w:p>
                      <w:p w14:paraId="5FAC755E" w14:textId="77777777" w:rsidR="007B64E8" w:rsidRDefault="007B64E8" w:rsidP="00E65606">
                        <w:pPr>
                          <w:rPr>
                            <w:sz w:val="22"/>
                          </w:rPr>
                        </w:pPr>
                        <w:r w:rsidRPr="00683722">
                          <w:rPr>
                            <w:sz w:val="22"/>
                          </w:rPr>
                          <w:t>List any correc</w:t>
                        </w:r>
                        <w:r>
                          <w:rPr>
                            <w:sz w:val="22"/>
                          </w:rPr>
                          <w:t>tions of matters of fact here:</w:t>
                        </w:r>
                      </w:p>
                      <w:p w14:paraId="761F891D" w14:textId="77777777" w:rsidR="007B64E8" w:rsidRDefault="007B64E8" w:rsidP="00E65606"/>
                    </w:txbxContent>
                  </v:textbox>
                  <w10:anchorlock/>
                </v:shape>
              </w:pict>
            </mc:Fallback>
          </mc:AlternateContent>
        </w:r>
      </w:ins>
    </w:p>
    <w:p w14:paraId="2C7CDCD4" w14:textId="2CA553B1" w:rsidR="00E65606" w:rsidRDefault="00E65606" w:rsidP="00E65606">
      <w:pPr>
        <w:rPr>
          <w:ins w:id="3223" w:author="Sarah Thomas" w:date="2014-03-12T15:01:00Z"/>
        </w:rPr>
      </w:pPr>
      <w:ins w:id="3224"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7B64E8" w:rsidRDefault="007B64E8" w:rsidP="00E65606">
                              <w:pPr>
                                <w:rPr>
                                  <w:sz w:val="22"/>
                                </w:rPr>
                              </w:pPr>
                              <w:r>
                                <w:rPr>
                                  <w:sz w:val="22"/>
                                </w:rPr>
                                <w:t>ALL ACTIONS HAVE BEEN FULFILLED</w:t>
                              </w:r>
                            </w:p>
                            <w:p w14:paraId="62E43D10" w14:textId="77777777" w:rsidR="007B64E8" w:rsidRDefault="007B64E8" w:rsidP="00E65606">
                              <w:pPr>
                                <w:rPr>
                                  <w:sz w:val="22"/>
                                </w:rPr>
                              </w:pPr>
                            </w:p>
                            <w:p w14:paraId="6907831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7B64E8" w:rsidRDefault="007B64E8" w:rsidP="00E65606">
                        <w:pPr>
                          <w:rPr>
                            <w:sz w:val="22"/>
                          </w:rPr>
                        </w:pPr>
                        <w:r>
                          <w:rPr>
                            <w:sz w:val="22"/>
                          </w:rPr>
                          <w:t>ALL ACTIONS HAVE BEEN FULFILLED</w:t>
                        </w:r>
                      </w:p>
                      <w:p w14:paraId="62E43D10" w14:textId="77777777" w:rsidR="007B64E8" w:rsidRDefault="007B64E8" w:rsidP="00E65606">
                        <w:pPr>
                          <w:rPr>
                            <w:sz w:val="22"/>
                          </w:rPr>
                        </w:pPr>
                      </w:p>
                      <w:p w14:paraId="69078319" w14:textId="77777777" w:rsidR="007B64E8" w:rsidRDefault="007B64E8" w:rsidP="00E65606"/>
                    </w:txbxContent>
                  </v:textbox>
                  <w10:anchorlock/>
                </v:shape>
              </w:pict>
            </mc:Fallback>
          </mc:AlternateContent>
        </w:r>
      </w:ins>
    </w:p>
    <w:p w14:paraId="59B64BF4" w14:textId="764885C6" w:rsidR="00E65606" w:rsidRDefault="00E65606" w:rsidP="00E65606">
      <w:pPr>
        <w:rPr>
          <w:ins w:id="3225" w:author="Sarah Thomas" w:date="2014-03-12T15:01:00Z"/>
        </w:rPr>
      </w:pPr>
      <w:ins w:id="3226"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7B64E8" w:rsidRDefault="007B64E8" w:rsidP="00E65606"/>
                    </w:txbxContent>
                  </v:textbox>
                  <w10:anchorlock/>
                </v:shape>
              </w:pict>
            </mc:Fallback>
          </mc:AlternateContent>
        </w:r>
      </w:ins>
    </w:p>
    <w:p w14:paraId="4F9BBF55" w14:textId="472CC00D" w:rsidR="00E65606" w:rsidRDefault="00E65606" w:rsidP="00E65606">
      <w:pPr>
        <w:rPr>
          <w:ins w:id="3227" w:author="Sarah Thomas" w:date="2014-03-12T15:01:00Z"/>
        </w:rPr>
      </w:pPr>
      <w:ins w:id="3228"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7B64E8" w:rsidRDefault="007B64E8" w:rsidP="00E65606">
                              <w:pPr>
                                <w:rPr>
                                  <w:sz w:val="22"/>
                                </w:rPr>
                              </w:pPr>
                              <w:r w:rsidRPr="00683722">
                                <w:rPr>
                                  <w:sz w:val="22"/>
                                </w:rPr>
                                <w:t>New matters discussed</w:t>
                              </w:r>
                              <w:r>
                                <w:rPr>
                                  <w:sz w:val="22"/>
                                </w:rPr>
                                <w:t>:</w:t>
                              </w:r>
                            </w:p>
                            <w:p w14:paraId="1CF3E714" w14:textId="77777777" w:rsidR="007B64E8" w:rsidRDefault="007B64E8" w:rsidP="00E65606">
                              <w:pPr>
                                <w:rPr>
                                  <w:sz w:val="22"/>
                                </w:rPr>
                              </w:pPr>
                            </w:p>
                            <w:p w14:paraId="53F4BDF6" w14:textId="77777777" w:rsidR="007B64E8" w:rsidRPr="00492890" w:rsidRDefault="007B64E8"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7B64E8" w:rsidRPr="00492890" w:rsidRDefault="007B64E8" w:rsidP="00E65606">
                              <w:pPr>
                                <w:numPr>
                                  <w:ilvl w:val="0"/>
                                  <w:numId w:val="62"/>
                                </w:numPr>
                                <w:spacing w:after="0"/>
                                <w:rPr>
                                  <w:szCs w:val="24"/>
                                </w:rPr>
                              </w:pPr>
                              <w:r>
                                <w:rPr>
                                  <w:b/>
                                  <w:szCs w:val="24"/>
                                </w:rPr>
                                <w:t>Setting up environment</w:t>
                              </w:r>
                            </w:p>
                            <w:p w14:paraId="7A618A09" w14:textId="77777777" w:rsidR="007B64E8" w:rsidRPr="00507F79" w:rsidRDefault="007B64E8" w:rsidP="00E65606">
                              <w:pPr>
                                <w:numPr>
                                  <w:ilvl w:val="1"/>
                                  <w:numId w:val="62"/>
                                </w:numPr>
                                <w:spacing w:after="0"/>
                                <w:rPr>
                                  <w:szCs w:val="24"/>
                                </w:rPr>
                              </w:pPr>
                              <w:r>
                                <w:rPr>
                                  <w:b/>
                                  <w:szCs w:val="24"/>
                                </w:rPr>
                                <w:t>Any problem? One solution is to use Vagrant</w:t>
                              </w:r>
                            </w:p>
                            <w:p w14:paraId="0AF97794" w14:textId="77777777" w:rsidR="007B64E8" w:rsidRDefault="007B64E8" w:rsidP="00E65606">
                              <w:pPr>
                                <w:rPr>
                                  <w:sz w:val="22"/>
                                </w:rPr>
                              </w:pPr>
                            </w:p>
                            <w:p w14:paraId="1F6D296E" w14:textId="77777777" w:rsidR="007B64E8" w:rsidRDefault="007B64E8" w:rsidP="00E65606"/>
                            <w:p w14:paraId="39DB316F" w14:textId="77777777" w:rsidR="007B64E8" w:rsidRPr="00674F95" w:rsidRDefault="007B64E8" w:rsidP="00E65606">
                              <w:pPr>
                                <w:rPr>
                                  <w:sz w:val="22"/>
                                </w:rPr>
                              </w:pPr>
                              <w:r w:rsidRPr="00674F95">
                                <w:rPr>
                                  <w:sz w:val="22"/>
                                </w:rPr>
                                <w:t>Issues/problems to be reported to project supervisor:</w:t>
                              </w:r>
                            </w:p>
                            <w:p w14:paraId="29044C50"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7B64E8" w:rsidRDefault="007B64E8" w:rsidP="00E65606">
                        <w:pPr>
                          <w:rPr>
                            <w:sz w:val="22"/>
                          </w:rPr>
                        </w:pPr>
                        <w:r w:rsidRPr="00683722">
                          <w:rPr>
                            <w:sz w:val="22"/>
                          </w:rPr>
                          <w:t>New matters discussed</w:t>
                        </w:r>
                        <w:r>
                          <w:rPr>
                            <w:sz w:val="22"/>
                          </w:rPr>
                          <w:t>:</w:t>
                        </w:r>
                      </w:p>
                      <w:p w14:paraId="1CF3E714" w14:textId="77777777" w:rsidR="007B64E8" w:rsidRDefault="007B64E8" w:rsidP="00E65606">
                        <w:pPr>
                          <w:rPr>
                            <w:sz w:val="22"/>
                          </w:rPr>
                        </w:pPr>
                      </w:p>
                      <w:p w14:paraId="53F4BDF6" w14:textId="77777777" w:rsidR="007B64E8" w:rsidRPr="00492890" w:rsidRDefault="007B64E8"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7B64E8" w:rsidRPr="00492890" w:rsidRDefault="007B64E8" w:rsidP="00E65606">
                        <w:pPr>
                          <w:numPr>
                            <w:ilvl w:val="0"/>
                            <w:numId w:val="62"/>
                          </w:numPr>
                          <w:spacing w:after="0"/>
                          <w:rPr>
                            <w:szCs w:val="24"/>
                          </w:rPr>
                        </w:pPr>
                        <w:r>
                          <w:rPr>
                            <w:b/>
                            <w:szCs w:val="24"/>
                          </w:rPr>
                          <w:t>Setting up environment</w:t>
                        </w:r>
                      </w:p>
                      <w:p w14:paraId="7A618A09" w14:textId="77777777" w:rsidR="007B64E8" w:rsidRPr="00507F79" w:rsidRDefault="007B64E8" w:rsidP="00E65606">
                        <w:pPr>
                          <w:numPr>
                            <w:ilvl w:val="1"/>
                            <w:numId w:val="62"/>
                          </w:numPr>
                          <w:spacing w:after="0"/>
                          <w:rPr>
                            <w:szCs w:val="24"/>
                          </w:rPr>
                        </w:pPr>
                        <w:r>
                          <w:rPr>
                            <w:b/>
                            <w:szCs w:val="24"/>
                          </w:rPr>
                          <w:t>Any problem? One solution is to use Vagrant</w:t>
                        </w:r>
                      </w:p>
                      <w:p w14:paraId="0AF97794" w14:textId="77777777" w:rsidR="007B64E8" w:rsidRDefault="007B64E8" w:rsidP="00E65606">
                        <w:pPr>
                          <w:rPr>
                            <w:sz w:val="22"/>
                          </w:rPr>
                        </w:pPr>
                      </w:p>
                      <w:p w14:paraId="1F6D296E" w14:textId="77777777" w:rsidR="007B64E8" w:rsidRDefault="007B64E8" w:rsidP="00E65606"/>
                      <w:p w14:paraId="39DB316F" w14:textId="77777777" w:rsidR="007B64E8" w:rsidRPr="00674F95" w:rsidRDefault="007B64E8" w:rsidP="00E65606">
                        <w:pPr>
                          <w:rPr>
                            <w:sz w:val="22"/>
                          </w:rPr>
                        </w:pPr>
                        <w:r w:rsidRPr="00674F95">
                          <w:rPr>
                            <w:sz w:val="22"/>
                          </w:rPr>
                          <w:t>Issues/problems to be reported to project supervisor:</w:t>
                        </w:r>
                      </w:p>
                      <w:p w14:paraId="29044C50" w14:textId="77777777" w:rsidR="007B64E8" w:rsidRDefault="007B64E8" w:rsidP="00E65606"/>
                    </w:txbxContent>
                  </v:textbox>
                  <w10:anchorlock/>
                </v:shape>
              </w:pict>
            </mc:Fallback>
          </mc:AlternateContent>
        </w:r>
      </w:ins>
    </w:p>
    <w:p w14:paraId="2508094E" w14:textId="77777777" w:rsidR="00E65606" w:rsidRDefault="00E65606" w:rsidP="00E65606">
      <w:pPr>
        <w:rPr>
          <w:ins w:id="3229" w:author="Sarah Thomas" w:date="2014-03-12T15:01:00Z"/>
        </w:rPr>
      </w:pPr>
    </w:p>
    <w:p w14:paraId="4059BE9E" w14:textId="2DB5045D" w:rsidR="00E65606" w:rsidRDefault="00E65606" w:rsidP="00E65606">
      <w:pPr>
        <w:rPr>
          <w:ins w:id="3230" w:author="Sarah Thomas" w:date="2014-03-12T15:01:00Z"/>
        </w:rPr>
      </w:pPr>
      <w:ins w:id="3231" w:author="Sarah Thomas" w:date="2014-03-12T15:01:00Z">
        <w:r>
          <w:rPr>
            <w:noProof/>
            <w:lang w:val="en-US"/>
          </w:rPr>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7B64E8" w:rsidRDefault="007B64E8" w:rsidP="00E65606">
                              <w:pPr>
                                <w:rPr>
                                  <w:sz w:val="22"/>
                                </w:rPr>
                              </w:pPr>
                            </w:p>
                            <w:p w14:paraId="16E7457D" w14:textId="77777777" w:rsidR="007B64E8" w:rsidRDefault="007B64E8" w:rsidP="00E65606">
                              <w:pPr>
                                <w:rPr>
                                  <w:sz w:val="22"/>
                                </w:rPr>
                              </w:pPr>
                              <w:r>
                                <w:rPr>
                                  <w:sz w:val="22"/>
                                </w:rPr>
                                <w:t>ALL TO BE COMPLETED BEFORE NEXT MEETING</w:t>
                              </w:r>
                            </w:p>
                            <w:p w14:paraId="416182F5" w14:textId="77777777" w:rsidR="007B64E8" w:rsidRDefault="007B64E8" w:rsidP="00E65606">
                              <w:pPr>
                                <w:rPr>
                                  <w:sz w:val="22"/>
                                </w:rPr>
                              </w:pPr>
                            </w:p>
                            <w:p w14:paraId="54E9D3D5" w14:textId="77777777" w:rsidR="007B64E8" w:rsidRPr="00F443E1" w:rsidRDefault="007B64E8"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7B64E8" w:rsidRPr="0097211E" w:rsidRDefault="007B64E8"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7B64E8" w:rsidRPr="0015703D" w14:paraId="1F697561" w14:textId="77777777" w:rsidTr="00E65606">
                                <w:tc>
                                  <w:tcPr>
                                    <w:tcW w:w="2407" w:type="dxa"/>
                                    <w:tcBorders>
                                      <w:bottom w:val="single" w:sz="4" w:space="0" w:color="auto"/>
                                    </w:tcBorders>
                                    <w:shd w:val="clear" w:color="auto" w:fill="auto"/>
                                  </w:tcPr>
                                  <w:p w14:paraId="5C4FEB59" w14:textId="77777777" w:rsidR="007B64E8" w:rsidRPr="0015703D" w:rsidRDefault="007B64E8"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7B64E8" w:rsidRPr="0015703D" w:rsidRDefault="007B64E8"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7B64E8" w:rsidRPr="0015703D" w:rsidRDefault="007B64E8"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7B64E8" w:rsidRPr="0015703D" w:rsidRDefault="007B64E8" w:rsidP="00E65606">
                                    <w:pPr>
                                      <w:rPr>
                                        <w:szCs w:val="24"/>
                                      </w:rPr>
                                    </w:pPr>
                                    <w:r w:rsidRPr="0015703D">
                                      <w:rPr>
                                        <w:szCs w:val="24"/>
                                      </w:rPr>
                                      <w:t>Assigned To</w:t>
                                    </w:r>
                                  </w:p>
                                </w:tc>
                              </w:tr>
                              <w:tr w:rsidR="007B64E8" w:rsidRPr="0015703D" w14:paraId="11535478" w14:textId="77777777" w:rsidTr="00E65606">
                                <w:tc>
                                  <w:tcPr>
                                    <w:tcW w:w="2407" w:type="dxa"/>
                                    <w:shd w:val="clear" w:color="auto" w:fill="A0A0A0"/>
                                  </w:tcPr>
                                  <w:p w14:paraId="2BC8C416" w14:textId="77777777" w:rsidR="007B64E8" w:rsidRPr="0015703D" w:rsidRDefault="007B64E8" w:rsidP="00E65606">
                                    <w:pPr>
                                      <w:rPr>
                                        <w:b/>
                                        <w:szCs w:val="24"/>
                                      </w:rPr>
                                    </w:pPr>
                                    <w:r w:rsidRPr="0015703D">
                                      <w:rPr>
                                        <w:b/>
                                        <w:szCs w:val="24"/>
                                      </w:rPr>
                                      <w:t>1</w:t>
                                    </w:r>
                                  </w:p>
                                </w:tc>
                                <w:tc>
                                  <w:tcPr>
                                    <w:tcW w:w="2407" w:type="dxa"/>
                                    <w:shd w:val="clear" w:color="auto" w:fill="A0A0A0"/>
                                  </w:tcPr>
                                  <w:p w14:paraId="50173C29" w14:textId="77777777" w:rsidR="007B64E8" w:rsidRPr="0015703D" w:rsidRDefault="007B64E8" w:rsidP="00E65606">
                                    <w:pPr>
                                      <w:rPr>
                                        <w:b/>
                                        <w:szCs w:val="24"/>
                                      </w:rPr>
                                    </w:pPr>
                                    <w:r w:rsidRPr="0015703D">
                                      <w:rPr>
                                        <w:b/>
                                        <w:szCs w:val="24"/>
                                      </w:rPr>
                                      <w:t>User Authentication and Registration</w:t>
                                    </w:r>
                                  </w:p>
                                </w:tc>
                                <w:tc>
                                  <w:tcPr>
                                    <w:tcW w:w="2407" w:type="dxa"/>
                                    <w:shd w:val="clear" w:color="auto" w:fill="A0A0A0"/>
                                  </w:tcPr>
                                  <w:p w14:paraId="266BC54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F7B896A" w14:textId="77777777" w:rsidR="007B64E8" w:rsidRPr="0015703D" w:rsidRDefault="007B64E8" w:rsidP="00E65606">
                                    <w:pPr>
                                      <w:rPr>
                                        <w:b/>
                                        <w:szCs w:val="24"/>
                                      </w:rPr>
                                    </w:pPr>
                                    <w:r w:rsidRPr="0015703D">
                                      <w:rPr>
                                        <w:b/>
                                        <w:szCs w:val="24"/>
                                      </w:rPr>
                                      <w:t>Bahit / Irina</w:t>
                                    </w:r>
                                  </w:p>
                                </w:tc>
                              </w:tr>
                              <w:tr w:rsidR="007B64E8" w:rsidRPr="0015703D" w14:paraId="56DF8371" w14:textId="77777777" w:rsidTr="00E65606">
                                <w:tc>
                                  <w:tcPr>
                                    <w:tcW w:w="2407" w:type="dxa"/>
                                    <w:shd w:val="clear" w:color="auto" w:fill="auto"/>
                                  </w:tcPr>
                                  <w:p w14:paraId="44DC3278" w14:textId="77777777" w:rsidR="007B64E8" w:rsidRPr="0015703D" w:rsidRDefault="007B64E8" w:rsidP="00E65606">
                                    <w:pPr>
                                      <w:rPr>
                                        <w:szCs w:val="24"/>
                                      </w:rPr>
                                    </w:pPr>
                                    <w:r w:rsidRPr="0015703D">
                                      <w:rPr>
                                        <w:szCs w:val="24"/>
                                      </w:rPr>
                                      <w:t>1.1</w:t>
                                    </w:r>
                                  </w:p>
                                </w:tc>
                                <w:tc>
                                  <w:tcPr>
                                    <w:tcW w:w="2407" w:type="dxa"/>
                                    <w:shd w:val="clear" w:color="auto" w:fill="auto"/>
                                  </w:tcPr>
                                  <w:p w14:paraId="4E890C3F" w14:textId="77777777" w:rsidR="007B64E8" w:rsidRPr="0015703D" w:rsidRDefault="007B64E8" w:rsidP="00E65606">
                                    <w:pPr>
                                      <w:rPr>
                                        <w:szCs w:val="24"/>
                                      </w:rPr>
                                    </w:pPr>
                                    <w:r w:rsidRPr="0015703D">
                                      <w:rPr>
                                        <w:szCs w:val="24"/>
                                      </w:rPr>
                                      <w:t>New User Registration</w:t>
                                    </w:r>
                                  </w:p>
                                </w:tc>
                                <w:tc>
                                  <w:tcPr>
                                    <w:tcW w:w="2407" w:type="dxa"/>
                                    <w:shd w:val="clear" w:color="auto" w:fill="auto"/>
                                  </w:tcPr>
                                  <w:p w14:paraId="7AA7A0E1" w14:textId="77777777" w:rsidR="007B64E8" w:rsidRPr="0015703D" w:rsidRDefault="007B64E8" w:rsidP="00E65606">
                                    <w:pPr>
                                      <w:rPr>
                                        <w:szCs w:val="24"/>
                                      </w:rPr>
                                    </w:pPr>
                                    <w:r w:rsidRPr="0015703D">
                                      <w:rPr>
                                        <w:szCs w:val="24"/>
                                      </w:rPr>
                                      <w:t>2 Days</w:t>
                                    </w:r>
                                  </w:p>
                                </w:tc>
                                <w:tc>
                                  <w:tcPr>
                                    <w:tcW w:w="2407" w:type="dxa"/>
                                    <w:shd w:val="clear" w:color="auto" w:fill="auto"/>
                                  </w:tcPr>
                                  <w:p w14:paraId="0BD3C955" w14:textId="77777777" w:rsidR="007B64E8" w:rsidRPr="0015703D" w:rsidRDefault="007B64E8" w:rsidP="00E65606">
                                    <w:pPr>
                                      <w:rPr>
                                        <w:szCs w:val="24"/>
                                      </w:rPr>
                                    </w:pPr>
                                    <w:r w:rsidRPr="0015703D">
                                      <w:rPr>
                                        <w:szCs w:val="24"/>
                                      </w:rPr>
                                      <w:t>Bahit</w:t>
                                    </w:r>
                                  </w:p>
                                </w:tc>
                              </w:tr>
                              <w:tr w:rsidR="007B64E8" w:rsidRPr="0015703D" w14:paraId="6E5D90A9" w14:textId="77777777" w:rsidTr="00E65606">
                                <w:tc>
                                  <w:tcPr>
                                    <w:tcW w:w="2407" w:type="dxa"/>
                                    <w:shd w:val="clear" w:color="auto" w:fill="auto"/>
                                  </w:tcPr>
                                  <w:p w14:paraId="57C25D6B" w14:textId="77777777" w:rsidR="007B64E8" w:rsidRPr="0015703D" w:rsidRDefault="007B64E8" w:rsidP="00E65606">
                                    <w:pPr>
                                      <w:rPr>
                                        <w:szCs w:val="24"/>
                                      </w:rPr>
                                    </w:pPr>
                                    <w:r w:rsidRPr="0015703D">
                                      <w:rPr>
                                        <w:szCs w:val="24"/>
                                      </w:rPr>
                                      <w:t>1.2</w:t>
                                    </w:r>
                                  </w:p>
                                </w:tc>
                                <w:tc>
                                  <w:tcPr>
                                    <w:tcW w:w="2407" w:type="dxa"/>
                                    <w:shd w:val="clear" w:color="auto" w:fill="auto"/>
                                  </w:tcPr>
                                  <w:p w14:paraId="5686A3C4" w14:textId="77777777" w:rsidR="007B64E8" w:rsidRPr="0015703D" w:rsidRDefault="007B64E8" w:rsidP="00E65606">
                                    <w:pPr>
                                      <w:rPr>
                                        <w:szCs w:val="24"/>
                                      </w:rPr>
                                    </w:pPr>
                                    <w:r w:rsidRPr="0015703D">
                                      <w:rPr>
                                        <w:szCs w:val="24"/>
                                      </w:rPr>
                                      <w:t>User Login</w:t>
                                    </w:r>
                                  </w:p>
                                </w:tc>
                                <w:tc>
                                  <w:tcPr>
                                    <w:tcW w:w="2407" w:type="dxa"/>
                                    <w:shd w:val="clear" w:color="auto" w:fill="auto"/>
                                  </w:tcPr>
                                  <w:p w14:paraId="06458480" w14:textId="77777777" w:rsidR="007B64E8" w:rsidRPr="0015703D" w:rsidRDefault="007B64E8" w:rsidP="00E65606">
                                    <w:pPr>
                                      <w:rPr>
                                        <w:szCs w:val="24"/>
                                      </w:rPr>
                                    </w:pPr>
                                    <w:r w:rsidRPr="0015703D">
                                      <w:rPr>
                                        <w:szCs w:val="24"/>
                                      </w:rPr>
                                      <w:t>2 Days</w:t>
                                    </w:r>
                                  </w:p>
                                </w:tc>
                                <w:tc>
                                  <w:tcPr>
                                    <w:tcW w:w="2407" w:type="dxa"/>
                                    <w:shd w:val="clear" w:color="auto" w:fill="auto"/>
                                  </w:tcPr>
                                  <w:p w14:paraId="33F8E45D" w14:textId="77777777" w:rsidR="007B64E8" w:rsidRPr="0015703D" w:rsidRDefault="007B64E8" w:rsidP="00E65606">
                                    <w:pPr>
                                      <w:rPr>
                                        <w:szCs w:val="24"/>
                                      </w:rPr>
                                    </w:pPr>
                                    <w:r w:rsidRPr="0015703D">
                                      <w:rPr>
                                        <w:szCs w:val="24"/>
                                      </w:rPr>
                                      <w:t>Bahit / Irina</w:t>
                                    </w:r>
                                  </w:p>
                                </w:tc>
                              </w:tr>
                              <w:tr w:rsidR="007B64E8" w:rsidRPr="0015703D" w14:paraId="22B97B85" w14:textId="77777777" w:rsidTr="00E65606">
                                <w:tc>
                                  <w:tcPr>
                                    <w:tcW w:w="2407" w:type="dxa"/>
                                    <w:shd w:val="clear" w:color="auto" w:fill="A0A0A0"/>
                                  </w:tcPr>
                                  <w:p w14:paraId="16838B2C" w14:textId="77777777" w:rsidR="007B64E8" w:rsidRPr="0015703D" w:rsidRDefault="007B64E8" w:rsidP="00E65606">
                                    <w:pPr>
                                      <w:rPr>
                                        <w:b/>
                                        <w:szCs w:val="24"/>
                                      </w:rPr>
                                    </w:pPr>
                                    <w:r w:rsidRPr="0015703D">
                                      <w:rPr>
                                        <w:b/>
                                        <w:szCs w:val="24"/>
                                      </w:rPr>
                                      <w:t>2</w:t>
                                    </w:r>
                                  </w:p>
                                </w:tc>
                                <w:tc>
                                  <w:tcPr>
                                    <w:tcW w:w="2407" w:type="dxa"/>
                                    <w:shd w:val="clear" w:color="auto" w:fill="A0A0A0"/>
                                  </w:tcPr>
                                  <w:p w14:paraId="4F7EE07D" w14:textId="77777777" w:rsidR="007B64E8" w:rsidRPr="0015703D" w:rsidRDefault="007B64E8" w:rsidP="00E65606">
                                    <w:pPr>
                                      <w:rPr>
                                        <w:b/>
                                        <w:szCs w:val="24"/>
                                      </w:rPr>
                                    </w:pPr>
                                    <w:r w:rsidRPr="0015703D">
                                      <w:rPr>
                                        <w:b/>
                                        <w:szCs w:val="24"/>
                                      </w:rPr>
                                      <w:t>Public Profiles</w:t>
                                    </w:r>
                                  </w:p>
                                </w:tc>
                                <w:tc>
                                  <w:tcPr>
                                    <w:tcW w:w="2407" w:type="dxa"/>
                                    <w:shd w:val="clear" w:color="auto" w:fill="A0A0A0"/>
                                  </w:tcPr>
                                  <w:p w14:paraId="5176FC8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5CC23D60" w14:textId="77777777" w:rsidR="007B64E8" w:rsidRPr="0015703D" w:rsidRDefault="007B64E8" w:rsidP="00E65606">
                                    <w:pPr>
                                      <w:rPr>
                                        <w:b/>
                                        <w:szCs w:val="24"/>
                                      </w:rPr>
                                    </w:pPr>
                                    <w:r w:rsidRPr="0015703D">
                                      <w:rPr>
                                        <w:b/>
                                        <w:szCs w:val="24"/>
                                      </w:rPr>
                                      <w:t xml:space="preserve">Sarah / </w:t>
                                    </w:r>
                                    <w:proofErr w:type="spellStart"/>
                                    <w:r w:rsidRPr="0015703D">
                                      <w:rPr>
                                        <w:b/>
                                        <w:szCs w:val="24"/>
                                      </w:rPr>
                                      <w:t>Enaam</w:t>
                                    </w:r>
                                    <w:proofErr w:type="spellEnd"/>
                                  </w:p>
                                </w:tc>
                              </w:tr>
                              <w:tr w:rsidR="007B64E8" w:rsidRPr="0015703D" w14:paraId="0F519133" w14:textId="77777777" w:rsidTr="00E65606">
                                <w:tc>
                                  <w:tcPr>
                                    <w:tcW w:w="2407" w:type="dxa"/>
                                    <w:shd w:val="clear" w:color="auto" w:fill="auto"/>
                                  </w:tcPr>
                                  <w:p w14:paraId="40C46985" w14:textId="77777777" w:rsidR="007B64E8" w:rsidRPr="0015703D" w:rsidRDefault="007B64E8" w:rsidP="00E65606">
                                    <w:pPr>
                                      <w:rPr>
                                        <w:szCs w:val="24"/>
                                      </w:rPr>
                                    </w:pPr>
                                    <w:r w:rsidRPr="0015703D">
                                      <w:rPr>
                                        <w:szCs w:val="24"/>
                                      </w:rPr>
                                      <w:t>2.1</w:t>
                                    </w:r>
                                  </w:p>
                                </w:tc>
                                <w:tc>
                                  <w:tcPr>
                                    <w:tcW w:w="2407" w:type="dxa"/>
                                    <w:shd w:val="clear" w:color="auto" w:fill="auto"/>
                                  </w:tcPr>
                                  <w:p w14:paraId="4A10E2BD" w14:textId="77777777" w:rsidR="007B64E8" w:rsidRPr="0015703D" w:rsidRDefault="007B64E8" w:rsidP="00E65606">
                                    <w:pPr>
                                      <w:rPr>
                                        <w:szCs w:val="24"/>
                                      </w:rPr>
                                    </w:pPr>
                                    <w:r w:rsidRPr="0015703D">
                                      <w:rPr>
                                        <w:szCs w:val="24"/>
                                      </w:rPr>
                                      <w:t>Search Public Profiles</w:t>
                                    </w:r>
                                  </w:p>
                                </w:tc>
                                <w:tc>
                                  <w:tcPr>
                                    <w:tcW w:w="2407" w:type="dxa"/>
                                    <w:shd w:val="clear" w:color="auto" w:fill="auto"/>
                                  </w:tcPr>
                                  <w:p w14:paraId="04D75B2F" w14:textId="77777777" w:rsidR="007B64E8" w:rsidRPr="0015703D" w:rsidRDefault="007B64E8" w:rsidP="00E65606">
                                    <w:pPr>
                                      <w:rPr>
                                        <w:szCs w:val="24"/>
                                      </w:rPr>
                                    </w:pPr>
                                    <w:r w:rsidRPr="0015703D">
                                      <w:rPr>
                                        <w:szCs w:val="24"/>
                                      </w:rPr>
                                      <w:t>2 Days</w:t>
                                    </w:r>
                                  </w:p>
                                </w:tc>
                                <w:tc>
                                  <w:tcPr>
                                    <w:tcW w:w="2407" w:type="dxa"/>
                                    <w:shd w:val="clear" w:color="auto" w:fill="auto"/>
                                  </w:tcPr>
                                  <w:p w14:paraId="54D1CA7A"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5B40E4AE" w14:textId="77777777" w:rsidTr="00E65606">
                                <w:tc>
                                  <w:tcPr>
                                    <w:tcW w:w="2407" w:type="dxa"/>
                                    <w:shd w:val="clear" w:color="auto" w:fill="auto"/>
                                  </w:tcPr>
                                  <w:p w14:paraId="473C1410" w14:textId="77777777" w:rsidR="007B64E8" w:rsidRPr="0015703D" w:rsidRDefault="007B64E8" w:rsidP="00E65606">
                                    <w:pPr>
                                      <w:rPr>
                                        <w:szCs w:val="24"/>
                                      </w:rPr>
                                    </w:pPr>
                                    <w:r w:rsidRPr="0015703D">
                                      <w:rPr>
                                        <w:szCs w:val="24"/>
                                      </w:rPr>
                                      <w:t>2.2</w:t>
                                    </w:r>
                                  </w:p>
                                </w:tc>
                                <w:tc>
                                  <w:tcPr>
                                    <w:tcW w:w="2407" w:type="dxa"/>
                                    <w:shd w:val="clear" w:color="auto" w:fill="auto"/>
                                  </w:tcPr>
                                  <w:p w14:paraId="66DA8F0A" w14:textId="77777777" w:rsidR="007B64E8" w:rsidRPr="0015703D" w:rsidRDefault="007B64E8" w:rsidP="00E65606">
                                    <w:pPr>
                                      <w:rPr>
                                        <w:szCs w:val="24"/>
                                      </w:rPr>
                                    </w:pPr>
                                    <w:r w:rsidRPr="0015703D">
                                      <w:rPr>
                                        <w:szCs w:val="24"/>
                                      </w:rPr>
                                      <w:t>View Public Profiles</w:t>
                                    </w:r>
                                  </w:p>
                                </w:tc>
                                <w:tc>
                                  <w:tcPr>
                                    <w:tcW w:w="2407" w:type="dxa"/>
                                    <w:shd w:val="clear" w:color="auto" w:fill="auto"/>
                                  </w:tcPr>
                                  <w:p w14:paraId="69AE5BAE" w14:textId="77777777" w:rsidR="007B64E8" w:rsidRPr="0015703D" w:rsidRDefault="007B64E8" w:rsidP="00E65606">
                                    <w:pPr>
                                      <w:rPr>
                                        <w:szCs w:val="24"/>
                                      </w:rPr>
                                    </w:pPr>
                                    <w:r w:rsidRPr="0015703D">
                                      <w:rPr>
                                        <w:szCs w:val="24"/>
                                      </w:rPr>
                                      <w:t>2 Days</w:t>
                                    </w:r>
                                  </w:p>
                                </w:tc>
                                <w:tc>
                                  <w:tcPr>
                                    <w:tcW w:w="2407" w:type="dxa"/>
                                    <w:shd w:val="clear" w:color="auto" w:fill="auto"/>
                                  </w:tcPr>
                                  <w:p w14:paraId="61001560" w14:textId="77777777" w:rsidR="007B64E8" w:rsidRPr="0015703D" w:rsidRDefault="007B64E8" w:rsidP="00E65606">
                                    <w:pPr>
                                      <w:rPr>
                                        <w:szCs w:val="24"/>
                                      </w:rPr>
                                    </w:pPr>
                                    <w:r w:rsidRPr="0015703D">
                                      <w:rPr>
                                        <w:szCs w:val="24"/>
                                      </w:rPr>
                                      <w:t>Sarah</w:t>
                                    </w:r>
                                  </w:p>
                                </w:tc>
                              </w:tr>
                              <w:tr w:rsidR="007B64E8" w:rsidRPr="0015703D" w14:paraId="71C6C997" w14:textId="77777777" w:rsidTr="00E65606">
                                <w:tc>
                                  <w:tcPr>
                                    <w:tcW w:w="2407" w:type="dxa"/>
                                    <w:shd w:val="clear" w:color="auto" w:fill="auto"/>
                                  </w:tcPr>
                                  <w:p w14:paraId="6391DB20" w14:textId="77777777" w:rsidR="007B64E8" w:rsidRPr="0015703D" w:rsidRDefault="007B64E8" w:rsidP="00E65606">
                                    <w:pPr>
                                      <w:rPr>
                                        <w:szCs w:val="24"/>
                                      </w:rPr>
                                    </w:pPr>
                                    <w:r w:rsidRPr="0015703D">
                                      <w:rPr>
                                        <w:szCs w:val="24"/>
                                      </w:rPr>
                                      <w:t>2.3</w:t>
                                    </w:r>
                                  </w:p>
                                </w:tc>
                                <w:tc>
                                  <w:tcPr>
                                    <w:tcW w:w="2407" w:type="dxa"/>
                                    <w:shd w:val="clear" w:color="auto" w:fill="auto"/>
                                  </w:tcPr>
                                  <w:p w14:paraId="6D903463" w14:textId="77777777" w:rsidR="007B64E8" w:rsidRPr="0015703D" w:rsidRDefault="007B64E8" w:rsidP="00E65606">
                                    <w:pPr>
                                      <w:rPr>
                                        <w:szCs w:val="24"/>
                                      </w:rPr>
                                    </w:pPr>
                                    <w:r w:rsidRPr="0015703D">
                                      <w:rPr>
                                        <w:szCs w:val="24"/>
                                      </w:rPr>
                                      <w:t>Edit Public Profile</w:t>
                                    </w:r>
                                  </w:p>
                                </w:tc>
                                <w:tc>
                                  <w:tcPr>
                                    <w:tcW w:w="2407" w:type="dxa"/>
                                    <w:shd w:val="clear" w:color="auto" w:fill="auto"/>
                                  </w:tcPr>
                                  <w:p w14:paraId="5036AB08" w14:textId="77777777" w:rsidR="007B64E8" w:rsidRPr="0015703D" w:rsidRDefault="007B64E8" w:rsidP="00E65606">
                                    <w:pPr>
                                      <w:rPr>
                                        <w:szCs w:val="24"/>
                                      </w:rPr>
                                    </w:pPr>
                                    <w:r w:rsidRPr="0015703D">
                                      <w:rPr>
                                        <w:szCs w:val="24"/>
                                      </w:rPr>
                                      <w:t>2 Days</w:t>
                                    </w:r>
                                  </w:p>
                                </w:tc>
                                <w:tc>
                                  <w:tcPr>
                                    <w:tcW w:w="2407" w:type="dxa"/>
                                    <w:shd w:val="clear" w:color="auto" w:fill="auto"/>
                                  </w:tcPr>
                                  <w:p w14:paraId="5C4C2F7E"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7CA9BFB6" w14:textId="77777777" w:rsidTr="00E65606">
                                <w:tc>
                                  <w:tcPr>
                                    <w:tcW w:w="2407" w:type="dxa"/>
                                    <w:shd w:val="clear" w:color="auto" w:fill="auto"/>
                                  </w:tcPr>
                                  <w:p w14:paraId="7230975E" w14:textId="77777777" w:rsidR="007B64E8" w:rsidRPr="0015703D" w:rsidRDefault="007B64E8" w:rsidP="00E65606">
                                    <w:pPr>
                                      <w:rPr>
                                        <w:szCs w:val="24"/>
                                      </w:rPr>
                                    </w:pPr>
                                    <w:r w:rsidRPr="0015703D">
                                      <w:rPr>
                                        <w:szCs w:val="24"/>
                                      </w:rPr>
                                      <w:t>2.4</w:t>
                                    </w:r>
                                  </w:p>
                                </w:tc>
                                <w:tc>
                                  <w:tcPr>
                                    <w:tcW w:w="2407" w:type="dxa"/>
                                    <w:shd w:val="clear" w:color="auto" w:fill="auto"/>
                                  </w:tcPr>
                                  <w:p w14:paraId="4D2BF88B" w14:textId="77777777" w:rsidR="007B64E8" w:rsidRPr="0015703D" w:rsidRDefault="007B64E8" w:rsidP="00E65606">
                                    <w:pPr>
                                      <w:rPr>
                                        <w:szCs w:val="24"/>
                                      </w:rPr>
                                    </w:pPr>
                                    <w:r w:rsidRPr="0015703D">
                                      <w:rPr>
                                        <w:szCs w:val="24"/>
                                      </w:rPr>
                                      <w:t>Edit Private Profile</w:t>
                                    </w:r>
                                  </w:p>
                                </w:tc>
                                <w:tc>
                                  <w:tcPr>
                                    <w:tcW w:w="2407" w:type="dxa"/>
                                    <w:shd w:val="clear" w:color="auto" w:fill="auto"/>
                                  </w:tcPr>
                                  <w:p w14:paraId="2AEACF07" w14:textId="77777777" w:rsidR="007B64E8" w:rsidRPr="0015703D" w:rsidRDefault="007B64E8" w:rsidP="00E65606">
                                    <w:pPr>
                                      <w:rPr>
                                        <w:szCs w:val="24"/>
                                      </w:rPr>
                                    </w:pPr>
                                    <w:r w:rsidRPr="0015703D">
                                      <w:rPr>
                                        <w:szCs w:val="24"/>
                                      </w:rPr>
                                      <w:t>2 Days</w:t>
                                    </w:r>
                                  </w:p>
                                </w:tc>
                                <w:tc>
                                  <w:tcPr>
                                    <w:tcW w:w="2407" w:type="dxa"/>
                                    <w:shd w:val="clear" w:color="auto" w:fill="auto"/>
                                  </w:tcPr>
                                  <w:p w14:paraId="0D1513EA" w14:textId="77777777" w:rsidR="007B64E8" w:rsidRPr="0015703D" w:rsidRDefault="007B64E8" w:rsidP="00E65606">
                                    <w:pPr>
                                      <w:rPr>
                                        <w:szCs w:val="24"/>
                                      </w:rPr>
                                    </w:pPr>
                                    <w:r w:rsidRPr="0015703D">
                                      <w:rPr>
                                        <w:szCs w:val="24"/>
                                      </w:rPr>
                                      <w:t>Sarah</w:t>
                                    </w:r>
                                  </w:p>
                                </w:tc>
                              </w:tr>
                              <w:tr w:rsidR="007B64E8" w:rsidRPr="0015703D" w14:paraId="4681579E" w14:textId="77777777" w:rsidTr="00E65606">
                                <w:tc>
                                  <w:tcPr>
                                    <w:tcW w:w="2407" w:type="dxa"/>
                                    <w:shd w:val="clear" w:color="auto" w:fill="A0A0A0"/>
                                  </w:tcPr>
                                  <w:p w14:paraId="172CA2CE" w14:textId="77777777" w:rsidR="007B64E8" w:rsidRPr="0015703D" w:rsidRDefault="007B64E8" w:rsidP="00E65606">
                                    <w:pPr>
                                      <w:rPr>
                                        <w:b/>
                                        <w:szCs w:val="24"/>
                                      </w:rPr>
                                    </w:pPr>
                                    <w:r w:rsidRPr="0015703D">
                                      <w:rPr>
                                        <w:b/>
                                        <w:szCs w:val="24"/>
                                      </w:rPr>
                                      <w:t>3</w:t>
                                    </w:r>
                                  </w:p>
                                </w:tc>
                                <w:tc>
                                  <w:tcPr>
                                    <w:tcW w:w="2407" w:type="dxa"/>
                                    <w:shd w:val="clear" w:color="auto" w:fill="A0A0A0"/>
                                  </w:tcPr>
                                  <w:p w14:paraId="266E6BB7" w14:textId="77777777" w:rsidR="007B64E8" w:rsidRPr="0015703D" w:rsidRDefault="007B64E8" w:rsidP="00E65606">
                                    <w:pPr>
                                      <w:rPr>
                                        <w:b/>
                                        <w:szCs w:val="24"/>
                                      </w:rPr>
                                    </w:pPr>
                                    <w:r w:rsidRPr="0015703D">
                                      <w:rPr>
                                        <w:b/>
                                        <w:szCs w:val="24"/>
                                      </w:rPr>
                                      <w:t>Messaging System</w:t>
                                    </w:r>
                                  </w:p>
                                </w:tc>
                                <w:tc>
                                  <w:tcPr>
                                    <w:tcW w:w="2407" w:type="dxa"/>
                                    <w:shd w:val="clear" w:color="auto" w:fill="A0A0A0"/>
                                  </w:tcPr>
                                  <w:p w14:paraId="75270BC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75FB588F" w14:textId="77777777" w:rsidR="007B64E8" w:rsidRPr="0015703D" w:rsidRDefault="007B64E8" w:rsidP="00E65606">
                                    <w:pPr>
                                      <w:rPr>
                                        <w:b/>
                                        <w:szCs w:val="24"/>
                                      </w:rPr>
                                    </w:pPr>
                                    <w:proofErr w:type="spellStart"/>
                                    <w:r w:rsidRPr="0015703D">
                                      <w:rPr>
                                        <w:b/>
                                        <w:szCs w:val="24"/>
                                      </w:rPr>
                                      <w:t>Feng</w:t>
                                    </w:r>
                                    <w:proofErr w:type="spellEnd"/>
                                    <w:r w:rsidRPr="0015703D">
                                      <w:rPr>
                                        <w:b/>
                                        <w:szCs w:val="24"/>
                                      </w:rPr>
                                      <w:t xml:space="preserve"> / Sarah </w:t>
                                    </w:r>
                                  </w:p>
                                </w:tc>
                              </w:tr>
                              <w:tr w:rsidR="007B64E8" w:rsidRPr="0015703D" w14:paraId="28D04EA2" w14:textId="77777777" w:rsidTr="00E65606">
                                <w:tc>
                                  <w:tcPr>
                                    <w:tcW w:w="2407" w:type="dxa"/>
                                    <w:shd w:val="clear" w:color="auto" w:fill="auto"/>
                                  </w:tcPr>
                                  <w:p w14:paraId="6B0B1100" w14:textId="77777777" w:rsidR="007B64E8" w:rsidRPr="0015703D" w:rsidRDefault="007B64E8" w:rsidP="00E65606">
                                    <w:pPr>
                                      <w:rPr>
                                        <w:szCs w:val="24"/>
                                      </w:rPr>
                                    </w:pPr>
                                    <w:r w:rsidRPr="0015703D">
                                      <w:rPr>
                                        <w:szCs w:val="24"/>
                                      </w:rPr>
                                      <w:t>3.1</w:t>
                                    </w:r>
                                  </w:p>
                                </w:tc>
                                <w:tc>
                                  <w:tcPr>
                                    <w:tcW w:w="2407" w:type="dxa"/>
                                    <w:shd w:val="clear" w:color="auto" w:fill="auto"/>
                                  </w:tcPr>
                                  <w:p w14:paraId="22982D94" w14:textId="77777777" w:rsidR="007B64E8" w:rsidRPr="0015703D" w:rsidRDefault="007B64E8" w:rsidP="00E65606">
                                    <w:pPr>
                                      <w:rPr>
                                        <w:szCs w:val="24"/>
                                      </w:rPr>
                                    </w:pPr>
                                    <w:r w:rsidRPr="0015703D">
                                      <w:rPr>
                                        <w:szCs w:val="24"/>
                                      </w:rPr>
                                      <w:t>Contact Another User</w:t>
                                    </w:r>
                                  </w:p>
                                </w:tc>
                                <w:tc>
                                  <w:tcPr>
                                    <w:tcW w:w="2407" w:type="dxa"/>
                                    <w:shd w:val="clear" w:color="auto" w:fill="auto"/>
                                  </w:tcPr>
                                  <w:p w14:paraId="431954EA" w14:textId="77777777" w:rsidR="007B64E8" w:rsidRPr="0015703D" w:rsidRDefault="007B64E8" w:rsidP="00E65606">
                                    <w:pPr>
                                      <w:rPr>
                                        <w:szCs w:val="24"/>
                                      </w:rPr>
                                    </w:pPr>
                                    <w:r w:rsidRPr="0015703D">
                                      <w:rPr>
                                        <w:szCs w:val="24"/>
                                      </w:rPr>
                                      <w:t>2 Days</w:t>
                                    </w:r>
                                  </w:p>
                                </w:tc>
                                <w:tc>
                                  <w:tcPr>
                                    <w:tcW w:w="2407" w:type="dxa"/>
                                    <w:shd w:val="clear" w:color="auto" w:fill="auto"/>
                                  </w:tcPr>
                                  <w:p w14:paraId="3DDB8028" w14:textId="77777777" w:rsidR="007B64E8" w:rsidRPr="0015703D" w:rsidRDefault="007B64E8" w:rsidP="00E65606">
                                    <w:pPr>
                                      <w:rPr>
                                        <w:szCs w:val="24"/>
                                      </w:rPr>
                                    </w:pPr>
                                    <w:proofErr w:type="spellStart"/>
                                    <w:r w:rsidRPr="0015703D">
                                      <w:rPr>
                                        <w:szCs w:val="24"/>
                                      </w:rPr>
                                      <w:t>Feng</w:t>
                                    </w:r>
                                    <w:proofErr w:type="spellEnd"/>
                                    <w:r w:rsidRPr="0015703D">
                                      <w:rPr>
                                        <w:szCs w:val="24"/>
                                      </w:rPr>
                                      <w:t xml:space="preserve"> / Sarah</w:t>
                                    </w:r>
                                  </w:p>
                                </w:tc>
                              </w:tr>
                              <w:tr w:rsidR="007B64E8" w:rsidRPr="0015703D" w14:paraId="12CD4EDC" w14:textId="77777777" w:rsidTr="00E65606">
                                <w:tc>
                                  <w:tcPr>
                                    <w:tcW w:w="2407" w:type="dxa"/>
                                    <w:shd w:val="clear" w:color="auto" w:fill="A0A0A0"/>
                                  </w:tcPr>
                                  <w:p w14:paraId="5A6556FF" w14:textId="77777777" w:rsidR="007B64E8" w:rsidRPr="0015703D" w:rsidRDefault="007B64E8" w:rsidP="00E65606">
                                    <w:pPr>
                                      <w:rPr>
                                        <w:b/>
                                        <w:szCs w:val="24"/>
                                      </w:rPr>
                                    </w:pPr>
                                    <w:r w:rsidRPr="0015703D">
                                      <w:rPr>
                                        <w:b/>
                                        <w:szCs w:val="24"/>
                                      </w:rPr>
                                      <w:t>4</w:t>
                                    </w:r>
                                  </w:p>
                                </w:tc>
                                <w:tc>
                                  <w:tcPr>
                                    <w:tcW w:w="2407" w:type="dxa"/>
                                    <w:shd w:val="clear" w:color="auto" w:fill="A0A0A0"/>
                                  </w:tcPr>
                                  <w:p w14:paraId="7CC74CAD" w14:textId="77777777" w:rsidR="007B64E8" w:rsidRPr="0015703D" w:rsidRDefault="007B64E8" w:rsidP="00E65606">
                                    <w:pPr>
                                      <w:rPr>
                                        <w:b/>
                                        <w:szCs w:val="24"/>
                                      </w:rPr>
                                    </w:pPr>
                                    <w:r w:rsidRPr="0015703D">
                                      <w:rPr>
                                        <w:b/>
                                        <w:szCs w:val="24"/>
                                      </w:rPr>
                                      <w:t>Venture Administration</w:t>
                                    </w:r>
                                  </w:p>
                                </w:tc>
                                <w:tc>
                                  <w:tcPr>
                                    <w:tcW w:w="2407" w:type="dxa"/>
                                    <w:shd w:val="clear" w:color="auto" w:fill="A0A0A0"/>
                                  </w:tcPr>
                                  <w:p w14:paraId="04D5731A"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BAD4F71" w14:textId="77777777" w:rsidR="007B64E8" w:rsidRPr="0015703D" w:rsidRDefault="007B64E8" w:rsidP="00E65606">
                                    <w:pPr>
                                      <w:rPr>
                                        <w:b/>
                                        <w:szCs w:val="24"/>
                                      </w:rPr>
                                    </w:pPr>
                                    <w:r w:rsidRPr="0015703D">
                                      <w:rPr>
                                        <w:b/>
                                        <w:szCs w:val="24"/>
                                      </w:rPr>
                                      <w:t xml:space="preserve">Irina / </w:t>
                                    </w:r>
                                    <w:proofErr w:type="spellStart"/>
                                    <w:r w:rsidRPr="0015703D">
                                      <w:rPr>
                                        <w:b/>
                                        <w:szCs w:val="24"/>
                                      </w:rPr>
                                      <w:t>Feng</w:t>
                                    </w:r>
                                    <w:proofErr w:type="spellEnd"/>
                                  </w:p>
                                </w:tc>
                              </w:tr>
                              <w:tr w:rsidR="007B64E8" w:rsidRPr="0015703D" w14:paraId="4D780450" w14:textId="77777777" w:rsidTr="00E65606">
                                <w:tc>
                                  <w:tcPr>
                                    <w:tcW w:w="2407" w:type="dxa"/>
                                    <w:shd w:val="clear" w:color="auto" w:fill="auto"/>
                                  </w:tcPr>
                                  <w:p w14:paraId="69571939" w14:textId="77777777" w:rsidR="007B64E8" w:rsidRPr="0015703D" w:rsidRDefault="007B64E8" w:rsidP="00E65606">
                                    <w:pPr>
                                      <w:rPr>
                                        <w:szCs w:val="24"/>
                                      </w:rPr>
                                    </w:pPr>
                                    <w:r w:rsidRPr="0015703D">
                                      <w:rPr>
                                        <w:szCs w:val="24"/>
                                      </w:rPr>
                                      <w:t>4.1</w:t>
                                    </w:r>
                                  </w:p>
                                </w:tc>
                                <w:tc>
                                  <w:tcPr>
                                    <w:tcW w:w="2407" w:type="dxa"/>
                                    <w:shd w:val="clear" w:color="auto" w:fill="auto"/>
                                  </w:tcPr>
                                  <w:p w14:paraId="4D6F8E9A" w14:textId="77777777" w:rsidR="007B64E8" w:rsidRPr="0015703D" w:rsidRDefault="007B64E8" w:rsidP="00E65606">
                                    <w:pPr>
                                      <w:rPr>
                                        <w:szCs w:val="24"/>
                                      </w:rPr>
                                    </w:pPr>
                                    <w:r w:rsidRPr="0015703D">
                                      <w:rPr>
                                        <w:szCs w:val="24"/>
                                      </w:rPr>
                                      <w:t>Create New Venture</w:t>
                                    </w:r>
                                  </w:p>
                                </w:tc>
                                <w:tc>
                                  <w:tcPr>
                                    <w:tcW w:w="2407" w:type="dxa"/>
                                    <w:shd w:val="clear" w:color="auto" w:fill="auto"/>
                                  </w:tcPr>
                                  <w:p w14:paraId="4BBE7D31" w14:textId="77777777" w:rsidR="007B64E8" w:rsidRPr="0015703D" w:rsidRDefault="007B64E8" w:rsidP="00E65606">
                                    <w:pPr>
                                      <w:rPr>
                                        <w:szCs w:val="24"/>
                                      </w:rPr>
                                    </w:pPr>
                                    <w:r w:rsidRPr="0015703D">
                                      <w:rPr>
                                        <w:szCs w:val="24"/>
                                      </w:rPr>
                                      <w:t>2 Days</w:t>
                                    </w:r>
                                  </w:p>
                                </w:tc>
                                <w:tc>
                                  <w:tcPr>
                                    <w:tcW w:w="2407" w:type="dxa"/>
                                    <w:shd w:val="clear" w:color="auto" w:fill="auto"/>
                                  </w:tcPr>
                                  <w:p w14:paraId="65D59312" w14:textId="77777777" w:rsidR="007B64E8" w:rsidRPr="0015703D" w:rsidRDefault="007B64E8" w:rsidP="00E65606">
                                    <w:pPr>
                                      <w:rPr>
                                        <w:szCs w:val="24"/>
                                      </w:rPr>
                                    </w:pPr>
                                    <w:r w:rsidRPr="0015703D">
                                      <w:rPr>
                                        <w:szCs w:val="24"/>
                                      </w:rPr>
                                      <w:t>Irina</w:t>
                                    </w:r>
                                  </w:p>
                                </w:tc>
                              </w:tr>
                              <w:tr w:rsidR="007B64E8" w:rsidRPr="0015703D" w14:paraId="235892AA" w14:textId="77777777" w:rsidTr="00E65606">
                                <w:tc>
                                  <w:tcPr>
                                    <w:tcW w:w="2407" w:type="dxa"/>
                                    <w:shd w:val="clear" w:color="auto" w:fill="auto"/>
                                  </w:tcPr>
                                  <w:p w14:paraId="104A44B0" w14:textId="77777777" w:rsidR="007B64E8" w:rsidRPr="0015703D" w:rsidRDefault="007B64E8" w:rsidP="00E65606">
                                    <w:pPr>
                                      <w:rPr>
                                        <w:szCs w:val="24"/>
                                      </w:rPr>
                                    </w:pPr>
                                    <w:r w:rsidRPr="0015703D">
                                      <w:rPr>
                                        <w:szCs w:val="24"/>
                                      </w:rPr>
                                      <w:t>4.2</w:t>
                                    </w:r>
                                  </w:p>
                                </w:tc>
                                <w:tc>
                                  <w:tcPr>
                                    <w:tcW w:w="2407" w:type="dxa"/>
                                    <w:shd w:val="clear" w:color="auto" w:fill="auto"/>
                                  </w:tcPr>
                                  <w:p w14:paraId="0C39BC54" w14:textId="77777777" w:rsidR="007B64E8" w:rsidRPr="0015703D" w:rsidRDefault="007B64E8" w:rsidP="00E65606">
                                    <w:pPr>
                                      <w:rPr>
                                        <w:szCs w:val="24"/>
                                      </w:rPr>
                                    </w:pPr>
                                    <w:r w:rsidRPr="0015703D">
                                      <w:rPr>
                                        <w:szCs w:val="24"/>
                                      </w:rPr>
                                      <w:t>Edit Venture Details</w:t>
                                    </w:r>
                                  </w:p>
                                </w:tc>
                                <w:tc>
                                  <w:tcPr>
                                    <w:tcW w:w="2407" w:type="dxa"/>
                                    <w:shd w:val="clear" w:color="auto" w:fill="auto"/>
                                  </w:tcPr>
                                  <w:p w14:paraId="1DFA9253" w14:textId="77777777" w:rsidR="007B64E8" w:rsidRPr="0015703D" w:rsidRDefault="007B64E8" w:rsidP="00E65606">
                                    <w:pPr>
                                      <w:rPr>
                                        <w:szCs w:val="24"/>
                                      </w:rPr>
                                    </w:pPr>
                                    <w:r w:rsidRPr="0015703D">
                                      <w:rPr>
                                        <w:szCs w:val="24"/>
                                      </w:rPr>
                                      <w:t>2 Days</w:t>
                                    </w:r>
                                  </w:p>
                                </w:tc>
                                <w:tc>
                                  <w:tcPr>
                                    <w:tcW w:w="2407" w:type="dxa"/>
                                    <w:shd w:val="clear" w:color="auto" w:fill="auto"/>
                                  </w:tcPr>
                                  <w:p w14:paraId="30CC2949"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72C7C402" w14:textId="77777777" w:rsidTr="00E65606">
                                <w:tc>
                                  <w:tcPr>
                                    <w:tcW w:w="2407" w:type="dxa"/>
                                    <w:shd w:val="clear" w:color="auto" w:fill="auto"/>
                                  </w:tcPr>
                                  <w:p w14:paraId="17FF3FA1" w14:textId="77777777" w:rsidR="007B64E8" w:rsidRPr="0015703D" w:rsidRDefault="007B64E8" w:rsidP="00E65606">
                                    <w:pPr>
                                      <w:rPr>
                                        <w:szCs w:val="24"/>
                                      </w:rPr>
                                    </w:pPr>
                                    <w:r w:rsidRPr="0015703D">
                                      <w:rPr>
                                        <w:szCs w:val="24"/>
                                      </w:rPr>
                                      <w:t>4.3</w:t>
                                    </w:r>
                                  </w:p>
                                </w:tc>
                                <w:tc>
                                  <w:tcPr>
                                    <w:tcW w:w="2407" w:type="dxa"/>
                                    <w:shd w:val="clear" w:color="auto" w:fill="auto"/>
                                  </w:tcPr>
                                  <w:p w14:paraId="3638BBFC" w14:textId="77777777" w:rsidR="007B64E8" w:rsidRPr="0015703D" w:rsidRDefault="007B64E8" w:rsidP="00E65606">
                                    <w:pPr>
                                      <w:rPr>
                                        <w:szCs w:val="24"/>
                                      </w:rPr>
                                    </w:pPr>
                                    <w:r w:rsidRPr="0015703D">
                                      <w:rPr>
                                        <w:szCs w:val="24"/>
                                      </w:rPr>
                                      <w:t>Build Team</w:t>
                                    </w:r>
                                  </w:p>
                                </w:tc>
                                <w:tc>
                                  <w:tcPr>
                                    <w:tcW w:w="2407" w:type="dxa"/>
                                    <w:shd w:val="clear" w:color="auto" w:fill="auto"/>
                                  </w:tcPr>
                                  <w:p w14:paraId="39908ABD" w14:textId="77777777" w:rsidR="007B64E8" w:rsidRPr="0015703D" w:rsidRDefault="007B64E8" w:rsidP="00E65606">
                                    <w:pPr>
                                      <w:rPr>
                                        <w:szCs w:val="24"/>
                                      </w:rPr>
                                    </w:pPr>
                                    <w:r w:rsidRPr="0015703D">
                                      <w:rPr>
                                        <w:szCs w:val="24"/>
                                      </w:rPr>
                                      <w:t>2 Days</w:t>
                                    </w:r>
                                  </w:p>
                                </w:tc>
                                <w:tc>
                                  <w:tcPr>
                                    <w:tcW w:w="2407" w:type="dxa"/>
                                    <w:shd w:val="clear" w:color="auto" w:fill="auto"/>
                                  </w:tcPr>
                                  <w:p w14:paraId="7927467B"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3F78F3AE" w14:textId="77777777" w:rsidTr="00E65606">
                                <w:tc>
                                  <w:tcPr>
                                    <w:tcW w:w="2407" w:type="dxa"/>
                                    <w:shd w:val="clear" w:color="auto" w:fill="auto"/>
                                  </w:tcPr>
                                  <w:p w14:paraId="74B76D25" w14:textId="77777777" w:rsidR="007B64E8" w:rsidRPr="0015703D" w:rsidRDefault="007B64E8" w:rsidP="00E65606">
                                    <w:pPr>
                                      <w:rPr>
                                        <w:szCs w:val="24"/>
                                      </w:rPr>
                                    </w:pPr>
                                    <w:r w:rsidRPr="0015703D">
                                      <w:rPr>
                                        <w:szCs w:val="24"/>
                                      </w:rPr>
                                      <w:t>4.4</w:t>
                                    </w:r>
                                  </w:p>
                                </w:tc>
                                <w:tc>
                                  <w:tcPr>
                                    <w:tcW w:w="2407" w:type="dxa"/>
                                    <w:shd w:val="clear" w:color="auto" w:fill="auto"/>
                                  </w:tcPr>
                                  <w:p w14:paraId="3BE31E5A" w14:textId="77777777" w:rsidR="007B64E8" w:rsidRPr="0015703D" w:rsidRDefault="007B64E8" w:rsidP="00E65606">
                                    <w:pPr>
                                      <w:rPr>
                                        <w:szCs w:val="24"/>
                                      </w:rPr>
                                    </w:pPr>
                                    <w:r w:rsidRPr="0015703D">
                                      <w:rPr>
                                        <w:szCs w:val="24"/>
                                      </w:rPr>
                                      <w:t>Enter Private Team Area</w:t>
                                    </w:r>
                                  </w:p>
                                </w:tc>
                                <w:tc>
                                  <w:tcPr>
                                    <w:tcW w:w="2407" w:type="dxa"/>
                                    <w:shd w:val="clear" w:color="auto" w:fill="auto"/>
                                  </w:tcPr>
                                  <w:p w14:paraId="13102A8E" w14:textId="77777777" w:rsidR="007B64E8" w:rsidRPr="0015703D" w:rsidRDefault="007B64E8" w:rsidP="00E65606">
                                    <w:pPr>
                                      <w:rPr>
                                        <w:szCs w:val="24"/>
                                      </w:rPr>
                                    </w:pPr>
                                    <w:r w:rsidRPr="0015703D">
                                      <w:rPr>
                                        <w:szCs w:val="24"/>
                                      </w:rPr>
                                      <w:t>2 Days</w:t>
                                    </w:r>
                                  </w:p>
                                </w:tc>
                                <w:tc>
                                  <w:tcPr>
                                    <w:tcW w:w="2407" w:type="dxa"/>
                                    <w:shd w:val="clear" w:color="auto" w:fill="auto"/>
                                  </w:tcPr>
                                  <w:p w14:paraId="6E3D447A" w14:textId="77777777" w:rsidR="007B64E8" w:rsidRPr="0015703D" w:rsidRDefault="007B64E8" w:rsidP="00E65606">
                                    <w:pPr>
                                      <w:rPr>
                                        <w:szCs w:val="24"/>
                                      </w:rPr>
                                    </w:pPr>
                                    <w:r w:rsidRPr="0015703D">
                                      <w:rPr>
                                        <w:szCs w:val="24"/>
                                      </w:rPr>
                                      <w:t>Irina</w:t>
                                    </w:r>
                                  </w:p>
                                </w:tc>
                              </w:tr>
                              <w:tr w:rsidR="007B64E8" w:rsidRPr="0015703D" w14:paraId="4A62259E" w14:textId="77777777" w:rsidTr="00E65606">
                                <w:tc>
                                  <w:tcPr>
                                    <w:tcW w:w="2407" w:type="dxa"/>
                                    <w:shd w:val="clear" w:color="auto" w:fill="A0A0A0"/>
                                  </w:tcPr>
                                  <w:p w14:paraId="1E2941B0" w14:textId="77777777" w:rsidR="007B64E8" w:rsidRPr="0015703D" w:rsidRDefault="007B64E8" w:rsidP="00E65606">
                                    <w:pPr>
                                      <w:rPr>
                                        <w:b/>
                                        <w:szCs w:val="24"/>
                                      </w:rPr>
                                    </w:pPr>
                                    <w:r w:rsidRPr="0015703D">
                                      <w:rPr>
                                        <w:b/>
                                        <w:szCs w:val="24"/>
                                      </w:rPr>
                                      <w:t>5</w:t>
                                    </w:r>
                                  </w:p>
                                </w:tc>
                                <w:tc>
                                  <w:tcPr>
                                    <w:tcW w:w="2407" w:type="dxa"/>
                                    <w:shd w:val="clear" w:color="auto" w:fill="A0A0A0"/>
                                  </w:tcPr>
                                  <w:p w14:paraId="2FC9D0DC" w14:textId="77777777" w:rsidR="007B64E8" w:rsidRPr="0015703D" w:rsidRDefault="007B64E8" w:rsidP="00E65606">
                                    <w:pPr>
                                      <w:rPr>
                                        <w:b/>
                                        <w:szCs w:val="24"/>
                                      </w:rPr>
                                    </w:pPr>
                                    <w:r w:rsidRPr="0015703D">
                                      <w:rPr>
                                        <w:b/>
                                        <w:szCs w:val="24"/>
                                      </w:rPr>
                                      <w:t>Site Administration</w:t>
                                    </w:r>
                                  </w:p>
                                </w:tc>
                                <w:tc>
                                  <w:tcPr>
                                    <w:tcW w:w="2407" w:type="dxa"/>
                                    <w:shd w:val="clear" w:color="auto" w:fill="A0A0A0"/>
                                  </w:tcPr>
                                  <w:p w14:paraId="6C5E4C2E" w14:textId="77777777" w:rsidR="007B64E8" w:rsidRPr="0015703D" w:rsidRDefault="007B64E8" w:rsidP="00E65606">
                                    <w:pPr>
                                      <w:rPr>
                                        <w:b/>
                                        <w:szCs w:val="24"/>
                                      </w:rPr>
                                    </w:pPr>
                                    <w:r w:rsidRPr="0015703D">
                                      <w:rPr>
                                        <w:b/>
                                        <w:szCs w:val="24"/>
                                      </w:rPr>
                                      <w:t>3 Days Total</w:t>
                                    </w:r>
                                  </w:p>
                                </w:tc>
                                <w:tc>
                                  <w:tcPr>
                                    <w:tcW w:w="2407" w:type="dxa"/>
                                    <w:shd w:val="clear" w:color="auto" w:fill="A0A0A0"/>
                                  </w:tcPr>
                                  <w:p w14:paraId="789D6CC1" w14:textId="77777777" w:rsidR="007B64E8" w:rsidRPr="0015703D" w:rsidRDefault="007B64E8"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7B64E8" w:rsidRPr="00E419E9" w:rsidRDefault="007B64E8" w:rsidP="00E65606">
                              <w:pPr>
                                <w:ind w:left="180"/>
                                <w:rPr>
                                  <w:szCs w:val="24"/>
                                </w:rPr>
                              </w:pPr>
                            </w:p>
                            <w:p w14:paraId="5C34FD47" w14:textId="77777777" w:rsidR="007B64E8" w:rsidRPr="005B2CFF" w:rsidRDefault="007B64E8" w:rsidP="00E65606">
                              <w:pPr>
                                <w:ind w:left="360"/>
                                <w:rPr>
                                  <w:sz w:val="16"/>
                                  <w:szCs w:val="16"/>
                                </w:rPr>
                              </w:pPr>
                            </w:p>
                            <w:p w14:paraId="77E56FC5" w14:textId="77777777" w:rsidR="007B64E8" w:rsidRDefault="007B64E8" w:rsidP="00E65606"/>
                            <w:p w14:paraId="37FDD6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7B64E8" w:rsidRDefault="007B64E8" w:rsidP="00E65606">
                        <w:pPr>
                          <w:rPr>
                            <w:sz w:val="22"/>
                          </w:rPr>
                        </w:pPr>
                      </w:p>
                      <w:p w14:paraId="16E7457D" w14:textId="77777777" w:rsidR="007B64E8" w:rsidRDefault="007B64E8" w:rsidP="00E65606">
                        <w:pPr>
                          <w:rPr>
                            <w:sz w:val="22"/>
                          </w:rPr>
                        </w:pPr>
                        <w:r>
                          <w:rPr>
                            <w:sz w:val="22"/>
                          </w:rPr>
                          <w:t>ALL TO BE COMPLETED BEFORE NEXT MEETING</w:t>
                        </w:r>
                      </w:p>
                      <w:p w14:paraId="416182F5" w14:textId="77777777" w:rsidR="007B64E8" w:rsidRDefault="007B64E8" w:rsidP="00E65606">
                        <w:pPr>
                          <w:rPr>
                            <w:sz w:val="22"/>
                          </w:rPr>
                        </w:pPr>
                      </w:p>
                      <w:p w14:paraId="54E9D3D5" w14:textId="77777777" w:rsidR="007B64E8" w:rsidRPr="00F443E1" w:rsidRDefault="007B64E8"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7B64E8" w:rsidRPr="0097211E" w:rsidRDefault="007B64E8"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7B64E8" w:rsidRPr="0015703D" w14:paraId="1F697561" w14:textId="77777777" w:rsidTr="00E65606">
                          <w:tc>
                            <w:tcPr>
                              <w:tcW w:w="2407" w:type="dxa"/>
                              <w:tcBorders>
                                <w:bottom w:val="single" w:sz="4" w:space="0" w:color="auto"/>
                              </w:tcBorders>
                              <w:shd w:val="clear" w:color="auto" w:fill="auto"/>
                            </w:tcPr>
                            <w:p w14:paraId="5C4FEB59" w14:textId="77777777" w:rsidR="007B64E8" w:rsidRPr="0015703D" w:rsidRDefault="007B64E8"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7B64E8" w:rsidRPr="0015703D" w:rsidRDefault="007B64E8"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7B64E8" w:rsidRPr="0015703D" w:rsidRDefault="007B64E8"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7B64E8" w:rsidRPr="0015703D" w:rsidRDefault="007B64E8" w:rsidP="00E65606">
                              <w:pPr>
                                <w:rPr>
                                  <w:szCs w:val="24"/>
                                </w:rPr>
                              </w:pPr>
                              <w:r w:rsidRPr="0015703D">
                                <w:rPr>
                                  <w:szCs w:val="24"/>
                                </w:rPr>
                                <w:t>Assigned To</w:t>
                              </w:r>
                            </w:p>
                          </w:tc>
                        </w:tr>
                        <w:tr w:rsidR="007B64E8" w:rsidRPr="0015703D" w14:paraId="11535478" w14:textId="77777777" w:rsidTr="00E65606">
                          <w:tc>
                            <w:tcPr>
                              <w:tcW w:w="2407" w:type="dxa"/>
                              <w:shd w:val="clear" w:color="auto" w:fill="A0A0A0"/>
                            </w:tcPr>
                            <w:p w14:paraId="2BC8C416" w14:textId="77777777" w:rsidR="007B64E8" w:rsidRPr="0015703D" w:rsidRDefault="007B64E8" w:rsidP="00E65606">
                              <w:pPr>
                                <w:rPr>
                                  <w:b/>
                                  <w:szCs w:val="24"/>
                                </w:rPr>
                              </w:pPr>
                              <w:r w:rsidRPr="0015703D">
                                <w:rPr>
                                  <w:b/>
                                  <w:szCs w:val="24"/>
                                </w:rPr>
                                <w:t>1</w:t>
                              </w:r>
                            </w:p>
                          </w:tc>
                          <w:tc>
                            <w:tcPr>
                              <w:tcW w:w="2407" w:type="dxa"/>
                              <w:shd w:val="clear" w:color="auto" w:fill="A0A0A0"/>
                            </w:tcPr>
                            <w:p w14:paraId="50173C29" w14:textId="77777777" w:rsidR="007B64E8" w:rsidRPr="0015703D" w:rsidRDefault="007B64E8" w:rsidP="00E65606">
                              <w:pPr>
                                <w:rPr>
                                  <w:b/>
                                  <w:szCs w:val="24"/>
                                </w:rPr>
                              </w:pPr>
                              <w:r w:rsidRPr="0015703D">
                                <w:rPr>
                                  <w:b/>
                                  <w:szCs w:val="24"/>
                                </w:rPr>
                                <w:t>User Authentication and Registration</w:t>
                              </w:r>
                            </w:p>
                          </w:tc>
                          <w:tc>
                            <w:tcPr>
                              <w:tcW w:w="2407" w:type="dxa"/>
                              <w:shd w:val="clear" w:color="auto" w:fill="A0A0A0"/>
                            </w:tcPr>
                            <w:p w14:paraId="266BC54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F7B896A" w14:textId="77777777" w:rsidR="007B64E8" w:rsidRPr="0015703D" w:rsidRDefault="007B64E8" w:rsidP="00E65606">
                              <w:pPr>
                                <w:rPr>
                                  <w:b/>
                                  <w:szCs w:val="24"/>
                                </w:rPr>
                              </w:pPr>
                              <w:r w:rsidRPr="0015703D">
                                <w:rPr>
                                  <w:b/>
                                  <w:szCs w:val="24"/>
                                </w:rPr>
                                <w:t>Bahit / Irina</w:t>
                              </w:r>
                            </w:p>
                          </w:tc>
                        </w:tr>
                        <w:tr w:rsidR="007B64E8" w:rsidRPr="0015703D" w14:paraId="56DF8371" w14:textId="77777777" w:rsidTr="00E65606">
                          <w:tc>
                            <w:tcPr>
                              <w:tcW w:w="2407" w:type="dxa"/>
                              <w:shd w:val="clear" w:color="auto" w:fill="auto"/>
                            </w:tcPr>
                            <w:p w14:paraId="44DC3278" w14:textId="77777777" w:rsidR="007B64E8" w:rsidRPr="0015703D" w:rsidRDefault="007B64E8" w:rsidP="00E65606">
                              <w:pPr>
                                <w:rPr>
                                  <w:szCs w:val="24"/>
                                </w:rPr>
                              </w:pPr>
                              <w:r w:rsidRPr="0015703D">
                                <w:rPr>
                                  <w:szCs w:val="24"/>
                                </w:rPr>
                                <w:t>1.1</w:t>
                              </w:r>
                            </w:p>
                          </w:tc>
                          <w:tc>
                            <w:tcPr>
                              <w:tcW w:w="2407" w:type="dxa"/>
                              <w:shd w:val="clear" w:color="auto" w:fill="auto"/>
                            </w:tcPr>
                            <w:p w14:paraId="4E890C3F" w14:textId="77777777" w:rsidR="007B64E8" w:rsidRPr="0015703D" w:rsidRDefault="007B64E8" w:rsidP="00E65606">
                              <w:pPr>
                                <w:rPr>
                                  <w:szCs w:val="24"/>
                                </w:rPr>
                              </w:pPr>
                              <w:r w:rsidRPr="0015703D">
                                <w:rPr>
                                  <w:szCs w:val="24"/>
                                </w:rPr>
                                <w:t>New User Registration</w:t>
                              </w:r>
                            </w:p>
                          </w:tc>
                          <w:tc>
                            <w:tcPr>
                              <w:tcW w:w="2407" w:type="dxa"/>
                              <w:shd w:val="clear" w:color="auto" w:fill="auto"/>
                            </w:tcPr>
                            <w:p w14:paraId="7AA7A0E1" w14:textId="77777777" w:rsidR="007B64E8" w:rsidRPr="0015703D" w:rsidRDefault="007B64E8" w:rsidP="00E65606">
                              <w:pPr>
                                <w:rPr>
                                  <w:szCs w:val="24"/>
                                </w:rPr>
                              </w:pPr>
                              <w:r w:rsidRPr="0015703D">
                                <w:rPr>
                                  <w:szCs w:val="24"/>
                                </w:rPr>
                                <w:t>2 Days</w:t>
                              </w:r>
                            </w:p>
                          </w:tc>
                          <w:tc>
                            <w:tcPr>
                              <w:tcW w:w="2407" w:type="dxa"/>
                              <w:shd w:val="clear" w:color="auto" w:fill="auto"/>
                            </w:tcPr>
                            <w:p w14:paraId="0BD3C955" w14:textId="77777777" w:rsidR="007B64E8" w:rsidRPr="0015703D" w:rsidRDefault="007B64E8" w:rsidP="00E65606">
                              <w:pPr>
                                <w:rPr>
                                  <w:szCs w:val="24"/>
                                </w:rPr>
                              </w:pPr>
                              <w:r w:rsidRPr="0015703D">
                                <w:rPr>
                                  <w:szCs w:val="24"/>
                                </w:rPr>
                                <w:t>Bahit</w:t>
                              </w:r>
                            </w:p>
                          </w:tc>
                        </w:tr>
                        <w:tr w:rsidR="007B64E8" w:rsidRPr="0015703D" w14:paraId="6E5D90A9" w14:textId="77777777" w:rsidTr="00E65606">
                          <w:tc>
                            <w:tcPr>
                              <w:tcW w:w="2407" w:type="dxa"/>
                              <w:shd w:val="clear" w:color="auto" w:fill="auto"/>
                            </w:tcPr>
                            <w:p w14:paraId="57C25D6B" w14:textId="77777777" w:rsidR="007B64E8" w:rsidRPr="0015703D" w:rsidRDefault="007B64E8" w:rsidP="00E65606">
                              <w:pPr>
                                <w:rPr>
                                  <w:szCs w:val="24"/>
                                </w:rPr>
                              </w:pPr>
                              <w:r w:rsidRPr="0015703D">
                                <w:rPr>
                                  <w:szCs w:val="24"/>
                                </w:rPr>
                                <w:t>1.2</w:t>
                              </w:r>
                            </w:p>
                          </w:tc>
                          <w:tc>
                            <w:tcPr>
                              <w:tcW w:w="2407" w:type="dxa"/>
                              <w:shd w:val="clear" w:color="auto" w:fill="auto"/>
                            </w:tcPr>
                            <w:p w14:paraId="5686A3C4" w14:textId="77777777" w:rsidR="007B64E8" w:rsidRPr="0015703D" w:rsidRDefault="007B64E8" w:rsidP="00E65606">
                              <w:pPr>
                                <w:rPr>
                                  <w:szCs w:val="24"/>
                                </w:rPr>
                              </w:pPr>
                              <w:r w:rsidRPr="0015703D">
                                <w:rPr>
                                  <w:szCs w:val="24"/>
                                </w:rPr>
                                <w:t>User Login</w:t>
                              </w:r>
                            </w:p>
                          </w:tc>
                          <w:tc>
                            <w:tcPr>
                              <w:tcW w:w="2407" w:type="dxa"/>
                              <w:shd w:val="clear" w:color="auto" w:fill="auto"/>
                            </w:tcPr>
                            <w:p w14:paraId="06458480" w14:textId="77777777" w:rsidR="007B64E8" w:rsidRPr="0015703D" w:rsidRDefault="007B64E8" w:rsidP="00E65606">
                              <w:pPr>
                                <w:rPr>
                                  <w:szCs w:val="24"/>
                                </w:rPr>
                              </w:pPr>
                              <w:r w:rsidRPr="0015703D">
                                <w:rPr>
                                  <w:szCs w:val="24"/>
                                </w:rPr>
                                <w:t>2 Days</w:t>
                              </w:r>
                            </w:p>
                          </w:tc>
                          <w:tc>
                            <w:tcPr>
                              <w:tcW w:w="2407" w:type="dxa"/>
                              <w:shd w:val="clear" w:color="auto" w:fill="auto"/>
                            </w:tcPr>
                            <w:p w14:paraId="33F8E45D" w14:textId="77777777" w:rsidR="007B64E8" w:rsidRPr="0015703D" w:rsidRDefault="007B64E8" w:rsidP="00E65606">
                              <w:pPr>
                                <w:rPr>
                                  <w:szCs w:val="24"/>
                                </w:rPr>
                              </w:pPr>
                              <w:r w:rsidRPr="0015703D">
                                <w:rPr>
                                  <w:szCs w:val="24"/>
                                </w:rPr>
                                <w:t>Bahit / Irina</w:t>
                              </w:r>
                            </w:p>
                          </w:tc>
                        </w:tr>
                        <w:tr w:rsidR="007B64E8" w:rsidRPr="0015703D" w14:paraId="22B97B85" w14:textId="77777777" w:rsidTr="00E65606">
                          <w:tc>
                            <w:tcPr>
                              <w:tcW w:w="2407" w:type="dxa"/>
                              <w:shd w:val="clear" w:color="auto" w:fill="A0A0A0"/>
                            </w:tcPr>
                            <w:p w14:paraId="16838B2C" w14:textId="77777777" w:rsidR="007B64E8" w:rsidRPr="0015703D" w:rsidRDefault="007B64E8" w:rsidP="00E65606">
                              <w:pPr>
                                <w:rPr>
                                  <w:b/>
                                  <w:szCs w:val="24"/>
                                </w:rPr>
                              </w:pPr>
                              <w:r w:rsidRPr="0015703D">
                                <w:rPr>
                                  <w:b/>
                                  <w:szCs w:val="24"/>
                                </w:rPr>
                                <w:t>2</w:t>
                              </w:r>
                            </w:p>
                          </w:tc>
                          <w:tc>
                            <w:tcPr>
                              <w:tcW w:w="2407" w:type="dxa"/>
                              <w:shd w:val="clear" w:color="auto" w:fill="A0A0A0"/>
                            </w:tcPr>
                            <w:p w14:paraId="4F7EE07D" w14:textId="77777777" w:rsidR="007B64E8" w:rsidRPr="0015703D" w:rsidRDefault="007B64E8" w:rsidP="00E65606">
                              <w:pPr>
                                <w:rPr>
                                  <w:b/>
                                  <w:szCs w:val="24"/>
                                </w:rPr>
                              </w:pPr>
                              <w:r w:rsidRPr="0015703D">
                                <w:rPr>
                                  <w:b/>
                                  <w:szCs w:val="24"/>
                                </w:rPr>
                                <w:t>Public Profiles</w:t>
                              </w:r>
                            </w:p>
                          </w:tc>
                          <w:tc>
                            <w:tcPr>
                              <w:tcW w:w="2407" w:type="dxa"/>
                              <w:shd w:val="clear" w:color="auto" w:fill="A0A0A0"/>
                            </w:tcPr>
                            <w:p w14:paraId="5176FC8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5CC23D60" w14:textId="77777777" w:rsidR="007B64E8" w:rsidRPr="0015703D" w:rsidRDefault="007B64E8" w:rsidP="00E65606">
                              <w:pPr>
                                <w:rPr>
                                  <w:b/>
                                  <w:szCs w:val="24"/>
                                </w:rPr>
                              </w:pPr>
                              <w:r w:rsidRPr="0015703D">
                                <w:rPr>
                                  <w:b/>
                                  <w:szCs w:val="24"/>
                                </w:rPr>
                                <w:t xml:space="preserve">Sarah / </w:t>
                              </w:r>
                              <w:proofErr w:type="spellStart"/>
                              <w:r w:rsidRPr="0015703D">
                                <w:rPr>
                                  <w:b/>
                                  <w:szCs w:val="24"/>
                                </w:rPr>
                                <w:t>Enaam</w:t>
                              </w:r>
                              <w:proofErr w:type="spellEnd"/>
                            </w:p>
                          </w:tc>
                        </w:tr>
                        <w:tr w:rsidR="007B64E8" w:rsidRPr="0015703D" w14:paraId="0F519133" w14:textId="77777777" w:rsidTr="00E65606">
                          <w:tc>
                            <w:tcPr>
                              <w:tcW w:w="2407" w:type="dxa"/>
                              <w:shd w:val="clear" w:color="auto" w:fill="auto"/>
                            </w:tcPr>
                            <w:p w14:paraId="40C46985" w14:textId="77777777" w:rsidR="007B64E8" w:rsidRPr="0015703D" w:rsidRDefault="007B64E8" w:rsidP="00E65606">
                              <w:pPr>
                                <w:rPr>
                                  <w:szCs w:val="24"/>
                                </w:rPr>
                              </w:pPr>
                              <w:r w:rsidRPr="0015703D">
                                <w:rPr>
                                  <w:szCs w:val="24"/>
                                </w:rPr>
                                <w:t>2.1</w:t>
                              </w:r>
                            </w:p>
                          </w:tc>
                          <w:tc>
                            <w:tcPr>
                              <w:tcW w:w="2407" w:type="dxa"/>
                              <w:shd w:val="clear" w:color="auto" w:fill="auto"/>
                            </w:tcPr>
                            <w:p w14:paraId="4A10E2BD" w14:textId="77777777" w:rsidR="007B64E8" w:rsidRPr="0015703D" w:rsidRDefault="007B64E8" w:rsidP="00E65606">
                              <w:pPr>
                                <w:rPr>
                                  <w:szCs w:val="24"/>
                                </w:rPr>
                              </w:pPr>
                              <w:r w:rsidRPr="0015703D">
                                <w:rPr>
                                  <w:szCs w:val="24"/>
                                </w:rPr>
                                <w:t>Search Public Profiles</w:t>
                              </w:r>
                            </w:p>
                          </w:tc>
                          <w:tc>
                            <w:tcPr>
                              <w:tcW w:w="2407" w:type="dxa"/>
                              <w:shd w:val="clear" w:color="auto" w:fill="auto"/>
                            </w:tcPr>
                            <w:p w14:paraId="04D75B2F" w14:textId="77777777" w:rsidR="007B64E8" w:rsidRPr="0015703D" w:rsidRDefault="007B64E8" w:rsidP="00E65606">
                              <w:pPr>
                                <w:rPr>
                                  <w:szCs w:val="24"/>
                                </w:rPr>
                              </w:pPr>
                              <w:r w:rsidRPr="0015703D">
                                <w:rPr>
                                  <w:szCs w:val="24"/>
                                </w:rPr>
                                <w:t>2 Days</w:t>
                              </w:r>
                            </w:p>
                          </w:tc>
                          <w:tc>
                            <w:tcPr>
                              <w:tcW w:w="2407" w:type="dxa"/>
                              <w:shd w:val="clear" w:color="auto" w:fill="auto"/>
                            </w:tcPr>
                            <w:p w14:paraId="54D1CA7A"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5B40E4AE" w14:textId="77777777" w:rsidTr="00E65606">
                          <w:tc>
                            <w:tcPr>
                              <w:tcW w:w="2407" w:type="dxa"/>
                              <w:shd w:val="clear" w:color="auto" w:fill="auto"/>
                            </w:tcPr>
                            <w:p w14:paraId="473C1410" w14:textId="77777777" w:rsidR="007B64E8" w:rsidRPr="0015703D" w:rsidRDefault="007B64E8" w:rsidP="00E65606">
                              <w:pPr>
                                <w:rPr>
                                  <w:szCs w:val="24"/>
                                </w:rPr>
                              </w:pPr>
                              <w:r w:rsidRPr="0015703D">
                                <w:rPr>
                                  <w:szCs w:val="24"/>
                                </w:rPr>
                                <w:t>2.2</w:t>
                              </w:r>
                            </w:p>
                          </w:tc>
                          <w:tc>
                            <w:tcPr>
                              <w:tcW w:w="2407" w:type="dxa"/>
                              <w:shd w:val="clear" w:color="auto" w:fill="auto"/>
                            </w:tcPr>
                            <w:p w14:paraId="66DA8F0A" w14:textId="77777777" w:rsidR="007B64E8" w:rsidRPr="0015703D" w:rsidRDefault="007B64E8" w:rsidP="00E65606">
                              <w:pPr>
                                <w:rPr>
                                  <w:szCs w:val="24"/>
                                </w:rPr>
                              </w:pPr>
                              <w:r w:rsidRPr="0015703D">
                                <w:rPr>
                                  <w:szCs w:val="24"/>
                                </w:rPr>
                                <w:t>View Public Profiles</w:t>
                              </w:r>
                            </w:p>
                          </w:tc>
                          <w:tc>
                            <w:tcPr>
                              <w:tcW w:w="2407" w:type="dxa"/>
                              <w:shd w:val="clear" w:color="auto" w:fill="auto"/>
                            </w:tcPr>
                            <w:p w14:paraId="69AE5BAE" w14:textId="77777777" w:rsidR="007B64E8" w:rsidRPr="0015703D" w:rsidRDefault="007B64E8" w:rsidP="00E65606">
                              <w:pPr>
                                <w:rPr>
                                  <w:szCs w:val="24"/>
                                </w:rPr>
                              </w:pPr>
                              <w:r w:rsidRPr="0015703D">
                                <w:rPr>
                                  <w:szCs w:val="24"/>
                                </w:rPr>
                                <w:t>2 Days</w:t>
                              </w:r>
                            </w:p>
                          </w:tc>
                          <w:tc>
                            <w:tcPr>
                              <w:tcW w:w="2407" w:type="dxa"/>
                              <w:shd w:val="clear" w:color="auto" w:fill="auto"/>
                            </w:tcPr>
                            <w:p w14:paraId="61001560" w14:textId="77777777" w:rsidR="007B64E8" w:rsidRPr="0015703D" w:rsidRDefault="007B64E8" w:rsidP="00E65606">
                              <w:pPr>
                                <w:rPr>
                                  <w:szCs w:val="24"/>
                                </w:rPr>
                              </w:pPr>
                              <w:r w:rsidRPr="0015703D">
                                <w:rPr>
                                  <w:szCs w:val="24"/>
                                </w:rPr>
                                <w:t>Sarah</w:t>
                              </w:r>
                            </w:p>
                          </w:tc>
                        </w:tr>
                        <w:tr w:rsidR="007B64E8" w:rsidRPr="0015703D" w14:paraId="71C6C997" w14:textId="77777777" w:rsidTr="00E65606">
                          <w:tc>
                            <w:tcPr>
                              <w:tcW w:w="2407" w:type="dxa"/>
                              <w:shd w:val="clear" w:color="auto" w:fill="auto"/>
                            </w:tcPr>
                            <w:p w14:paraId="6391DB20" w14:textId="77777777" w:rsidR="007B64E8" w:rsidRPr="0015703D" w:rsidRDefault="007B64E8" w:rsidP="00E65606">
                              <w:pPr>
                                <w:rPr>
                                  <w:szCs w:val="24"/>
                                </w:rPr>
                              </w:pPr>
                              <w:r w:rsidRPr="0015703D">
                                <w:rPr>
                                  <w:szCs w:val="24"/>
                                </w:rPr>
                                <w:t>2.3</w:t>
                              </w:r>
                            </w:p>
                          </w:tc>
                          <w:tc>
                            <w:tcPr>
                              <w:tcW w:w="2407" w:type="dxa"/>
                              <w:shd w:val="clear" w:color="auto" w:fill="auto"/>
                            </w:tcPr>
                            <w:p w14:paraId="6D903463" w14:textId="77777777" w:rsidR="007B64E8" w:rsidRPr="0015703D" w:rsidRDefault="007B64E8" w:rsidP="00E65606">
                              <w:pPr>
                                <w:rPr>
                                  <w:szCs w:val="24"/>
                                </w:rPr>
                              </w:pPr>
                              <w:r w:rsidRPr="0015703D">
                                <w:rPr>
                                  <w:szCs w:val="24"/>
                                </w:rPr>
                                <w:t>Edit Public Profile</w:t>
                              </w:r>
                            </w:p>
                          </w:tc>
                          <w:tc>
                            <w:tcPr>
                              <w:tcW w:w="2407" w:type="dxa"/>
                              <w:shd w:val="clear" w:color="auto" w:fill="auto"/>
                            </w:tcPr>
                            <w:p w14:paraId="5036AB08" w14:textId="77777777" w:rsidR="007B64E8" w:rsidRPr="0015703D" w:rsidRDefault="007B64E8" w:rsidP="00E65606">
                              <w:pPr>
                                <w:rPr>
                                  <w:szCs w:val="24"/>
                                </w:rPr>
                              </w:pPr>
                              <w:r w:rsidRPr="0015703D">
                                <w:rPr>
                                  <w:szCs w:val="24"/>
                                </w:rPr>
                                <w:t>2 Days</w:t>
                              </w:r>
                            </w:p>
                          </w:tc>
                          <w:tc>
                            <w:tcPr>
                              <w:tcW w:w="2407" w:type="dxa"/>
                              <w:shd w:val="clear" w:color="auto" w:fill="auto"/>
                            </w:tcPr>
                            <w:p w14:paraId="5C4C2F7E"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7CA9BFB6" w14:textId="77777777" w:rsidTr="00E65606">
                          <w:tc>
                            <w:tcPr>
                              <w:tcW w:w="2407" w:type="dxa"/>
                              <w:shd w:val="clear" w:color="auto" w:fill="auto"/>
                            </w:tcPr>
                            <w:p w14:paraId="7230975E" w14:textId="77777777" w:rsidR="007B64E8" w:rsidRPr="0015703D" w:rsidRDefault="007B64E8" w:rsidP="00E65606">
                              <w:pPr>
                                <w:rPr>
                                  <w:szCs w:val="24"/>
                                </w:rPr>
                              </w:pPr>
                              <w:r w:rsidRPr="0015703D">
                                <w:rPr>
                                  <w:szCs w:val="24"/>
                                </w:rPr>
                                <w:t>2.4</w:t>
                              </w:r>
                            </w:p>
                          </w:tc>
                          <w:tc>
                            <w:tcPr>
                              <w:tcW w:w="2407" w:type="dxa"/>
                              <w:shd w:val="clear" w:color="auto" w:fill="auto"/>
                            </w:tcPr>
                            <w:p w14:paraId="4D2BF88B" w14:textId="77777777" w:rsidR="007B64E8" w:rsidRPr="0015703D" w:rsidRDefault="007B64E8" w:rsidP="00E65606">
                              <w:pPr>
                                <w:rPr>
                                  <w:szCs w:val="24"/>
                                </w:rPr>
                              </w:pPr>
                              <w:r w:rsidRPr="0015703D">
                                <w:rPr>
                                  <w:szCs w:val="24"/>
                                </w:rPr>
                                <w:t>Edit Private Profile</w:t>
                              </w:r>
                            </w:p>
                          </w:tc>
                          <w:tc>
                            <w:tcPr>
                              <w:tcW w:w="2407" w:type="dxa"/>
                              <w:shd w:val="clear" w:color="auto" w:fill="auto"/>
                            </w:tcPr>
                            <w:p w14:paraId="2AEACF07" w14:textId="77777777" w:rsidR="007B64E8" w:rsidRPr="0015703D" w:rsidRDefault="007B64E8" w:rsidP="00E65606">
                              <w:pPr>
                                <w:rPr>
                                  <w:szCs w:val="24"/>
                                </w:rPr>
                              </w:pPr>
                              <w:r w:rsidRPr="0015703D">
                                <w:rPr>
                                  <w:szCs w:val="24"/>
                                </w:rPr>
                                <w:t>2 Days</w:t>
                              </w:r>
                            </w:p>
                          </w:tc>
                          <w:tc>
                            <w:tcPr>
                              <w:tcW w:w="2407" w:type="dxa"/>
                              <w:shd w:val="clear" w:color="auto" w:fill="auto"/>
                            </w:tcPr>
                            <w:p w14:paraId="0D1513EA" w14:textId="77777777" w:rsidR="007B64E8" w:rsidRPr="0015703D" w:rsidRDefault="007B64E8" w:rsidP="00E65606">
                              <w:pPr>
                                <w:rPr>
                                  <w:szCs w:val="24"/>
                                </w:rPr>
                              </w:pPr>
                              <w:r w:rsidRPr="0015703D">
                                <w:rPr>
                                  <w:szCs w:val="24"/>
                                </w:rPr>
                                <w:t>Sarah</w:t>
                              </w:r>
                            </w:p>
                          </w:tc>
                        </w:tr>
                        <w:tr w:rsidR="007B64E8" w:rsidRPr="0015703D" w14:paraId="4681579E" w14:textId="77777777" w:rsidTr="00E65606">
                          <w:tc>
                            <w:tcPr>
                              <w:tcW w:w="2407" w:type="dxa"/>
                              <w:shd w:val="clear" w:color="auto" w:fill="A0A0A0"/>
                            </w:tcPr>
                            <w:p w14:paraId="172CA2CE" w14:textId="77777777" w:rsidR="007B64E8" w:rsidRPr="0015703D" w:rsidRDefault="007B64E8" w:rsidP="00E65606">
                              <w:pPr>
                                <w:rPr>
                                  <w:b/>
                                  <w:szCs w:val="24"/>
                                </w:rPr>
                              </w:pPr>
                              <w:r w:rsidRPr="0015703D">
                                <w:rPr>
                                  <w:b/>
                                  <w:szCs w:val="24"/>
                                </w:rPr>
                                <w:t>3</w:t>
                              </w:r>
                            </w:p>
                          </w:tc>
                          <w:tc>
                            <w:tcPr>
                              <w:tcW w:w="2407" w:type="dxa"/>
                              <w:shd w:val="clear" w:color="auto" w:fill="A0A0A0"/>
                            </w:tcPr>
                            <w:p w14:paraId="266E6BB7" w14:textId="77777777" w:rsidR="007B64E8" w:rsidRPr="0015703D" w:rsidRDefault="007B64E8" w:rsidP="00E65606">
                              <w:pPr>
                                <w:rPr>
                                  <w:b/>
                                  <w:szCs w:val="24"/>
                                </w:rPr>
                              </w:pPr>
                              <w:r w:rsidRPr="0015703D">
                                <w:rPr>
                                  <w:b/>
                                  <w:szCs w:val="24"/>
                                </w:rPr>
                                <w:t>Messaging System</w:t>
                              </w:r>
                            </w:p>
                          </w:tc>
                          <w:tc>
                            <w:tcPr>
                              <w:tcW w:w="2407" w:type="dxa"/>
                              <w:shd w:val="clear" w:color="auto" w:fill="A0A0A0"/>
                            </w:tcPr>
                            <w:p w14:paraId="75270BC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75FB588F" w14:textId="77777777" w:rsidR="007B64E8" w:rsidRPr="0015703D" w:rsidRDefault="007B64E8" w:rsidP="00E65606">
                              <w:pPr>
                                <w:rPr>
                                  <w:b/>
                                  <w:szCs w:val="24"/>
                                </w:rPr>
                              </w:pPr>
                              <w:proofErr w:type="spellStart"/>
                              <w:r w:rsidRPr="0015703D">
                                <w:rPr>
                                  <w:b/>
                                  <w:szCs w:val="24"/>
                                </w:rPr>
                                <w:t>Feng</w:t>
                              </w:r>
                              <w:proofErr w:type="spellEnd"/>
                              <w:r w:rsidRPr="0015703D">
                                <w:rPr>
                                  <w:b/>
                                  <w:szCs w:val="24"/>
                                </w:rPr>
                                <w:t xml:space="preserve"> / Sarah </w:t>
                              </w:r>
                            </w:p>
                          </w:tc>
                        </w:tr>
                        <w:tr w:rsidR="007B64E8" w:rsidRPr="0015703D" w14:paraId="28D04EA2" w14:textId="77777777" w:rsidTr="00E65606">
                          <w:tc>
                            <w:tcPr>
                              <w:tcW w:w="2407" w:type="dxa"/>
                              <w:shd w:val="clear" w:color="auto" w:fill="auto"/>
                            </w:tcPr>
                            <w:p w14:paraId="6B0B1100" w14:textId="77777777" w:rsidR="007B64E8" w:rsidRPr="0015703D" w:rsidRDefault="007B64E8" w:rsidP="00E65606">
                              <w:pPr>
                                <w:rPr>
                                  <w:szCs w:val="24"/>
                                </w:rPr>
                              </w:pPr>
                              <w:r w:rsidRPr="0015703D">
                                <w:rPr>
                                  <w:szCs w:val="24"/>
                                </w:rPr>
                                <w:t>3.1</w:t>
                              </w:r>
                            </w:p>
                          </w:tc>
                          <w:tc>
                            <w:tcPr>
                              <w:tcW w:w="2407" w:type="dxa"/>
                              <w:shd w:val="clear" w:color="auto" w:fill="auto"/>
                            </w:tcPr>
                            <w:p w14:paraId="22982D94" w14:textId="77777777" w:rsidR="007B64E8" w:rsidRPr="0015703D" w:rsidRDefault="007B64E8" w:rsidP="00E65606">
                              <w:pPr>
                                <w:rPr>
                                  <w:szCs w:val="24"/>
                                </w:rPr>
                              </w:pPr>
                              <w:r w:rsidRPr="0015703D">
                                <w:rPr>
                                  <w:szCs w:val="24"/>
                                </w:rPr>
                                <w:t>Contact Another User</w:t>
                              </w:r>
                            </w:p>
                          </w:tc>
                          <w:tc>
                            <w:tcPr>
                              <w:tcW w:w="2407" w:type="dxa"/>
                              <w:shd w:val="clear" w:color="auto" w:fill="auto"/>
                            </w:tcPr>
                            <w:p w14:paraId="431954EA" w14:textId="77777777" w:rsidR="007B64E8" w:rsidRPr="0015703D" w:rsidRDefault="007B64E8" w:rsidP="00E65606">
                              <w:pPr>
                                <w:rPr>
                                  <w:szCs w:val="24"/>
                                </w:rPr>
                              </w:pPr>
                              <w:r w:rsidRPr="0015703D">
                                <w:rPr>
                                  <w:szCs w:val="24"/>
                                </w:rPr>
                                <w:t>2 Days</w:t>
                              </w:r>
                            </w:p>
                          </w:tc>
                          <w:tc>
                            <w:tcPr>
                              <w:tcW w:w="2407" w:type="dxa"/>
                              <w:shd w:val="clear" w:color="auto" w:fill="auto"/>
                            </w:tcPr>
                            <w:p w14:paraId="3DDB8028" w14:textId="77777777" w:rsidR="007B64E8" w:rsidRPr="0015703D" w:rsidRDefault="007B64E8" w:rsidP="00E65606">
                              <w:pPr>
                                <w:rPr>
                                  <w:szCs w:val="24"/>
                                </w:rPr>
                              </w:pPr>
                              <w:proofErr w:type="spellStart"/>
                              <w:r w:rsidRPr="0015703D">
                                <w:rPr>
                                  <w:szCs w:val="24"/>
                                </w:rPr>
                                <w:t>Feng</w:t>
                              </w:r>
                              <w:proofErr w:type="spellEnd"/>
                              <w:r w:rsidRPr="0015703D">
                                <w:rPr>
                                  <w:szCs w:val="24"/>
                                </w:rPr>
                                <w:t xml:space="preserve"> / Sarah</w:t>
                              </w:r>
                            </w:p>
                          </w:tc>
                        </w:tr>
                        <w:tr w:rsidR="007B64E8" w:rsidRPr="0015703D" w14:paraId="12CD4EDC" w14:textId="77777777" w:rsidTr="00E65606">
                          <w:tc>
                            <w:tcPr>
                              <w:tcW w:w="2407" w:type="dxa"/>
                              <w:shd w:val="clear" w:color="auto" w:fill="A0A0A0"/>
                            </w:tcPr>
                            <w:p w14:paraId="5A6556FF" w14:textId="77777777" w:rsidR="007B64E8" w:rsidRPr="0015703D" w:rsidRDefault="007B64E8" w:rsidP="00E65606">
                              <w:pPr>
                                <w:rPr>
                                  <w:b/>
                                  <w:szCs w:val="24"/>
                                </w:rPr>
                              </w:pPr>
                              <w:r w:rsidRPr="0015703D">
                                <w:rPr>
                                  <w:b/>
                                  <w:szCs w:val="24"/>
                                </w:rPr>
                                <w:t>4</w:t>
                              </w:r>
                            </w:p>
                          </w:tc>
                          <w:tc>
                            <w:tcPr>
                              <w:tcW w:w="2407" w:type="dxa"/>
                              <w:shd w:val="clear" w:color="auto" w:fill="A0A0A0"/>
                            </w:tcPr>
                            <w:p w14:paraId="7CC74CAD" w14:textId="77777777" w:rsidR="007B64E8" w:rsidRPr="0015703D" w:rsidRDefault="007B64E8" w:rsidP="00E65606">
                              <w:pPr>
                                <w:rPr>
                                  <w:b/>
                                  <w:szCs w:val="24"/>
                                </w:rPr>
                              </w:pPr>
                              <w:r w:rsidRPr="0015703D">
                                <w:rPr>
                                  <w:b/>
                                  <w:szCs w:val="24"/>
                                </w:rPr>
                                <w:t>Venture Administration</w:t>
                              </w:r>
                            </w:p>
                          </w:tc>
                          <w:tc>
                            <w:tcPr>
                              <w:tcW w:w="2407" w:type="dxa"/>
                              <w:shd w:val="clear" w:color="auto" w:fill="A0A0A0"/>
                            </w:tcPr>
                            <w:p w14:paraId="04D5731A"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BAD4F71" w14:textId="77777777" w:rsidR="007B64E8" w:rsidRPr="0015703D" w:rsidRDefault="007B64E8" w:rsidP="00E65606">
                              <w:pPr>
                                <w:rPr>
                                  <w:b/>
                                  <w:szCs w:val="24"/>
                                </w:rPr>
                              </w:pPr>
                              <w:r w:rsidRPr="0015703D">
                                <w:rPr>
                                  <w:b/>
                                  <w:szCs w:val="24"/>
                                </w:rPr>
                                <w:t xml:space="preserve">Irina / </w:t>
                              </w:r>
                              <w:proofErr w:type="spellStart"/>
                              <w:r w:rsidRPr="0015703D">
                                <w:rPr>
                                  <w:b/>
                                  <w:szCs w:val="24"/>
                                </w:rPr>
                                <w:t>Feng</w:t>
                              </w:r>
                              <w:proofErr w:type="spellEnd"/>
                            </w:p>
                          </w:tc>
                        </w:tr>
                        <w:tr w:rsidR="007B64E8" w:rsidRPr="0015703D" w14:paraId="4D780450" w14:textId="77777777" w:rsidTr="00E65606">
                          <w:tc>
                            <w:tcPr>
                              <w:tcW w:w="2407" w:type="dxa"/>
                              <w:shd w:val="clear" w:color="auto" w:fill="auto"/>
                            </w:tcPr>
                            <w:p w14:paraId="69571939" w14:textId="77777777" w:rsidR="007B64E8" w:rsidRPr="0015703D" w:rsidRDefault="007B64E8" w:rsidP="00E65606">
                              <w:pPr>
                                <w:rPr>
                                  <w:szCs w:val="24"/>
                                </w:rPr>
                              </w:pPr>
                              <w:r w:rsidRPr="0015703D">
                                <w:rPr>
                                  <w:szCs w:val="24"/>
                                </w:rPr>
                                <w:t>4.1</w:t>
                              </w:r>
                            </w:p>
                          </w:tc>
                          <w:tc>
                            <w:tcPr>
                              <w:tcW w:w="2407" w:type="dxa"/>
                              <w:shd w:val="clear" w:color="auto" w:fill="auto"/>
                            </w:tcPr>
                            <w:p w14:paraId="4D6F8E9A" w14:textId="77777777" w:rsidR="007B64E8" w:rsidRPr="0015703D" w:rsidRDefault="007B64E8" w:rsidP="00E65606">
                              <w:pPr>
                                <w:rPr>
                                  <w:szCs w:val="24"/>
                                </w:rPr>
                              </w:pPr>
                              <w:r w:rsidRPr="0015703D">
                                <w:rPr>
                                  <w:szCs w:val="24"/>
                                </w:rPr>
                                <w:t>Create New Venture</w:t>
                              </w:r>
                            </w:p>
                          </w:tc>
                          <w:tc>
                            <w:tcPr>
                              <w:tcW w:w="2407" w:type="dxa"/>
                              <w:shd w:val="clear" w:color="auto" w:fill="auto"/>
                            </w:tcPr>
                            <w:p w14:paraId="4BBE7D31" w14:textId="77777777" w:rsidR="007B64E8" w:rsidRPr="0015703D" w:rsidRDefault="007B64E8" w:rsidP="00E65606">
                              <w:pPr>
                                <w:rPr>
                                  <w:szCs w:val="24"/>
                                </w:rPr>
                              </w:pPr>
                              <w:r w:rsidRPr="0015703D">
                                <w:rPr>
                                  <w:szCs w:val="24"/>
                                </w:rPr>
                                <w:t>2 Days</w:t>
                              </w:r>
                            </w:p>
                          </w:tc>
                          <w:tc>
                            <w:tcPr>
                              <w:tcW w:w="2407" w:type="dxa"/>
                              <w:shd w:val="clear" w:color="auto" w:fill="auto"/>
                            </w:tcPr>
                            <w:p w14:paraId="65D59312" w14:textId="77777777" w:rsidR="007B64E8" w:rsidRPr="0015703D" w:rsidRDefault="007B64E8" w:rsidP="00E65606">
                              <w:pPr>
                                <w:rPr>
                                  <w:szCs w:val="24"/>
                                </w:rPr>
                              </w:pPr>
                              <w:r w:rsidRPr="0015703D">
                                <w:rPr>
                                  <w:szCs w:val="24"/>
                                </w:rPr>
                                <w:t>Irina</w:t>
                              </w:r>
                            </w:p>
                          </w:tc>
                        </w:tr>
                        <w:tr w:rsidR="007B64E8" w:rsidRPr="0015703D" w14:paraId="235892AA" w14:textId="77777777" w:rsidTr="00E65606">
                          <w:tc>
                            <w:tcPr>
                              <w:tcW w:w="2407" w:type="dxa"/>
                              <w:shd w:val="clear" w:color="auto" w:fill="auto"/>
                            </w:tcPr>
                            <w:p w14:paraId="104A44B0" w14:textId="77777777" w:rsidR="007B64E8" w:rsidRPr="0015703D" w:rsidRDefault="007B64E8" w:rsidP="00E65606">
                              <w:pPr>
                                <w:rPr>
                                  <w:szCs w:val="24"/>
                                </w:rPr>
                              </w:pPr>
                              <w:r w:rsidRPr="0015703D">
                                <w:rPr>
                                  <w:szCs w:val="24"/>
                                </w:rPr>
                                <w:t>4.2</w:t>
                              </w:r>
                            </w:p>
                          </w:tc>
                          <w:tc>
                            <w:tcPr>
                              <w:tcW w:w="2407" w:type="dxa"/>
                              <w:shd w:val="clear" w:color="auto" w:fill="auto"/>
                            </w:tcPr>
                            <w:p w14:paraId="0C39BC54" w14:textId="77777777" w:rsidR="007B64E8" w:rsidRPr="0015703D" w:rsidRDefault="007B64E8" w:rsidP="00E65606">
                              <w:pPr>
                                <w:rPr>
                                  <w:szCs w:val="24"/>
                                </w:rPr>
                              </w:pPr>
                              <w:r w:rsidRPr="0015703D">
                                <w:rPr>
                                  <w:szCs w:val="24"/>
                                </w:rPr>
                                <w:t>Edit Venture Details</w:t>
                              </w:r>
                            </w:p>
                          </w:tc>
                          <w:tc>
                            <w:tcPr>
                              <w:tcW w:w="2407" w:type="dxa"/>
                              <w:shd w:val="clear" w:color="auto" w:fill="auto"/>
                            </w:tcPr>
                            <w:p w14:paraId="1DFA9253" w14:textId="77777777" w:rsidR="007B64E8" w:rsidRPr="0015703D" w:rsidRDefault="007B64E8" w:rsidP="00E65606">
                              <w:pPr>
                                <w:rPr>
                                  <w:szCs w:val="24"/>
                                </w:rPr>
                              </w:pPr>
                              <w:r w:rsidRPr="0015703D">
                                <w:rPr>
                                  <w:szCs w:val="24"/>
                                </w:rPr>
                                <w:t>2 Days</w:t>
                              </w:r>
                            </w:p>
                          </w:tc>
                          <w:tc>
                            <w:tcPr>
                              <w:tcW w:w="2407" w:type="dxa"/>
                              <w:shd w:val="clear" w:color="auto" w:fill="auto"/>
                            </w:tcPr>
                            <w:p w14:paraId="30CC2949"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72C7C402" w14:textId="77777777" w:rsidTr="00E65606">
                          <w:tc>
                            <w:tcPr>
                              <w:tcW w:w="2407" w:type="dxa"/>
                              <w:shd w:val="clear" w:color="auto" w:fill="auto"/>
                            </w:tcPr>
                            <w:p w14:paraId="17FF3FA1" w14:textId="77777777" w:rsidR="007B64E8" w:rsidRPr="0015703D" w:rsidRDefault="007B64E8" w:rsidP="00E65606">
                              <w:pPr>
                                <w:rPr>
                                  <w:szCs w:val="24"/>
                                </w:rPr>
                              </w:pPr>
                              <w:r w:rsidRPr="0015703D">
                                <w:rPr>
                                  <w:szCs w:val="24"/>
                                </w:rPr>
                                <w:t>4.3</w:t>
                              </w:r>
                            </w:p>
                          </w:tc>
                          <w:tc>
                            <w:tcPr>
                              <w:tcW w:w="2407" w:type="dxa"/>
                              <w:shd w:val="clear" w:color="auto" w:fill="auto"/>
                            </w:tcPr>
                            <w:p w14:paraId="3638BBFC" w14:textId="77777777" w:rsidR="007B64E8" w:rsidRPr="0015703D" w:rsidRDefault="007B64E8" w:rsidP="00E65606">
                              <w:pPr>
                                <w:rPr>
                                  <w:szCs w:val="24"/>
                                </w:rPr>
                              </w:pPr>
                              <w:r w:rsidRPr="0015703D">
                                <w:rPr>
                                  <w:szCs w:val="24"/>
                                </w:rPr>
                                <w:t>Build Team</w:t>
                              </w:r>
                            </w:p>
                          </w:tc>
                          <w:tc>
                            <w:tcPr>
                              <w:tcW w:w="2407" w:type="dxa"/>
                              <w:shd w:val="clear" w:color="auto" w:fill="auto"/>
                            </w:tcPr>
                            <w:p w14:paraId="39908ABD" w14:textId="77777777" w:rsidR="007B64E8" w:rsidRPr="0015703D" w:rsidRDefault="007B64E8" w:rsidP="00E65606">
                              <w:pPr>
                                <w:rPr>
                                  <w:szCs w:val="24"/>
                                </w:rPr>
                              </w:pPr>
                              <w:r w:rsidRPr="0015703D">
                                <w:rPr>
                                  <w:szCs w:val="24"/>
                                </w:rPr>
                                <w:t>2 Days</w:t>
                              </w:r>
                            </w:p>
                          </w:tc>
                          <w:tc>
                            <w:tcPr>
                              <w:tcW w:w="2407" w:type="dxa"/>
                              <w:shd w:val="clear" w:color="auto" w:fill="auto"/>
                            </w:tcPr>
                            <w:p w14:paraId="7927467B"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3F78F3AE" w14:textId="77777777" w:rsidTr="00E65606">
                          <w:tc>
                            <w:tcPr>
                              <w:tcW w:w="2407" w:type="dxa"/>
                              <w:shd w:val="clear" w:color="auto" w:fill="auto"/>
                            </w:tcPr>
                            <w:p w14:paraId="74B76D25" w14:textId="77777777" w:rsidR="007B64E8" w:rsidRPr="0015703D" w:rsidRDefault="007B64E8" w:rsidP="00E65606">
                              <w:pPr>
                                <w:rPr>
                                  <w:szCs w:val="24"/>
                                </w:rPr>
                              </w:pPr>
                              <w:r w:rsidRPr="0015703D">
                                <w:rPr>
                                  <w:szCs w:val="24"/>
                                </w:rPr>
                                <w:t>4.4</w:t>
                              </w:r>
                            </w:p>
                          </w:tc>
                          <w:tc>
                            <w:tcPr>
                              <w:tcW w:w="2407" w:type="dxa"/>
                              <w:shd w:val="clear" w:color="auto" w:fill="auto"/>
                            </w:tcPr>
                            <w:p w14:paraId="3BE31E5A" w14:textId="77777777" w:rsidR="007B64E8" w:rsidRPr="0015703D" w:rsidRDefault="007B64E8" w:rsidP="00E65606">
                              <w:pPr>
                                <w:rPr>
                                  <w:szCs w:val="24"/>
                                </w:rPr>
                              </w:pPr>
                              <w:r w:rsidRPr="0015703D">
                                <w:rPr>
                                  <w:szCs w:val="24"/>
                                </w:rPr>
                                <w:t>Enter Private Team Area</w:t>
                              </w:r>
                            </w:p>
                          </w:tc>
                          <w:tc>
                            <w:tcPr>
                              <w:tcW w:w="2407" w:type="dxa"/>
                              <w:shd w:val="clear" w:color="auto" w:fill="auto"/>
                            </w:tcPr>
                            <w:p w14:paraId="13102A8E" w14:textId="77777777" w:rsidR="007B64E8" w:rsidRPr="0015703D" w:rsidRDefault="007B64E8" w:rsidP="00E65606">
                              <w:pPr>
                                <w:rPr>
                                  <w:szCs w:val="24"/>
                                </w:rPr>
                              </w:pPr>
                              <w:r w:rsidRPr="0015703D">
                                <w:rPr>
                                  <w:szCs w:val="24"/>
                                </w:rPr>
                                <w:t>2 Days</w:t>
                              </w:r>
                            </w:p>
                          </w:tc>
                          <w:tc>
                            <w:tcPr>
                              <w:tcW w:w="2407" w:type="dxa"/>
                              <w:shd w:val="clear" w:color="auto" w:fill="auto"/>
                            </w:tcPr>
                            <w:p w14:paraId="6E3D447A" w14:textId="77777777" w:rsidR="007B64E8" w:rsidRPr="0015703D" w:rsidRDefault="007B64E8" w:rsidP="00E65606">
                              <w:pPr>
                                <w:rPr>
                                  <w:szCs w:val="24"/>
                                </w:rPr>
                              </w:pPr>
                              <w:r w:rsidRPr="0015703D">
                                <w:rPr>
                                  <w:szCs w:val="24"/>
                                </w:rPr>
                                <w:t>Irina</w:t>
                              </w:r>
                            </w:p>
                          </w:tc>
                        </w:tr>
                        <w:tr w:rsidR="007B64E8" w:rsidRPr="0015703D" w14:paraId="4A62259E" w14:textId="77777777" w:rsidTr="00E65606">
                          <w:tc>
                            <w:tcPr>
                              <w:tcW w:w="2407" w:type="dxa"/>
                              <w:shd w:val="clear" w:color="auto" w:fill="A0A0A0"/>
                            </w:tcPr>
                            <w:p w14:paraId="1E2941B0" w14:textId="77777777" w:rsidR="007B64E8" w:rsidRPr="0015703D" w:rsidRDefault="007B64E8" w:rsidP="00E65606">
                              <w:pPr>
                                <w:rPr>
                                  <w:b/>
                                  <w:szCs w:val="24"/>
                                </w:rPr>
                              </w:pPr>
                              <w:r w:rsidRPr="0015703D">
                                <w:rPr>
                                  <w:b/>
                                  <w:szCs w:val="24"/>
                                </w:rPr>
                                <w:t>5</w:t>
                              </w:r>
                            </w:p>
                          </w:tc>
                          <w:tc>
                            <w:tcPr>
                              <w:tcW w:w="2407" w:type="dxa"/>
                              <w:shd w:val="clear" w:color="auto" w:fill="A0A0A0"/>
                            </w:tcPr>
                            <w:p w14:paraId="2FC9D0DC" w14:textId="77777777" w:rsidR="007B64E8" w:rsidRPr="0015703D" w:rsidRDefault="007B64E8" w:rsidP="00E65606">
                              <w:pPr>
                                <w:rPr>
                                  <w:b/>
                                  <w:szCs w:val="24"/>
                                </w:rPr>
                              </w:pPr>
                              <w:r w:rsidRPr="0015703D">
                                <w:rPr>
                                  <w:b/>
                                  <w:szCs w:val="24"/>
                                </w:rPr>
                                <w:t>Site Administration</w:t>
                              </w:r>
                            </w:p>
                          </w:tc>
                          <w:tc>
                            <w:tcPr>
                              <w:tcW w:w="2407" w:type="dxa"/>
                              <w:shd w:val="clear" w:color="auto" w:fill="A0A0A0"/>
                            </w:tcPr>
                            <w:p w14:paraId="6C5E4C2E" w14:textId="77777777" w:rsidR="007B64E8" w:rsidRPr="0015703D" w:rsidRDefault="007B64E8" w:rsidP="00E65606">
                              <w:pPr>
                                <w:rPr>
                                  <w:b/>
                                  <w:szCs w:val="24"/>
                                </w:rPr>
                              </w:pPr>
                              <w:r w:rsidRPr="0015703D">
                                <w:rPr>
                                  <w:b/>
                                  <w:szCs w:val="24"/>
                                </w:rPr>
                                <w:t>3 Days Total</w:t>
                              </w:r>
                            </w:p>
                          </w:tc>
                          <w:tc>
                            <w:tcPr>
                              <w:tcW w:w="2407" w:type="dxa"/>
                              <w:shd w:val="clear" w:color="auto" w:fill="A0A0A0"/>
                            </w:tcPr>
                            <w:p w14:paraId="789D6CC1" w14:textId="77777777" w:rsidR="007B64E8" w:rsidRPr="0015703D" w:rsidRDefault="007B64E8"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7B64E8" w:rsidRPr="00E419E9" w:rsidRDefault="007B64E8" w:rsidP="00E65606">
                        <w:pPr>
                          <w:ind w:left="180"/>
                          <w:rPr>
                            <w:szCs w:val="24"/>
                          </w:rPr>
                        </w:pPr>
                      </w:p>
                      <w:p w14:paraId="5C34FD47" w14:textId="77777777" w:rsidR="007B64E8" w:rsidRPr="005B2CFF" w:rsidRDefault="007B64E8" w:rsidP="00E65606">
                        <w:pPr>
                          <w:ind w:left="360"/>
                          <w:rPr>
                            <w:sz w:val="16"/>
                            <w:szCs w:val="16"/>
                          </w:rPr>
                        </w:pPr>
                      </w:p>
                      <w:p w14:paraId="77E56FC5" w14:textId="77777777" w:rsidR="007B64E8" w:rsidRDefault="007B64E8" w:rsidP="00E65606"/>
                      <w:p w14:paraId="37FDD6BF" w14:textId="77777777" w:rsidR="007B64E8" w:rsidRDefault="007B64E8" w:rsidP="00E65606"/>
                    </w:txbxContent>
                  </v:textbox>
                  <w10:anchorlock/>
                </v:shape>
              </w:pict>
            </mc:Fallback>
          </mc:AlternateContent>
        </w:r>
      </w:ins>
    </w:p>
    <w:p w14:paraId="4DF27F9A" w14:textId="77777777" w:rsidR="00E65606" w:rsidRDefault="00E65606" w:rsidP="00E65606">
      <w:pPr>
        <w:rPr>
          <w:ins w:id="3232" w:author="Sarah Thomas" w:date="2014-03-12T15:01:00Z"/>
        </w:rPr>
      </w:pPr>
    </w:p>
    <w:p w14:paraId="6B16065E" w14:textId="0E50F37E" w:rsidR="00E65606" w:rsidRDefault="00E65606" w:rsidP="00E65606">
      <w:pPr>
        <w:rPr>
          <w:ins w:id="3233" w:author="Sarah Thomas" w:date="2014-03-12T15:01:00Z"/>
        </w:rPr>
      </w:pPr>
      <w:ins w:id="3234"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7B64E8" w:rsidRDefault="007B64E8" w:rsidP="00E65606">
                              <w:pPr>
                                <w:rPr>
                                  <w:sz w:val="22"/>
                                </w:rPr>
                              </w:pPr>
                            </w:p>
                            <w:p w14:paraId="38F2D391" w14:textId="77777777" w:rsidR="007B64E8" w:rsidRDefault="007B64E8" w:rsidP="00E65606">
                              <w:pPr>
                                <w:rPr>
                                  <w:sz w:val="22"/>
                                </w:rPr>
                              </w:pPr>
                              <w:r>
                                <w:rPr>
                                  <w:sz w:val="22"/>
                                </w:rPr>
                                <w:t>Next Meeting: Thurs 20 Feb, 15:00, Orangery</w:t>
                              </w:r>
                            </w:p>
                            <w:p w14:paraId="56AB40E9" w14:textId="77777777" w:rsidR="007B64E8" w:rsidRDefault="007B64E8" w:rsidP="00E65606">
                              <w:pPr>
                                <w:rPr>
                                  <w:sz w:val="22"/>
                                </w:rPr>
                              </w:pPr>
                              <w:r>
                                <w:rPr>
                                  <w:sz w:val="22"/>
                                </w:rPr>
                                <w:t>Chair: SARAH</w:t>
                              </w:r>
                            </w:p>
                            <w:p w14:paraId="02E5FF51" w14:textId="77777777" w:rsidR="007B64E8" w:rsidRDefault="007B64E8" w:rsidP="00E65606">
                              <w:pPr>
                                <w:rPr>
                                  <w:sz w:val="22"/>
                                </w:rPr>
                              </w:pPr>
                              <w:r>
                                <w:rPr>
                                  <w:sz w:val="22"/>
                                </w:rPr>
                                <w:t>Secretary: ENAAM</w:t>
                              </w:r>
                            </w:p>
                            <w:p w14:paraId="4C8083A4"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7B64E8" w:rsidRDefault="007B64E8" w:rsidP="00E65606">
                        <w:pPr>
                          <w:rPr>
                            <w:sz w:val="22"/>
                          </w:rPr>
                        </w:pPr>
                      </w:p>
                      <w:p w14:paraId="38F2D391" w14:textId="77777777" w:rsidR="007B64E8" w:rsidRDefault="007B64E8" w:rsidP="00E65606">
                        <w:pPr>
                          <w:rPr>
                            <w:sz w:val="22"/>
                          </w:rPr>
                        </w:pPr>
                        <w:r>
                          <w:rPr>
                            <w:sz w:val="22"/>
                          </w:rPr>
                          <w:t>Next Meeting: Thurs 20 Feb, 15:00, Orangery</w:t>
                        </w:r>
                      </w:p>
                      <w:p w14:paraId="56AB40E9" w14:textId="77777777" w:rsidR="007B64E8" w:rsidRDefault="007B64E8" w:rsidP="00E65606">
                        <w:pPr>
                          <w:rPr>
                            <w:sz w:val="22"/>
                          </w:rPr>
                        </w:pPr>
                        <w:r>
                          <w:rPr>
                            <w:sz w:val="22"/>
                          </w:rPr>
                          <w:t>Chair: SARAH</w:t>
                        </w:r>
                      </w:p>
                      <w:p w14:paraId="02E5FF51" w14:textId="77777777" w:rsidR="007B64E8" w:rsidRDefault="007B64E8" w:rsidP="00E65606">
                        <w:pPr>
                          <w:rPr>
                            <w:sz w:val="22"/>
                          </w:rPr>
                        </w:pPr>
                        <w:r>
                          <w:rPr>
                            <w:sz w:val="22"/>
                          </w:rPr>
                          <w:t>Secretary: ENAAM</w:t>
                        </w:r>
                      </w:p>
                      <w:p w14:paraId="4C8083A4" w14:textId="77777777" w:rsidR="007B64E8" w:rsidRDefault="007B64E8" w:rsidP="00E65606"/>
                    </w:txbxContent>
                  </v:textbox>
                  <w10:anchorlock/>
                </v:shape>
              </w:pict>
            </mc:Fallback>
          </mc:AlternateContent>
        </w:r>
      </w:ins>
    </w:p>
    <w:p w14:paraId="1C795B16" w14:textId="77777777" w:rsidR="00E65606" w:rsidRPr="0037694C" w:rsidRDefault="00E65606" w:rsidP="00E65606">
      <w:pPr>
        <w:jc w:val="center"/>
        <w:rPr>
          <w:ins w:id="3235" w:author="Sarah Thomas" w:date="2014-03-12T15:02:00Z"/>
          <w:b/>
          <w:szCs w:val="24"/>
          <w:u w:val="single"/>
        </w:rPr>
      </w:pPr>
      <w:ins w:id="3236"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237" w:author="Sarah Thomas" w:date="2014-03-12T15:02:00Z"/>
          <w:b/>
          <w:sz w:val="22"/>
          <w:u w:val="single"/>
        </w:rPr>
      </w:pPr>
    </w:p>
    <w:p w14:paraId="05A68C51" w14:textId="08C60363" w:rsidR="00E65606" w:rsidRDefault="00E65606" w:rsidP="00E65606">
      <w:pPr>
        <w:rPr>
          <w:ins w:id="3238" w:author="Sarah Thomas" w:date="2014-03-12T15:02:00Z"/>
          <w:sz w:val="22"/>
        </w:rPr>
      </w:pPr>
      <w:ins w:id="3239" w:author="Sarah Thomas" w:date="2014-03-12T15:02:00Z">
        <w:r>
          <w:rPr>
            <w:noProof/>
            <w:sz w:val="22"/>
            <w:lang w:val="en-US"/>
            <w:rPrChange w:id="3240" w:author="Unknown">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7B64E8" w:rsidRPr="0084728E" w:rsidRDefault="007B64E8" w:rsidP="00E65606">
                        <w:pPr>
                          <w:rPr>
                            <w:sz w:val="22"/>
                          </w:rPr>
                        </w:pPr>
                      </w:p>
                    </w:txbxContent>
                  </v:textbox>
                  <w10:anchorlock/>
                </v:shape>
              </w:pict>
            </mc:Fallback>
          </mc:AlternateContent>
        </w:r>
      </w:ins>
    </w:p>
    <w:p w14:paraId="7BA61EC2" w14:textId="30F1F924" w:rsidR="00E65606" w:rsidRDefault="00E65606" w:rsidP="00E65606">
      <w:pPr>
        <w:rPr>
          <w:ins w:id="3241" w:author="Sarah Thomas" w:date="2014-03-12T15:02:00Z"/>
        </w:rPr>
      </w:pPr>
      <w:ins w:id="3242"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7B64E8" w:rsidRDefault="007B64E8" w:rsidP="00E65606"/>
                    </w:txbxContent>
                  </v:textbox>
                  <w10:anchorlock/>
                </v:shape>
              </w:pict>
            </mc:Fallback>
          </mc:AlternateContent>
        </w:r>
      </w:ins>
    </w:p>
    <w:p w14:paraId="5552AA13" w14:textId="07BA87DE" w:rsidR="00E65606" w:rsidRDefault="00E65606" w:rsidP="00E65606">
      <w:pPr>
        <w:rPr>
          <w:ins w:id="3243" w:author="Sarah Thomas" w:date="2014-03-12T15:02:00Z"/>
        </w:rPr>
      </w:pPr>
      <w:ins w:id="3244"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7B64E8" w:rsidRDefault="007B64E8" w:rsidP="00E65606">
                              <w:pPr>
                                <w:rPr>
                                  <w:sz w:val="22"/>
                                </w:rPr>
                              </w:pPr>
                              <w:r w:rsidRPr="00683722">
                                <w:rPr>
                                  <w:sz w:val="22"/>
                                </w:rPr>
                                <w:t>Group members present:</w:t>
                              </w:r>
                              <w:r>
                                <w:rPr>
                                  <w:sz w:val="22"/>
                                </w:rPr>
                                <w:t xml:space="preserve"> </w:t>
                              </w:r>
                            </w:p>
                            <w:p w14:paraId="5DB5E672" w14:textId="77777777" w:rsidR="007B64E8" w:rsidRPr="00F445D6" w:rsidRDefault="007B64E8" w:rsidP="00E65606">
                              <w:pPr>
                                <w:rPr>
                                  <w:sz w:val="22"/>
                                </w:rPr>
                              </w:pPr>
                              <w:r w:rsidRPr="00F445D6">
                                <w:rPr>
                                  <w:sz w:val="22"/>
                                </w:rPr>
                                <w:t>ALSHUAIBI, ENAAM ABDULMONEM O</w:t>
                              </w:r>
                            </w:p>
                            <w:p w14:paraId="265698AE" w14:textId="77777777" w:rsidR="007B64E8" w:rsidRPr="00F445D6" w:rsidRDefault="007B64E8" w:rsidP="00E65606">
                              <w:pPr>
                                <w:rPr>
                                  <w:sz w:val="22"/>
                                </w:rPr>
                              </w:pPr>
                              <w:r w:rsidRPr="00F445D6">
                                <w:rPr>
                                  <w:sz w:val="22"/>
                                </w:rPr>
                                <w:t>HAMID, BAHIT BIN</w:t>
                              </w:r>
                            </w:p>
                            <w:p w14:paraId="632C08F3" w14:textId="77777777" w:rsidR="007B64E8" w:rsidRPr="00F445D6" w:rsidRDefault="007B64E8" w:rsidP="00E65606">
                              <w:pPr>
                                <w:rPr>
                                  <w:sz w:val="22"/>
                                </w:rPr>
                              </w:pPr>
                              <w:r w:rsidRPr="00F445D6">
                                <w:rPr>
                                  <w:sz w:val="22"/>
                                </w:rPr>
                                <w:t>HERASCU, IRINA</w:t>
                              </w:r>
                            </w:p>
                            <w:p w14:paraId="2B6045E5" w14:textId="77777777" w:rsidR="007B64E8" w:rsidRDefault="007B64E8" w:rsidP="00E65606">
                              <w:pPr>
                                <w:rPr>
                                  <w:sz w:val="22"/>
                                </w:rPr>
                              </w:pPr>
                              <w:r w:rsidRPr="00F445D6">
                                <w:rPr>
                                  <w:sz w:val="22"/>
                                </w:rPr>
                                <w:t>THOMAS, SARAH ANNE</w:t>
                              </w:r>
                            </w:p>
                            <w:p w14:paraId="27662016" w14:textId="77777777" w:rsidR="007B64E8" w:rsidRDefault="007B64E8" w:rsidP="00E65606">
                              <w:pPr>
                                <w:rPr>
                                  <w:sz w:val="22"/>
                                </w:rPr>
                              </w:pPr>
                              <w:r>
                                <w:rPr>
                                  <w:sz w:val="22"/>
                                </w:rPr>
                                <w:t>CHEN, XIAOFENG</w:t>
                              </w:r>
                            </w:p>
                            <w:p w14:paraId="13E9A0D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7B64E8" w:rsidRDefault="007B64E8" w:rsidP="00E65606">
                        <w:pPr>
                          <w:rPr>
                            <w:sz w:val="22"/>
                          </w:rPr>
                        </w:pPr>
                        <w:r w:rsidRPr="00683722">
                          <w:rPr>
                            <w:sz w:val="22"/>
                          </w:rPr>
                          <w:t>Group members present:</w:t>
                        </w:r>
                        <w:r>
                          <w:rPr>
                            <w:sz w:val="22"/>
                          </w:rPr>
                          <w:t xml:space="preserve"> </w:t>
                        </w:r>
                      </w:p>
                      <w:p w14:paraId="5DB5E672" w14:textId="77777777" w:rsidR="007B64E8" w:rsidRPr="00F445D6" w:rsidRDefault="007B64E8" w:rsidP="00E65606">
                        <w:pPr>
                          <w:rPr>
                            <w:sz w:val="22"/>
                          </w:rPr>
                        </w:pPr>
                        <w:r w:rsidRPr="00F445D6">
                          <w:rPr>
                            <w:sz w:val="22"/>
                          </w:rPr>
                          <w:t>ALSHUAIBI, ENAAM ABDULMONEM O</w:t>
                        </w:r>
                      </w:p>
                      <w:p w14:paraId="265698AE" w14:textId="77777777" w:rsidR="007B64E8" w:rsidRPr="00F445D6" w:rsidRDefault="007B64E8" w:rsidP="00E65606">
                        <w:pPr>
                          <w:rPr>
                            <w:sz w:val="22"/>
                          </w:rPr>
                        </w:pPr>
                        <w:r w:rsidRPr="00F445D6">
                          <w:rPr>
                            <w:sz w:val="22"/>
                          </w:rPr>
                          <w:t>HAMID, BAHIT BIN</w:t>
                        </w:r>
                      </w:p>
                      <w:p w14:paraId="632C08F3" w14:textId="77777777" w:rsidR="007B64E8" w:rsidRPr="00F445D6" w:rsidRDefault="007B64E8" w:rsidP="00E65606">
                        <w:pPr>
                          <w:rPr>
                            <w:sz w:val="22"/>
                          </w:rPr>
                        </w:pPr>
                        <w:r w:rsidRPr="00F445D6">
                          <w:rPr>
                            <w:sz w:val="22"/>
                          </w:rPr>
                          <w:t>HERASCU, IRINA</w:t>
                        </w:r>
                      </w:p>
                      <w:p w14:paraId="2B6045E5" w14:textId="77777777" w:rsidR="007B64E8" w:rsidRDefault="007B64E8" w:rsidP="00E65606">
                        <w:pPr>
                          <w:rPr>
                            <w:sz w:val="22"/>
                          </w:rPr>
                        </w:pPr>
                        <w:r w:rsidRPr="00F445D6">
                          <w:rPr>
                            <w:sz w:val="22"/>
                          </w:rPr>
                          <w:t>THOMAS, SARAH ANNE</w:t>
                        </w:r>
                      </w:p>
                      <w:p w14:paraId="27662016" w14:textId="77777777" w:rsidR="007B64E8" w:rsidRDefault="007B64E8" w:rsidP="00E65606">
                        <w:pPr>
                          <w:rPr>
                            <w:sz w:val="22"/>
                          </w:rPr>
                        </w:pPr>
                        <w:r>
                          <w:rPr>
                            <w:sz w:val="22"/>
                          </w:rPr>
                          <w:t>CHEN, XIAOFENG</w:t>
                        </w:r>
                      </w:p>
                      <w:p w14:paraId="13E9A0D2" w14:textId="77777777" w:rsidR="007B64E8" w:rsidRDefault="007B64E8" w:rsidP="00E65606"/>
                    </w:txbxContent>
                  </v:textbox>
                  <w10:anchorlock/>
                </v:shape>
              </w:pict>
            </mc:Fallback>
          </mc:AlternateContent>
        </w:r>
      </w:ins>
    </w:p>
    <w:p w14:paraId="227E2E7F" w14:textId="411B344B" w:rsidR="00E65606" w:rsidRDefault="00E65606" w:rsidP="00E65606">
      <w:pPr>
        <w:rPr>
          <w:ins w:id="3245" w:author="Sarah Thomas" w:date="2014-03-12T15:02:00Z"/>
        </w:rPr>
      </w:pPr>
      <w:ins w:id="3246"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7B64E8" w:rsidRPr="0074570A" w:rsidRDefault="007B64E8"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7B64E8" w:rsidRPr="0074570A" w:rsidRDefault="007B64E8"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247" w:author="Sarah Thomas" w:date="2014-03-12T15:02:00Z"/>
        </w:rPr>
      </w:pPr>
    </w:p>
    <w:p w14:paraId="3BD6F5CD" w14:textId="30D2E556" w:rsidR="00E65606" w:rsidRDefault="00E65606" w:rsidP="00E65606">
      <w:pPr>
        <w:rPr>
          <w:ins w:id="3248" w:author="Sarah Thomas" w:date="2014-03-12T15:02:00Z"/>
        </w:rPr>
      </w:pPr>
      <w:ins w:id="3249"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0029D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0029DBF" w14:textId="77777777" w:rsidR="007B64E8" w:rsidRDefault="007B64E8" w:rsidP="00E65606"/>
                    </w:txbxContent>
                  </v:textbox>
                  <w10:anchorlock/>
                </v:shape>
              </w:pict>
            </mc:Fallback>
          </mc:AlternateContent>
        </w:r>
      </w:ins>
    </w:p>
    <w:p w14:paraId="69F5A49B" w14:textId="679BAFFB" w:rsidR="00E65606" w:rsidRDefault="00E65606" w:rsidP="00E65606">
      <w:pPr>
        <w:rPr>
          <w:ins w:id="3250" w:author="Sarah Thomas" w:date="2014-03-12T15:02:00Z"/>
        </w:rPr>
      </w:pPr>
      <w:ins w:id="3251"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7B64E8" w:rsidRDefault="007B64E8" w:rsidP="00E65606"/>
                    </w:txbxContent>
                  </v:textbox>
                  <w10:anchorlock/>
                </v:shape>
              </w:pict>
            </mc:Fallback>
          </mc:AlternateContent>
        </w:r>
      </w:ins>
    </w:p>
    <w:p w14:paraId="3C0E94D8" w14:textId="00F6818E" w:rsidR="00E65606" w:rsidRDefault="00E65606" w:rsidP="00E65606">
      <w:pPr>
        <w:rPr>
          <w:ins w:id="3252" w:author="Sarah Thomas" w:date="2014-03-12T15:02:00Z"/>
        </w:rPr>
      </w:pPr>
      <w:ins w:id="3253"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7B64E8" w:rsidRPr="00F445D6"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7B64E8" w:rsidRPr="00F445D6"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7B64E8" w:rsidRDefault="007B64E8" w:rsidP="00E65606"/>
                    </w:txbxContent>
                  </v:textbox>
                  <w10:anchorlock/>
                </v:shape>
              </w:pict>
            </mc:Fallback>
          </mc:AlternateContent>
        </w:r>
      </w:ins>
    </w:p>
    <w:p w14:paraId="08A307D5" w14:textId="450EE9B8" w:rsidR="00E65606" w:rsidRDefault="00E65606" w:rsidP="00E65606">
      <w:pPr>
        <w:rPr>
          <w:ins w:id="3254" w:author="Sarah Thomas" w:date="2014-03-12T15:02:00Z"/>
        </w:rPr>
      </w:pPr>
      <w:ins w:id="3255"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7B64E8" w:rsidRDefault="007B64E8" w:rsidP="00E65606">
                              <w:pPr>
                                <w:rPr>
                                  <w:sz w:val="22"/>
                                </w:rPr>
                              </w:pPr>
                            </w:p>
                            <w:p w14:paraId="1DF1CBCA" w14:textId="77777777" w:rsidR="007B64E8" w:rsidRDefault="007B64E8" w:rsidP="00E65606">
                              <w:pPr>
                                <w:rPr>
                                  <w:sz w:val="22"/>
                                </w:rPr>
                              </w:pPr>
                              <w:r w:rsidRPr="00683722">
                                <w:rPr>
                                  <w:sz w:val="22"/>
                                </w:rPr>
                                <w:t>List any correc</w:t>
                              </w:r>
                              <w:r>
                                <w:rPr>
                                  <w:sz w:val="22"/>
                                </w:rPr>
                                <w:t>tions of matters of fact here:</w:t>
                              </w:r>
                            </w:p>
                            <w:p w14:paraId="6023C2A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7B64E8" w:rsidRDefault="007B64E8" w:rsidP="00E65606">
                        <w:pPr>
                          <w:rPr>
                            <w:sz w:val="22"/>
                          </w:rPr>
                        </w:pPr>
                      </w:p>
                      <w:p w14:paraId="1DF1CBCA" w14:textId="77777777" w:rsidR="007B64E8" w:rsidRDefault="007B64E8" w:rsidP="00E65606">
                        <w:pPr>
                          <w:rPr>
                            <w:sz w:val="22"/>
                          </w:rPr>
                        </w:pPr>
                        <w:r w:rsidRPr="00683722">
                          <w:rPr>
                            <w:sz w:val="22"/>
                          </w:rPr>
                          <w:t>List any correc</w:t>
                        </w:r>
                        <w:r>
                          <w:rPr>
                            <w:sz w:val="22"/>
                          </w:rPr>
                          <w:t>tions of matters of fact here:</w:t>
                        </w:r>
                      </w:p>
                      <w:p w14:paraId="6023C2A6" w14:textId="77777777" w:rsidR="007B64E8" w:rsidRDefault="007B64E8" w:rsidP="00E65606"/>
                    </w:txbxContent>
                  </v:textbox>
                  <w10:anchorlock/>
                </v:shape>
              </w:pict>
            </mc:Fallback>
          </mc:AlternateContent>
        </w:r>
      </w:ins>
    </w:p>
    <w:p w14:paraId="748744CF" w14:textId="1587094C" w:rsidR="00E65606" w:rsidRDefault="00E65606" w:rsidP="00E65606">
      <w:pPr>
        <w:rPr>
          <w:ins w:id="3256" w:author="Sarah Thomas" w:date="2014-03-12T15:02:00Z"/>
        </w:rPr>
      </w:pPr>
      <w:ins w:id="3257"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7B64E8" w:rsidRPr="00F03A6F"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7B64E8" w:rsidRPr="00F03A6F" w:rsidRDefault="007B64E8" w:rsidP="00E65606">
                        <w:pPr>
                          <w:rPr>
                            <w:sz w:val="22"/>
                          </w:rPr>
                        </w:pPr>
                      </w:p>
                    </w:txbxContent>
                  </v:textbox>
                  <w10:anchorlock/>
                </v:shape>
              </w:pict>
            </mc:Fallback>
          </mc:AlternateContent>
        </w:r>
      </w:ins>
    </w:p>
    <w:p w14:paraId="18B3C804" w14:textId="790C46BD" w:rsidR="00E65606" w:rsidRDefault="00E65606" w:rsidP="00E65606">
      <w:pPr>
        <w:rPr>
          <w:ins w:id="3258" w:author="Sarah Thomas" w:date="2014-03-12T15:02:00Z"/>
        </w:rPr>
      </w:pPr>
      <w:ins w:id="3259"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7B64E8" w:rsidRDefault="007B64E8" w:rsidP="00E65606"/>
                    </w:txbxContent>
                  </v:textbox>
                  <w10:anchorlock/>
                </v:shape>
              </w:pict>
            </mc:Fallback>
          </mc:AlternateContent>
        </w:r>
      </w:ins>
    </w:p>
    <w:p w14:paraId="40148085" w14:textId="53FDD3FE" w:rsidR="00E65606" w:rsidRDefault="00E65606" w:rsidP="00E65606">
      <w:pPr>
        <w:rPr>
          <w:ins w:id="3260" w:author="Sarah Thomas" w:date="2014-03-12T15:02:00Z"/>
        </w:rPr>
      </w:pPr>
      <w:ins w:id="3261"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7B64E8" w:rsidRDefault="007B64E8" w:rsidP="00E65606">
                              <w:pPr>
                                <w:rPr>
                                  <w:sz w:val="22"/>
                                </w:rPr>
                              </w:pPr>
                              <w:r w:rsidRPr="00683722">
                                <w:rPr>
                                  <w:sz w:val="22"/>
                                </w:rPr>
                                <w:t>New matters discussed</w:t>
                              </w:r>
                              <w:r>
                                <w:rPr>
                                  <w:sz w:val="22"/>
                                </w:rPr>
                                <w:t>:</w:t>
                              </w:r>
                            </w:p>
                            <w:p w14:paraId="47D0BF8E" w14:textId="77777777" w:rsidR="007B64E8" w:rsidRDefault="007B64E8" w:rsidP="00E65606"/>
                            <w:p w14:paraId="2E5198F5" w14:textId="77777777" w:rsidR="007B64E8" w:rsidRPr="00674F95" w:rsidRDefault="007B64E8" w:rsidP="00E65606">
                              <w:pPr>
                                <w:rPr>
                                  <w:sz w:val="22"/>
                                </w:rPr>
                              </w:pPr>
                              <w:r w:rsidRPr="00674F95">
                                <w:rPr>
                                  <w:sz w:val="22"/>
                                </w:rPr>
                                <w:t>Issues/problems to be reported to project supervisor:</w:t>
                              </w:r>
                            </w:p>
                            <w:p w14:paraId="0B65B7D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7B64E8" w:rsidRDefault="007B64E8" w:rsidP="00E65606">
                        <w:pPr>
                          <w:rPr>
                            <w:sz w:val="22"/>
                          </w:rPr>
                        </w:pPr>
                        <w:r w:rsidRPr="00683722">
                          <w:rPr>
                            <w:sz w:val="22"/>
                          </w:rPr>
                          <w:t>New matters discussed</w:t>
                        </w:r>
                        <w:r>
                          <w:rPr>
                            <w:sz w:val="22"/>
                          </w:rPr>
                          <w:t>:</w:t>
                        </w:r>
                      </w:p>
                      <w:p w14:paraId="47D0BF8E" w14:textId="77777777" w:rsidR="007B64E8" w:rsidRDefault="007B64E8" w:rsidP="00E65606"/>
                      <w:p w14:paraId="2E5198F5" w14:textId="77777777" w:rsidR="007B64E8" w:rsidRPr="00674F95" w:rsidRDefault="007B64E8" w:rsidP="00E65606">
                        <w:pPr>
                          <w:rPr>
                            <w:sz w:val="22"/>
                          </w:rPr>
                        </w:pPr>
                        <w:r w:rsidRPr="00674F95">
                          <w:rPr>
                            <w:sz w:val="22"/>
                          </w:rPr>
                          <w:t>Issues/problems to be reported to project supervisor:</w:t>
                        </w:r>
                      </w:p>
                      <w:p w14:paraId="0B65B7D6" w14:textId="77777777" w:rsidR="007B64E8" w:rsidRDefault="007B64E8" w:rsidP="00E65606"/>
                    </w:txbxContent>
                  </v:textbox>
                  <w10:anchorlock/>
                </v:shape>
              </w:pict>
            </mc:Fallback>
          </mc:AlternateContent>
        </w:r>
      </w:ins>
    </w:p>
    <w:p w14:paraId="6D935411" w14:textId="77777777" w:rsidR="00E65606" w:rsidRDefault="00E65606" w:rsidP="00E65606">
      <w:pPr>
        <w:rPr>
          <w:ins w:id="3262" w:author="Sarah Thomas" w:date="2014-03-12T15:02:00Z"/>
        </w:rPr>
      </w:pPr>
    </w:p>
    <w:p w14:paraId="480D03A4" w14:textId="7CDF05A0" w:rsidR="00E65606" w:rsidRDefault="00E65606" w:rsidP="00E65606">
      <w:pPr>
        <w:rPr>
          <w:ins w:id="3263" w:author="Sarah Thomas" w:date="2014-03-12T15:02:00Z"/>
        </w:rPr>
      </w:pPr>
      <w:ins w:id="3264"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7B64E8" w:rsidRDefault="007B64E8" w:rsidP="00E65606"/>
                            <w:p w14:paraId="489D3648" w14:textId="77777777" w:rsidR="007B64E8" w:rsidRDefault="007B64E8" w:rsidP="00E65606">
                              <w:pPr>
                                <w:numPr>
                                  <w:ilvl w:val="0"/>
                                  <w:numId w:val="64"/>
                                </w:numPr>
                                <w:spacing w:after="0"/>
                                <w:rPr>
                                  <w:sz w:val="22"/>
                                </w:rPr>
                              </w:pPr>
                              <w:r>
                                <w:rPr>
                                  <w:sz w:val="22"/>
                                </w:rPr>
                                <w:t>Learn Laravel and DB implementation.</w:t>
                              </w:r>
                            </w:p>
                            <w:p w14:paraId="52383136" w14:textId="04FE2478" w:rsidR="007B64E8" w:rsidRDefault="007B64E8" w:rsidP="00E65606">
                              <w:pPr>
                                <w:numPr>
                                  <w:ilvl w:val="0"/>
                                  <w:numId w:val="64"/>
                                </w:numPr>
                                <w:spacing w:after="0"/>
                              </w:pPr>
                              <w:r>
                                <w:t xml:space="preserve">Each members </w:t>
                              </w:r>
                              <w:del w:id="3265" w:author="Sarah Thomas" w:date="2014-03-12T15:07:00Z">
                                <w:r w:rsidDel="006067F3">
                                  <w:delText xml:space="preserve">strat </w:delText>
                                </w:r>
                              </w:del>
                              <w:ins w:id="3266" w:author="Sarah Thomas" w:date="2014-03-12T15:07:00Z">
                                <w:r>
                                  <w:t xml:space="preserve">start </w:t>
                                </w:r>
                              </w:ins>
                              <w:r>
                                <w:t xml:space="preserve">to implement interface of pages that assign to them from the </w:t>
                              </w:r>
                              <w:del w:id="3267" w:author="Sarah Thomas" w:date="2014-03-12T15:07:00Z">
                                <w:r w:rsidDel="006067F3">
                                  <w:delText xml:space="preserve">pervious </w:delText>
                                </w:r>
                              </w:del>
                              <w:ins w:id="3268"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7B64E8" w:rsidRDefault="007B64E8" w:rsidP="00E65606"/>
                      <w:p w14:paraId="489D3648" w14:textId="77777777" w:rsidR="007B64E8" w:rsidRDefault="007B64E8" w:rsidP="00E65606">
                        <w:pPr>
                          <w:numPr>
                            <w:ilvl w:val="0"/>
                            <w:numId w:val="64"/>
                          </w:numPr>
                          <w:spacing w:after="0"/>
                          <w:rPr>
                            <w:sz w:val="22"/>
                          </w:rPr>
                        </w:pPr>
                        <w:r>
                          <w:rPr>
                            <w:sz w:val="22"/>
                          </w:rPr>
                          <w:t>Learn Laravel and DB implementation.</w:t>
                        </w:r>
                      </w:p>
                      <w:p w14:paraId="52383136" w14:textId="04FE2478" w:rsidR="007B64E8" w:rsidRDefault="007B64E8" w:rsidP="00E65606">
                        <w:pPr>
                          <w:numPr>
                            <w:ilvl w:val="0"/>
                            <w:numId w:val="64"/>
                          </w:numPr>
                          <w:spacing w:after="0"/>
                        </w:pPr>
                        <w:r>
                          <w:t xml:space="preserve">Each members </w:t>
                        </w:r>
                        <w:del w:id="3269" w:author="Sarah Thomas" w:date="2014-03-12T15:07:00Z">
                          <w:r w:rsidDel="006067F3">
                            <w:delText xml:space="preserve">strat </w:delText>
                          </w:r>
                        </w:del>
                        <w:ins w:id="3270" w:author="Sarah Thomas" w:date="2014-03-12T15:07:00Z">
                          <w:r>
                            <w:t xml:space="preserve">start </w:t>
                          </w:r>
                        </w:ins>
                        <w:r>
                          <w:t xml:space="preserve">to implement interface of pages that assign to them from the </w:t>
                        </w:r>
                        <w:del w:id="3271" w:author="Sarah Thomas" w:date="2014-03-12T15:07:00Z">
                          <w:r w:rsidDel="006067F3">
                            <w:delText xml:space="preserve">pervious </w:delText>
                          </w:r>
                        </w:del>
                        <w:ins w:id="3272"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273" w:author="Sarah Thomas" w:date="2014-03-12T15:02:00Z"/>
        </w:rPr>
      </w:pPr>
      <w:ins w:id="3274"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7B64E8" w:rsidRDefault="007B64E8" w:rsidP="00E65606"/>
                            <w:p w14:paraId="3D73563A" w14:textId="77777777" w:rsidR="007B64E8" w:rsidRDefault="007B64E8" w:rsidP="00E65606">
                              <w:r>
                                <w:t xml:space="preserve">Next Meeting:  Tuesday, 25 Feb 2014 in </w:t>
                              </w:r>
                              <w:proofErr w:type="spellStart"/>
                              <w:r>
                                <w:t>Dr.</w:t>
                              </w:r>
                              <w:proofErr w:type="spellEnd"/>
                              <w:r>
                                <w:t xml:space="preserve"> Gardner’s office at 4 pm </w:t>
                              </w:r>
                            </w:p>
                            <w:p w14:paraId="0CBFC70A" w14:textId="77777777" w:rsidR="007B64E8" w:rsidRDefault="007B64E8" w:rsidP="00E65606">
                              <w:r>
                                <w:t xml:space="preserve">Chair: </w:t>
                              </w:r>
                              <w:proofErr w:type="spellStart"/>
                              <w:r>
                                <w:t>Enaam</w:t>
                              </w:r>
                              <w:proofErr w:type="spellEnd"/>
                            </w:p>
                            <w:p w14:paraId="3443878D" w14:textId="77777777" w:rsidR="007B64E8" w:rsidRDefault="007B64E8"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7B64E8" w:rsidRDefault="007B64E8" w:rsidP="00E65606"/>
                      <w:p w14:paraId="3D73563A" w14:textId="77777777" w:rsidR="007B64E8" w:rsidRDefault="007B64E8" w:rsidP="00E65606">
                        <w:r>
                          <w:t xml:space="preserve">Next Meeting:  Tuesday, 25 Feb 2014 in </w:t>
                        </w:r>
                        <w:proofErr w:type="spellStart"/>
                        <w:r>
                          <w:t>Dr.</w:t>
                        </w:r>
                        <w:proofErr w:type="spellEnd"/>
                        <w:r>
                          <w:t xml:space="preserve"> Gardner’s office at 4 pm </w:t>
                        </w:r>
                      </w:p>
                      <w:p w14:paraId="0CBFC70A" w14:textId="77777777" w:rsidR="007B64E8" w:rsidRDefault="007B64E8" w:rsidP="00E65606">
                        <w:r>
                          <w:t xml:space="preserve">Chair: </w:t>
                        </w:r>
                        <w:proofErr w:type="spellStart"/>
                        <w:r>
                          <w:t>Enaam</w:t>
                        </w:r>
                        <w:proofErr w:type="spellEnd"/>
                      </w:p>
                      <w:p w14:paraId="3443878D" w14:textId="77777777" w:rsidR="007B64E8" w:rsidRDefault="007B64E8" w:rsidP="00E65606">
                        <w:r>
                          <w:t>Secretary: Irina</w:t>
                        </w:r>
                      </w:p>
                    </w:txbxContent>
                  </v:textbox>
                  <w10:anchorlock/>
                </v:shape>
              </w:pict>
            </mc:Fallback>
          </mc:AlternateContent>
        </w:r>
      </w:ins>
    </w:p>
    <w:p w14:paraId="3CC67CEA" w14:textId="77777777" w:rsidR="00E65606" w:rsidRPr="00486475" w:rsidRDefault="00E65606" w:rsidP="00E65606">
      <w:pPr>
        <w:rPr>
          <w:ins w:id="3275" w:author="Sarah Thomas" w:date="2014-03-12T15:02:00Z"/>
        </w:rPr>
      </w:pPr>
    </w:p>
    <w:p w14:paraId="42AE6B0B" w14:textId="77777777" w:rsidR="009B4863" w:rsidRPr="0037694C" w:rsidRDefault="009B4863" w:rsidP="009B4863">
      <w:pPr>
        <w:jc w:val="center"/>
        <w:rPr>
          <w:ins w:id="3276" w:author="Sarah Thomas" w:date="2014-03-12T15:17:00Z"/>
          <w:b/>
          <w:szCs w:val="24"/>
          <w:u w:val="single"/>
        </w:rPr>
      </w:pPr>
      <w:ins w:id="3277"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278" w:author="Sarah Thomas" w:date="2014-03-12T15:17:00Z"/>
          <w:b/>
          <w:sz w:val="22"/>
          <w:u w:val="single"/>
        </w:rPr>
      </w:pPr>
    </w:p>
    <w:p w14:paraId="0C447D85" w14:textId="77777777" w:rsidR="009B4863" w:rsidRDefault="009B4863" w:rsidP="009B4863">
      <w:pPr>
        <w:rPr>
          <w:ins w:id="3279" w:author="Sarah Thomas" w:date="2014-03-12T15:17:00Z"/>
          <w:sz w:val="22"/>
        </w:rPr>
      </w:pPr>
    </w:p>
    <w:p w14:paraId="3A900ED7" w14:textId="77777777" w:rsidR="009B4863" w:rsidRDefault="009B4863" w:rsidP="009B4863">
      <w:pPr>
        <w:rPr>
          <w:ins w:id="3280" w:author="Sarah Thomas" w:date="2014-03-12T15:17:00Z"/>
          <w:sz w:val="22"/>
        </w:rPr>
      </w:pPr>
    </w:p>
    <w:p w14:paraId="4396186F" w14:textId="0A312CBA" w:rsidR="009B4863" w:rsidRDefault="009B4863" w:rsidP="009B4863">
      <w:pPr>
        <w:rPr>
          <w:ins w:id="3281" w:author="Sarah Thomas" w:date="2014-03-12T15:17:00Z"/>
          <w:sz w:val="22"/>
        </w:rPr>
      </w:pPr>
      <w:ins w:id="3282" w:author="Sarah Thomas" w:date="2014-03-12T15:17:00Z">
        <w:r>
          <w:rPr>
            <w:noProof/>
            <w:sz w:val="22"/>
            <w:lang w:val="en-US"/>
            <w:rPrChange w:id="3283" w:author="Unknown">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7B64E8" w:rsidRDefault="007B64E8"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7B64E8" w:rsidRPr="0084728E" w:rsidRDefault="007B64E8"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7B64E8" w:rsidRDefault="007B64E8"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7B64E8" w:rsidRPr="0084728E" w:rsidRDefault="007B64E8" w:rsidP="009B4863">
                        <w:pPr>
                          <w:rPr>
                            <w:sz w:val="22"/>
                          </w:rPr>
                        </w:pPr>
                      </w:p>
                    </w:txbxContent>
                  </v:textbox>
                  <w10:anchorlock/>
                </v:shape>
              </w:pict>
            </mc:Fallback>
          </mc:AlternateContent>
        </w:r>
      </w:ins>
    </w:p>
    <w:p w14:paraId="1ED5F484" w14:textId="2719C620" w:rsidR="009B4863" w:rsidRDefault="009B4863" w:rsidP="009B4863">
      <w:pPr>
        <w:rPr>
          <w:ins w:id="3284" w:author="Sarah Thomas" w:date="2014-03-12T15:17:00Z"/>
        </w:rPr>
      </w:pPr>
      <w:ins w:id="3285"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7B64E8" w:rsidRPr="00B031AA" w:rsidRDefault="007B64E8"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7B64E8" w:rsidRPr="00B031AA" w:rsidRDefault="007B64E8"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7B64E8" w:rsidRDefault="007B64E8" w:rsidP="009B4863"/>
                    </w:txbxContent>
                  </v:textbox>
                  <w10:anchorlock/>
                </v:shape>
              </w:pict>
            </mc:Fallback>
          </mc:AlternateContent>
        </w:r>
      </w:ins>
    </w:p>
    <w:p w14:paraId="0334E3A2" w14:textId="613AA6FE" w:rsidR="009B4863" w:rsidRDefault="009B4863" w:rsidP="009B4863">
      <w:pPr>
        <w:rPr>
          <w:ins w:id="3286" w:author="Sarah Thomas" w:date="2014-03-12T15:17:00Z"/>
        </w:rPr>
      </w:pPr>
      <w:ins w:id="3287"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7B64E8" w:rsidRDefault="007B64E8" w:rsidP="009B4863">
                              <w:pPr>
                                <w:rPr>
                                  <w:sz w:val="22"/>
                                </w:rPr>
                              </w:pPr>
                              <w:r w:rsidRPr="00683722">
                                <w:rPr>
                                  <w:sz w:val="22"/>
                                </w:rPr>
                                <w:t>Group members present:</w:t>
                              </w:r>
                              <w:r>
                                <w:rPr>
                                  <w:sz w:val="22"/>
                                </w:rPr>
                                <w:t xml:space="preserve"> </w:t>
                              </w:r>
                            </w:p>
                            <w:p w14:paraId="1B0D755F" w14:textId="77777777" w:rsidR="007B64E8" w:rsidRPr="00F445D6" w:rsidRDefault="007B64E8" w:rsidP="009B4863">
                              <w:pPr>
                                <w:rPr>
                                  <w:sz w:val="22"/>
                                </w:rPr>
                              </w:pPr>
                              <w:r w:rsidRPr="00F445D6">
                                <w:rPr>
                                  <w:sz w:val="22"/>
                                </w:rPr>
                                <w:t>ALSHUAIBI, ENAAM ABDULMONEM O</w:t>
                              </w:r>
                            </w:p>
                            <w:p w14:paraId="6E5C6CF0" w14:textId="77777777" w:rsidR="007B64E8" w:rsidRPr="00F445D6" w:rsidRDefault="007B64E8" w:rsidP="009B4863">
                              <w:pPr>
                                <w:rPr>
                                  <w:sz w:val="22"/>
                                </w:rPr>
                              </w:pPr>
                              <w:r w:rsidRPr="00F445D6">
                                <w:rPr>
                                  <w:sz w:val="22"/>
                                </w:rPr>
                                <w:t>HAMID, BAHIT BIN</w:t>
                              </w:r>
                            </w:p>
                            <w:p w14:paraId="6ACC3290" w14:textId="77777777" w:rsidR="007B64E8" w:rsidRPr="00F445D6" w:rsidRDefault="007B64E8" w:rsidP="009B4863">
                              <w:pPr>
                                <w:rPr>
                                  <w:sz w:val="22"/>
                                </w:rPr>
                              </w:pPr>
                              <w:r w:rsidRPr="00F445D6">
                                <w:rPr>
                                  <w:sz w:val="22"/>
                                </w:rPr>
                                <w:t>HERASCU, IRINA</w:t>
                              </w:r>
                            </w:p>
                            <w:p w14:paraId="36BCB66C" w14:textId="77777777" w:rsidR="007B64E8" w:rsidRDefault="007B64E8" w:rsidP="009B4863">
                              <w:pPr>
                                <w:rPr>
                                  <w:sz w:val="22"/>
                                </w:rPr>
                              </w:pPr>
                              <w:r w:rsidRPr="00F445D6">
                                <w:rPr>
                                  <w:sz w:val="22"/>
                                </w:rPr>
                                <w:t>THOMAS, SARAH ANNE</w:t>
                              </w:r>
                            </w:p>
                            <w:p w14:paraId="00AF2DAC" w14:textId="77777777" w:rsidR="007B64E8" w:rsidRDefault="007B64E8" w:rsidP="009B4863">
                              <w:pPr>
                                <w:rPr>
                                  <w:sz w:val="22"/>
                                </w:rPr>
                              </w:pPr>
                              <w:r>
                                <w:rPr>
                                  <w:sz w:val="22"/>
                                </w:rPr>
                                <w:t>CHEN, XIAOFENG</w:t>
                              </w:r>
                            </w:p>
                            <w:p w14:paraId="5B77CA31"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7B64E8" w:rsidRDefault="007B64E8" w:rsidP="009B4863">
                        <w:pPr>
                          <w:rPr>
                            <w:sz w:val="22"/>
                          </w:rPr>
                        </w:pPr>
                        <w:r w:rsidRPr="00683722">
                          <w:rPr>
                            <w:sz w:val="22"/>
                          </w:rPr>
                          <w:t>Group members present:</w:t>
                        </w:r>
                        <w:r>
                          <w:rPr>
                            <w:sz w:val="22"/>
                          </w:rPr>
                          <w:t xml:space="preserve"> </w:t>
                        </w:r>
                      </w:p>
                      <w:p w14:paraId="1B0D755F" w14:textId="77777777" w:rsidR="007B64E8" w:rsidRPr="00F445D6" w:rsidRDefault="007B64E8" w:rsidP="009B4863">
                        <w:pPr>
                          <w:rPr>
                            <w:sz w:val="22"/>
                          </w:rPr>
                        </w:pPr>
                        <w:r w:rsidRPr="00F445D6">
                          <w:rPr>
                            <w:sz w:val="22"/>
                          </w:rPr>
                          <w:t>ALSHUAIBI, ENAAM ABDULMONEM O</w:t>
                        </w:r>
                      </w:p>
                      <w:p w14:paraId="6E5C6CF0" w14:textId="77777777" w:rsidR="007B64E8" w:rsidRPr="00F445D6" w:rsidRDefault="007B64E8" w:rsidP="009B4863">
                        <w:pPr>
                          <w:rPr>
                            <w:sz w:val="22"/>
                          </w:rPr>
                        </w:pPr>
                        <w:r w:rsidRPr="00F445D6">
                          <w:rPr>
                            <w:sz w:val="22"/>
                          </w:rPr>
                          <w:t>HAMID, BAHIT BIN</w:t>
                        </w:r>
                      </w:p>
                      <w:p w14:paraId="6ACC3290" w14:textId="77777777" w:rsidR="007B64E8" w:rsidRPr="00F445D6" w:rsidRDefault="007B64E8" w:rsidP="009B4863">
                        <w:pPr>
                          <w:rPr>
                            <w:sz w:val="22"/>
                          </w:rPr>
                        </w:pPr>
                        <w:r w:rsidRPr="00F445D6">
                          <w:rPr>
                            <w:sz w:val="22"/>
                          </w:rPr>
                          <w:t>HERASCU, IRINA</w:t>
                        </w:r>
                      </w:p>
                      <w:p w14:paraId="36BCB66C" w14:textId="77777777" w:rsidR="007B64E8" w:rsidRDefault="007B64E8" w:rsidP="009B4863">
                        <w:pPr>
                          <w:rPr>
                            <w:sz w:val="22"/>
                          </w:rPr>
                        </w:pPr>
                        <w:r w:rsidRPr="00F445D6">
                          <w:rPr>
                            <w:sz w:val="22"/>
                          </w:rPr>
                          <w:t>THOMAS, SARAH ANNE</w:t>
                        </w:r>
                      </w:p>
                      <w:p w14:paraId="00AF2DAC" w14:textId="77777777" w:rsidR="007B64E8" w:rsidRDefault="007B64E8" w:rsidP="009B4863">
                        <w:pPr>
                          <w:rPr>
                            <w:sz w:val="22"/>
                          </w:rPr>
                        </w:pPr>
                        <w:r>
                          <w:rPr>
                            <w:sz w:val="22"/>
                          </w:rPr>
                          <w:t>CHEN, XIAOFENG</w:t>
                        </w:r>
                      </w:p>
                      <w:p w14:paraId="5B77CA31" w14:textId="77777777" w:rsidR="007B64E8" w:rsidRDefault="007B64E8" w:rsidP="009B4863"/>
                    </w:txbxContent>
                  </v:textbox>
                  <w10:anchorlock/>
                </v:shape>
              </w:pict>
            </mc:Fallback>
          </mc:AlternateContent>
        </w:r>
      </w:ins>
    </w:p>
    <w:p w14:paraId="5F7CCF50" w14:textId="40BD2484" w:rsidR="009B4863" w:rsidRDefault="009B4863" w:rsidP="009B4863">
      <w:pPr>
        <w:rPr>
          <w:ins w:id="3288" w:author="Sarah Thomas" w:date="2014-03-12T15:17:00Z"/>
        </w:rPr>
      </w:pPr>
      <w:ins w:id="3289"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7B64E8" w:rsidRDefault="007B64E8"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7B64E8" w:rsidRPr="0074570A" w:rsidRDefault="007B64E8"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7B64E8" w:rsidRDefault="007B64E8"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7B64E8" w:rsidRPr="0074570A" w:rsidRDefault="007B64E8"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290" w:author="Sarah Thomas" w:date="2014-03-12T15:17:00Z"/>
        </w:rPr>
      </w:pPr>
      <w:ins w:id="3291"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7B64E8" w:rsidRDefault="007B64E8" w:rsidP="009B4863">
                              <w:pPr>
                                <w:rPr>
                                  <w:sz w:val="22"/>
                                </w:rPr>
                              </w:pPr>
                              <w:r w:rsidRPr="00683722">
                                <w:rPr>
                                  <w:sz w:val="22"/>
                                </w:rPr>
                                <w:t>All other group members</w:t>
                              </w:r>
                              <w:r>
                                <w:rPr>
                                  <w:sz w:val="22"/>
                                </w:rPr>
                                <w:t xml:space="preserve"> (that is, those not listed in the previous two boxes):</w:t>
                              </w:r>
                            </w:p>
                            <w:p w14:paraId="4D6167A7"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7B64E8" w:rsidRDefault="007B64E8" w:rsidP="009B4863">
                        <w:pPr>
                          <w:rPr>
                            <w:sz w:val="22"/>
                          </w:rPr>
                        </w:pPr>
                        <w:r w:rsidRPr="00683722">
                          <w:rPr>
                            <w:sz w:val="22"/>
                          </w:rPr>
                          <w:t>All other group members</w:t>
                        </w:r>
                        <w:r>
                          <w:rPr>
                            <w:sz w:val="22"/>
                          </w:rPr>
                          <w:t xml:space="preserve"> (that is, those not listed in the previous two boxes):</w:t>
                        </w:r>
                      </w:p>
                      <w:p w14:paraId="4D6167A7" w14:textId="77777777" w:rsidR="007B64E8" w:rsidRDefault="007B64E8" w:rsidP="009B4863"/>
                    </w:txbxContent>
                  </v:textbox>
                  <w10:anchorlock/>
                </v:shape>
              </w:pict>
            </mc:Fallback>
          </mc:AlternateContent>
        </w:r>
      </w:ins>
    </w:p>
    <w:p w14:paraId="2AF2F2EC" w14:textId="6829BA4A" w:rsidR="009B4863" w:rsidRDefault="009B4863" w:rsidP="009B4863">
      <w:pPr>
        <w:rPr>
          <w:ins w:id="3292" w:author="Sarah Thomas" w:date="2014-03-12T15:17:00Z"/>
        </w:rPr>
      </w:pPr>
      <w:ins w:id="3293"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7B64E8" w:rsidRDefault="007B64E8"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7B64E8" w:rsidRDefault="007B64E8"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7B64E8" w:rsidRDefault="007B64E8" w:rsidP="009B4863"/>
                    </w:txbxContent>
                  </v:textbox>
                  <w10:anchorlock/>
                </v:shape>
              </w:pict>
            </mc:Fallback>
          </mc:AlternateContent>
        </w:r>
      </w:ins>
    </w:p>
    <w:p w14:paraId="42472F1B" w14:textId="4ADDB88B" w:rsidR="009B4863" w:rsidRDefault="009B4863" w:rsidP="009B4863">
      <w:pPr>
        <w:rPr>
          <w:ins w:id="3294" w:author="Sarah Thomas" w:date="2014-03-12T15:17:00Z"/>
        </w:rPr>
      </w:pPr>
      <w:ins w:id="3295"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7B64E8" w:rsidRPr="00F445D6" w:rsidRDefault="007B64E8"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7B64E8" w:rsidRPr="00F445D6" w:rsidRDefault="007B64E8"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7B64E8" w:rsidRDefault="007B64E8" w:rsidP="009B4863"/>
                    </w:txbxContent>
                  </v:textbox>
                  <w10:anchorlock/>
                </v:shape>
              </w:pict>
            </mc:Fallback>
          </mc:AlternateContent>
        </w:r>
      </w:ins>
    </w:p>
    <w:p w14:paraId="3FE70682" w14:textId="77777777" w:rsidR="009B4863" w:rsidRDefault="009B4863" w:rsidP="009B4863">
      <w:pPr>
        <w:rPr>
          <w:ins w:id="3296" w:author="Sarah Thomas" w:date="2014-03-12T15:17:00Z"/>
        </w:rPr>
      </w:pPr>
    </w:p>
    <w:p w14:paraId="1CF1920E" w14:textId="63ACEFAC" w:rsidR="009B4863" w:rsidRDefault="009B4863" w:rsidP="009B4863">
      <w:pPr>
        <w:rPr>
          <w:ins w:id="3297" w:author="Sarah Thomas" w:date="2014-03-12T15:17:00Z"/>
        </w:rPr>
      </w:pPr>
      <w:ins w:id="3298"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7B64E8" w:rsidRDefault="007B64E8"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7B64E8" w:rsidRDefault="007B64E8" w:rsidP="009B4863">
                              <w:pPr>
                                <w:rPr>
                                  <w:sz w:val="22"/>
                                </w:rPr>
                              </w:pPr>
                            </w:p>
                            <w:p w14:paraId="57DF9CAE" w14:textId="77777777" w:rsidR="007B64E8" w:rsidRDefault="007B64E8" w:rsidP="009B4863">
                              <w:pPr>
                                <w:rPr>
                                  <w:sz w:val="22"/>
                                </w:rPr>
                              </w:pPr>
                              <w:r w:rsidRPr="00683722">
                                <w:rPr>
                                  <w:sz w:val="22"/>
                                </w:rPr>
                                <w:t>List any correc</w:t>
                              </w:r>
                              <w:r>
                                <w:rPr>
                                  <w:sz w:val="22"/>
                                </w:rPr>
                                <w:t>tions of matters of fact here:</w:t>
                              </w:r>
                            </w:p>
                            <w:p w14:paraId="388A9142"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7B64E8" w:rsidRDefault="007B64E8"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7B64E8" w:rsidRDefault="007B64E8" w:rsidP="009B4863">
                        <w:pPr>
                          <w:rPr>
                            <w:sz w:val="22"/>
                          </w:rPr>
                        </w:pPr>
                      </w:p>
                      <w:p w14:paraId="57DF9CAE" w14:textId="77777777" w:rsidR="007B64E8" w:rsidRDefault="007B64E8" w:rsidP="009B4863">
                        <w:pPr>
                          <w:rPr>
                            <w:sz w:val="22"/>
                          </w:rPr>
                        </w:pPr>
                        <w:r w:rsidRPr="00683722">
                          <w:rPr>
                            <w:sz w:val="22"/>
                          </w:rPr>
                          <w:t>List any correc</w:t>
                        </w:r>
                        <w:r>
                          <w:rPr>
                            <w:sz w:val="22"/>
                          </w:rPr>
                          <w:t>tions of matters of fact here:</w:t>
                        </w:r>
                      </w:p>
                      <w:p w14:paraId="388A9142" w14:textId="77777777" w:rsidR="007B64E8" w:rsidRDefault="007B64E8" w:rsidP="009B4863"/>
                    </w:txbxContent>
                  </v:textbox>
                  <w10:anchorlock/>
                </v:shape>
              </w:pict>
            </mc:Fallback>
          </mc:AlternateContent>
        </w:r>
      </w:ins>
    </w:p>
    <w:p w14:paraId="7A7CDAFB" w14:textId="77777777" w:rsidR="009B4863" w:rsidRDefault="009B4863" w:rsidP="009B4863">
      <w:pPr>
        <w:rPr>
          <w:ins w:id="3299" w:author="Sarah Thomas" w:date="2014-03-12T15:17:00Z"/>
        </w:rPr>
      </w:pPr>
    </w:p>
    <w:p w14:paraId="22E9BC5B" w14:textId="67F4AC91" w:rsidR="009B4863" w:rsidRDefault="009B4863" w:rsidP="009B4863">
      <w:pPr>
        <w:rPr>
          <w:ins w:id="3300" w:author="Sarah Thomas" w:date="2014-03-12T15:17:00Z"/>
        </w:rPr>
      </w:pPr>
      <w:ins w:id="3301"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7B64E8" w:rsidRDefault="007B64E8"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7B64E8" w:rsidRDefault="007B64E8" w:rsidP="009B4863">
                              <w:pPr>
                                <w:rPr>
                                  <w:sz w:val="22"/>
                                </w:rPr>
                              </w:pPr>
                            </w:p>
                            <w:p w14:paraId="3BD7FEF0" w14:textId="77777777" w:rsidR="007B64E8" w:rsidRDefault="007B64E8"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7B64E8" w:rsidRPr="00F03A6F" w:rsidRDefault="007B64E8"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7B64E8" w:rsidRDefault="007B64E8"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7B64E8" w:rsidRDefault="007B64E8" w:rsidP="009B4863">
                        <w:pPr>
                          <w:rPr>
                            <w:sz w:val="22"/>
                          </w:rPr>
                        </w:pPr>
                      </w:p>
                      <w:p w14:paraId="3BD7FEF0" w14:textId="77777777" w:rsidR="007B64E8" w:rsidRDefault="007B64E8"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7B64E8" w:rsidRPr="00F03A6F" w:rsidRDefault="007B64E8" w:rsidP="009B4863">
                        <w:pPr>
                          <w:rPr>
                            <w:sz w:val="22"/>
                          </w:rPr>
                        </w:pPr>
                      </w:p>
                    </w:txbxContent>
                  </v:textbox>
                  <w10:anchorlock/>
                </v:shape>
              </w:pict>
            </mc:Fallback>
          </mc:AlternateContent>
        </w:r>
      </w:ins>
    </w:p>
    <w:p w14:paraId="1D874840" w14:textId="383095A2" w:rsidR="009B4863" w:rsidRDefault="009B4863" w:rsidP="009B4863">
      <w:pPr>
        <w:rPr>
          <w:ins w:id="3302" w:author="Sarah Thomas" w:date="2014-03-12T15:17:00Z"/>
        </w:rPr>
      </w:pPr>
      <w:ins w:id="3303"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7B64E8" w:rsidRDefault="007B64E8"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7B64E8" w:rsidRDefault="007B64E8"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7B64E8" w:rsidRDefault="007B64E8" w:rsidP="009B4863"/>
                    </w:txbxContent>
                  </v:textbox>
                  <w10:anchorlock/>
                </v:shape>
              </w:pict>
            </mc:Fallback>
          </mc:AlternateContent>
        </w:r>
      </w:ins>
    </w:p>
    <w:p w14:paraId="093E1401" w14:textId="528A3387" w:rsidR="009B4863" w:rsidRDefault="009B4863" w:rsidP="009B4863">
      <w:pPr>
        <w:rPr>
          <w:ins w:id="3304" w:author="Sarah Thomas" w:date="2014-03-12T15:17:00Z"/>
        </w:rPr>
      </w:pPr>
      <w:ins w:id="3305"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7B64E8" w:rsidRDefault="007B64E8" w:rsidP="009B4863">
                              <w:pPr>
                                <w:rPr>
                                  <w:sz w:val="22"/>
                                </w:rPr>
                              </w:pPr>
                              <w:r w:rsidRPr="00683722">
                                <w:rPr>
                                  <w:sz w:val="22"/>
                                </w:rPr>
                                <w:t>New matters discussed</w:t>
                              </w:r>
                              <w:r>
                                <w:rPr>
                                  <w:sz w:val="22"/>
                                </w:rPr>
                                <w:t>:</w:t>
                              </w:r>
                            </w:p>
                            <w:p w14:paraId="2A55103C" w14:textId="77777777" w:rsidR="007B64E8" w:rsidRDefault="007B64E8" w:rsidP="009B4863">
                              <w:pPr>
                                <w:rPr>
                                  <w:sz w:val="22"/>
                                </w:rPr>
                              </w:pPr>
                            </w:p>
                            <w:p w14:paraId="1C5CA0BF" w14:textId="77777777" w:rsidR="007B64E8" w:rsidRDefault="007B64E8" w:rsidP="009B4863">
                              <w:pPr>
                                <w:rPr>
                                  <w:sz w:val="22"/>
                                </w:rPr>
                              </w:pPr>
                              <w:r>
                                <w:rPr>
                                  <w:sz w:val="22"/>
                                </w:rPr>
                                <w:t>Task allocation for report, presentation and finalising system</w:t>
                              </w:r>
                            </w:p>
                            <w:p w14:paraId="288F75C9" w14:textId="77777777" w:rsidR="007B64E8" w:rsidRDefault="007B64E8" w:rsidP="009B4863"/>
                            <w:p w14:paraId="22A674EA" w14:textId="77777777" w:rsidR="007B64E8" w:rsidRPr="00674F95" w:rsidRDefault="007B64E8" w:rsidP="009B4863">
                              <w:pPr>
                                <w:rPr>
                                  <w:sz w:val="22"/>
                                </w:rPr>
                              </w:pPr>
                              <w:r w:rsidRPr="00674F95">
                                <w:rPr>
                                  <w:sz w:val="22"/>
                                </w:rPr>
                                <w:t>Issues/problems to be reported to project supervisor:</w:t>
                              </w:r>
                            </w:p>
                            <w:p w14:paraId="66E00721"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7B64E8" w:rsidRDefault="007B64E8" w:rsidP="009B4863">
                        <w:pPr>
                          <w:rPr>
                            <w:sz w:val="22"/>
                          </w:rPr>
                        </w:pPr>
                        <w:r w:rsidRPr="00683722">
                          <w:rPr>
                            <w:sz w:val="22"/>
                          </w:rPr>
                          <w:t>New matters discussed</w:t>
                        </w:r>
                        <w:r>
                          <w:rPr>
                            <w:sz w:val="22"/>
                          </w:rPr>
                          <w:t>:</w:t>
                        </w:r>
                      </w:p>
                      <w:p w14:paraId="2A55103C" w14:textId="77777777" w:rsidR="007B64E8" w:rsidRDefault="007B64E8" w:rsidP="009B4863">
                        <w:pPr>
                          <w:rPr>
                            <w:sz w:val="22"/>
                          </w:rPr>
                        </w:pPr>
                      </w:p>
                      <w:p w14:paraId="1C5CA0BF" w14:textId="77777777" w:rsidR="007B64E8" w:rsidRDefault="007B64E8" w:rsidP="009B4863">
                        <w:pPr>
                          <w:rPr>
                            <w:sz w:val="22"/>
                          </w:rPr>
                        </w:pPr>
                        <w:r>
                          <w:rPr>
                            <w:sz w:val="22"/>
                          </w:rPr>
                          <w:t>Task allocation for report, presentation and finalising system</w:t>
                        </w:r>
                      </w:p>
                      <w:p w14:paraId="288F75C9" w14:textId="77777777" w:rsidR="007B64E8" w:rsidRDefault="007B64E8" w:rsidP="009B4863"/>
                      <w:p w14:paraId="22A674EA" w14:textId="77777777" w:rsidR="007B64E8" w:rsidRPr="00674F95" w:rsidRDefault="007B64E8" w:rsidP="009B4863">
                        <w:pPr>
                          <w:rPr>
                            <w:sz w:val="22"/>
                          </w:rPr>
                        </w:pPr>
                        <w:r w:rsidRPr="00674F95">
                          <w:rPr>
                            <w:sz w:val="22"/>
                          </w:rPr>
                          <w:t>Issues/problems to be reported to project supervisor:</w:t>
                        </w:r>
                      </w:p>
                      <w:p w14:paraId="66E00721" w14:textId="77777777" w:rsidR="007B64E8" w:rsidRDefault="007B64E8" w:rsidP="009B4863"/>
                    </w:txbxContent>
                  </v:textbox>
                  <w10:anchorlock/>
                </v:shape>
              </w:pict>
            </mc:Fallback>
          </mc:AlternateContent>
        </w:r>
      </w:ins>
    </w:p>
    <w:p w14:paraId="59675496" w14:textId="2ADD4EB3" w:rsidR="009B4863" w:rsidRDefault="009B4863" w:rsidP="009B4863">
      <w:pPr>
        <w:rPr>
          <w:ins w:id="3306" w:author="Sarah Thomas" w:date="2014-03-12T15:17:00Z"/>
        </w:rPr>
      </w:pPr>
      <w:ins w:id="3307"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7B64E8" w:rsidRDefault="007B64E8"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7B64E8" w:rsidRDefault="007B64E8" w:rsidP="009B4863">
                              <w:pPr>
                                <w:rPr>
                                  <w:sz w:val="22"/>
                                </w:rPr>
                              </w:pPr>
                            </w:p>
                            <w:p w14:paraId="382315ED" w14:textId="77777777" w:rsidR="007B64E8" w:rsidRDefault="007B64E8" w:rsidP="009B4863">
                              <w:pPr>
                                <w:rPr>
                                  <w:sz w:val="22"/>
                                </w:rPr>
                              </w:pPr>
                              <w:r>
                                <w:rPr>
                                  <w:sz w:val="22"/>
                                </w:rPr>
                                <w:t>All jobs that need to be completed for report allocated using Trello. Please see screenshot below.</w:t>
                              </w:r>
                            </w:p>
                            <w:p w14:paraId="350D047B" w14:textId="77777777" w:rsidR="007B64E8" w:rsidRDefault="007B64E8" w:rsidP="009B4863">
                              <w:pPr>
                                <w:rPr>
                                  <w:sz w:val="22"/>
                                </w:rPr>
                              </w:pPr>
                            </w:p>
                            <w:p w14:paraId="4F71C54A"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7B64E8" w:rsidRDefault="007B64E8"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7B64E8" w:rsidRDefault="007B64E8" w:rsidP="009B4863">
                        <w:pPr>
                          <w:rPr>
                            <w:sz w:val="22"/>
                          </w:rPr>
                        </w:pPr>
                      </w:p>
                      <w:p w14:paraId="382315ED" w14:textId="77777777" w:rsidR="007B64E8" w:rsidRDefault="007B64E8" w:rsidP="009B4863">
                        <w:pPr>
                          <w:rPr>
                            <w:sz w:val="22"/>
                          </w:rPr>
                        </w:pPr>
                        <w:r>
                          <w:rPr>
                            <w:sz w:val="22"/>
                          </w:rPr>
                          <w:t>All jobs that need to be completed for report allocated using Trello. Please see screenshot below.</w:t>
                        </w:r>
                      </w:p>
                      <w:p w14:paraId="350D047B" w14:textId="77777777" w:rsidR="007B64E8" w:rsidRDefault="007B64E8" w:rsidP="009B4863">
                        <w:pPr>
                          <w:rPr>
                            <w:sz w:val="22"/>
                          </w:rPr>
                        </w:pPr>
                      </w:p>
                      <w:p w14:paraId="4F71C54A" w14:textId="77777777" w:rsidR="007B64E8" w:rsidRDefault="007B64E8" w:rsidP="009B4863"/>
                    </w:txbxContent>
                  </v:textbox>
                  <w10:anchorlock/>
                </v:shape>
              </w:pict>
            </mc:Fallback>
          </mc:AlternateContent>
        </w:r>
      </w:ins>
    </w:p>
    <w:p w14:paraId="6C24EB36" w14:textId="77777777" w:rsidR="009B4863" w:rsidRDefault="009B4863" w:rsidP="009B4863">
      <w:pPr>
        <w:rPr>
          <w:ins w:id="3308" w:author="Sarah Thomas" w:date="2014-03-12T15:17:00Z"/>
        </w:rPr>
      </w:pPr>
    </w:p>
    <w:p w14:paraId="5F6065F6" w14:textId="32DA3A69" w:rsidR="009B4863" w:rsidRDefault="009B4863" w:rsidP="009B4863">
      <w:pPr>
        <w:rPr>
          <w:ins w:id="3309" w:author="Sarah Thomas" w:date="2014-03-12T15:17:00Z"/>
        </w:rPr>
      </w:pPr>
      <w:ins w:id="3310"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311" w:author="Sarah Thomas" w:date="2014-03-12T15:17:00Z"/>
        </w:rPr>
      </w:pPr>
    </w:p>
    <w:p w14:paraId="451B9019" w14:textId="2641DA75" w:rsidR="009B4863" w:rsidRDefault="009B4863" w:rsidP="009B4863">
      <w:pPr>
        <w:rPr>
          <w:ins w:id="3312" w:author="Sarah Thomas" w:date="2014-03-12T15:17:00Z"/>
        </w:rPr>
      </w:pPr>
      <w:ins w:id="3313" w:author="Sarah Thomas" w:date="2014-03-12T15:17:00Z">
        <w:r w:rsidRPr="009B4863">
          <w:rPr>
            <w:noProof/>
            <w:sz w:val="20"/>
            <w:szCs w:val="20"/>
            <w:lang w:val="en-US"/>
            <w:rPrChange w:id="3314" w:author="Unknown">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7B64E8" w:rsidRPr="009B4863" w:rsidRDefault="007B64E8" w:rsidP="009B4863">
                              <w:pPr>
                                <w:rPr>
                                  <w:sz w:val="20"/>
                                  <w:szCs w:val="20"/>
                                  <w:rPrChange w:id="3315" w:author="Sarah Thomas" w:date="2014-03-12T15:23:00Z">
                                    <w:rPr>
                                      <w:sz w:val="22"/>
                                    </w:rPr>
                                  </w:rPrChange>
                                </w:rPr>
                              </w:pPr>
                              <w:r w:rsidRPr="009B4863">
                                <w:rPr>
                                  <w:sz w:val="20"/>
                                  <w:szCs w:val="20"/>
                                  <w:rPrChange w:id="3316" w:author="Sarah Thomas" w:date="2014-03-12T15:23:00Z">
                                    <w:rPr>
                                      <w:sz w:val="22"/>
                                    </w:rPr>
                                  </w:rPrChange>
                                </w:rPr>
                                <w:t>Record here the agreed chairperson, secretary, date, time and place of next formal meeting:</w:t>
                              </w:r>
                            </w:p>
                            <w:p w14:paraId="6B0141F0" w14:textId="77777777" w:rsidR="007B64E8" w:rsidRPr="009B4863" w:rsidRDefault="007B64E8" w:rsidP="009B4863">
                              <w:pPr>
                                <w:rPr>
                                  <w:sz w:val="20"/>
                                  <w:szCs w:val="20"/>
                                  <w:rPrChange w:id="3317" w:author="Sarah Thomas" w:date="2014-03-12T15:23:00Z">
                                    <w:rPr/>
                                  </w:rPrChange>
                                </w:rPr>
                              </w:pPr>
                            </w:p>
                            <w:p w14:paraId="2A4B9045" w14:textId="77777777" w:rsidR="007B64E8" w:rsidRPr="009B4863" w:rsidRDefault="007B64E8" w:rsidP="009B4863">
                              <w:pPr>
                                <w:rPr>
                                  <w:sz w:val="20"/>
                                  <w:szCs w:val="20"/>
                                  <w:rPrChange w:id="3318" w:author="Sarah Thomas" w:date="2014-03-12T15:23:00Z">
                                    <w:rPr/>
                                  </w:rPrChange>
                                </w:rPr>
                              </w:pPr>
                              <w:r w:rsidRPr="009B4863">
                                <w:rPr>
                                  <w:sz w:val="20"/>
                                  <w:szCs w:val="20"/>
                                  <w:rPrChange w:id="3319" w:author="Sarah Thomas" w:date="2014-03-12T15:23:00Z">
                                    <w:rPr/>
                                  </w:rPrChange>
                                </w:rPr>
                                <w:t xml:space="preserve">Next Meeting:  Monday, 17 Mar 2014 in Lab 4 12 pm </w:t>
                              </w:r>
                            </w:p>
                            <w:p w14:paraId="2FEA791D" w14:textId="77777777" w:rsidR="007B64E8" w:rsidRPr="009B4863" w:rsidRDefault="007B64E8" w:rsidP="009B4863">
                              <w:pPr>
                                <w:rPr>
                                  <w:sz w:val="20"/>
                                  <w:szCs w:val="20"/>
                                  <w:rPrChange w:id="3320" w:author="Sarah Thomas" w:date="2014-03-12T15:23:00Z">
                                    <w:rPr/>
                                  </w:rPrChange>
                                </w:rPr>
                              </w:pPr>
                              <w:r w:rsidRPr="009B4863">
                                <w:rPr>
                                  <w:sz w:val="20"/>
                                  <w:szCs w:val="20"/>
                                  <w:rPrChange w:id="3321" w:author="Sarah Thomas" w:date="2014-03-12T15:23:00Z">
                                    <w:rPr/>
                                  </w:rPrChange>
                                </w:rPr>
                                <w:t>Chair: Bahit</w:t>
                              </w:r>
                            </w:p>
                            <w:p w14:paraId="51352367" w14:textId="77777777" w:rsidR="007B64E8" w:rsidRPr="009B4863" w:rsidRDefault="007B64E8" w:rsidP="009B4863">
                              <w:pPr>
                                <w:rPr>
                                  <w:sz w:val="20"/>
                                  <w:szCs w:val="20"/>
                                  <w:rPrChange w:id="3322" w:author="Sarah Thomas" w:date="2014-03-12T15:23:00Z">
                                    <w:rPr/>
                                  </w:rPrChange>
                                </w:rPr>
                              </w:pPr>
                              <w:r w:rsidRPr="009B4863">
                                <w:rPr>
                                  <w:sz w:val="20"/>
                                  <w:szCs w:val="20"/>
                                  <w:rPrChange w:id="3323"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7B64E8" w:rsidRPr="009B4863" w:rsidRDefault="007B64E8" w:rsidP="009B4863">
                        <w:pPr>
                          <w:rPr>
                            <w:sz w:val="20"/>
                            <w:szCs w:val="20"/>
                            <w:rPrChange w:id="3324" w:author="Sarah Thomas" w:date="2014-03-12T15:23:00Z">
                              <w:rPr>
                                <w:sz w:val="22"/>
                              </w:rPr>
                            </w:rPrChange>
                          </w:rPr>
                        </w:pPr>
                        <w:r w:rsidRPr="009B4863">
                          <w:rPr>
                            <w:sz w:val="20"/>
                            <w:szCs w:val="20"/>
                            <w:rPrChange w:id="3325" w:author="Sarah Thomas" w:date="2014-03-12T15:23:00Z">
                              <w:rPr>
                                <w:sz w:val="22"/>
                              </w:rPr>
                            </w:rPrChange>
                          </w:rPr>
                          <w:t>Record here the agreed chairperson, secretary, date, time and place of next formal meeting:</w:t>
                        </w:r>
                      </w:p>
                      <w:p w14:paraId="6B0141F0" w14:textId="77777777" w:rsidR="007B64E8" w:rsidRPr="009B4863" w:rsidRDefault="007B64E8" w:rsidP="009B4863">
                        <w:pPr>
                          <w:rPr>
                            <w:sz w:val="20"/>
                            <w:szCs w:val="20"/>
                            <w:rPrChange w:id="3326" w:author="Sarah Thomas" w:date="2014-03-12T15:23:00Z">
                              <w:rPr/>
                            </w:rPrChange>
                          </w:rPr>
                        </w:pPr>
                      </w:p>
                      <w:p w14:paraId="2A4B9045" w14:textId="77777777" w:rsidR="007B64E8" w:rsidRPr="009B4863" w:rsidRDefault="007B64E8" w:rsidP="009B4863">
                        <w:pPr>
                          <w:rPr>
                            <w:sz w:val="20"/>
                            <w:szCs w:val="20"/>
                            <w:rPrChange w:id="3327" w:author="Sarah Thomas" w:date="2014-03-12T15:23:00Z">
                              <w:rPr/>
                            </w:rPrChange>
                          </w:rPr>
                        </w:pPr>
                        <w:r w:rsidRPr="009B4863">
                          <w:rPr>
                            <w:sz w:val="20"/>
                            <w:szCs w:val="20"/>
                            <w:rPrChange w:id="3328" w:author="Sarah Thomas" w:date="2014-03-12T15:23:00Z">
                              <w:rPr/>
                            </w:rPrChange>
                          </w:rPr>
                          <w:t xml:space="preserve">Next Meeting:  Monday, 17 Mar 2014 in Lab 4 12 pm </w:t>
                        </w:r>
                      </w:p>
                      <w:p w14:paraId="2FEA791D" w14:textId="77777777" w:rsidR="007B64E8" w:rsidRPr="009B4863" w:rsidRDefault="007B64E8" w:rsidP="009B4863">
                        <w:pPr>
                          <w:rPr>
                            <w:sz w:val="20"/>
                            <w:szCs w:val="20"/>
                            <w:rPrChange w:id="3329" w:author="Sarah Thomas" w:date="2014-03-12T15:23:00Z">
                              <w:rPr/>
                            </w:rPrChange>
                          </w:rPr>
                        </w:pPr>
                        <w:r w:rsidRPr="009B4863">
                          <w:rPr>
                            <w:sz w:val="20"/>
                            <w:szCs w:val="20"/>
                            <w:rPrChange w:id="3330" w:author="Sarah Thomas" w:date="2014-03-12T15:23:00Z">
                              <w:rPr/>
                            </w:rPrChange>
                          </w:rPr>
                          <w:t>Chair: Bahit</w:t>
                        </w:r>
                      </w:p>
                      <w:p w14:paraId="51352367" w14:textId="77777777" w:rsidR="007B64E8" w:rsidRPr="009B4863" w:rsidRDefault="007B64E8" w:rsidP="009B4863">
                        <w:pPr>
                          <w:rPr>
                            <w:sz w:val="20"/>
                            <w:szCs w:val="20"/>
                            <w:rPrChange w:id="3331" w:author="Sarah Thomas" w:date="2014-03-12T15:23:00Z">
                              <w:rPr/>
                            </w:rPrChange>
                          </w:rPr>
                        </w:pPr>
                        <w:r w:rsidRPr="009B4863">
                          <w:rPr>
                            <w:sz w:val="20"/>
                            <w:szCs w:val="20"/>
                            <w:rPrChange w:id="3332"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333" w:author="Sarah Thomas" w:date="2014-03-12T15:17:00Z"/>
        </w:rPr>
      </w:pPr>
    </w:p>
    <w:p w14:paraId="745F2486" w14:textId="77777777" w:rsidR="009B4863" w:rsidRPr="00486475" w:rsidRDefault="009B4863" w:rsidP="009B4863">
      <w:pPr>
        <w:jc w:val="center"/>
        <w:rPr>
          <w:ins w:id="3334" w:author="Sarah Thomas" w:date="2014-03-12T15:17:00Z"/>
        </w:rPr>
      </w:pPr>
    </w:p>
    <w:p w14:paraId="25B30071" w14:textId="77777777" w:rsidR="00E65606" w:rsidRPr="00486475" w:rsidRDefault="00E65606" w:rsidP="00E65606">
      <w:pPr>
        <w:jc w:val="center"/>
        <w:rPr>
          <w:ins w:id="3335" w:author="Sarah Thomas" w:date="2014-03-12T15:02:00Z"/>
        </w:rPr>
      </w:pPr>
    </w:p>
    <w:p w14:paraId="4747A0F6" w14:textId="77777777" w:rsidR="00E65606" w:rsidRPr="00486475" w:rsidRDefault="00E65606" w:rsidP="00E65606">
      <w:pPr>
        <w:jc w:val="center"/>
        <w:rPr>
          <w:ins w:id="3336" w:author="Sarah Thomas" w:date="2014-03-12T15:01:00Z"/>
        </w:rPr>
      </w:pPr>
    </w:p>
    <w:p w14:paraId="0418B768" w14:textId="77777777" w:rsidR="00E65606" w:rsidRPr="00486475" w:rsidRDefault="00E65606" w:rsidP="00E65606">
      <w:pPr>
        <w:jc w:val="center"/>
        <w:rPr>
          <w:ins w:id="3337" w:author="Sarah Thomas" w:date="2014-03-12T15:01:00Z"/>
        </w:rPr>
      </w:pPr>
    </w:p>
    <w:p w14:paraId="15425F52" w14:textId="77777777" w:rsidR="00E65606" w:rsidRPr="00486475" w:rsidRDefault="00E65606" w:rsidP="00E65606">
      <w:pPr>
        <w:rPr>
          <w:ins w:id="3338" w:author="Sarah Thomas" w:date="2014-03-12T14:56:00Z"/>
        </w:rPr>
      </w:pPr>
    </w:p>
    <w:p w14:paraId="2E4F8AD5" w14:textId="77777777" w:rsidR="00E65606" w:rsidRPr="00486475" w:rsidRDefault="00E65606" w:rsidP="00E65606">
      <w:pPr>
        <w:jc w:val="center"/>
        <w:rPr>
          <w:ins w:id="3339" w:author="Sarah Thomas" w:date="2014-03-12T14:56:00Z"/>
        </w:rPr>
      </w:pPr>
    </w:p>
    <w:p w14:paraId="47772853" w14:textId="77777777" w:rsidR="00E65606" w:rsidRPr="00E65606" w:rsidRDefault="00E65606">
      <w:pPr>
        <w:rPr>
          <w:ins w:id="3340" w:author="Sarah Thomas" w:date="2014-03-03T14:22:00Z"/>
          <w:rPrChange w:id="3341" w:author="Sarah Thomas" w:date="2014-03-12T14:53:00Z">
            <w:rPr>
              <w:ins w:id="3342" w:author="Sarah Thomas" w:date="2014-03-03T14:22:00Z"/>
              <w:rFonts w:ascii="Times" w:hAnsi="Times" w:cs="Times"/>
              <w:sz w:val="30"/>
              <w:szCs w:val="30"/>
            </w:rPr>
          </w:rPrChange>
        </w:rPr>
        <w:pPrChange w:id="3343"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344" w:author="Sarah Thomas" w:date="2014-03-03T14:11:00Z"/>
          <w:szCs w:val="24"/>
        </w:rPr>
        <w:pPrChange w:id="3345" w:author="Sarah Thomas" w:date="2014-03-03T14:22:00Z">
          <w:pPr>
            <w:widowControl w:val="0"/>
            <w:autoSpaceDE w:val="0"/>
            <w:autoSpaceDN w:val="0"/>
            <w:adjustRightInd w:val="0"/>
          </w:pPr>
        </w:pPrChange>
      </w:pPr>
      <w:bookmarkStart w:id="3346" w:name="_Toc256496026"/>
      <w:ins w:id="3347" w:author="Sarah Thomas" w:date="2014-03-03T14:11:00Z">
        <w:r w:rsidRPr="00812194">
          <w:t>C. Full Code Listing</w:t>
        </w:r>
        <w:bookmarkEnd w:id="3346"/>
      </w:ins>
    </w:p>
    <w:p w14:paraId="65EA5C72" w14:textId="77777777" w:rsidR="00F15707" w:rsidRPr="00766C26" w:rsidRDefault="00F15707">
      <w:pPr>
        <w:pStyle w:val="BodyText"/>
        <w:rPr>
          <w:ins w:id="3348" w:author="Sarah Thomas" w:date="2014-03-03T14:11:00Z"/>
          <w:rStyle w:val="Emphasis"/>
          <w:rPrChange w:id="3349" w:author="Sarah Thomas" w:date="2014-03-03T14:25:00Z">
            <w:rPr>
              <w:ins w:id="3350" w:author="Sarah Thomas" w:date="2014-03-03T14:11:00Z"/>
              <w:szCs w:val="24"/>
            </w:rPr>
          </w:rPrChange>
        </w:rPr>
        <w:pPrChange w:id="3351" w:author="Sarah Thomas" w:date="2014-03-03T14:24:00Z">
          <w:pPr>
            <w:widowControl w:val="0"/>
            <w:autoSpaceDE w:val="0"/>
            <w:autoSpaceDN w:val="0"/>
            <w:adjustRightInd w:val="0"/>
          </w:pPr>
        </w:pPrChange>
      </w:pPr>
      <w:ins w:id="3352" w:author="Sarah Thomas" w:date="2014-03-03T14:11:00Z">
        <w:r w:rsidRPr="00766C26">
          <w:rPr>
            <w:rStyle w:val="Emphasis"/>
            <w:highlight w:val="lightGray"/>
            <w:rPrChange w:id="3353"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354" w:author="Sarah Thomas" w:date="2014-03-03T14:25:00Z">
              <w:rPr>
                <w:rFonts w:ascii="Times" w:hAnsi="Times" w:cs="Times"/>
                <w:sz w:val="30"/>
                <w:szCs w:val="30"/>
              </w:rPr>
            </w:rPrChange>
          </w:rPr>
          <w:t>well structured</w:t>
        </w:r>
        <w:proofErr w:type="gramEnd"/>
        <w:r w:rsidRPr="00766C26">
          <w:rPr>
            <w:rStyle w:val="Emphasis"/>
            <w:highlight w:val="lightGray"/>
            <w:rPrChange w:id="3355"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356" w:author="Sarah Thomas" w:date="2014-03-03T14:11:00Z">
          <w:pPr>
            <w:pStyle w:val="Heading1"/>
          </w:pPr>
        </w:pPrChange>
      </w:pPr>
    </w:p>
    <w:p w14:paraId="45ECCA05" w14:textId="3E2C60D6" w:rsidR="00B04225" w:rsidDel="00F15707" w:rsidRDefault="00B04225" w:rsidP="00B04225">
      <w:pPr>
        <w:pStyle w:val="Heading2"/>
        <w:rPr>
          <w:del w:id="3357" w:author="Sarah Thomas" w:date="2014-03-03T14:11:00Z"/>
        </w:rPr>
      </w:pPr>
      <w:del w:id="3358" w:author="Sarah Thomas" w:date="2014-03-03T14:11:00Z">
        <w:r w:rsidDel="00F15707">
          <w:delText>Look and Feel</w:delText>
        </w:r>
      </w:del>
    </w:p>
    <w:p w14:paraId="18D68419" w14:textId="576D178D" w:rsidR="0028129D" w:rsidRPr="00F0790D" w:rsidDel="00F15707" w:rsidRDefault="00B04225" w:rsidP="00F0790D">
      <w:pPr>
        <w:rPr>
          <w:del w:id="3359" w:author="Sarah Thomas" w:date="2014-03-03T14:11:00Z"/>
        </w:rPr>
      </w:pPr>
      <w:del w:id="3360"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361" w:author="Sarah Thomas" w:date="2014-03-03T14:11:00Z"/>
        </w:rPr>
      </w:pPr>
      <w:del w:id="3362"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1">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363" w:author="Sarah Thomas" w:date="2014-03-03T14:11:00Z"/>
        </w:rPr>
      </w:pPr>
      <w:del w:id="3364" w:author="Sarah Thomas" w:date="2014-03-03T14:11: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3</w:delText>
        </w:r>
        <w:r w:rsidR="00246E0B" w:rsidDel="00F15707">
          <w:rPr>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365" w:author="Sarah Thomas" w:date="2014-03-03T14:11:00Z"/>
        </w:rPr>
      </w:pPr>
      <w:del w:id="3366" w:author="Sarah Thomas" w:date="2014-03-03T14:11:00Z">
        <w:r w:rsidRPr="00B70B99" w:rsidDel="00F15707">
          <w:delText>Skill keyword ontology/hierarchy</w:delText>
        </w:r>
      </w:del>
    </w:p>
    <w:p w14:paraId="68239BEB" w14:textId="14749A5B" w:rsidR="009D6792" w:rsidDel="00F15707" w:rsidRDefault="009D6792" w:rsidP="009D6792">
      <w:pPr>
        <w:rPr>
          <w:del w:id="3367" w:author="Sarah Thomas" w:date="2014-03-03T14:11:00Z"/>
        </w:rPr>
      </w:pPr>
      <w:del w:id="3368"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369" w:author="Sarah Thomas" w:date="2014-03-03T14:11:00Z"/>
        </w:trPr>
        <w:tc>
          <w:tcPr>
            <w:tcW w:w="2570" w:type="dxa"/>
          </w:tcPr>
          <w:p w14:paraId="61919019" w14:textId="6BA6740C" w:rsidR="00B70B99" w:rsidRPr="0060716E" w:rsidDel="00F15707" w:rsidRDefault="00B70B99" w:rsidP="00B70B99">
            <w:pPr>
              <w:jc w:val="center"/>
              <w:rPr>
                <w:del w:id="3370" w:author="Sarah Thomas" w:date="2014-03-03T14:11:00Z"/>
                <w:rFonts w:cs="Times New Roman"/>
                <w:b/>
                <w:color w:val="000000" w:themeColor="text1"/>
                <w:szCs w:val="24"/>
              </w:rPr>
            </w:pPr>
            <w:del w:id="3371"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372" w:author="Sarah Thomas" w:date="2014-03-03T14:11:00Z"/>
                <w:rFonts w:cs="Times New Roman"/>
                <w:b/>
                <w:color w:val="000000" w:themeColor="text1"/>
                <w:szCs w:val="24"/>
              </w:rPr>
            </w:pPr>
            <w:del w:id="3373"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374" w:author="Sarah Thomas" w:date="2014-03-03T14:11:00Z"/>
        </w:trPr>
        <w:tc>
          <w:tcPr>
            <w:tcW w:w="2570" w:type="dxa"/>
          </w:tcPr>
          <w:p w14:paraId="29C655DA" w14:textId="31B24DBB" w:rsidR="00B70B99" w:rsidRPr="0060716E" w:rsidDel="00F15707" w:rsidRDefault="00B70B99" w:rsidP="00B70B99">
            <w:pPr>
              <w:rPr>
                <w:del w:id="3375" w:author="Sarah Thomas" w:date="2014-03-03T14:11:00Z"/>
                <w:rFonts w:cs="Times New Roman"/>
                <w:color w:val="000000" w:themeColor="text1"/>
                <w:szCs w:val="24"/>
              </w:rPr>
            </w:pPr>
            <w:del w:id="3376"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377" w:author="Sarah Thomas" w:date="2014-03-03T14:11:00Z"/>
                <w:rFonts w:cs="Times New Roman"/>
                <w:color w:val="000000" w:themeColor="text1"/>
                <w:szCs w:val="24"/>
              </w:rPr>
            </w:pPr>
            <w:del w:id="3378"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379" w:author="Sarah Thomas" w:date="2014-03-03T14:11:00Z"/>
        </w:trPr>
        <w:tc>
          <w:tcPr>
            <w:tcW w:w="2570" w:type="dxa"/>
          </w:tcPr>
          <w:p w14:paraId="2B0F45BD" w14:textId="5D29ADF2" w:rsidR="00B70B99" w:rsidRPr="0060716E" w:rsidDel="00F15707" w:rsidRDefault="00B70B99" w:rsidP="00B70B99">
            <w:pPr>
              <w:rPr>
                <w:del w:id="3380" w:author="Sarah Thomas" w:date="2014-03-03T14:11:00Z"/>
                <w:rFonts w:cs="Times New Roman"/>
                <w:color w:val="000000" w:themeColor="text1"/>
                <w:szCs w:val="24"/>
              </w:rPr>
            </w:pPr>
            <w:del w:id="3381"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382" w:author="Sarah Thomas" w:date="2014-03-03T14:11:00Z"/>
                <w:rFonts w:cs="Times New Roman"/>
                <w:color w:val="000000" w:themeColor="text1"/>
                <w:szCs w:val="24"/>
              </w:rPr>
            </w:pPr>
            <w:del w:id="3383"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384" w:author="Sarah Thomas" w:date="2014-03-03T14:11:00Z"/>
        </w:trPr>
        <w:tc>
          <w:tcPr>
            <w:tcW w:w="2570" w:type="dxa"/>
          </w:tcPr>
          <w:p w14:paraId="671A940F" w14:textId="6B091553" w:rsidR="00C773D7" w:rsidRPr="0060716E" w:rsidDel="00F15707" w:rsidRDefault="00C773D7" w:rsidP="00C773D7">
            <w:pPr>
              <w:rPr>
                <w:del w:id="3385" w:author="Sarah Thomas" w:date="2014-03-03T14:11:00Z"/>
                <w:rFonts w:cs="Times New Roman"/>
                <w:color w:val="000000" w:themeColor="text1"/>
                <w:szCs w:val="24"/>
              </w:rPr>
            </w:pPr>
            <w:del w:id="3386"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387" w:author="Sarah Thomas" w:date="2014-03-03T14:11:00Z"/>
                <w:rFonts w:cs="Times New Roman"/>
                <w:color w:val="000000" w:themeColor="text1"/>
                <w:szCs w:val="24"/>
              </w:rPr>
            </w:pPr>
            <w:del w:id="3388"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389" w:author="Sarah Thomas" w:date="2014-03-03T14:11:00Z"/>
        </w:trPr>
        <w:tc>
          <w:tcPr>
            <w:tcW w:w="2570" w:type="dxa"/>
          </w:tcPr>
          <w:p w14:paraId="33B11D3D" w14:textId="63C6C3A4" w:rsidR="00C773D7" w:rsidRPr="0060716E" w:rsidDel="00F15707" w:rsidRDefault="00C773D7" w:rsidP="00C773D7">
            <w:pPr>
              <w:rPr>
                <w:del w:id="3390" w:author="Sarah Thomas" w:date="2014-03-03T14:11:00Z"/>
                <w:rFonts w:cs="Times New Roman"/>
                <w:color w:val="000000" w:themeColor="text1"/>
                <w:szCs w:val="24"/>
              </w:rPr>
            </w:pPr>
            <w:del w:id="3391"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392" w:author="Sarah Thomas" w:date="2014-03-03T14:11:00Z"/>
                <w:rFonts w:cs="Times New Roman"/>
                <w:color w:val="000000" w:themeColor="text1"/>
                <w:szCs w:val="24"/>
              </w:rPr>
            </w:pPr>
            <w:del w:id="3393"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394" w:author="Sarah Thomas" w:date="2014-03-03T14:11:00Z"/>
        </w:trPr>
        <w:tc>
          <w:tcPr>
            <w:tcW w:w="2570" w:type="dxa"/>
          </w:tcPr>
          <w:p w14:paraId="704DD9AF" w14:textId="32194312" w:rsidR="00C773D7" w:rsidRPr="0060716E" w:rsidDel="00F15707" w:rsidRDefault="00C773D7" w:rsidP="00C773D7">
            <w:pPr>
              <w:rPr>
                <w:del w:id="3395" w:author="Sarah Thomas" w:date="2014-03-03T14:11:00Z"/>
                <w:rFonts w:cs="Times New Roman"/>
                <w:color w:val="000000" w:themeColor="text1"/>
                <w:szCs w:val="24"/>
              </w:rPr>
            </w:pPr>
            <w:del w:id="3396"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397" w:author="Sarah Thomas" w:date="2014-03-03T14:11:00Z"/>
                <w:rFonts w:cs="Times New Roman"/>
                <w:color w:val="000000" w:themeColor="text1"/>
                <w:szCs w:val="24"/>
              </w:rPr>
            </w:pPr>
            <w:del w:id="3398"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399" w:author="Sarah Thomas" w:date="2014-03-03T14:11:00Z"/>
        </w:trPr>
        <w:tc>
          <w:tcPr>
            <w:tcW w:w="2570" w:type="dxa"/>
          </w:tcPr>
          <w:p w14:paraId="69C3891F" w14:textId="4B74DFE0" w:rsidR="00C773D7" w:rsidDel="00F15707" w:rsidRDefault="00C773D7" w:rsidP="00B70B99">
            <w:pPr>
              <w:rPr>
                <w:del w:id="3400" w:author="Sarah Thomas" w:date="2014-03-03T14:11:00Z"/>
                <w:rFonts w:cs="Times New Roman"/>
                <w:color w:val="000000" w:themeColor="text1"/>
                <w:szCs w:val="24"/>
                <w:shd w:val="clear" w:color="auto" w:fill="FFFFFF"/>
                <w:lang w:eastAsia="zh-CN"/>
              </w:rPr>
            </w:pPr>
            <w:del w:id="3401"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402" w:author="Sarah Thomas" w:date="2014-03-03T14:11:00Z"/>
                <w:rFonts w:cs="Times New Roman"/>
                <w:color w:val="000000" w:themeColor="text1"/>
                <w:szCs w:val="24"/>
                <w:shd w:val="clear" w:color="auto" w:fill="FFFFFF"/>
              </w:rPr>
            </w:pPr>
            <w:del w:id="3403"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404" w:author="Sarah Thomas" w:date="2014-03-03T14:11:00Z"/>
        </w:trPr>
        <w:tc>
          <w:tcPr>
            <w:tcW w:w="2570" w:type="dxa"/>
          </w:tcPr>
          <w:p w14:paraId="301039B8" w14:textId="0CE7A370" w:rsidR="00C773D7" w:rsidRPr="0060716E" w:rsidDel="00F15707" w:rsidRDefault="00C773D7" w:rsidP="00B70B99">
            <w:pPr>
              <w:rPr>
                <w:del w:id="3405" w:author="Sarah Thomas" w:date="2014-03-03T14:11:00Z"/>
                <w:rFonts w:cs="Times New Roman"/>
                <w:color w:val="000000" w:themeColor="text1"/>
                <w:szCs w:val="24"/>
                <w:shd w:val="clear" w:color="auto" w:fill="FFFFFF"/>
                <w:lang w:eastAsia="zh-CN"/>
              </w:rPr>
            </w:pPr>
            <w:del w:id="3406"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407" w:author="Sarah Thomas" w:date="2014-03-03T14:11:00Z"/>
                <w:rFonts w:cs="Times New Roman"/>
                <w:color w:val="000000" w:themeColor="text1"/>
                <w:szCs w:val="24"/>
                <w:shd w:val="clear" w:color="auto" w:fill="FFFFFF"/>
              </w:rPr>
            </w:pPr>
            <w:del w:id="3408"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409" w:author="Sarah Thomas" w:date="2014-03-03T14:11:00Z"/>
        </w:trPr>
        <w:tc>
          <w:tcPr>
            <w:tcW w:w="2570" w:type="dxa"/>
          </w:tcPr>
          <w:p w14:paraId="61027378" w14:textId="75D78C9F" w:rsidR="00B70B99" w:rsidRPr="0060716E" w:rsidDel="00F15707" w:rsidRDefault="00B70B99" w:rsidP="00B70B99">
            <w:pPr>
              <w:rPr>
                <w:del w:id="3410" w:author="Sarah Thomas" w:date="2014-03-03T14:11:00Z"/>
                <w:rFonts w:cs="Times New Roman"/>
                <w:color w:val="000000" w:themeColor="text1"/>
                <w:szCs w:val="24"/>
              </w:rPr>
            </w:pPr>
            <w:del w:id="3411"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412" w:author="Sarah Thomas" w:date="2014-03-03T14:11:00Z"/>
                <w:rFonts w:cs="Times New Roman"/>
                <w:color w:val="000000" w:themeColor="text1"/>
                <w:szCs w:val="24"/>
              </w:rPr>
            </w:pPr>
            <w:del w:id="3413"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414" w:author="Sarah Thomas" w:date="2014-03-03T14:11:00Z"/>
        </w:trPr>
        <w:tc>
          <w:tcPr>
            <w:tcW w:w="2570" w:type="dxa"/>
          </w:tcPr>
          <w:p w14:paraId="5E5BAA1A" w14:textId="50F73EB0" w:rsidR="00B70B99" w:rsidRPr="0060716E" w:rsidDel="00F15707" w:rsidRDefault="00B70B99" w:rsidP="00B70B99">
            <w:pPr>
              <w:rPr>
                <w:del w:id="3415" w:author="Sarah Thomas" w:date="2014-03-03T14:11:00Z"/>
                <w:rFonts w:cs="Times New Roman"/>
                <w:color w:val="000000" w:themeColor="text1"/>
                <w:szCs w:val="24"/>
              </w:rPr>
            </w:pPr>
            <w:del w:id="3416"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417" w:author="Sarah Thomas" w:date="2014-03-03T14:11:00Z"/>
                <w:rFonts w:cs="Times New Roman"/>
                <w:color w:val="000000" w:themeColor="text1"/>
                <w:szCs w:val="24"/>
              </w:rPr>
            </w:pPr>
            <w:del w:id="3418"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419" w:author="Sarah Thomas" w:date="2014-03-03T14:11:00Z"/>
        </w:trPr>
        <w:tc>
          <w:tcPr>
            <w:tcW w:w="2570" w:type="dxa"/>
          </w:tcPr>
          <w:p w14:paraId="5166CB81" w14:textId="09BF884F" w:rsidR="00B70B99" w:rsidRPr="0060716E" w:rsidDel="00F15707" w:rsidRDefault="00B70B99" w:rsidP="00B70B99">
            <w:pPr>
              <w:rPr>
                <w:del w:id="3420" w:author="Sarah Thomas" w:date="2014-03-03T14:11:00Z"/>
                <w:rFonts w:cs="Times New Roman"/>
                <w:color w:val="000000" w:themeColor="text1"/>
                <w:szCs w:val="24"/>
              </w:rPr>
            </w:pPr>
            <w:del w:id="3421"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422" w:author="Sarah Thomas" w:date="2014-03-03T14:11:00Z"/>
                <w:rFonts w:cs="Times New Roman"/>
                <w:color w:val="000000" w:themeColor="text1"/>
                <w:szCs w:val="24"/>
              </w:rPr>
            </w:pPr>
            <w:del w:id="3423"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424" w:author="Sarah Thomas" w:date="2014-03-03T14:11:00Z"/>
        </w:trPr>
        <w:tc>
          <w:tcPr>
            <w:tcW w:w="2570" w:type="dxa"/>
          </w:tcPr>
          <w:p w14:paraId="7941DA3B" w14:textId="214026A9" w:rsidR="00B70B99" w:rsidRPr="0060716E" w:rsidDel="00F15707" w:rsidRDefault="00B70B99" w:rsidP="00B70B99">
            <w:pPr>
              <w:tabs>
                <w:tab w:val="left" w:pos="1903"/>
              </w:tabs>
              <w:rPr>
                <w:del w:id="3425" w:author="Sarah Thomas" w:date="2014-03-03T14:11:00Z"/>
                <w:rFonts w:cs="Times New Roman"/>
                <w:color w:val="000000" w:themeColor="text1"/>
                <w:szCs w:val="24"/>
              </w:rPr>
            </w:pPr>
            <w:del w:id="3426"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427" w:author="Sarah Thomas" w:date="2014-03-03T14:11:00Z"/>
                <w:rFonts w:cs="Times New Roman"/>
                <w:color w:val="000000" w:themeColor="text1"/>
                <w:szCs w:val="24"/>
              </w:rPr>
            </w:pPr>
            <w:del w:id="3428"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429" w:author="Sarah Thomas" w:date="2014-03-03T14:11:00Z"/>
        </w:trPr>
        <w:tc>
          <w:tcPr>
            <w:tcW w:w="2570" w:type="dxa"/>
          </w:tcPr>
          <w:p w14:paraId="1391D1A5" w14:textId="22D81F74" w:rsidR="00B70B99" w:rsidRPr="0060716E" w:rsidDel="00F15707" w:rsidRDefault="00B70B99" w:rsidP="00B70B99">
            <w:pPr>
              <w:rPr>
                <w:del w:id="3430" w:author="Sarah Thomas" w:date="2014-03-03T14:11:00Z"/>
                <w:rFonts w:cs="Times New Roman"/>
                <w:color w:val="000000" w:themeColor="text1"/>
                <w:szCs w:val="24"/>
              </w:rPr>
            </w:pPr>
            <w:del w:id="3431"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432" w:author="Sarah Thomas" w:date="2014-03-03T14:11:00Z"/>
                <w:rFonts w:cs="Times New Roman"/>
                <w:color w:val="000000" w:themeColor="text1"/>
                <w:szCs w:val="24"/>
              </w:rPr>
            </w:pPr>
            <w:del w:id="3433"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434" w:author="Sarah Thomas" w:date="2014-03-03T14:11:00Z"/>
        </w:trPr>
        <w:tc>
          <w:tcPr>
            <w:tcW w:w="2570" w:type="dxa"/>
          </w:tcPr>
          <w:p w14:paraId="01A6636B" w14:textId="2B7DC143" w:rsidR="00B70B99" w:rsidRPr="0060716E" w:rsidDel="00F15707" w:rsidRDefault="00B70B99" w:rsidP="00B70B99">
            <w:pPr>
              <w:rPr>
                <w:del w:id="3435" w:author="Sarah Thomas" w:date="2014-03-03T14:11:00Z"/>
                <w:rFonts w:cs="Times New Roman"/>
                <w:color w:val="000000" w:themeColor="text1"/>
                <w:szCs w:val="24"/>
              </w:rPr>
            </w:pPr>
            <w:del w:id="3436"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437" w:author="Sarah Thomas" w:date="2014-03-03T14:11:00Z"/>
                <w:rFonts w:cs="Times New Roman"/>
                <w:color w:val="000000" w:themeColor="text1"/>
                <w:szCs w:val="24"/>
              </w:rPr>
            </w:pPr>
            <w:del w:id="3438"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439" w:author="Sarah Thomas" w:date="2014-03-03T14:11:00Z"/>
        </w:trPr>
        <w:tc>
          <w:tcPr>
            <w:tcW w:w="2570" w:type="dxa"/>
          </w:tcPr>
          <w:p w14:paraId="5854BC85" w14:textId="59DC7E88" w:rsidR="00B70B99" w:rsidRPr="0060716E" w:rsidDel="00F15707" w:rsidRDefault="00B70B99" w:rsidP="00B70B99">
            <w:pPr>
              <w:rPr>
                <w:del w:id="3440" w:author="Sarah Thomas" w:date="2014-03-03T14:11:00Z"/>
                <w:rFonts w:cs="Times New Roman"/>
                <w:color w:val="000000" w:themeColor="text1"/>
                <w:szCs w:val="24"/>
              </w:rPr>
            </w:pPr>
            <w:del w:id="3441"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442" w:author="Sarah Thomas" w:date="2014-03-03T14:11:00Z"/>
                <w:rFonts w:cs="Times New Roman"/>
                <w:color w:val="000000" w:themeColor="text1"/>
                <w:szCs w:val="24"/>
              </w:rPr>
            </w:pPr>
            <w:del w:id="3443"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444" w:author="Sarah Thomas" w:date="2014-03-03T14:11:00Z"/>
        </w:trPr>
        <w:tc>
          <w:tcPr>
            <w:tcW w:w="2570" w:type="dxa"/>
          </w:tcPr>
          <w:p w14:paraId="3E93F882" w14:textId="04F4C6A8" w:rsidR="00B70B99" w:rsidRPr="0060716E" w:rsidDel="00F15707" w:rsidRDefault="00B70B99" w:rsidP="00B70B99">
            <w:pPr>
              <w:tabs>
                <w:tab w:val="left" w:pos="1778"/>
              </w:tabs>
              <w:rPr>
                <w:del w:id="3445" w:author="Sarah Thomas" w:date="2014-03-03T14:11:00Z"/>
                <w:rFonts w:cs="Times New Roman"/>
                <w:color w:val="000000" w:themeColor="text1"/>
                <w:szCs w:val="24"/>
              </w:rPr>
            </w:pPr>
            <w:del w:id="3446"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447" w:author="Sarah Thomas" w:date="2014-03-03T14:11:00Z"/>
                <w:rFonts w:cs="Times New Roman"/>
                <w:color w:val="000000" w:themeColor="text1"/>
                <w:szCs w:val="24"/>
              </w:rPr>
            </w:pPr>
            <w:del w:id="3448"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449" w:author="Sarah Thomas" w:date="2014-03-03T14:11:00Z"/>
        </w:trPr>
        <w:tc>
          <w:tcPr>
            <w:tcW w:w="2570" w:type="dxa"/>
          </w:tcPr>
          <w:p w14:paraId="3B5F6046" w14:textId="535436EA" w:rsidR="00B70B99" w:rsidRPr="0060716E" w:rsidDel="00F15707" w:rsidRDefault="00B70B99" w:rsidP="00B70B99">
            <w:pPr>
              <w:rPr>
                <w:del w:id="3450" w:author="Sarah Thomas" w:date="2014-03-03T14:11:00Z"/>
                <w:rFonts w:cs="Times New Roman"/>
                <w:color w:val="000000" w:themeColor="text1"/>
                <w:szCs w:val="24"/>
              </w:rPr>
            </w:pPr>
            <w:del w:id="3451"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452" w:author="Sarah Thomas" w:date="2014-03-03T14:11:00Z"/>
                <w:rFonts w:cs="Times New Roman"/>
                <w:color w:val="000000" w:themeColor="text1"/>
                <w:szCs w:val="24"/>
              </w:rPr>
            </w:pPr>
            <w:del w:id="3453"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454" w:author="Sarah Thomas" w:date="2014-03-03T14:11:00Z"/>
        </w:trPr>
        <w:tc>
          <w:tcPr>
            <w:tcW w:w="2570" w:type="dxa"/>
          </w:tcPr>
          <w:p w14:paraId="459E323B" w14:textId="3C9AF6CF" w:rsidR="00B70B99" w:rsidRPr="0060716E" w:rsidDel="00F15707" w:rsidRDefault="00B70B99" w:rsidP="00B70B99">
            <w:pPr>
              <w:rPr>
                <w:del w:id="3455" w:author="Sarah Thomas" w:date="2014-03-03T14:11:00Z"/>
                <w:rFonts w:cs="Times New Roman"/>
                <w:color w:val="000000" w:themeColor="text1"/>
                <w:szCs w:val="24"/>
              </w:rPr>
            </w:pPr>
            <w:del w:id="3456"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457" w:author="Sarah Thomas" w:date="2014-03-03T14:11:00Z"/>
                <w:rFonts w:cs="Times New Roman"/>
                <w:color w:val="000000" w:themeColor="text1"/>
                <w:szCs w:val="24"/>
              </w:rPr>
            </w:pPr>
            <w:del w:id="3458"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459" w:author="Sarah Thomas" w:date="2014-03-03T14:11:00Z"/>
        </w:trPr>
        <w:tc>
          <w:tcPr>
            <w:tcW w:w="2570" w:type="dxa"/>
          </w:tcPr>
          <w:p w14:paraId="328091D3" w14:textId="03264BDF" w:rsidR="00B70B99" w:rsidRPr="0060716E" w:rsidDel="00F15707" w:rsidRDefault="00B70B99" w:rsidP="00B70B99">
            <w:pPr>
              <w:rPr>
                <w:del w:id="3460" w:author="Sarah Thomas" w:date="2014-03-03T14:11:00Z"/>
                <w:rFonts w:cs="Times New Roman"/>
                <w:color w:val="000000" w:themeColor="text1"/>
                <w:szCs w:val="24"/>
              </w:rPr>
            </w:pPr>
            <w:del w:id="3461"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462" w:author="Sarah Thomas" w:date="2014-03-03T14:11:00Z"/>
                <w:rFonts w:cs="Times New Roman"/>
                <w:color w:val="000000" w:themeColor="text1"/>
                <w:szCs w:val="24"/>
              </w:rPr>
            </w:pPr>
            <w:del w:id="3463"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464" w:author="Sarah Thomas" w:date="2014-03-03T14:11:00Z"/>
        </w:trPr>
        <w:tc>
          <w:tcPr>
            <w:tcW w:w="2570" w:type="dxa"/>
          </w:tcPr>
          <w:p w14:paraId="63DB0A14" w14:textId="0467A19E" w:rsidR="00B70B99" w:rsidRPr="0060716E" w:rsidDel="00F15707" w:rsidRDefault="00B70B99" w:rsidP="00B70B99">
            <w:pPr>
              <w:tabs>
                <w:tab w:val="left" w:pos="1903"/>
              </w:tabs>
              <w:rPr>
                <w:del w:id="3465" w:author="Sarah Thomas" w:date="2014-03-03T14:11:00Z"/>
                <w:rFonts w:cs="Times New Roman"/>
                <w:color w:val="000000" w:themeColor="text1"/>
                <w:szCs w:val="24"/>
              </w:rPr>
            </w:pPr>
            <w:del w:id="3466"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467" w:author="Sarah Thomas" w:date="2014-03-03T14:11:00Z"/>
                <w:rFonts w:cs="Times New Roman"/>
                <w:color w:val="000000" w:themeColor="text1"/>
                <w:szCs w:val="24"/>
              </w:rPr>
            </w:pPr>
            <w:del w:id="3468"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469" w:author="Sarah Thomas" w:date="2014-03-03T14:11:00Z"/>
        </w:trPr>
        <w:tc>
          <w:tcPr>
            <w:tcW w:w="2570" w:type="dxa"/>
          </w:tcPr>
          <w:p w14:paraId="254D9865" w14:textId="382EAD9D" w:rsidR="00B70B99" w:rsidRPr="0060716E" w:rsidDel="00F15707" w:rsidRDefault="00B70B99" w:rsidP="00B70B99">
            <w:pPr>
              <w:rPr>
                <w:del w:id="3470" w:author="Sarah Thomas" w:date="2014-03-03T14:11:00Z"/>
                <w:rFonts w:cs="Times New Roman"/>
                <w:color w:val="000000" w:themeColor="text1"/>
                <w:szCs w:val="24"/>
              </w:rPr>
            </w:pPr>
            <w:del w:id="3471"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472" w:author="Sarah Thomas" w:date="2014-03-03T14:11:00Z"/>
                <w:rFonts w:cs="Times New Roman"/>
                <w:color w:val="000000" w:themeColor="text1"/>
                <w:szCs w:val="24"/>
              </w:rPr>
            </w:pPr>
            <w:del w:id="3473"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474" w:author="Sarah Thomas" w:date="2014-03-03T14:11:00Z"/>
        </w:trPr>
        <w:tc>
          <w:tcPr>
            <w:tcW w:w="2570" w:type="dxa"/>
          </w:tcPr>
          <w:p w14:paraId="4C3CCC29" w14:textId="004DE649" w:rsidR="00B70B99" w:rsidRPr="0060716E" w:rsidDel="00F15707" w:rsidRDefault="00B70B99" w:rsidP="00B70B99">
            <w:pPr>
              <w:rPr>
                <w:del w:id="3475" w:author="Sarah Thomas" w:date="2014-03-03T14:11:00Z"/>
                <w:rFonts w:cs="Times New Roman"/>
                <w:color w:val="000000" w:themeColor="text1"/>
                <w:szCs w:val="24"/>
              </w:rPr>
            </w:pPr>
            <w:del w:id="3476"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477" w:author="Sarah Thomas" w:date="2014-03-03T14:11:00Z"/>
                <w:rFonts w:cs="Times New Roman"/>
                <w:color w:val="000000" w:themeColor="text1"/>
                <w:szCs w:val="24"/>
              </w:rPr>
            </w:pPr>
            <w:del w:id="3478"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479" w:author="Sarah Thomas" w:date="2014-03-03T14:11:00Z"/>
        </w:trPr>
        <w:tc>
          <w:tcPr>
            <w:tcW w:w="2570" w:type="dxa"/>
          </w:tcPr>
          <w:p w14:paraId="70C98C03" w14:textId="749C9FC3" w:rsidR="00B70B99" w:rsidRPr="0060716E" w:rsidDel="00F15707" w:rsidRDefault="00B70B99" w:rsidP="00B70B99">
            <w:pPr>
              <w:rPr>
                <w:del w:id="3480" w:author="Sarah Thomas" w:date="2014-03-03T14:11:00Z"/>
                <w:rFonts w:cs="Times New Roman"/>
                <w:color w:val="000000" w:themeColor="text1"/>
                <w:szCs w:val="24"/>
              </w:rPr>
            </w:pPr>
            <w:del w:id="3481"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482" w:author="Sarah Thomas" w:date="2014-03-03T14:11:00Z"/>
                <w:rFonts w:cs="Times New Roman"/>
                <w:color w:val="000000" w:themeColor="text1"/>
                <w:szCs w:val="24"/>
              </w:rPr>
            </w:pPr>
            <w:del w:id="3483"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484" w:author="Sarah Thomas" w:date="2014-03-03T14:13:00Z"/>
          <w:color w:val="000000" w:themeColor="text1"/>
        </w:rPr>
      </w:pPr>
    </w:p>
    <w:p w14:paraId="2E20DF51" w14:textId="30A48206" w:rsidR="003614D6" w:rsidDel="00F15707" w:rsidRDefault="003614D6" w:rsidP="00B70B99">
      <w:pPr>
        <w:pStyle w:val="BodyText"/>
        <w:rPr>
          <w:del w:id="3485"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486" w:author="Sarah Thomas" w:date="2014-03-03T14:13:00Z"/>
        </w:rPr>
      </w:pPr>
      <w:bookmarkStart w:id="3487" w:name="_Toc253043816"/>
      <w:del w:id="3488" w:author="Sarah Thomas" w:date="2014-03-03T14:13:00Z">
        <w:r w:rsidRPr="00F0790D" w:rsidDel="00F15707">
          <w:delText>Gantt chart</w:delText>
        </w:r>
        <w:bookmarkEnd w:id="3487"/>
      </w:del>
    </w:p>
    <w:p w14:paraId="66E3DD7C" w14:textId="4AEB0484" w:rsidR="00FF23AD" w:rsidRPr="00F0790D" w:rsidDel="00F15707" w:rsidRDefault="00FF23AD" w:rsidP="00F0790D">
      <w:pPr>
        <w:rPr>
          <w:del w:id="3489" w:author="Sarah Thomas" w:date="2014-03-03T14:13:00Z"/>
        </w:rPr>
      </w:pPr>
      <w:del w:id="3490"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491" w:author="Sarah Thomas" w:date="2014-03-03T14:13:00Z"/>
        </w:rPr>
      </w:pPr>
    </w:p>
    <w:p w14:paraId="0C8196FD" w14:textId="7DEDF59B" w:rsidR="0028129D" w:rsidDel="00F15707" w:rsidRDefault="00F7467D" w:rsidP="00F0790D">
      <w:pPr>
        <w:pStyle w:val="BodyText"/>
        <w:keepNext/>
        <w:rPr>
          <w:del w:id="3492" w:author="Sarah Thomas" w:date="2014-03-03T14:13:00Z"/>
        </w:rPr>
      </w:pPr>
      <w:del w:id="3493"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2">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494" w:author="Sarah Thomas" w:date="2014-03-03T14:23:00Z"/>
        </w:rPr>
        <w:sectPr w:rsidR="003614D6" w:rsidRPr="00F0790D" w:rsidDel="00766C26" w:rsidSect="00812194">
          <w:pgSz w:w="11900" w:h="16840"/>
          <w:pgMar w:top="1440" w:right="1800" w:bottom="1440" w:left="1800" w:header="708" w:footer="708" w:gutter="0"/>
          <w:cols w:space="708"/>
          <w:docGrid w:linePitch="360"/>
        </w:sectPr>
        <w:pPrChange w:id="3495" w:author="Sarah Thomas" w:date="2014-03-03T14:24:00Z">
          <w:pPr>
            <w:pStyle w:val="Caption"/>
            <w:jc w:val="center"/>
          </w:pPr>
        </w:pPrChange>
      </w:pPr>
      <w:del w:id="3496"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497" w:author="Sarah Thomas" w:date="2014-03-03T14:24:00Z">
          <w:pPr/>
        </w:pPrChange>
      </w:pPr>
    </w:p>
    <w:p w14:paraId="0A169CA0" w14:textId="79703097" w:rsidR="00A11C25" w:rsidDel="00F15707" w:rsidRDefault="00A11C25" w:rsidP="0080393E">
      <w:pPr>
        <w:pStyle w:val="Heading2"/>
        <w:rPr>
          <w:del w:id="3498" w:author="Sarah Thomas" w:date="2014-03-03T14:13:00Z"/>
        </w:rPr>
      </w:pPr>
      <w:bookmarkStart w:id="3499" w:name="_Toc253043817"/>
      <w:del w:id="3500" w:author="Sarah Thomas" w:date="2014-03-03T14:13:00Z">
        <w:r w:rsidDel="00F15707">
          <w:delText>Mind Map</w:delText>
        </w:r>
        <w:bookmarkEnd w:id="3499"/>
      </w:del>
    </w:p>
    <w:p w14:paraId="20834A64" w14:textId="3B068BA9" w:rsidR="00A11C25" w:rsidDel="00F15707" w:rsidRDefault="00860F9F" w:rsidP="00A11C25">
      <w:pPr>
        <w:pStyle w:val="BodyText"/>
        <w:rPr>
          <w:del w:id="3501" w:author="Sarah Thomas" w:date="2014-03-03T14:13:00Z"/>
        </w:rPr>
      </w:pPr>
      <w:del w:id="3502"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503" w:name="_Toc253043818"/>
      <w:bookmarkStart w:id="3504" w:name="_Toc256496027"/>
      <w:r>
        <w:t>Glossary</w:t>
      </w:r>
      <w:bookmarkEnd w:id="3503"/>
      <w:bookmarkEnd w:id="3504"/>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505" w:name="_Toc253043819"/>
      <w:bookmarkStart w:id="3506" w:name="_Toc256496028"/>
      <w:r>
        <w:t>References</w:t>
      </w:r>
      <w:bookmarkEnd w:id="3505"/>
      <w:bookmarkEnd w:id="3506"/>
    </w:p>
    <w:p w14:paraId="4051C22F" w14:textId="260ECB4B" w:rsidR="00316E27" w:rsidRPr="00316E27" w:rsidRDefault="001E34AB">
      <w:pPr>
        <w:pStyle w:val="NormalWeb"/>
        <w:ind w:left="640" w:hanging="640"/>
        <w:divId w:val="1174030131"/>
        <w:rPr>
          <w:rFonts w:ascii="Cambria" w:hAnsi="Cambria"/>
          <w:noProof/>
          <w:sz w:val="22"/>
        </w:rPr>
      </w:pPr>
      <w:r>
        <w:fldChar w:fldCharType="begin" w:fldLock="1"/>
      </w:r>
      <w:r>
        <w:instrText xml:space="preserve">ADDIN Mendeley Bibliography CSL_BIBLIOGRAPHY </w:instrText>
      </w:r>
      <w:r>
        <w:fldChar w:fldCharType="separate"/>
      </w:r>
      <w:r w:rsidR="00316E27" w:rsidRPr="00316E27">
        <w:rPr>
          <w:rFonts w:ascii="Cambria" w:hAnsi="Cambria"/>
          <w:noProof/>
          <w:sz w:val="22"/>
        </w:rPr>
        <w:t>[1]</w:t>
      </w:r>
      <w:r w:rsidR="00316E27" w:rsidRPr="00316E27">
        <w:rPr>
          <w:rFonts w:ascii="Cambria" w:hAnsi="Cambria"/>
          <w:noProof/>
          <w:sz w:val="22"/>
        </w:rPr>
        <w:tab/>
        <w:t xml:space="preserve">M. Gardner, “The Faculty Cooperative – An Interactive Website for ‘Crowd Sourced’ Academic Entrepreneurial Activity,” </w:t>
      </w:r>
      <w:r w:rsidR="00316E27" w:rsidRPr="00316E27">
        <w:rPr>
          <w:rFonts w:ascii="Cambria" w:hAnsi="Cambria"/>
          <w:i/>
          <w:iCs/>
          <w:noProof/>
          <w:sz w:val="22"/>
        </w:rPr>
        <w:t>List CE903 MSc Gr. Proj. – 2014 MSc Adv. Web Eng.</w:t>
      </w:r>
      <w:r w:rsidR="00316E27" w:rsidRPr="00316E27">
        <w:rPr>
          <w:rFonts w:ascii="Cambria" w:hAnsi="Cambria"/>
          <w:noProof/>
          <w:sz w:val="22"/>
        </w:rPr>
        <w:t>, pp. 1–7, 2014.</w:t>
      </w:r>
    </w:p>
    <w:p w14:paraId="1B935A32"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[2]</w:t>
      </w:r>
      <w:r w:rsidRPr="00316E27">
        <w:rPr>
          <w:rFonts w:ascii="Cambria" w:hAnsi="Cambria"/>
          <w:noProof/>
          <w:sz w:val="22"/>
        </w:rPr>
        <w:tab/>
        <w:t>E. A. O. Alshuaibi, X. Chen, B. BIN Hamid, I. Herascu, and S. A. Thomas, “CE903 Group 1 -System Requirements Specification Document.”</w:t>
      </w:r>
    </w:p>
    <w:p w14:paraId="7EF7F0D3"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[3]</w:t>
      </w:r>
      <w:r w:rsidRPr="00316E27">
        <w:rPr>
          <w:rFonts w:ascii="Cambria" w:hAnsi="Cambria"/>
          <w:noProof/>
          <w:sz w:val="22"/>
        </w:rPr>
        <w:tab/>
        <w:t>“University of Essex :: Module Directory :: Module details.” [Online]. Available: https://www.essex.ac.uk/modules/default.aspx?coursecode=CE881&amp;level=7&amp;period=SP. [Accessed: 07-Feb-2014].</w:t>
      </w:r>
    </w:p>
    <w:p w14:paraId="08DEC57E"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[4]</w:t>
      </w:r>
      <w:r w:rsidRPr="00316E27">
        <w:rPr>
          <w:rFonts w:ascii="Cambria" w:hAnsi="Cambria"/>
          <w:noProof/>
          <w:sz w:val="22"/>
        </w:rPr>
        <w:tab/>
        <w:t>“Choose the right PHP framework | Web design | Creative Bloq.” [Online]. Available: http://www.creativebloq.com/design/choose-right-php-framework-12122774. [Accessed: 12-Mar-2014].</w:t>
      </w:r>
    </w:p>
    <w:p w14:paraId="654B298B"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[5]</w:t>
      </w:r>
      <w:r w:rsidRPr="00316E27">
        <w:rPr>
          <w:rFonts w:ascii="Cambria" w:hAnsi="Cambria"/>
          <w:noProof/>
          <w:sz w:val="22"/>
        </w:rPr>
        <w:tab/>
        <w:t>Phpframework, “PHP Frameworks.” [Online]. Available: http://www.phpframeworks.com/. [Accessed: 12-Mar-2014].</w:t>
      </w:r>
    </w:p>
    <w:p w14:paraId="0F85B13C"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[6]</w:t>
      </w:r>
      <w:r w:rsidRPr="00316E27">
        <w:rPr>
          <w:rFonts w:ascii="Cambria" w:hAnsi="Cambria"/>
          <w:noProof/>
          <w:sz w:val="22"/>
        </w:rPr>
        <w:tab/>
        <w:t>“Google Trends.” [Online]. Available: http://www.google.co.uk/trends/. [Accessed: 28-Jan-2014].</w:t>
      </w:r>
    </w:p>
    <w:p w14:paraId="16ED0851"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[7]</w:t>
      </w:r>
      <w:r w:rsidRPr="00316E27">
        <w:rPr>
          <w:rFonts w:ascii="Cambria" w:hAnsi="Cambria"/>
          <w:noProof/>
          <w:sz w:val="22"/>
        </w:rPr>
        <w:tab/>
        <w:t>“Laravel - The PHP framework for web artisans.” [Online]. Available: http://laravel.com/. [Accessed: 12-Mar-2014].</w:t>
      </w:r>
    </w:p>
    <w:p w14:paraId="1E64C3C6"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[8]</w:t>
      </w:r>
      <w:r w:rsidRPr="00316E27">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1AB74D30"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[9]</w:t>
      </w:r>
      <w:r w:rsidRPr="00316E27">
        <w:rPr>
          <w:rFonts w:ascii="Cambria" w:hAnsi="Cambria"/>
          <w:noProof/>
          <w:sz w:val="22"/>
        </w:rPr>
        <w:tab/>
        <w:t>N. Adermann and J. Boggiano, “Composer.” [Online]. Available: https://getcomposer.org/. [Accessed: 12-Mar-2014].</w:t>
      </w:r>
    </w:p>
    <w:p w14:paraId="0518DE24"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[10]</w:t>
      </w:r>
      <w:r w:rsidRPr="00316E27">
        <w:rPr>
          <w:rFonts w:ascii="Cambria" w:hAnsi="Cambria"/>
          <w:noProof/>
          <w:sz w:val="22"/>
        </w:rPr>
        <w:tab/>
        <w:t xml:space="preserve">“Input Validation with Laravel - Laravel Book.” [Online]. Available: http://laravelbook.com/laravel-input-validation/. [Accessed: 13-Mar-2014]. </w:t>
      </w:r>
    </w:p>
    <w:p w14:paraId="715BF2F4" w14:textId="22D4C28E" w:rsidR="001E34AB" w:rsidRPr="00F0790D" w:rsidRDefault="001E34AB" w:rsidP="00316E27">
      <w:pPr>
        <w:pStyle w:val="NormalWeb"/>
        <w:ind w:left="640" w:hanging="640"/>
        <w:divId w:val="861473636"/>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7B64E8" w:rsidRDefault="007B64E8" w:rsidP="00C5786B">
      <w:pPr>
        <w:spacing w:after="0"/>
      </w:pPr>
      <w:r>
        <w:separator/>
      </w:r>
    </w:p>
  </w:endnote>
  <w:endnote w:type="continuationSeparator" w:id="0">
    <w:p w14:paraId="1477E4A6" w14:textId="77777777" w:rsidR="007B64E8" w:rsidRDefault="007B64E8"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7B64E8" w:rsidRDefault="007B64E8"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7B64E8" w:rsidRDefault="007B64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7B64E8" w:rsidRDefault="007B64E8"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2026B">
      <w:rPr>
        <w:rStyle w:val="PageNumber"/>
        <w:noProof/>
      </w:rPr>
      <w:t>ii</w:t>
    </w:r>
    <w:r>
      <w:rPr>
        <w:rStyle w:val="PageNumber"/>
      </w:rPr>
      <w:fldChar w:fldCharType="end"/>
    </w:r>
  </w:p>
  <w:p w14:paraId="165A249D" w14:textId="3A4EED9E" w:rsidR="007B64E8" w:rsidRDefault="007B64E8"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7B64E8" w:rsidRDefault="007B64E8"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2026B">
      <w:rPr>
        <w:rStyle w:val="PageNumber"/>
        <w:noProof/>
      </w:rPr>
      <w:t>16</w:t>
    </w:r>
    <w:r>
      <w:rPr>
        <w:rStyle w:val="PageNumber"/>
      </w:rPr>
      <w:fldChar w:fldCharType="end"/>
    </w:r>
  </w:p>
  <w:p w14:paraId="1481763C" w14:textId="77777777" w:rsidR="007B64E8" w:rsidRDefault="007B64E8"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7B64E8" w:rsidRDefault="007B64E8" w:rsidP="00C5786B">
      <w:pPr>
        <w:spacing w:after="0"/>
      </w:pPr>
      <w:r>
        <w:separator/>
      </w:r>
    </w:p>
  </w:footnote>
  <w:footnote w:type="continuationSeparator" w:id="0">
    <w:p w14:paraId="5692FDA2" w14:textId="77777777" w:rsidR="007B64E8" w:rsidRDefault="007B64E8"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7B64E8" w:rsidRPr="00C5786B" w:rsidRDefault="007B64E8" w:rsidP="00C5786B">
    <w:pPr>
      <w:pStyle w:val="Header"/>
      <w:jc w:val="right"/>
      <w:rPr>
        <w:rStyle w:val="SubtleEmphasis"/>
        <w:sz w:val="20"/>
        <w:szCs w:val="20"/>
      </w:rPr>
    </w:pPr>
    <w:r w:rsidRPr="00C5786B">
      <w:rPr>
        <w:rStyle w:val="SubtleEmphasis"/>
        <w:sz w:val="20"/>
        <w:szCs w:val="20"/>
      </w:rPr>
      <w:t xml:space="preserve">CE903 Group 1 </w:t>
    </w:r>
    <w:del w:id="426" w:author="Sarah Thomas" w:date="2014-03-12T17:22:00Z">
      <w:r w:rsidRPr="00C5786B" w:rsidDel="007D6E1E">
        <w:rPr>
          <w:rStyle w:val="SubtleEmphasis"/>
          <w:sz w:val="20"/>
          <w:szCs w:val="20"/>
        </w:rPr>
        <w:delText>- System Requirements Specification Document</w:delText>
      </w:r>
    </w:del>
    <w:ins w:id="427"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5E0677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7"/>
  </w:num>
  <w:num w:numId="7">
    <w:abstractNumId w:val="52"/>
  </w:num>
  <w:num w:numId="8">
    <w:abstractNumId w:val="2"/>
  </w:num>
  <w:num w:numId="9">
    <w:abstractNumId w:val="48"/>
  </w:num>
  <w:num w:numId="10">
    <w:abstractNumId w:val="44"/>
  </w:num>
  <w:num w:numId="11">
    <w:abstractNumId w:val="7"/>
  </w:num>
  <w:num w:numId="12">
    <w:abstractNumId w:val="55"/>
  </w:num>
  <w:num w:numId="13">
    <w:abstractNumId w:val="31"/>
  </w:num>
  <w:num w:numId="14">
    <w:abstractNumId w:val="62"/>
  </w:num>
  <w:num w:numId="15">
    <w:abstractNumId w:val="36"/>
  </w:num>
  <w:num w:numId="16">
    <w:abstractNumId w:val="35"/>
  </w:num>
  <w:num w:numId="17">
    <w:abstractNumId w:val="61"/>
  </w:num>
  <w:num w:numId="18">
    <w:abstractNumId w:val="54"/>
  </w:num>
  <w:num w:numId="19">
    <w:abstractNumId w:val="24"/>
  </w:num>
  <w:num w:numId="20">
    <w:abstractNumId w:val="56"/>
  </w:num>
  <w:num w:numId="21">
    <w:abstractNumId w:val="8"/>
  </w:num>
  <w:num w:numId="22">
    <w:abstractNumId w:val="29"/>
  </w:num>
  <w:num w:numId="23">
    <w:abstractNumId w:val="51"/>
  </w:num>
  <w:num w:numId="24">
    <w:abstractNumId w:val="49"/>
  </w:num>
  <w:num w:numId="25">
    <w:abstractNumId w:val="58"/>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3"/>
  </w:num>
  <w:num w:numId="37">
    <w:abstractNumId w:val="50"/>
  </w:num>
  <w:num w:numId="38">
    <w:abstractNumId w:val="22"/>
  </w:num>
  <w:num w:numId="39">
    <w:abstractNumId w:val="64"/>
  </w:num>
  <w:num w:numId="40">
    <w:abstractNumId w:val="40"/>
  </w:num>
  <w:num w:numId="41">
    <w:abstractNumId w:val="60"/>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9"/>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02130"/>
    <w:rsid w:val="00010A0E"/>
    <w:rsid w:val="000118E0"/>
    <w:rsid w:val="0003761F"/>
    <w:rsid w:val="00050823"/>
    <w:rsid w:val="00052A34"/>
    <w:rsid w:val="000548EA"/>
    <w:rsid w:val="0009690E"/>
    <w:rsid w:val="000A6841"/>
    <w:rsid w:val="000D27B3"/>
    <w:rsid w:val="000D536B"/>
    <w:rsid w:val="000F6254"/>
    <w:rsid w:val="00104D1F"/>
    <w:rsid w:val="0010580B"/>
    <w:rsid w:val="00106A76"/>
    <w:rsid w:val="001154F6"/>
    <w:rsid w:val="0013386B"/>
    <w:rsid w:val="00140100"/>
    <w:rsid w:val="001553BD"/>
    <w:rsid w:val="001961FE"/>
    <w:rsid w:val="001A2D89"/>
    <w:rsid w:val="001D3EAC"/>
    <w:rsid w:val="001E34AB"/>
    <w:rsid w:val="001F3959"/>
    <w:rsid w:val="00201172"/>
    <w:rsid w:val="00216560"/>
    <w:rsid w:val="0022026B"/>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16E27"/>
    <w:rsid w:val="003308C9"/>
    <w:rsid w:val="00346141"/>
    <w:rsid w:val="00347A50"/>
    <w:rsid w:val="00353480"/>
    <w:rsid w:val="0036000D"/>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67F3"/>
    <w:rsid w:val="0061695B"/>
    <w:rsid w:val="00630A73"/>
    <w:rsid w:val="00654C0F"/>
    <w:rsid w:val="006624A6"/>
    <w:rsid w:val="00665FC1"/>
    <w:rsid w:val="00670E45"/>
    <w:rsid w:val="00684514"/>
    <w:rsid w:val="00685136"/>
    <w:rsid w:val="006E0F15"/>
    <w:rsid w:val="006E0FC4"/>
    <w:rsid w:val="006F1CC5"/>
    <w:rsid w:val="006F5B4A"/>
    <w:rsid w:val="0072751E"/>
    <w:rsid w:val="0073101D"/>
    <w:rsid w:val="00747EDA"/>
    <w:rsid w:val="00766C26"/>
    <w:rsid w:val="007B64E8"/>
    <w:rsid w:val="007C5311"/>
    <w:rsid w:val="007D6E1E"/>
    <w:rsid w:val="0080393E"/>
    <w:rsid w:val="00812194"/>
    <w:rsid w:val="0081299B"/>
    <w:rsid w:val="00853B72"/>
    <w:rsid w:val="00860F9F"/>
    <w:rsid w:val="008811F6"/>
    <w:rsid w:val="00887DF0"/>
    <w:rsid w:val="00894B53"/>
    <w:rsid w:val="00894DBA"/>
    <w:rsid w:val="008C1ACF"/>
    <w:rsid w:val="008D0C79"/>
    <w:rsid w:val="00920396"/>
    <w:rsid w:val="00920CA9"/>
    <w:rsid w:val="00920ECE"/>
    <w:rsid w:val="0092556A"/>
    <w:rsid w:val="00952CB2"/>
    <w:rsid w:val="0095430F"/>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5786B"/>
    <w:rsid w:val="00C76F2E"/>
    <w:rsid w:val="00C773D7"/>
    <w:rsid w:val="00C94BA3"/>
    <w:rsid w:val="00C9623B"/>
    <w:rsid w:val="00CA11CD"/>
    <w:rsid w:val="00CA658A"/>
    <w:rsid w:val="00CB763F"/>
    <w:rsid w:val="00CC04E6"/>
    <w:rsid w:val="00CC334E"/>
    <w:rsid w:val="00CD05CF"/>
    <w:rsid w:val="00CD56C2"/>
    <w:rsid w:val="00CE66D7"/>
    <w:rsid w:val="00CF03A1"/>
    <w:rsid w:val="00D31B73"/>
    <w:rsid w:val="00D53F74"/>
    <w:rsid w:val="00D618DD"/>
    <w:rsid w:val="00D72006"/>
    <w:rsid w:val="00DC5074"/>
    <w:rsid w:val="00DE7CD8"/>
    <w:rsid w:val="00E005D3"/>
    <w:rsid w:val="00E07F8C"/>
    <w:rsid w:val="00E32CDE"/>
    <w:rsid w:val="00E44BB3"/>
    <w:rsid w:val="00E570FB"/>
    <w:rsid w:val="00E65606"/>
    <w:rsid w:val="00E90EA3"/>
    <w:rsid w:val="00E9367A"/>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A3B48"/>
    <w:rsid w:val="00FB0B3E"/>
    <w:rsid w:val="00FC0432"/>
    <w:rsid w:val="00FC13FE"/>
    <w:rsid w:val="00FC2F08"/>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0"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3"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sChild>
                                                                                                                    <w:div w:id="861473636">
                                                                                                                      <w:marLeft w:val="0"/>
                                                                                                                      <w:marRight w:val="0"/>
                                                                                                                      <w:marTop w:val="0"/>
                                                                                                                      <w:marBottom w:val="0"/>
                                                                                                                      <w:divBdr>
                                                                                                                        <w:top w:val="none" w:sz="0" w:space="0" w:color="auto"/>
                                                                                                                        <w:left w:val="none" w:sz="0" w:space="0" w:color="auto"/>
                                                                                                                        <w:bottom w:val="none" w:sz="0" w:space="0" w:color="auto"/>
                                                                                                                        <w:right w:val="none" w:sz="0" w:space="0" w:color="auto"/>
                                                                                                                      </w:divBdr>
                                                                                                                      <w:divsChild>
                                                                                                                        <w:div w:id="11740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s://docs.google.com/spreadsheet/ccc?key=0AguZnvHEQMlTdEFtbmRSOGZkWkZSRnNYOENsRlJsTnc&amp;usp=sharing" TargetMode="External"/><Relationship Id="rId27" Type="http://schemas.openxmlformats.org/officeDocument/2006/relationships/hyperlink" Target="https://docs.google.com/spreadsheet/ccc?key=0AguZnvHEQMlTdEFtbmRSOGZkWkZSRnNYOENsRlJsTnc&amp;usp=sharing" TargetMode="External"/><Relationship Id="rId28" Type="http://schemas.openxmlformats.org/officeDocument/2006/relationships/hyperlink" Target="http://www.sitepoint.com/top-10-front-end-development-frameworks/" TargetMode="External"/><Relationship Id="rId29" Type="http://schemas.openxmlformats.org/officeDocument/2006/relationships/hyperlink" Target="http://www.sitepoint.com/top-10-front-end-development-framewo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jpg"/><Relationship Id="rId32" Type="http://schemas.openxmlformats.org/officeDocument/2006/relationships/image" Target="media/image15.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087167720"/>
        <c:axId val="2084921592"/>
      </c:lineChart>
      <c:catAx>
        <c:axId val="2087167720"/>
        <c:scaling>
          <c:orientation val="minMax"/>
        </c:scaling>
        <c:delete val="0"/>
        <c:axPos val="b"/>
        <c:majorTickMark val="out"/>
        <c:minorTickMark val="none"/>
        <c:tickLblPos val="nextTo"/>
        <c:crossAx val="2084921592"/>
        <c:crosses val="autoZero"/>
        <c:auto val="1"/>
        <c:lblAlgn val="ctr"/>
        <c:lblOffset val="100"/>
        <c:noMultiLvlLbl val="0"/>
      </c:catAx>
      <c:valAx>
        <c:axId val="2084921592"/>
        <c:scaling>
          <c:orientation val="minMax"/>
        </c:scaling>
        <c:delete val="0"/>
        <c:axPos val="l"/>
        <c:majorGridlines/>
        <c:numFmt formatCode="General" sourceLinked="1"/>
        <c:majorTickMark val="out"/>
        <c:minorTickMark val="none"/>
        <c:tickLblPos val="nextTo"/>
        <c:crossAx val="2087167720"/>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0BE1F-B1B1-0E4A-B476-EF4BE44B2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45</Pages>
  <Words>12191</Words>
  <Characters>69492</Characters>
  <Application>Microsoft Macintosh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81520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10</cp:revision>
  <dcterms:created xsi:type="dcterms:W3CDTF">2014-03-11T19:35:00Z</dcterms:created>
  <dcterms:modified xsi:type="dcterms:W3CDTF">2014-03-15T10:16:00Z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