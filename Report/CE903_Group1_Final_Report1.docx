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2D7630" w14:textId="77777777" w:rsidR="00C9623B" w:rsidRDefault="00C9623B" w:rsidP="008D0C79">
      <w:pPr>
        <w:pStyle w:val="Title"/>
        <w:jc w:val="center"/>
        <w:rPr>
          <w:ins w:id="6" w:author="Sarah Thomas" w:date="2014-02-05T07:05:00Z"/>
        </w:rPr>
      </w:pPr>
    </w:p>
    <w:p w14:paraId="3B1649B3" w14:textId="77777777" w:rsidR="008D0C79" w:rsidRDefault="00E44BB3" w:rsidP="008D0C79">
      <w:pPr>
        <w:pStyle w:val="Title"/>
        <w:jc w:val="center"/>
      </w:pPr>
      <w:r w:rsidRPr="005C63CB">
        <w:t xml:space="preserve">CE903 </w:t>
      </w:r>
      <w:r w:rsidR="008D0C79">
        <w:t>Group 1</w:t>
      </w:r>
    </w:p>
    <w:p w14:paraId="0B3C62B0" w14:textId="63A4CEA2" w:rsidR="00E44BB3" w:rsidRDefault="00E44BB3" w:rsidP="008D0C79">
      <w:pPr>
        <w:pStyle w:val="Title"/>
        <w:jc w:val="center"/>
      </w:pPr>
      <w:del w:id="7" w:author="Sarah Thomas" w:date="2014-03-03T14:05:00Z">
        <w:r w:rsidRPr="005C63CB" w:rsidDel="00F15707">
          <w:delText>System Requirements Specification Document</w:delText>
        </w:r>
      </w:del>
      <w:ins w:id="8" w:author="Sarah Thomas" w:date="2014-03-03T14:05:00Z">
        <w:r w:rsidR="00F15707">
          <w:t>Final Report</w:t>
        </w:r>
      </w:ins>
    </w:p>
    <w:p w14:paraId="50FD33DB" w14:textId="77777777" w:rsidR="008D0C79" w:rsidRPr="008D0C79" w:rsidRDefault="008D0C79" w:rsidP="008D0C79"/>
    <w:p w14:paraId="26A2BB0D" w14:textId="77777777" w:rsidR="005C63CB" w:rsidRDefault="00E44BB3" w:rsidP="008D0C79">
      <w:pPr>
        <w:pStyle w:val="Title"/>
        <w:jc w:val="center"/>
      </w:pPr>
      <w:r w:rsidRPr="005C63CB">
        <w:t>The Faculty Cooperative – An Interactive Website for “Crowd Sourced” Academic</w:t>
      </w:r>
      <w:r w:rsidR="005C63CB" w:rsidRPr="005C63CB">
        <w:t xml:space="preserve"> Entrepreneurial Activity</w:t>
      </w:r>
    </w:p>
    <w:p w14:paraId="1CBB267D" w14:textId="77777777" w:rsidR="008D0C79" w:rsidRDefault="008D0C79" w:rsidP="008D0C79">
      <w:pPr>
        <w:pStyle w:val="BodyText"/>
        <w:jc w:val="center"/>
        <w:rPr>
          <w:b/>
        </w:rPr>
      </w:pPr>
    </w:p>
    <w:p w14:paraId="52C0394A" w14:textId="77777777" w:rsidR="008D0C79" w:rsidRDefault="008D0C79" w:rsidP="008D0C79">
      <w:pPr>
        <w:pStyle w:val="BodyText"/>
        <w:jc w:val="center"/>
        <w:rPr>
          <w:b/>
        </w:rPr>
      </w:pPr>
    </w:p>
    <w:p w14:paraId="3362A858" w14:textId="77777777" w:rsidR="008D0C79" w:rsidRDefault="008D0C79" w:rsidP="008D0C79">
      <w:pPr>
        <w:pStyle w:val="BodyText"/>
        <w:jc w:val="center"/>
        <w:rPr>
          <w:b/>
        </w:rPr>
      </w:pPr>
    </w:p>
    <w:p w14:paraId="5B6E56BA" w14:textId="280E8B28" w:rsidR="00C5786B" w:rsidRPr="008D0C79" w:rsidRDefault="008D0C79" w:rsidP="008D0C79">
      <w:pPr>
        <w:pStyle w:val="BodyText"/>
        <w:jc w:val="center"/>
        <w:rPr>
          <w:b/>
        </w:rPr>
      </w:pPr>
      <w:r w:rsidRPr="008D0C79">
        <w:rPr>
          <w:b/>
        </w:rPr>
        <w:t xml:space="preserve">Team </w:t>
      </w:r>
      <w:r w:rsidR="0080393E" w:rsidRPr="008D0C79">
        <w:rPr>
          <w:b/>
        </w:rPr>
        <w:t>Members:</w:t>
      </w:r>
    </w:p>
    <w:p w14:paraId="51BBAD61" w14:textId="3301F1F1" w:rsidR="00C5786B" w:rsidRDefault="00C5786B" w:rsidP="008D0C79">
      <w:pPr>
        <w:pStyle w:val="BodyText"/>
        <w:jc w:val="center"/>
      </w:pPr>
      <w:r>
        <w:t>ALSHUAIBI, ENAAM ABDULMONEM O</w:t>
      </w:r>
    </w:p>
    <w:p w14:paraId="27F73855" w14:textId="77777777" w:rsidR="00C5786B" w:rsidRDefault="00C5786B" w:rsidP="008D0C79">
      <w:pPr>
        <w:pStyle w:val="BodyText"/>
        <w:jc w:val="center"/>
      </w:pPr>
      <w:r>
        <w:t>CHEN, XIAOFENG</w:t>
      </w:r>
    </w:p>
    <w:p w14:paraId="5238E367" w14:textId="77777777" w:rsidR="00C5786B" w:rsidRDefault="00C5786B" w:rsidP="008D0C79">
      <w:pPr>
        <w:pStyle w:val="BodyText"/>
        <w:jc w:val="center"/>
      </w:pPr>
      <w:r>
        <w:t>HAMID, BAHIT BIN</w:t>
      </w:r>
    </w:p>
    <w:p w14:paraId="6B78CE0B" w14:textId="77777777" w:rsidR="00C5786B" w:rsidRDefault="00C5786B" w:rsidP="008D0C79">
      <w:pPr>
        <w:pStyle w:val="BodyText"/>
        <w:jc w:val="center"/>
      </w:pPr>
      <w:r>
        <w:t>HERASCU, IRINA</w:t>
      </w:r>
    </w:p>
    <w:p w14:paraId="0BC6F416" w14:textId="099208A7" w:rsidR="00C5786B" w:rsidRDefault="00C5786B" w:rsidP="008D0C79">
      <w:pPr>
        <w:pStyle w:val="BodyText"/>
        <w:jc w:val="center"/>
      </w:pPr>
      <w:r>
        <w:t>THOMAS, SARAH ANNE</w:t>
      </w:r>
    </w:p>
    <w:p w14:paraId="6AE1175A" w14:textId="77777777" w:rsidR="008D0C79" w:rsidRDefault="008D0C79" w:rsidP="008D0C79">
      <w:pPr>
        <w:pStyle w:val="BodyText"/>
        <w:jc w:val="center"/>
      </w:pPr>
    </w:p>
    <w:p w14:paraId="53ED80B2" w14:textId="77777777" w:rsidR="008D0C79" w:rsidRDefault="008D0C79" w:rsidP="008D0C79">
      <w:pPr>
        <w:pStyle w:val="BodyText"/>
        <w:jc w:val="center"/>
      </w:pPr>
    </w:p>
    <w:p w14:paraId="5849BA4D" w14:textId="18287BA7" w:rsidR="008D0C79" w:rsidRPr="008D0C79" w:rsidRDefault="008D0C79" w:rsidP="008D0C79">
      <w:pPr>
        <w:pStyle w:val="BodyText"/>
        <w:jc w:val="center"/>
        <w:rPr>
          <w:b/>
        </w:rPr>
      </w:pPr>
      <w:r w:rsidRPr="008D0C79">
        <w:rPr>
          <w:b/>
        </w:rPr>
        <w:t>Supervisor:</w:t>
      </w:r>
    </w:p>
    <w:p w14:paraId="1F7CF750" w14:textId="144509EF" w:rsidR="008D0C79" w:rsidRDefault="008D0C79" w:rsidP="008D0C79">
      <w:pPr>
        <w:pStyle w:val="BodyText"/>
        <w:jc w:val="center"/>
      </w:pPr>
      <w:r>
        <w:t>GARDNER, MICHAEL</w:t>
      </w:r>
    </w:p>
    <w:p w14:paraId="3BF8E0B3" w14:textId="77777777" w:rsidR="008D0C79" w:rsidRDefault="008D0C79" w:rsidP="008D0C79">
      <w:pPr>
        <w:pStyle w:val="BodyText"/>
        <w:jc w:val="center"/>
      </w:pPr>
    </w:p>
    <w:p w14:paraId="300ECCB8" w14:textId="77777777" w:rsidR="008D0C79" w:rsidRDefault="008D0C79" w:rsidP="008D0C79">
      <w:pPr>
        <w:pStyle w:val="BodyText"/>
        <w:jc w:val="center"/>
      </w:pPr>
    </w:p>
    <w:p w14:paraId="42D080E4" w14:textId="77777777" w:rsidR="008D0C79" w:rsidRDefault="008D0C79" w:rsidP="008D0C79">
      <w:pPr>
        <w:pStyle w:val="BodyText"/>
        <w:jc w:val="center"/>
      </w:pPr>
    </w:p>
    <w:p w14:paraId="55D10586" w14:textId="124C56D8" w:rsidR="008D0C79" w:rsidRDefault="008D0C79" w:rsidP="008D0C79">
      <w:pPr>
        <w:pStyle w:val="BodyText"/>
        <w:jc w:val="center"/>
      </w:pPr>
      <w:r w:rsidRPr="008D0C79">
        <w:rPr>
          <w:b/>
        </w:rPr>
        <w:t>Date:</w:t>
      </w:r>
      <w:r>
        <w:t xml:space="preserve"> </w:t>
      </w:r>
      <w:ins w:id="9" w:author="Sarah Thomas" w:date="2014-03-03T14:07:00Z">
        <w:r w:rsidR="00F15707">
          <w:t>19</w:t>
        </w:r>
      </w:ins>
      <w:del w:id="10" w:author="Sarah Thomas" w:date="2014-03-03T14:07:00Z">
        <w:r w:rsidDel="00F15707">
          <w:delText>5</w:delText>
        </w:r>
      </w:del>
      <w:r>
        <w:t xml:space="preserve"> </w:t>
      </w:r>
      <w:del w:id="11" w:author="Sarah Thomas" w:date="2014-03-03T14:07:00Z">
        <w:r w:rsidDel="00F15707">
          <w:delText xml:space="preserve">February </w:delText>
        </w:r>
      </w:del>
      <w:ins w:id="12" w:author="Sarah Thomas" w:date="2014-03-03T14:07:00Z">
        <w:r w:rsidR="00F15707">
          <w:t xml:space="preserve">March </w:t>
        </w:r>
      </w:ins>
      <w:del w:id="13" w:author="Sarah Thomas" w:date="2014-03-03T14:06:00Z">
        <w:r w:rsidDel="00F15707">
          <w:delText>2012</w:delText>
        </w:r>
      </w:del>
      <w:ins w:id="14" w:author="Sarah Thomas" w:date="2014-03-03T14:06:00Z">
        <w:r w:rsidR="00F15707">
          <w:t>2014</w:t>
        </w:r>
      </w:ins>
    </w:p>
    <w:p w14:paraId="4ECDBEFE" w14:textId="77777777" w:rsidR="008D0C79" w:rsidRDefault="008D0C79" w:rsidP="008D0C79">
      <w:pPr>
        <w:pStyle w:val="BodyText"/>
        <w:jc w:val="center"/>
      </w:pPr>
    </w:p>
    <w:p w14:paraId="441BACA2" w14:textId="77777777" w:rsidR="00F0790D" w:rsidRDefault="00C5786B" w:rsidP="00F0790D">
      <w:pPr>
        <w:pStyle w:val="TOCHeading"/>
        <w:numPr>
          <w:ilvl w:val="0"/>
          <w:numId w:val="0"/>
        </w:numPr>
      </w:pPr>
      <w:r>
        <w:br w:type="page"/>
      </w:r>
    </w:p>
    <w:sdt>
      <w:sdtPr>
        <w:rPr>
          <w:rFonts w:ascii="Times New Roman" w:eastAsiaTheme="minorEastAsia" w:hAnsi="Times New Roman" w:cstheme="minorBidi"/>
          <w:b w:val="0"/>
          <w:bCs w:val="0"/>
          <w:iCs w:val="0"/>
          <w:sz w:val="24"/>
          <w:szCs w:val="22"/>
          <w:lang w:bidi="ar-SA"/>
        </w:rPr>
        <w:id w:val="-950849692"/>
        <w:docPartObj>
          <w:docPartGallery w:val="Table of Contents"/>
          <w:docPartUnique/>
        </w:docPartObj>
      </w:sdtPr>
      <w:sdtEndPr>
        <w:rPr>
          <w:noProof/>
        </w:rPr>
      </w:sdtEndPr>
      <w:sdtContent>
        <w:p w14:paraId="6C1600FD" w14:textId="5D91F974" w:rsidR="001D3EAC" w:rsidRDefault="001D3EAC" w:rsidP="00F0790D">
          <w:pPr>
            <w:pStyle w:val="TOCHeading"/>
            <w:numPr>
              <w:ilvl w:val="0"/>
              <w:numId w:val="0"/>
            </w:numPr>
          </w:pPr>
          <w:r>
            <w:t>Table of Contents</w:t>
          </w:r>
        </w:p>
        <w:p w14:paraId="740219DD" w14:textId="77777777" w:rsidR="0081299B" w:rsidRDefault="001D3EAC">
          <w:pPr>
            <w:pStyle w:val="TOC1"/>
            <w:tabs>
              <w:tab w:val="left" w:pos="382"/>
              <w:tab w:val="right" w:leader="dot" w:pos="8290"/>
            </w:tabs>
            <w:rPr>
              <w:ins w:id="15" w:author="Sarah Thomas" w:date="2014-03-03T16:35:00Z"/>
              <w:b w:val="0"/>
              <w:noProof/>
              <w:lang w:val="en-US" w:eastAsia="ja-JP"/>
            </w:rPr>
          </w:pPr>
          <w:r>
            <w:rPr>
              <w:b w:val="0"/>
            </w:rPr>
            <w:fldChar w:fldCharType="begin"/>
          </w:r>
          <w:r>
            <w:instrText xml:space="preserve"> TOC \o "1-3" \h \z \u </w:instrText>
          </w:r>
          <w:r>
            <w:rPr>
              <w:b w:val="0"/>
            </w:rPr>
            <w:fldChar w:fldCharType="separate"/>
          </w:r>
          <w:ins w:id="16" w:author="Sarah Thomas" w:date="2014-03-03T16:35:00Z">
            <w:r w:rsidR="0081299B">
              <w:rPr>
                <w:noProof/>
              </w:rPr>
              <w:t>1</w:t>
            </w:r>
            <w:r w:rsidR="0081299B">
              <w:rPr>
                <w:b w:val="0"/>
                <w:noProof/>
                <w:lang w:val="en-US" w:eastAsia="ja-JP"/>
              </w:rPr>
              <w:tab/>
            </w:r>
            <w:r w:rsidR="0081299B">
              <w:rPr>
                <w:noProof/>
              </w:rPr>
              <w:t>Introduction</w:t>
            </w:r>
            <w:r w:rsidR="0081299B">
              <w:rPr>
                <w:noProof/>
              </w:rPr>
              <w:tab/>
            </w:r>
            <w:r w:rsidR="0081299B">
              <w:rPr>
                <w:noProof/>
              </w:rPr>
              <w:fldChar w:fldCharType="begin"/>
            </w:r>
            <w:r w:rsidR="0081299B">
              <w:rPr>
                <w:noProof/>
              </w:rPr>
              <w:instrText xml:space="preserve"> PAGEREF _Toc255483831 \h </w:instrText>
            </w:r>
          </w:ins>
          <w:r w:rsidR="0081299B">
            <w:rPr>
              <w:noProof/>
            </w:rPr>
          </w:r>
          <w:r w:rsidR="0081299B">
            <w:rPr>
              <w:noProof/>
            </w:rPr>
            <w:fldChar w:fldCharType="separate"/>
          </w:r>
          <w:ins w:id="17" w:author="Sarah Thomas" w:date="2014-03-03T16:35:00Z">
            <w:r w:rsidR="0081299B">
              <w:rPr>
                <w:noProof/>
              </w:rPr>
              <w:t>3</w:t>
            </w:r>
            <w:r w:rsidR="0081299B">
              <w:rPr>
                <w:noProof/>
              </w:rPr>
              <w:fldChar w:fldCharType="end"/>
            </w:r>
          </w:ins>
        </w:p>
        <w:p w14:paraId="0FA731C4" w14:textId="77777777" w:rsidR="0081299B" w:rsidRDefault="0081299B">
          <w:pPr>
            <w:pStyle w:val="TOC2"/>
            <w:tabs>
              <w:tab w:val="left" w:pos="792"/>
              <w:tab w:val="right" w:leader="dot" w:pos="8290"/>
            </w:tabs>
            <w:rPr>
              <w:ins w:id="18" w:author="Sarah Thomas" w:date="2014-03-03T16:35:00Z"/>
              <w:b w:val="0"/>
              <w:noProof/>
              <w:sz w:val="24"/>
              <w:szCs w:val="24"/>
              <w:lang w:val="en-US" w:eastAsia="ja-JP"/>
            </w:rPr>
          </w:pPr>
          <w:ins w:id="19" w:author="Sarah Thomas" w:date="2014-03-03T16:35:00Z">
            <w:r>
              <w:rPr>
                <w:noProof/>
              </w:rPr>
              <w:t>1.1</w:t>
            </w:r>
            <w:r>
              <w:rPr>
                <w:b w:val="0"/>
                <w:noProof/>
                <w:sz w:val="24"/>
                <w:szCs w:val="24"/>
                <w:lang w:val="en-US" w:eastAsia="ja-JP"/>
              </w:rPr>
              <w:tab/>
            </w:r>
            <w:r>
              <w:rPr>
                <w:noProof/>
              </w:rPr>
              <w:t>Background</w:t>
            </w:r>
            <w:r>
              <w:rPr>
                <w:noProof/>
              </w:rPr>
              <w:tab/>
            </w:r>
            <w:r>
              <w:rPr>
                <w:noProof/>
              </w:rPr>
              <w:fldChar w:fldCharType="begin"/>
            </w:r>
            <w:r>
              <w:rPr>
                <w:noProof/>
              </w:rPr>
              <w:instrText xml:space="preserve"> PAGEREF _Toc255483832 \h </w:instrText>
            </w:r>
          </w:ins>
          <w:r>
            <w:rPr>
              <w:noProof/>
            </w:rPr>
          </w:r>
          <w:r>
            <w:rPr>
              <w:noProof/>
            </w:rPr>
            <w:fldChar w:fldCharType="separate"/>
          </w:r>
          <w:ins w:id="20" w:author="Sarah Thomas" w:date="2014-03-03T16:35:00Z">
            <w:r>
              <w:rPr>
                <w:noProof/>
              </w:rPr>
              <w:t>3</w:t>
            </w:r>
            <w:r>
              <w:rPr>
                <w:noProof/>
              </w:rPr>
              <w:fldChar w:fldCharType="end"/>
            </w:r>
          </w:ins>
        </w:p>
        <w:p w14:paraId="1C2CF70F" w14:textId="77777777" w:rsidR="0081299B" w:rsidRDefault="0081299B">
          <w:pPr>
            <w:pStyle w:val="TOC2"/>
            <w:tabs>
              <w:tab w:val="left" w:pos="792"/>
              <w:tab w:val="right" w:leader="dot" w:pos="8290"/>
            </w:tabs>
            <w:rPr>
              <w:ins w:id="21" w:author="Sarah Thomas" w:date="2014-03-03T16:35:00Z"/>
              <w:b w:val="0"/>
              <w:noProof/>
              <w:sz w:val="24"/>
              <w:szCs w:val="24"/>
              <w:lang w:val="en-US" w:eastAsia="ja-JP"/>
            </w:rPr>
          </w:pPr>
          <w:ins w:id="22" w:author="Sarah Thomas" w:date="2014-03-03T16:35:00Z">
            <w:r>
              <w:rPr>
                <w:noProof/>
              </w:rPr>
              <w:t>1.2</w:t>
            </w:r>
            <w:r>
              <w:rPr>
                <w:b w:val="0"/>
                <w:noProof/>
                <w:sz w:val="24"/>
                <w:szCs w:val="24"/>
                <w:lang w:val="en-US" w:eastAsia="ja-JP"/>
              </w:rPr>
              <w:tab/>
            </w:r>
            <w:r>
              <w:rPr>
                <w:noProof/>
              </w:rPr>
              <w:t>Server Side Technology</w:t>
            </w:r>
            <w:r>
              <w:rPr>
                <w:noProof/>
              </w:rPr>
              <w:tab/>
            </w:r>
            <w:r>
              <w:rPr>
                <w:noProof/>
              </w:rPr>
              <w:fldChar w:fldCharType="begin"/>
            </w:r>
            <w:r>
              <w:rPr>
                <w:noProof/>
              </w:rPr>
              <w:instrText xml:space="preserve"> PAGEREF _Toc255483833 \h </w:instrText>
            </w:r>
          </w:ins>
          <w:r>
            <w:rPr>
              <w:noProof/>
            </w:rPr>
          </w:r>
          <w:r>
            <w:rPr>
              <w:noProof/>
            </w:rPr>
            <w:fldChar w:fldCharType="separate"/>
          </w:r>
          <w:ins w:id="23" w:author="Sarah Thomas" w:date="2014-03-03T16:35:00Z">
            <w:r>
              <w:rPr>
                <w:noProof/>
              </w:rPr>
              <w:t>3</w:t>
            </w:r>
            <w:r>
              <w:rPr>
                <w:noProof/>
              </w:rPr>
              <w:fldChar w:fldCharType="end"/>
            </w:r>
          </w:ins>
        </w:p>
        <w:p w14:paraId="040EBF89" w14:textId="77777777" w:rsidR="0081299B" w:rsidRDefault="0081299B">
          <w:pPr>
            <w:pStyle w:val="TOC2"/>
            <w:tabs>
              <w:tab w:val="left" w:pos="792"/>
              <w:tab w:val="right" w:leader="dot" w:pos="8290"/>
            </w:tabs>
            <w:rPr>
              <w:ins w:id="24" w:author="Sarah Thomas" w:date="2014-03-03T16:35:00Z"/>
              <w:b w:val="0"/>
              <w:noProof/>
              <w:sz w:val="24"/>
              <w:szCs w:val="24"/>
              <w:lang w:val="en-US" w:eastAsia="ja-JP"/>
            </w:rPr>
          </w:pPr>
          <w:ins w:id="25" w:author="Sarah Thomas" w:date="2014-03-03T16:35:00Z">
            <w:r>
              <w:rPr>
                <w:noProof/>
              </w:rPr>
              <w:t>1.3</w:t>
            </w:r>
            <w:r>
              <w:rPr>
                <w:b w:val="0"/>
                <w:noProof/>
                <w:sz w:val="24"/>
                <w:szCs w:val="24"/>
                <w:lang w:val="en-US" w:eastAsia="ja-JP"/>
              </w:rPr>
              <w:tab/>
            </w:r>
            <w:r>
              <w:rPr>
                <w:noProof/>
              </w:rPr>
              <w:t>PHP Frameworks</w:t>
            </w:r>
            <w:r>
              <w:rPr>
                <w:noProof/>
              </w:rPr>
              <w:tab/>
            </w:r>
            <w:r>
              <w:rPr>
                <w:noProof/>
              </w:rPr>
              <w:fldChar w:fldCharType="begin"/>
            </w:r>
            <w:r>
              <w:rPr>
                <w:noProof/>
              </w:rPr>
              <w:instrText xml:space="preserve"> PAGEREF _Toc255483834 \h </w:instrText>
            </w:r>
          </w:ins>
          <w:r>
            <w:rPr>
              <w:noProof/>
            </w:rPr>
          </w:r>
          <w:r>
            <w:rPr>
              <w:noProof/>
            </w:rPr>
            <w:fldChar w:fldCharType="separate"/>
          </w:r>
          <w:ins w:id="26" w:author="Sarah Thomas" w:date="2014-03-03T16:35:00Z">
            <w:r>
              <w:rPr>
                <w:noProof/>
              </w:rPr>
              <w:t>3</w:t>
            </w:r>
            <w:r>
              <w:rPr>
                <w:noProof/>
              </w:rPr>
              <w:fldChar w:fldCharType="end"/>
            </w:r>
          </w:ins>
        </w:p>
        <w:p w14:paraId="44D6B061" w14:textId="77777777" w:rsidR="0081299B" w:rsidRDefault="0081299B">
          <w:pPr>
            <w:pStyle w:val="TOC1"/>
            <w:tabs>
              <w:tab w:val="left" w:pos="382"/>
              <w:tab w:val="right" w:leader="dot" w:pos="8290"/>
            </w:tabs>
            <w:rPr>
              <w:ins w:id="27" w:author="Sarah Thomas" w:date="2014-03-03T16:35:00Z"/>
              <w:b w:val="0"/>
              <w:noProof/>
              <w:lang w:val="en-US" w:eastAsia="ja-JP"/>
            </w:rPr>
          </w:pPr>
          <w:ins w:id="28" w:author="Sarah Thomas" w:date="2014-03-03T16:35:00Z">
            <w:r>
              <w:rPr>
                <w:noProof/>
              </w:rPr>
              <w:t>2</w:t>
            </w:r>
            <w:r>
              <w:rPr>
                <w:b w:val="0"/>
                <w:noProof/>
                <w:lang w:val="en-US" w:eastAsia="ja-JP"/>
              </w:rPr>
              <w:tab/>
            </w:r>
            <w:r>
              <w:rPr>
                <w:noProof/>
              </w:rPr>
              <w:t>Software Tools</w:t>
            </w:r>
            <w:r>
              <w:rPr>
                <w:noProof/>
              </w:rPr>
              <w:tab/>
            </w:r>
            <w:r>
              <w:rPr>
                <w:noProof/>
              </w:rPr>
              <w:fldChar w:fldCharType="begin"/>
            </w:r>
            <w:r>
              <w:rPr>
                <w:noProof/>
              </w:rPr>
              <w:instrText xml:space="preserve"> PAGEREF _Toc255483835 \h </w:instrText>
            </w:r>
          </w:ins>
          <w:r>
            <w:rPr>
              <w:noProof/>
            </w:rPr>
          </w:r>
          <w:r>
            <w:rPr>
              <w:noProof/>
            </w:rPr>
            <w:fldChar w:fldCharType="separate"/>
          </w:r>
          <w:ins w:id="29" w:author="Sarah Thomas" w:date="2014-03-03T16:35:00Z">
            <w:r>
              <w:rPr>
                <w:noProof/>
              </w:rPr>
              <w:t>4</w:t>
            </w:r>
            <w:r>
              <w:rPr>
                <w:noProof/>
              </w:rPr>
              <w:fldChar w:fldCharType="end"/>
            </w:r>
          </w:ins>
        </w:p>
        <w:p w14:paraId="7B394942" w14:textId="77777777" w:rsidR="0081299B" w:rsidRDefault="0081299B">
          <w:pPr>
            <w:pStyle w:val="TOC2"/>
            <w:tabs>
              <w:tab w:val="left" w:pos="792"/>
              <w:tab w:val="right" w:leader="dot" w:pos="8290"/>
            </w:tabs>
            <w:rPr>
              <w:ins w:id="30" w:author="Sarah Thomas" w:date="2014-03-03T16:35:00Z"/>
              <w:b w:val="0"/>
              <w:noProof/>
              <w:sz w:val="24"/>
              <w:szCs w:val="24"/>
              <w:lang w:val="en-US" w:eastAsia="ja-JP"/>
            </w:rPr>
          </w:pPr>
          <w:ins w:id="31" w:author="Sarah Thomas" w:date="2014-03-03T16:35:00Z">
            <w:r>
              <w:rPr>
                <w:noProof/>
              </w:rPr>
              <w:t>2.1</w:t>
            </w:r>
            <w:r>
              <w:rPr>
                <w:b w:val="0"/>
                <w:noProof/>
                <w:sz w:val="24"/>
                <w:szCs w:val="24"/>
                <w:lang w:val="en-US" w:eastAsia="ja-JP"/>
              </w:rPr>
              <w:tab/>
            </w:r>
            <w:r>
              <w:rPr>
                <w:noProof/>
              </w:rPr>
              <w:t>Laravel</w:t>
            </w:r>
            <w:r>
              <w:rPr>
                <w:noProof/>
              </w:rPr>
              <w:tab/>
            </w:r>
            <w:r>
              <w:rPr>
                <w:noProof/>
              </w:rPr>
              <w:fldChar w:fldCharType="begin"/>
            </w:r>
            <w:r>
              <w:rPr>
                <w:noProof/>
              </w:rPr>
              <w:instrText xml:space="preserve"> PAGEREF _Toc255483836 \h </w:instrText>
            </w:r>
          </w:ins>
          <w:r>
            <w:rPr>
              <w:noProof/>
            </w:rPr>
          </w:r>
          <w:r>
            <w:rPr>
              <w:noProof/>
            </w:rPr>
            <w:fldChar w:fldCharType="separate"/>
          </w:r>
          <w:ins w:id="32" w:author="Sarah Thomas" w:date="2014-03-03T16:35:00Z">
            <w:r>
              <w:rPr>
                <w:noProof/>
              </w:rPr>
              <w:t>4</w:t>
            </w:r>
            <w:r>
              <w:rPr>
                <w:noProof/>
              </w:rPr>
              <w:fldChar w:fldCharType="end"/>
            </w:r>
          </w:ins>
        </w:p>
        <w:p w14:paraId="5FBC68E1" w14:textId="77777777" w:rsidR="0081299B" w:rsidRDefault="0081299B">
          <w:pPr>
            <w:pStyle w:val="TOC3"/>
            <w:tabs>
              <w:tab w:val="left" w:pos="1176"/>
              <w:tab w:val="right" w:leader="dot" w:pos="8290"/>
            </w:tabs>
            <w:rPr>
              <w:ins w:id="33" w:author="Sarah Thomas" w:date="2014-03-03T16:35:00Z"/>
              <w:noProof/>
              <w:sz w:val="24"/>
              <w:szCs w:val="24"/>
              <w:lang w:val="en-US" w:eastAsia="ja-JP"/>
            </w:rPr>
          </w:pPr>
          <w:ins w:id="34" w:author="Sarah Thomas" w:date="2014-03-03T16:35:00Z">
            <w:r>
              <w:rPr>
                <w:noProof/>
              </w:rPr>
              <w:t>2.1.1</w:t>
            </w:r>
            <w:r>
              <w:rPr>
                <w:noProof/>
                <w:sz w:val="24"/>
                <w:szCs w:val="24"/>
                <w:lang w:val="en-US" w:eastAsia="ja-JP"/>
              </w:rPr>
              <w:tab/>
            </w:r>
            <w:r>
              <w:rPr>
                <w:noProof/>
              </w:rPr>
              <w:t>Laravel Migrations and Seeds</w:t>
            </w:r>
            <w:r>
              <w:rPr>
                <w:noProof/>
              </w:rPr>
              <w:tab/>
            </w:r>
            <w:r>
              <w:rPr>
                <w:noProof/>
              </w:rPr>
              <w:fldChar w:fldCharType="begin"/>
            </w:r>
            <w:r>
              <w:rPr>
                <w:noProof/>
              </w:rPr>
              <w:instrText xml:space="preserve"> PAGEREF _Toc255483837 \h </w:instrText>
            </w:r>
          </w:ins>
          <w:r>
            <w:rPr>
              <w:noProof/>
            </w:rPr>
          </w:r>
          <w:r>
            <w:rPr>
              <w:noProof/>
            </w:rPr>
            <w:fldChar w:fldCharType="separate"/>
          </w:r>
          <w:ins w:id="35" w:author="Sarah Thomas" w:date="2014-03-03T16:35:00Z">
            <w:r>
              <w:rPr>
                <w:noProof/>
              </w:rPr>
              <w:t>4</w:t>
            </w:r>
            <w:r>
              <w:rPr>
                <w:noProof/>
              </w:rPr>
              <w:fldChar w:fldCharType="end"/>
            </w:r>
          </w:ins>
        </w:p>
        <w:p w14:paraId="5A105BF9" w14:textId="77777777" w:rsidR="0081299B" w:rsidRDefault="0081299B">
          <w:pPr>
            <w:pStyle w:val="TOC3"/>
            <w:tabs>
              <w:tab w:val="left" w:pos="1176"/>
              <w:tab w:val="right" w:leader="dot" w:pos="8290"/>
            </w:tabs>
            <w:rPr>
              <w:ins w:id="36" w:author="Sarah Thomas" w:date="2014-03-03T16:35:00Z"/>
              <w:noProof/>
              <w:sz w:val="24"/>
              <w:szCs w:val="24"/>
              <w:lang w:val="en-US" w:eastAsia="ja-JP"/>
            </w:rPr>
          </w:pPr>
          <w:ins w:id="37" w:author="Sarah Thomas" w:date="2014-03-03T16:35:00Z">
            <w:r>
              <w:rPr>
                <w:noProof/>
              </w:rPr>
              <w:t>2.1.2</w:t>
            </w:r>
            <w:r>
              <w:rPr>
                <w:noProof/>
                <w:sz w:val="24"/>
                <w:szCs w:val="24"/>
                <w:lang w:val="en-US" w:eastAsia="ja-JP"/>
              </w:rPr>
              <w:tab/>
            </w:r>
            <w:r>
              <w:rPr>
                <w:noProof/>
              </w:rPr>
              <w:t>Laravel Eloquent ORM</w:t>
            </w:r>
            <w:r>
              <w:rPr>
                <w:noProof/>
              </w:rPr>
              <w:tab/>
            </w:r>
            <w:r>
              <w:rPr>
                <w:noProof/>
              </w:rPr>
              <w:fldChar w:fldCharType="begin"/>
            </w:r>
            <w:r>
              <w:rPr>
                <w:noProof/>
              </w:rPr>
              <w:instrText xml:space="preserve"> PAGEREF _Toc255483838 \h </w:instrText>
            </w:r>
          </w:ins>
          <w:r>
            <w:rPr>
              <w:noProof/>
            </w:rPr>
          </w:r>
          <w:r>
            <w:rPr>
              <w:noProof/>
            </w:rPr>
            <w:fldChar w:fldCharType="separate"/>
          </w:r>
          <w:ins w:id="38" w:author="Sarah Thomas" w:date="2014-03-03T16:35:00Z">
            <w:r>
              <w:rPr>
                <w:noProof/>
              </w:rPr>
              <w:t>5</w:t>
            </w:r>
            <w:r>
              <w:rPr>
                <w:noProof/>
              </w:rPr>
              <w:fldChar w:fldCharType="end"/>
            </w:r>
          </w:ins>
        </w:p>
        <w:p w14:paraId="40A5504D" w14:textId="77777777" w:rsidR="0081299B" w:rsidRDefault="0081299B">
          <w:pPr>
            <w:pStyle w:val="TOC2"/>
            <w:tabs>
              <w:tab w:val="left" w:pos="792"/>
              <w:tab w:val="right" w:leader="dot" w:pos="8290"/>
            </w:tabs>
            <w:rPr>
              <w:ins w:id="39" w:author="Sarah Thomas" w:date="2014-03-03T16:35:00Z"/>
              <w:b w:val="0"/>
              <w:noProof/>
              <w:sz w:val="24"/>
              <w:szCs w:val="24"/>
              <w:lang w:val="en-US" w:eastAsia="ja-JP"/>
            </w:rPr>
          </w:pPr>
          <w:ins w:id="40" w:author="Sarah Thomas" w:date="2014-03-03T16:35:00Z">
            <w:r>
              <w:rPr>
                <w:noProof/>
              </w:rPr>
              <w:t>2.2</w:t>
            </w:r>
            <w:r>
              <w:rPr>
                <w:b w:val="0"/>
                <w:noProof/>
                <w:sz w:val="24"/>
                <w:szCs w:val="24"/>
                <w:lang w:val="en-US" w:eastAsia="ja-JP"/>
              </w:rPr>
              <w:tab/>
            </w:r>
            <w:r>
              <w:rPr>
                <w:noProof/>
              </w:rPr>
              <w:t>Bootstrap</w:t>
            </w:r>
            <w:r>
              <w:rPr>
                <w:noProof/>
              </w:rPr>
              <w:tab/>
            </w:r>
            <w:r>
              <w:rPr>
                <w:noProof/>
              </w:rPr>
              <w:fldChar w:fldCharType="begin"/>
            </w:r>
            <w:r>
              <w:rPr>
                <w:noProof/>
              </w:rPr>
              <w:instrText xml:space="preserve"> PAGEREF _Toc255483839 \h </w:instrText>
            </w:r>
          </w:ins>
          <w:r>
            <w:rPr>
              <w:noProof/>
            </w:rPr>
          </w:r>
          <w:r>
            <w:rPr>
              <w:noProof/>
            </w:rPr>
            <w:fldChar w:fldCharType="separate"/>
          </w:r>
          <w:ins w:id="41" w:author="Sarah Thomas" w:date="2014-03-03T16:35:00Z">
            <w:r>
              <w:rPr>
                <w:noProof/>
              </w:rPr>
              <w:t>5</w:t>
            </w:r>
            <w:r>
              <w:rPr>
                <w:noProof/>
              </w:rPr>
              <w:fldChar w:fldCharType="end"/>
            </w:r>
          </w:ins>
        </w:p>
        <w:p w14:paraId="21066295" w14:textId="77777777" w:rsidR="0081299B" w:rsidRDefault="0081299B">
          <w:pPr>
            <w:pStyle w:val="TOC2"/>
            <w:tabs>
              <w:tab w:val="left" w:pos="792"/>
              <w:tab w:val="right" w:leader="dot" w:pos="8290"/>
            </w:tabs>
            <w:rPr>
              <w:ins w:id="42" w:author="Sarah Thomas" w:date="2014-03-03T16:35:00Z"/>
              <w:b w:val="0"/>
              <w:noProof/>
              <w:sz w:val="24"/>
              <w:szCs w:val="24"/>
              <w:lang w:val="en-US" w:eastAsia="ja-JP"/>
            </w:rPr>
          </w:pPr>
          <w:ins w:id="43" w:author="Sarah Thomas" w:date="2014-03-03T16:35:00Z">
            <w:r>
              <w:rPr>
                <w:noProof/>
              </w:rPr>
              <w:t>2.3</w:t>
            </w:r>
            <w:r>
              <w:rPr>
                <w:b w:val="0"/>
                <w:noProof/>
                <w:sz w:val="24"/>
                <w:szCs w:val="24"/>
                <w:lang w:val="en-US" w:eastAsia="ja-JP"/>
              </w:rPr>
              <w:tab/>
            </w:r>
            <w:r>
              <w:rPr>
                <w:noProof/>
              </w:rPr>
              <w:t>LAMP/MAMP</w:t>
            </w:r>
            <w:r>
              <w:rPr>
                <w:noProof/>
              </w:rPr>
              <w:tab/>
            </w:r>
            <w:r>
              <w:rPr>
                <w:noProof/>
              </w:rPr>
              <w:fldChar w:fldCharType="begin"/>
            </w:r>
            <w:r>
              <w:rPr>
                <w:noProof/>
              </w:rPr>
              <w:instrText xml:space="preserve"> PAGEREF _Toc255483840 \h </w:instrText>
            </w:r>
          </w:ins>
          <w:r>
            <w:rPr>
              <w:noProof/>
            </w:rPr>
          </w:r>
          <w:r>
            <w:rPr>
              <w:noProof/>
            </w:rPr>
            <w:fldChar w:fldCharType="separate"/>
          </w:r>
          <w:ins w:id="44" w:author="Sarah Thomas" w:date="2014-03-03T16:35:00Z">
            <w:r>
              <w:rPr>
                <w:noProof/>
              </w:rPr>
              <w:t>5</w:t>
            </w:r>
            <w:r>
              <w:rPr>
                <w:noProof/>
              </w:rPr>
              <w:fldChar w:fldCharType="end"/>
            </w:r>
          </w:ins>
        </w:p>
        <w:p w14:paraId="0D00A1FC" w14:textId="77777777" w:rsidR="0081299B" w:rsidRDefault="0081299B">
          <w:pPr>
            <w:pStyle w:val="TOC2"/>
            <w:tabs>
              <w:tab w:val="left" w:pos="792"/>
              <w:tab w:val="right" w:leader="dot" w:pos="8290"/>
            </w:tabs>
            <w:rPr>
              <w:ins w:id="45" w:author="Sarah Thomas" w:date="2014-03-03T16:35:00Z"/>
              <w:b w:val="0"/>
              <w:noProof/>
              <w:sz w:val="24"/>
              <w:szCs w:val="24"/>
              <w:lang w:val="en-US" w:eastAsia="ja-JP"/>
            </w:rPr>
          </w:pPr>
          <w:ins w:id="46" w:author="Sarah Thomas" w:date="2014-03-03T16:35:00Z">
            <w:r>
              <w:rPr>
                <w:noProof/>
              </w:rPr>
              <w:t>2.4</w:t>
            </w:r>
            <w:r>
              <w:rPr>
                <w:b w:val="0"/>
                <w:noProof/>
                <w:sz w:val="24"/>
                <w:szCs w:val="24"/>
                <w:lang w:val="en-US" w:eastAsia="ja-JP"/>
              </w:rPr>
              <w:tab/>
            </w:r>
            <w:r>
              <w:rPr>
                <w:noProof/>
              </w:rPr>
              <w:t>GitHub</w:t>
            </w:r>
            <w:r>
              <w:rPr>
                <w:noProof/>
              </w:rPr>
              <w:tab/>
            </w:r>
            <w:r>
              <w:rPr>
                <w:noProof/>
              </w:rPr>
              <w:fldChar w:fldCharType="begin"/>
            </w:r>
            <w:r>
              <w:rPr>
                <w:noProof/>
              </w:rPr>
              <w:instrText xml:space="preserve"> PAGEREF _Toc255483841 \h </w:instrText>
            </w:r>
          </w:ins>
          <w:r>
            <w:rPr>
              <w:noProof/>
            </w:rPr>
          </w:r>
          <w:r>
            <w:rPr>
              <w:noProof/>
            </w:rPr>
            <w:fldChar w:fldCharType="separate"/>
          </w:r>
          <w:ins w:id="47" w:author="Sarah Thomas" w:date="2014-03-03T16:35:00Z">
            <w:r>
              <w:rPr>
                <w:noProof/>
              </w:rPr>
              <w:t>5</w:t>
            </w:r>
            <w:r>
              <w:rPr>
                <w:noProof/>
              </w:rPr>
              <w:fldChar w:fldCharType="end"/>
            </w:r>
          </w:ins>
        </w:p>
        <w:p w14:paraId="6C52E855" w14:textId="77777777" w:rsidR="0081299B" w:rsidRDefault="0081299B">
          <w:pPr>
            <w:pStyle w:val="TOC1"/>
            <w:tabs>
              <w:tab w:val="left" w:pos="382"/>
              <w:tab w:val="right" w:leader="dot" w:pos="8290"/>
            </w:tabs>
            <w:rPr>
              <w:ins w:id="48" w:author="Sarah Thomas" w:date="2014-03-03T16:35:00Z"/>
              <w:b w:val="0"/>
              <w:noProof/>
              <w:lang w:val="en-US" w:eastAsia="ja-JP"/>
            </w:rPr>
          </w:pPr>
          <w:ins w:id="49" w:author="Sarah Thomas" w:date="2014-03-03T16:35:00Z">
            <w:r>
              <w:rPr>
                <w:noProof/>
              </w:rPr>
              <w:t>3</w:t>
            </w:r>
            <w:r>
              <w:rPr>
                <w:b w:val="0"/>
                <w:noProof/>
                <w:lang w:val="en-US" w:eastAsia="ja-JP"/>
              </w:rPr>
              <w:tab/>
            </w:r>
            <w:r>
              <w:rPr>
                <w:noProof/>
              </w:rPr>
              <w:t>System Design</w:t>
            </w:r>
            <w:r>
              <w:rPr>
                <w:noProof/>
              </w:rPr>
              <w:tab/>
            </w:r>
            <w:r>
              <w:rPr>
                <w:noProof/>
              </w:rPr>
              <w:fldChar w:fldCharType="begin"/>
            </w:r>
            <w:r>
              <w:rPr>
                <w:noProof/>
              </w:rPr>
              <w:instrText xml:space="preserve"> PAGEREF _Toc255483842 \h </w:instrText>
            </w:r>
          </w:ins>
          <w:r>
            <w:rPr>
              <w:noProof/>
            </w:rPr>
          </w:r>
          <w:r>
            <w:rPr>
              <w:noProof/>
            </w:rPr>
            <w:fldChar w:fldCharType="separate"/>
          </w:r>
          <w:ins w:id="50" w:author="Sarah Thomas" w:date="2014-03-03T16:35:00Z">
            <w:r>
              <w:rPr>
                <w:noProof/>
              </w:rPr>
              <w:t>5</w:t>
            </w:r>
            <w:r>
              <w:rPr>
                <w:noProof/>
              </w:rPr>
              <w:fldChar w:fldCharType="end"/>
            </w:r>
          </w:ins>
        </w:p>
        <w:p w14:paraId="43A7F007" w14:textId="77777777" w:rsidR="0081299B" w:rsidRDefault="0081299B">
          <w:pPr>
            <w:pStyle w:val="TOC2"/>
            <w:tabs>
              <w:tab w:val="left" w:pos="792"/>
              <w:tab w:val="right" w:leader="dot" w:pos="8290"/>
            </w:tabs>
            <w:rPr>
              <w:ins w:id="51" w:author="Sarah Thomas" w:date="2014-03-03T16:35:00Z"/>
              <w:b w:val="0"/>
              <w:noProof/>
              <w:sz w:val="24"/>
              <w:szCs w:val="24"/>
              <w:lang w:val="en-US" w:eastAsia="ja-JP"/>
            </w:rPr>
          </w:pPr>
          <w:ins w:id="52" w:author="Sarah Thomas" w:date="2014-03-03T16:35:00Z">
            <w:r>
              <w:rPr>
                <w:noProof/>
              </w:rPr>
              <w:t>3.1</w:t>
            </w:r>
            <w:r>
              <w:rPr>
                <w:b w:val="0"/>
                <w:noProof/>
                <w:sz w:val="24"/>
                <w:szCs w:val="24"/>
                <w:lang w:val="en-US" w:eastAsia="ja-JP"/>
              </w:rPr>
              <w:tab/>
            </w:r>
            <w:r>
              <w:rPr>
                <w:noProof/>
              </w:rPr>
              <w:t>Use Cases,</w:t>
            </w:r>
            <w:r>
              <w:rPr>
                <w:noProof/>
              </w:rPr>
              <w:tab/>
            </w:r>
            <w:r>
              <w:rPr>
                <w:noProof/>
              </w:rPr>
              <w:fldChar w:fldCharType="begin"/>
            </w:r>
            <w:r>
              <w:rPr>
                <w:noProof/>
              </w:rPr>
              <w:instrText xml:space="preserve"> PAGEREF _Toc255483843 \h </w:instrText>
            </w:r>
          </w:ins>
          <w:r>
            <w:rPr>
              <w:noProof/>
            </w:rPr>
          </w:r>
          <w:r>
            <w:rPr>
              <w:noProof/>
            </w:rPr>
            <w:fldChar w:fldCharType="separate"/>
          </w:r>
          <w:ins w:id="53" w:author="Sarah Thomas" w:date="2014-03-03T16:35:00Z">
            <w:r>
              <w:rPr>
                <w:noProof/>
              </w:rPr>
              <w:t>5</w:t>
            </w:r>
            <w:r>
              <w:rPr>
                <w:noProof/>
              </w:rPr>
              <w:fldChar w:fldCharType="end"/>
            </w:r>
          </w:ins>
        </w:p>
        <w:p w14:paraId="1CB00CCB" w14:textId="77777777" w:rsidR="0081299B" w:rsidRDefault="0081299B">
          <w:pPr>
            <w:pStyle w:val="TOC2"/>
            <w:tabs>
              <w:tab w:val="left" w:pos="792"/>
              <w:tab w:val="right" w:leader="dot" w:pos="8290"/>
            </w:tabs>
            <w:rPr>
              <w:ins w:id="54" w:author="Sarah Thomas" w:date="2014-03-03T16:35:00Z"/>
              <w:b w:val="0"/>
              <w:noProof/>
              <w:sz w:val="24"/>
              <w:szCs w:val="24"/>
              <w:lang w:val="en-US" w:eastAsia="ja-JP"/>
            </w:rPr>
          </w:pPr>
          <w:ins w:id="55" w:author="Sarah Thomas" w:date="2014-03-03T16:35:00Z">
            <w:r>
              <w:rPr>
                <w:noProof/>
              </w:rPr>
              <w:t>3.2</w:t>
            </w:r>
            <w:r>
              <w:rPr>
                <w:b w:val="0"/>
                <w:noProof/>
                <w:sz w:val="24"/>
                <w:szCs w:val="24"/>
                <w:lang w:val="en-US" w:eastAsia="ja-JP"/>
              </w:rPr>
              <w:tab/>
            </w:r>
            <w:r>
              <w:rPr>
                <w:noProof/>
              </w:rPr>
              <w:t>Class Definitions</w:t>
            </w:r>
            <w:r>
              <w:rPr>
                <w:noProof/>
              </w:rPr>
              <w:tab/>
            </w:r>
            <w:r>
              <w:rPr>
                <w:noProof/>
              </w:rPr>
              <w:fldChar w:fldCharType="begin"/>
            </w:r>
            <w:r>
              <w:rPr>
                <w:noProof/>
              </w:rPr>
              <w:instrText xml:space="preserve"> PAGEREF _Toc255483844 \h </w:instrText>
            </w:r>
          </w:ins>
          <w:r>
            <w:rPr>
              <w:noProof/>
            </w:rPr>
          </w:r>
          <w:r>
            <w:rPr>
              <w:noProof/>
            </w:rPr>
            <w:fldChar w:fldCharType="separate"/>
          </w:r>
          <w:ins w:id="56" w:author="Sarah Thomas" w:date="2014-03-03T16:35:00Z">
            <w:r>
              <w:rPr>
                <w:noProof/>
              </w:rPr>
              <w:t>5</w:t>
            </w:r>
            <w:r>
              <w:rPr>
                <w:noProof/>
              </w:rPr>
              <w:fldChar w:fldCharType="end"/>
            </w:r>
          </w:ins>
        </w:p>
        <w:p w14:paraId="28E78FD4" w14:textId="77777777" w:rsidR="0081299B" w:rsidRDefault="0081299B">
          <w:pPr>
            <w:pStyle w:val="TOC2"/>
            <w:tabs>
              <w:tab w:val="left" w:pos="792"/>
              <w:tab w:val="right" w:leader="dot" w:pos="8290"/>
            </w:tabs>
            <w:rPr>
              <w:ins w:id="57" w:author="Sarah Thomas" w:date="2014-03-03T16:35:00Z"/>
              <w:b w:val="0"/>
              <w:noProof/>
              <w:sz w:val="24"/>
              <w:szCs w:val="24"/>
              <w:lang w:val="en-US" w:eastAsia="ja-JP"/>
            </w:rPr>
          </w:pPr>
          <w:ins w:id="58" w:author="Sarah Thomas" w:date="2014-03-03T16:35:00Z">
            <w:r>
              <w:rPr>
                <w:noProof/>
              </w:rPr>
              <w:t>3.3</w:t>
            </w:r>
            <w:r>
              <w:rPr>
                <w:b w:val="0"/>
                <w:noProof/>
                <w:sz w:val="24"/>
                <w:szCs w:val="24"/>
                <w:lang w:val="en-US" w:eastAsia="ja-JP"/>
              </w:rPr>
              <w:tab/>
            </w:r>
            <w:r>
              <w:rPr>
                <w:noProof/>
              </w:rPr>
              <w:t>Overview of Code Listings</w:t>
            </w:r>
            <w:r>
              <w:rPr>
                <w:noProof/>
              </w:rPr>
              <w:tab/>
            </w:r>
            <w:r>
              <w:rPr>
                <w:noProof/>
              </w:rPr>
              <w:fldChar w:fldCharType="begin"/>
            </w:r>
            <w:r>
              <w:rPr>
                <w:noProof/>
              </w:rPr>
              <w:instrText xml:space="preserve"> PAGEREF _Toc255483845 \h </w:instrText>
            </w:r>
          </w:ins>
          <w:r>
            <w:rPr>
              <w:noProof/>
            </w:rPr>
          </w:r>
          <w:r>
            <w:rPr>
              <w:noProof/>
            </w:rPr>
            <w:fldChar w:fldCharType="separate"/>
          </w:r>
          <w:ins w:id="59" w:author="Sarah Thomas" w:date="2014-03-03T16:35:00Z">
            <w:r>
              <w:rPr>
                <w:noProof/>
              </w:rPr>
              <w:t>6</w:t>
            </w:r>
            <w:r>
              <w:rPr>
                <w:noProof/>
              </w:rPr>
              <w:fldChar w:fldCharType="end"/>
            </w:r>
          </w:ins>
        </w:p>
        <w:p w14:paraId="568587D0" w14:textId="77777777" w:rsidR="0081299B" w:rsidRDefault="0081299B">
          <w:pPr>
            <w:pStyle w:val="TOC1"/>
            <w:tabs>
              <w:tab w:val="left" w:pos="382"/>
              <w:tab w:val="right" w:leader="dot" w:pos="8290"/>
            </w:tabs>
            <w:rPr>
              <w:ins w:id="60" w:author="Sarah Thomas" w:date="2014-03-03T16:35:00Z"/>
              <w:b w:val="0"/>
              <w:noProof/>
              <w:lang w:val="en-US" w:eastAsia="ja-JP"/>
            </w:rPr>
          </w:pPr>
          <w:ins w:id="61" w:author="Sarah Thomas" w:date="2014-03-03T16:35:00Z">
            <w:r>
              <w:rPr>
                <w:noProof/>
              </w:rPr>
              <w:t>4</w:t>
            </w:r>
            <w:r>
              <w:rPr>
                <w:b w:val="0"/>
                <w:noProof/>
                <w:lang w:val="en-US" w:eastAsia="ja-JP"/>
              </w:rPr>
              <w:tab/>
            </w:r>
            <w:r>
              <w:rPr>
                <w:noProof/>
              </w:rPr>
              <w:t>Testing</w:t>
            </w:r>
            <w:r>
              <w:rPr>
                <w:noProof/>
              </w:rPr>
              <w:tab/>
            </w:r>
            <w:r>
              <w:rPr>
                <w:noProof/>
              </w:rPr>
              <w:fldChar w:fldCharType="begin"/>
            </w:r>
            <w:r>
              <w:rPr>
                <w:noProof/>
              </w:rPr>
              <w:instrText xml:space="preserve"> PAGEREF _Toc255483846 \h </w:instrText>
            </w:r>
          </w:ins>
          <w:r>
            <w:rPr>
              <w:noProof/>
            </w:rPr>
          </w:r>
          <w:r>
            <w:rPr>
              <w:noProof/>
            </w:rPr>
            <w:fldChar w:fldCharType="separate"/>
          </w:r>
          <w:ins w:id="62" w:author="Sarah Thomas" w:date="2014-03-03T16:35:00Z">
            <w:r>
              <w:rPr>
                <w:noProof/>
              </w:rPr>
              <w:t>6</w:t>
            </w:r>
            <w:r>
              <w:rPr>
                <w:noProof/>
              </w:rPr>
              <w:fldChar w:fldCharType="end"/>
            </w:r>
          </w:ins>
        </w:p>
        <w:p w14:paraId="5BB8218F" w14:textId="77777777" w:rsidR="0081299B" w:rsidRDefault="0081299B">
          <w:pPr>
            <w:pStyle w:val="TOC1"/>
            <w:tabs>
              <w:tab w:val="left" w:pos="382"/>
              <w:tab w:val="right" w:leader="dot" w:pos="8290"/>
            </w:tabs>
            <w:rPr>
              <w:ins w:id="63" w:author="Sarah Thomas" w:date="2014-03-03T16:35:00Z"/>
              <w:b w:val="0"/>
              <w:noProof/>
              <w:lang w:val="en-US" w:eastAsia="ja-JP"/>
            </w:rPr>
          </w:pPr>
          <w:ins w:id="64" w:author="Sarah Thomas" w:date="2014-03-03T16:35:00Z">
            <w:r>
              <w:rPr>
                <w:noProof/>
              </w:rPr>
              <w:t>5</w:t>
            </w:r>
            <w:r>
              <w:rPr>
                <w:b w:val="0"/>
                <w:noProof/>
                <w:lang w:val="en-US" w:eastAsia="ja-JP"/>
              </w:rPr>
              <w:tab/>
            </w:r>
            <w:r>
              <w:rPr>
                <w:noProof/>
              </w:rPr>
              <w:t>Conclusions</w:t>
            </w:r>
            <w:r>
              <w:rPr>
                <w:noProof/>
              </w:rPr>
              <w:tab/>
            </w:r>
            <w:r>
              <w:rPr>
                <w:noProof/>
              </w:rPr>
              <w:fldChar w:fldCharType="begin"/>
            </w:r>
            <w:r>
              <w:rPr>
                <w:noProof/>
              </w:rPr>
              <w:instrText xml:space="preserve"> PAGEREF _Toc255483847 \h </w:instrText>
            </w:r>
          </w:ins>
          <w:r>
            <w:rPr>
              <w:noProof/>
            </w:rPr>
          </w:r>
          <w:r>
            <w:rPr>
              <w:noProof/>
            </w:rPr>
            <w:fldChar w:fldCharType="separate"/>
          </w:r>
          <w:ins w:id="65" w:author="Sarah Thomas" w:date="2014-03-03T16:35:00Z">
            <w:r>
              <w:rPr>
                <w:noProof/>
              </w:rPr>
              <w:t>6</w:t>
            </w:r>
            <w:r>
              <w:rPr>
                <w:noProof/>
              </w:rPr>
              <w:fldChar w:fldCharType="end"/>
            </w:r>
          </w:ins>
        </w:p>
        <w:p w14:paraId="41EC5379" w14:textId="77777777" w:rsidR="0081299B" w:rsidRDefault="0081299B">
          <w:pPr>
            <w:pStyle w:val="TOC2"/>
            <w:tabs>
              <w:tab w:val="left" w:pos="792"/>
              <w:tab w:val="right" w:leader="dot" w:pos="8290"/>
            </w:tabs>
            <w:rPr>
              <w:ins w:id="66" w:author="Sarah Thomas" w:date="2014-03-03T16:35:00Z"/>
              <w:b w:val="0"/>
              <w:noProof/>
              <w:sz w:val="24"/>
              <w:szCs w:val="24"/>
              <w:lang w:val="en-US" w:eastAsia="ja-JP"/>
            </w:rPr>
          </w:pPr>
          <w:ins w:id="67" w:author="Sarah Thomas" w:date="2014-03-03T16:35:00Z">
            <w:r>
              <w:rPr>
                <w:noProof/>
              </w:rPr>
              <w:t>5.1</w:t>
            </w:r>
            <w:r>
              <w:rPr>
                <w:b w:val="0"/>
                <w:noProof/>
                <w:sz w:val="24"/>
                <w:szCs w:val="24"/>
                <w:lang w:val="en-US" w:eastAsia="ja-JP"/>
              </w:rPr>
              <w:tab/>
            </w:r>
            <w:r>
              <w:rPr>
                <w:noProof/>
              </w:rPr>
              <w:t>Successes</w:t>
            </w:r>
            <w:r>
              <w:rPr>
                <w:noProof/>
              </w:rPr>
              <w:tab/>
            </w:r>
            <w:r>
              <w:rPr>
                <w:noProof/>
              </w:rPr>
              <w:fldChar w:fldCharType="begin"/>
            </w:r>
            <w:r>
              <w:rPr>
                <w:noProof/>
              </w:rPr>
              <w:instrText xml:space="preserve"> PAGEREF _Toc255483848 \h </w:instrText>
            </w:r>
          </w:ins>
          <w:r>
            <w:rPr>
              <w:noProof/>
            </w:rPr>
          </w:r>
          <w:r>
            <w:rPr>
              <w:noProof/>
            </w:rPr>
            <w:fldChar w:fldCharType="separate"/>
          </w:r>
          <w:ins w:id="68" w:author="Sarah Thomas" w:date="2014-03-03T16:35:00Z">
            <w:r>
              <w:rPr>
                <w:noProof/>
              </w:rPr>
              <w:t>6</w:t>
            </w:r>
            <w:r>
              <w:rPr>
                <w:noProof/>
              </w:rPr>
              <w:fldChar w:fldCharType="end"/>
            </w:r>
          </w:ins>
        </w:p>
        <w:p w14:paraId="224B31B5" w14:textId="77777777" w:rsidR="0081299B" w:rsidRDefault="0081299B">
          <w:pPr>
            <w:pStyle w:val="TOC2"/>
            <w:tabs>
              <w:tab w:val="left" w:pos="792"/>
              <w:tab w:val="right" w:leader="dot" w:pos="8290"/>
            </w:tabs>
            <w:rPr>
              <w:ins w:id="69" w:author="Sarah Thomas" w:date="2014-03-03T16:35:00Z"/>
              <w:b w:val="0"/>
              <w:noProof/>
              <w:sz w:val="24"/>
              <w:szCs w:val="24"/>
              <w:lang w:val="en-US" w:eastAsia="ja-JP"/>
            </w:rPr>
          </w:pPr>
          <w:ins w:id="70" w:author="Sarah Thomas" w:date="2014-03-03T16:35:00Z">
            <w:r>
              <w:rPr>
                <w:noProof/>
              </w:rPr>
              <w:t>5.2</w:t>
            </w:r>
            <w:r>
              <w:rPr>
                <w:b w:val="0"/>
                <w:noProof/>
                <w:sz w:val="24"/>
                <w:szCs w:val="24"/>
                <w:lang w:val="en-US" w:eastAsia="ja-JP"/>
              </w:rPr>
              <w:tab/>
            </w:r>
            <w:r>
              <w:rPr>
                <w:noProof/>
              </w:rPr>
              <w:t>Shortcomings</w:t>
            </w:r>
            <w:r>
              <w:rPr>
                <w:noProof/>
              </w:rPr>
              <w:tab/>
            </w:r>
            <w:r>
              <w:rPr>
                <w:noProof/>
              </w:rPr>
              <w:fldChar w:fldCharType="begin"/>
            </w:r>
            <w:r>
              <w:rPr>
                <w:noProof/>
              </w:rPr>
              <w:instrText xml:space="preserve"> PAGEREF _Toc255483849 \h </w:instrText>
            </w:r>
          </w:ins>
          <w:r>
            <w:rPr>
              <w:noProof/>
            </w:rPr>
          </w:r>
          <w:r>
            <w:rPr>
              <w:noProof/>
            </w:rPr>
            <w:fldChar w:fldCharType="separate"/>
          </w:r>
          <w:ins w:id="71" w:author="Sarah Thomas" w:date="2014-03-03T16:35:00Z">
            <w:r>
              <w:rPr>
                <w:noProof/>
              </w:rPr>
              <w:t>6</w:t>
            </w:r>
            <w:r>
              <w:rPr>
                <w:noProof/>
              </w:rPr>
              <w:fldChar w:fldCharType="end"/>
            </w:r>
          </w:ins>
        </w:p>
        <w:p w14:paraId="39BEC40C" w14:textId="77777777" w:rsidR="0081299B" w:rsidRDefault="0081299B">
          <w:pPr>
            <w:pStyle w:val="TOC2"/>
            <w:tabs>
              <w:tab w:val="left" w:pos="792"/>
              <w:tab w:val="right" w:leader="dot" w:pos="8290"/>
            </w:tabs>
            <w:rPr>
              <w:ins w:id="72" w:author="Sarah Thomas" w:date="2014-03-03T16:35:00Z"/>
              <w:b w:val="0"/>
              <w:noProof/>
              <w:sz w:val="24"/>
              <w:szCs w:val="24"/>
              <w:lang w:val="en-US" w:eastAsia="ja-JP"/>
            </w:rPr>
          </w:pPr>
          <w:ins w:id="73" w:author="Sarah Thomas" w:date="2014-03-03T16:35:00Z">
            <w:r>
              <w:rPr>
                <w:noProof/>
              </w:rPr>
              <w:t>5.3</w:t>
            </w:r>
            <w:r>
              <w:rPr>
                <w:b w:val="0"/>
                <w:noProof/>
                <w:sz w:val="24"/>
                <w:szCs w:val="24"/>
                <w:lang w:val="en-US" w:eastAsia="ja-JP"/>
              </w:rPr>
              <w:tab/>
            </w:r>
            <w:r>
              <w:rPr>
                <w:noProof/>
              </w:rPr>
              <w:t>Possible Extensions</w:t>
            </w:r>
            <w:r>
              <w:rPr>
                <w:noProof/>
              </w:rPr>
              <w:tab/>
            </w:r>
            <w:r>
              <w:rPr>
                <w:noProof/>
              </w:rPr>
              <w:fldChar w:fldCharType="begin"/>
            </w:r>
            <w:r>
              <w:rPr>
                <w:noProof/>
              </w:rPr>
              <w:instrText xml:space="preserve"> PAGEREF _Toc255483850 \h </w:instrText>
            </w:r>
          </w:ins>
          <w:r>
            <w:rPr>
              <w:noProof/>
            </w:rPr>
          </w:r>
          <w:r>
            <w:rPr>
              <w:noProof/>
            </w:rPr>
            <w:fldChar w:fldCharType="separate"/>
          </w:r>
          <w:ins w:id="74" w:author="Sarah Thomas" w:date="2014-03-03T16:35:00Z">
            <w:r>
              <w:rPr>
                <w:noProof/>
              </w:rPr>
              <w:t>6</w:t>
            </w:r>
            <w:r>
              <w:rPr>
                <w:noProof/>
              </w:rPr>
              <w:fldChar w:fldCharType="end"/>
            </w:r>
          </w:ins>
        </w:p>
        <w:p w14:paraId="6673CB49" w14:textId="77777777" w:rsidR="0081299B" w:rsidRDefault="0081299B">
          <w:pPr>
            <w:pStyle w:val="TOC2"/>
            <w:tabs>
              <w:tab w:val="left" w:pos="792"/>
              <w:tab w:val="right" w:leader="dot" w:pos="8290"/>
            </w:tabs>
            <w:rPr>
              <w:ins w:id="75" w:author="Sarah Thomas" w:date="2014-03-03T16:35:00Z"/>
              <w:b w:val="0"/>
              <w:noProof/>
              <w:sz w:val="24"/>
              <w:szCs w:val="24"/>
              <w:lang w:val="en-US" w:eastAsia="ja-JP"/>
            </w:rPr>
          </w:pPr>
          <w:ins w:id="76" w:author="Sarah Thomas" w:date="2014-03-03T16:35:00Z">
            <w:r>
              <w:rPr>
                <w:noProof/>
              </w:rPr>
              <w:t>5.4</w:t>
            </w:r>
            <w:r>
              <w:rPr>
                <w:b w:val="0"/>
                <w:noProof/>
                <w:sz w:val="24"/>
                <w:szCs w:val="24"/>
                <w:lang w:val="en-US" w:eastAsia="ja-JP"/>
              </w:rPr>
              <w:tab/>
            </w:r>
            <w:r>
              <w:rPr>
                <w:noProof/>
              </w:rPr>
              <w:t>Project management</w:t>
            </w:r>
            <w:r>
              <w:rPr>
                <w:noProof/>
              </w:rPr>
              <w:tab/>
            </w:r>
            <w:r>
              <w:rPr>
                <w:noProof/>
              </w:rPr>
              <w:fldChar w:fldCharType="begin"/>
            </w:r>
            <w:r>
              <w:rPr>
                <w:noProof/>
              </w:rPr>
              <w:instrText xml:space="preserve"> PAGEREF _Toc255483851 \h </w:instrText>
            </w:r>
          </w:ins>
          <w:r>
            <w:rPr>
              <w:noProof/>
            </w:rPr>
          </w:r>
          <w:r>
            <w:rPr>
              <w:noProof/>
            </w:rPr>
            <w:fldChar w:fldCharType="separate"/>
          </w:r>
          <w:ins w:id="77" w:author="Sarah Thomas" w:date="2014-03-03T16:35:00Z">
            <w:r>
              <w:rPr>
                <w:noProof/>
              </w:rPr>
              <w:t>6</w:t>
            </w:r>
            <w:r>
              <w:rPr>
                <w:noProof/>
              </w:rPr>
              <w:fldChar w:fldCharType="end"/>
            </w:r>
          </w:ins>
        </w:p>
        <w:p w14:paraId="034AA1F0" w14:textId="77777777" w:rsidR="0081299B" w:rsidRDefault="0081299B">
          <w:pPr>
            <w:pStyle w:val="TOC1"/>
            <w:tabs>
              <w:tab w:val="left" w:pos="382"/>
              <w:tab w:val="right" w:leader="dot" w:pos="8290"/>
            </w:tabs>
            <w:rPr>
              <w:ins w:id="78" w:author="Sarah Thomas" w:date="2014-03-03T16:35:00Z"/>
              <w:b w:val="0"/>
              <w:noProof/>
              <w:lang w:val="en-US" w:eastAsia="ja-JP"/>
            </w:rPr>
          </w:pPr>
          <w:ins w:id="79" w:author="Sarah Thomas" w:date="2014-03-03T16:35:00Z">
            <w:r>
              <w:rPr>
                <w:noProof/>
              </w:rPr>
              <w:t>6</w:t>
            </w:r>
            <w:r>
              <w:rPr>
                <w:b w:val="0"/>
                <w:noProof/>
                <w:lang w:val="en-US" w:eastAsia="ja-JP"/>
              </w:rPr>
              <w:tab/>
            </w:r>
            <w:r>
              <w:rPr>
                <w:noProof/>
              </w:rPr>
              <w:t>Appendices</w:t>
            </w:r>
            <w:r>
              <w:rPr>
                <w:noProof/>
              </w:rPr>
              <w:tab/>
            </w:r>
            <w:r>
              <w:rPr>
                <w:noProof/>
              </w:rPr>
              <w:fldChar w:fldCharType="begin"/>
            </w:r>
            <w:r>
              <w:rPr>
                <w:noProof/>
              </w:rPr>
              <w:instrText xml:space="preserve"> PAGEREF _Toc255483852 \h </w:instrText>
            </w:r>
          </w:ins>
          <w:r>
            <w:rPr>
              <w:noProof/>
            </w:rPr>
          </w:r>
          <w:r>
            <w:rPr>
              <w:noProof/>
            </w:rPr>
            <w:fldChar w:fldCharType="separate"/>
          </w:r>
          <w:ins w:id="80" w:author="Sarah Thomas" w:date="2014-03-03T16:35:00Z">
            <w:r>
              <w:rPr>
                <w:noProof/>
              </w:rPr>
              <w:t>7</w:t>
            </w:r>
            <w:r>
              <w:rPr>
                <w:noProof/>
              </w:rPr>
              <w:fldChar w:fldCharType="end"/>
            </w:r>
          </w:ins>
        </w:p>
        <w:p w14:paraId="613335AC" w14:textId="77777777" w:rsidR="0081299B" w:rsidRDefault="0081299B">
          <w:pPr>
            <w:pStyle w:val="TOC2"/>
            <w:tabs>
              <w:tab w:val="left" w:pos="792"/>
              <w:tab w:val="right" w:leader="dot" w:pos="8290"/>
            </w:tabs>
            <w:rPr>
              <w:ins w:id="81" w:author="Sarah Thomas" w:date="2014-03-03T16:35:00Z"/>
              <w:b w:val="0"/>
              <w:noProof/>
              <w:sz w:val="24"/>
              <w:szCs w:val="24"/>
              <w:lang w:val="en-US" w:eastAsia="ja-JP"/>
            </w:rPr>
          </w:pPr>
          <w:ins w:id="82" w:author="Sarah Thomas" w:date="2014-03-03T16:35:00Z">
            <w:r>
              <w:rPr>
                <w:noProof/>
              </w:rPr>
              <w:t>6.1</w:t>
            </w:r>
            <w:r>
              <w:rPr>
                <w:b w:val="0"/>
                <w:noProof/>
                <w:sz w:val="24"/>
                <w:szCs w:val="24"/>
                <w:lang w:val="en-US" w:eastAsia="ja-JP"/>
              </w:rPr>
              <w:tab/>
            </w:r>
            <w:r>
              <w:rPr>
                <w:noProof/>
              </w:rPr>
              <w:t>User Documentation</w:t>
            </w:r>
            <w:r>
              <w:rPr>
                <w:noProof/>
              </w:rPr>
              <w:tab/>
            </w:r>
            <w:r>
              <w:rPr>
                <w:noProof/>
              </w:rPr>
              <w:fldChar w:fldCharType="begin"/>
            </w:r>
            <w:r>
              <w:rPr>
                <w:noProof/>
              </w:rPr>
              <w:instrText xml:space="preserve"> PAGEREF _Toc255483853 \h </w:instrText>
            </w:r>
          </w:ins>
          <w:r>
            <w:rPr>
              <w:noProof/>
            </w:rPr>
          </w:r>
          <w:r>
            <w:rPr>
              <w:noProof/>
            </w:rPr>
            <w:fldChar w:fldCharType="separate"/>
          </w:r>
          <w:ins w:id="83" w:author="Sarah Thomas" w:date="2014-03-03T16:35:00Z">
            <w:r>
              <w:rPr>
                <w:noProof/>
              </w:rPr>
              <w:t>7</w:t>
            </w:r>
            <w:r>
              <w:rPr>
                <w:noProof/>
              </w:rPr>
              <w:fldChar w:fldCharType="end"/>
            </w:r>
          </w:ins>
        </w:p>
        <w:p w14:paraId="049EFE41" w14:textId="77777777" w:rsidR="0081299B" w:rsidRDefault="0081299B">
          <w:pPr>
            <w:pStyle w:val="TOC2"/>
            <w:tabs>
              <w:tab w:val="left" w:pos="792"/>
              <w:tab w:val="right" w:leader="dot" w:pos="8290"/>
            </w:tabs>
            <w:rPr>
              <w:ins w:id="84" w:author="Sarah Thomas" w:date="2014-03-03T16:35:00Z"/>
              <w:b w:val="0"/>
              <w:noProof/>
              <w:sz w:val="24"/>
              <w:szCs w:val="24"/>
              <w:lang w:val="en-US" w:eastAsia="ja-JP"/>
            </w:rPr>
          </w:pPr>
          <w:ins w:id="85" w:author="Sarah Thomas" w:date="2014-03-03T16:35:00Z">
            <w:r>
              <w:rPr>
                <w:noProof/>
              </w:rPr>
              <w:t>6.2</w:t>
            </w:r>
            <w:r>
              <w:rPr>
                <w:b w:val="0"/>
                <w:noProof/>
                <w:sz w:val="24"/>
                <w:szCs w:val="24"/>
                <w:lang w:val="en-US" w:eastAsia="ja-JP"/>
              </w:rPr>
              <w:tab/>
            </w:r>
            <w:r>
              <w:rPr>
                <w:noProof/>
              </w:rPr>
              <w:t> B. Minutes of All Group Meetings + (possibly) others (details of design, tests, etc.)</w:t>
            </w:r>
            <w:r>
              <w:rPr>
                <w:noProof/>
              </w:rPr>
              <w:tab/>
            </w:r>
            <w:r>
              <w:rPr>
                <w:noProof/>
              </w:rPr>
              <w:fldChar w:fldCharType="begin"/>
            </w:r>
            <w:r>
              <w:rPr>
                <w:noProof/>
              </w:rPr>
              <w:instrText xml:space="preserve"> PAGEREF _Toc255483854 \h </w:instrText>
            </w:r>
          </w:ins>
          <w:r>
            <w:rPr>
              <w:noProof/>
            </w:rPr>
          </w:r>
          <w:r>
            <w:rPr>
              <w:noProof/>
            </w:rPr>
            <w:fldChar w:fldCharType="separate"/>
          </w:r>
          <w:ins w:id="86" w:author="Sarah Thomas" w:date="2014-03-03T16:35:00Z">
            <w:r>
              <w:rPr>
                <w:noProof/>
              </w:rPr>
              <w:t>7</w:t>
            </w:r>
            <w:r>
              <w:rPr>
                <w:noProof/>
              </w:rPr>
              <w:fldChar w:fldCharType="end"/>
            </w:r>
          </w:ins>
        </w:p>
        <w:p w14:paraId="628CA3E8" w14:textId="77777777" w:rsidR="0081299B" w:rsidRDefault="0081299B">
          <w:pPr>
            <w:pStyle w:val="TOC2"/>
            <w:tabs>
              <w:tab w:val="left" w:pos="792"/>
              <w:tab w:val="right" w:leader="dot" w:pos="8290"/>
            </w:tabs>
            <w:rPr>
              <w:ins w:id="87" w:author="Sarah Thomas" w:date="2014-03-03T16:35:00Z"/>
              <w:b w:val="0"/>
              <w:noProof/>
              <w:sz w:val="24"/>
              <w:szCs w:val="24"/>
              <w:lang w:val="en-US" w:eastAsia="ja-JP"/>
            </w:rPr>
          </w:pPr>
          <w:ins w:id="88" w:author="Sarah Thomas" w:date="2014-03-03T16:35:00Z">
            <w:r>
              <w:rPr>
                <w:noProof/>
              </w:rPr>
              <w:t>6.3</w:t>
            </w:r>
            <w:r>
              <w:rPr>
                <w:b w:val="0"/>
                <w:noProof/>
                <w:sz w:val="24"/>
                <w:szCs w:val="24"/>
                <w:lang w:val="en-US" w:eastAsia="ja-JP"/>
              </w:rPr>
              <w:tab/>
            </w:r>
            <w:r>
              <w:rPr>
                <w:noProof/>
              </w:rPr>
              <w:t>C. Full Code Listing</w:t>
            </w:r>
            <w:r>
              <w:rPr>
                <w:noProof/>
              </w:rPr>
              <w:tab/>
            </w:r>
            <w:r>
              <w:rPr>
                <w:noProof/>
              </w:rPr>
              <w:fldChar w:fldCharType="begin"/>
            </w:r>
            <w:r>
              <w:rPr>
                <w:noProof/>
              </w:rPr>
              <w:instrText xml:space="preserve"> PAGEREF _Toc255483855 \h </w:instrText>
            </w:r>
          </w:ins>
          <w:r>
            <w:rPr>
              <w:noProof/>
            </w:rPr>
          </w:r>
          <w:r>
            <w:rPr>
              <w:noProof/>
            </w:rPr>
            <w:fldChar w:fldCharType="separate"/>
          </w:r>
          <w:ins w:id="89" w:author="Sarah Thomas" w:date="2014-03-03T16:35:00Z">
            <w:r>
              <w:rPr>
                <w:noProof/>
              </w:rPr>
              <w:t>7</w:t>
            </w:r>
            <w:r>
              <w:rPr>
                <w:noProof/>
              </w:rPr>
              <w:fldChar w:fldCharType="end"/>
            </w:r>
          </w:ins>
        </w:p>
        <w:p w14:paraId="4878E022" w14:textId="77777777" w:rsidR="0081299B" w:rsidRDefault="0081299B">
          <w:pPr>
            <w:pStyle w:val="TOC1"/>
            <w:tabs>
              <w:tab w:val="left" w:pos="382"/>
              <w:tab w:val="right" w:leader="dot" w:pos="8290"/>
            </w:tabs>
            <w:rPr>
              <w:ins w:id="90" w:author="Sarah Thomas" w:date="2014-03-03T16:35:00Z"/>
              <w:b w:val="0"/>
              <w:noProof/>
              <w:lang w:val="en-US" w:eastAsia="ja-JP"/>
            </w:rPr>
          </w:pPr>
          <w:ins w:id="91" w:author="Sarah Thomas" w:date="2014-03-03T16:35:00Z">
            <w:r>
              <w:rPr>
                <w:noProof/>
              </w:rPr>
              <w:t>7</w:t>
            </w:r>
            <w:r>
              <w:rPr>
                <w:b w:val="0"/>
                <w:noProof/>
                <w:lang w:val="en-US" w:eastAsia="ja-JP"/>
              </w:rPr>
              <w:tab/>
            </w:r>
            <w:r>
              <w:rPr>
                <w:noProof/>
              </w:rPr>
              <w:t>Glossary</w:t>
            </w:r>
            <w:r>
              <w:rPr>
                <w:noProof/>
              </w:rPr>
              <w:tab/>
            </w:r>
            <w:r>
              <w:rPr>
                <w:noProof/>
              </w:rPr>
              <w:fldChar w:fldCharType="begin"/>
            </w:r>
            <w:r>
              <w:rPr>
                <w:noProof/>
              </w:rPr>
              <w:instrText xml:space="preserve"> PAGEREF _Toc255483856 \h </w:instrText>
            </w:r>
          </w:ins>
          <w:r>
            <w:rPr>
              <w:noProof/>
            </w:rPr>
          </w:r>
          <w:r>
            <w:rPr>
              <w:noProof/>
            </w:rPr>
            <w:fldChar w:fldCharType="separate"/>
          </w:r>
          <w:ins w:id="92" w:author="Sarah Thomas" w:date="2014-03-03T16:35:00Z">
            <w:r>
              <w:rPr>
                <w:noProof/>
              </w:rPr>
              <w:t>7</w:t>
            </w:r>
            <w:r>
              <w:rPr>
                <w:noProof/>
              </w:rPr>
              <w:fldChar w:fldCharType="end"/>
            </w:r>
          </w:ins>
        </w:p>
        <w:p w14:paraId="603B64EC" w14:textId="77777777" w:rsidR="0081299B" w:rsidRDefault="0081299B">
          <w:pPr>
            <w:pStyle w:val="TOC1"/>
            <w:tabs>
              <w:tab w:val="left" w:pos="382"/>
              <w:tab w:val="right" w:leader="dot" w:pos="8290"/>
            </w:tabs>
            <w:rPr>
              <w:ins w:id="93" w:author="Sarah Thomas" w:date="2014-03-03T16:35:00Z"/>
              <w:b w:val="0"/>
              <w:noProof/>
              <w:lang w:val="en-US" w:eastAsia="ja-JP"/>
            </w:rPr>
          </w:pPr>
          <w:ins w:id="94" w:author="Sarah Thomas" w:date="2014-03-03T16:35:00Z">
            <w:r>
              <w:rPr>
                <w:noProof/>
              </w:rPr>
              <w:t>8</w:t>
            </w:r>
            <w:r>
              <w:rPr>
                <w:b w:val="0"/>
                <w:noProof/>
                <w:lang w:val="en-US" w:eastAsia="ja-JP"/>
              </w:rPr>
              <w:tab/>
            </w:r>
            <w:r>
              <w:rPr>
                <w:noProof/>
              </w:rPr>
              <w:t>References</w:t>
            </w:r>
            <w:r>
              <w:rPr>
                <w:noProof/>
              </w:rPr>
              <w:tab/>
            </w:r>
            <w:r>
              <w:rPr>
                <w:noProof/>
              </w:rPr>
              <w:fldChar w:fldCharType="begin"/>
            </w:r>
            <w:r>
              <w:rPr>
                <w:noProof/>
              </w:rPr>
              <w:instrText xml:space="preserve"> PAGEREF _Toc255483857 \h </w:instrText>
            </w:r>
          </w:ins>
          <w:r>
            <w:rPr>
              <w:noProof/>
            </w:rPr>
          </w:r>
          <w:r>
            <w:rPr>
              <w:noProof/>
            </w:rPr>
            <w:fldChar w:fldCharType="separate"/>
          </w:r>
          <w:ins w:id="95" w:author="Sarah Thomas" w:date="2014-03-03T16:35:00Z">
            <w:r>
              <w:rPr>
                <w:noProof/>
              </w:rPr>
              <w:t>7</w:t>
            </w:r>
            <w:r>
              <w:rPr>
                <w:noProof/>
              </w:rPr>
              <w:fldChar w:fldCharType="end"/>
            </w:r>
          </w:ins>
        </w:p>
        <w:p w14:paraId="66C73775" w14:textId="77777777" w:rsidR="00920396" w:rsidDel="00246E0B" w:rsidRDefault="00920396">
          <w:pPr>
            <w:pStyle w:val="TOC1"/>
            <w:tabs>
              <w:tab w:val="left" w:pos="382"/>
              <w:tab w:val="right" w:leader="dot" w:pos="8290"/>
            </w:tabs>
            <w:rPr>
              <w:ins w:id="96" w:author="Bahit Hamid" w:date="2014-02-05T04:59:00Z"/>
              <w:del w:id="97" w:author="Sarah Thomas" w:date="2014-03-03T14:17:00Z"/>
              <w:b w:val="0"/>
              <w:noProof/>
              <w:lang w:eastAsia="ja-JP"/>
            </w:rPr>
          </w:pPr>
          <w:ins w:id="98" w:author="Bahit Hamid" w:date="2014-02-05T04:59:00Z">
            <w:del w:id="99"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r>
            </w:del>
            <w:del w:id="100" w:author="Sarah Thomas" w:date="2014-03-03T14:14:00Z">
              <w:r w:rsidDel="00F15707">
                <w:rPr>
                  <w:noProof/>
                </w:rPr>
                <w:delText>1</w:delText>
              </w:r>
            </w:del>
          </w:ins>
        </w:p>
        <w:p w14:paraId="03A77207" w14:textId="77777777" w:rsidR="00920396" w:rsidDel="00246E0B" w:rsidRDefault="00920396">
          <w:pPr>
            <w:pStyle w:val="TOC2"/>
            <w:tabs>
              <w:tab w:val="left" w:pos="792"/>
              <w:tab w:val="right" w:leader="dot" w:pos="8290"/>
            </w:tabs>
            <w:rPr>
              <w:ins w:id="101" w:author="Bahit Hamid" w:date="2014-02-05T04:59:00Z"/>
              <w:del w:id="102" w:author="Sarah Thomas" w:date="2014-03-03T14:17:00Z"/>
              <w:b w:val="0"/>
              <w:noProof/>
              <w:sz w:val="24"/>
              <w:szCs w:val="24"/>
              <w:lang w:eastAsia="ja-JP"/>
            </w:rPr>
          </w:pPr>
          <w:ins w:id="103" w:author="Bahit Hamid" w:date="2014-02-05T04:59:00Z">
            <w:del w:id="104"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r>
            </w:del>
            <w:del w:id="105" w:author="Sarah Thomas" w:date="2014-03-03T14:14:00Z">
              <w:r w:rsidDel="00F15707">
                <w:rPr>
                  <w:noProof/>
                </w:rPr>
                <w:delText>1</w:delText>
              </w:r>
            </w:del>
          </w:ins>
        </w:p>
        <w:p w14:paraId="49CE26F2" w14:textId="77777777" w:rsidR="00920396" w:rsidDel="00246E0B" w:rsidRDefault="00920396">
          <w:pPr>
            <w:pStyle w:val="TOC2"/>
            <w:tabs>
              <w:tab w:val="left" w:pos="792"/>
              <w:tab w:val="right" w:leader="dot" w:pos="8290"/>
            </w:tabs>
            <w:rPr>
              <w:ins w:id="106" w:author="Bahit Hamid" w:date="2014-02-05T04:59:00Z"/>
              <w:del w:id="107" w:author="Sarah Thomas" w:date="2014-03-03T14:17:00Z"/>
              <w:b w:val="0"/>
              <w:noProof/>
              <w:sz w:val="24"/>
              <w:szCs w:val="24"/>
              <w:lang w:eastAsia="ja-JP"/>
            </w:rPr>
          </w:pPr>
          <w:ins w:id="108" w:author="Bahit Hamid" w:date="2014-02-05T04:59:00Z">
            <w:del w:id="109"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090072" w:rsidDel="00246E0B">
                <w:rPr>
                  <w:i/>
                  <w:noProof/>
                </w:rPr>
                <w:delText>Faculty Cooperative</w:delText>
              </w:r>
              <w:r w:rsidDel="00246E0B">
                <w:rPr>
                  <w:noProof/>
                </w:rPr>
                <w:tab/>
              </w:r>
            </w:del>
            <w:del w:id="110" w:author="Sarah Thomas" w:date="2014-03-03T14:14:00Z">
              <w:r w:rsidDel="00F15707">
                <w:rPr>
                  <w:noProof/>
                </w:rPr>
                <w:delText>1</w:delText>
              </w:r>
            </w:del>
          </w:ins>
        </w:p>
        <w:p w14:paraId="04B8F8CB" w14:textId="77777777" w:rsidR="00920396" w:rsidDel="00246E0B" w:rsidRDefault="00920396">
          <w:pPr>
            <w:pStyle w:val="TOC3"/>
            <w:tabs>
              <w:tab w:val="left" w:pos="1176"/>
              <w:tab w:val="right" w:leader="dot" w:pos="8290"/>
            </w:tabs>
            <w:rPr>
              <w:ins w:id="111" w:author="Bahit Hamid" w:date="2014-02-05T04:59:00Z"/>
              <w:del w:id="112" w:author="Sarah Thomas" w:date="2014-03-03T14:17:00Z"/>
              <w:noProof/>
              <w:sz w:val="24"/>
              <w:szCs w:val="24"/>
              <w:lang w:eastAsia="ja-JP"/>
            </w:rPr>
          </w:pPr>
          <w:ins w:id="113" w:author="Bahit Hamid" w:date="2014-02-05T04:59:00Z">
            <w:del w:id="114"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r>
            </w:del>
            <w:del w:id="115" w:author="Sarah Thomas" w:date="2014-03-03T14:14:00Z">
              <w:r w:rsidDel="00F15707">
                <w:rPr>
                  <w:noProof/>
                </w:rPr>
                <w:delText>1</w:delText>
              </w:r>
            </w:del>
          </w:ins>
        </w:p>
        <w:p w14:paraId="472D4648" w14:textId="77777777" w:rsidR="00920396" w:rsidDel="00246E0B" w:rsidRDefault="00920396">
          <w:pPr>
            <w:pStyle w:val="TOC1"/>
            <w:tabs>
              <w:tab w:val="left" w:pos="382"/>
              <w:tab w:val="right" w:leader="dot" w:pos="8290"/>
            </w:tabs>
            <w:rPr>
              <w:ins w:id="116" w:author="Bahit Hamid" w:date="2014-02-05T04:59:00Z"/>
              <w:del w:id="117" w:author="Sarah Thomas" w:date="2014-03-03T14:17:00Z"/>
              <w:b w:val="0"/>
              <w:noProof/>
              <w:lang w:eastAsia="ja-JP"/>
            </w:rPr>
          </w:pPr>
          <w:ins w:id="118" w:author="Bahit Hamid" w:date="2014-02-05T04:59:00Z">
            <w:del w:id="119"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r>
            </w:del>
            <w:del w:id="120" w:author="Sarah Thomas" w:date="2014-03-03T14:14:00Z">
              <w:r w:rsidDel="00F15707">
                <w:rPr>
                  <w:noProof/>
                </w:rPr>
                <w:delText>2</w:delText>
              </w:r>
            </w:del>
          </w:ins>
        </w:p>
        <w:p w14:paraId="2EEE1D63" w14:textId="77777777" w:rsidR="00920396" w:rsidDel="00246E0B" w:rsidRDefault="00920396">
          <w:pPr>
            <w:pStyle w:val="TOC2"/>
            <w:tabs>
              <w:tab w:val="left" w:pos="792"/>
              <w:tab w:val="right" w:leader="dot" w:pos="8290"/>
            </w:tabs>
            <w:rPr>
              <w:ins w:id="121" w:author="Bahit Hamid" w:date="2014-02-05T04:59:00Z"/>
              <w:del w:id="122" w:author="Sarah Thomas" w:date="2014-03-03T14:17:00Z"/>
              <w:b w:val="0"/>
              <w:noProof/>
              <w:sz w:val="24"/>
              <w:szCs w:val="24"/>
              <w:lang w:eastAsia="ja-JP"/>
            </w:rPr>
          </w:pPr>
          <w:ins w:id="123" w:author="Bahit Hamid" w:date="2014-02-05T04:59:00Z">
            <w:del w:id="124"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r>
            </w:del>
            <w:del w:id="125" w:author="Sarah Thomas" w:date="2014-03-03T14:14:00Z">
              <w:r w:rsidDel="00F15707">
                <w:rPr>
                  <w:noProof/>
                </w:rPr>
                <w:delText>2</w:delText>
              </w:r>
            </w:del>
          </w:ins>
        </w:p>
        <w:p w14:paraId="7FEA21A6" w14:textId="77777777" w:rsidR="00920396" w:rsidDel="00246E0B" w:rsidRDefault="00920396">
          <w:pPr>
            <w:pStyle w:val="TOC2"/>
            <w:tabs>
              <w:tab w:val="left" w:pos="792"/>
              <w:tab w:val="right" w:leader="dot" w:pos="8290"/>
            </w:tabs>
            <w:rPr>
              <w:ins w:id="126" w:author="Bahit Hamid" w:date="2014-02-05T04:59:00Z"/>
              <w:del w:id="127" w:author="Sarah Thomas" w:date="2014-03-03T14:17:00Z"/>
              <w:b w:val="0"/>
              <w:noProof/>
              <w:sz w:val="24"/>
              <w:szCs w:val="24"/>
              <w:lang w:eastAsia="ja-JP"/>
            </w:rPr>
          </w:pPr>
          <w:ins w:id="128" w:author="Bahit Hamid" w:date="2014-02-05T04:59:00Z">
            <w:del w:id="129"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r>
            </w:del>
            <w:del w:id="130" w:author="Sarah Thomas" w:date="2014-03-03T14:14:00Z">
              <w:r w:rsidDel="00F15707">
                <w:rPr>
                  <w:noProof/>
                </w:rPr>
                <w:delText>2</w:delText>
              </w:r>
            </w:del>
          </w:ins>
        </w:p>
        <w:p w14:paraId="5419D078" w14:textId="77777777" w:rsidR="00920396" w:rsidDel="00246E0B" w:rsidRDefault="00920396">
          <w:pPr>
            <w:pStyle w:val="TOC2"/>
            <w:tabs>
              <w:tab w:val="left" w:pos="792"/>
              <w:tab w:val="right" w:leader="dot" w:pos="8290"/>
            </w:tabs>
            <w:rPr>
              <w:ins w:id="131" w:author="Bahit Hamid" w:date="2014-02-05T04:59:00Z"/>
              <w:del w:id="132" w:author="Sarah Thomas" w:date="2014-03-03T14:17:00Z"/>
              <w:b w:val="0"/>
              <w:noProof/>
              <w:sz w:val="24"/>
              <w:szCs w:val="24"/>
              <w:lang w:eastAsia="ja-JP"/>
            </w:rPr>
          </w:pPr>
          <w:ins w:id="133" w:author="Bahit Hamid" w:date="2014-02-05T04:59:00Z">
            <w:del w:id="134"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r>
            </w:del>
            <w:del w:id="135" w:author="Sarah Thomas" w:date="2014-03-03T14:14:00Z">
              <w:r w:rsidDel="00F15707">
                <w:rPr>
                  <w:noProof/>
                </w:rPr>
                <w:delText>2</w:delText>
              </w:r>
            </w:del>
          </w:ins>
        </w:p>
        <w:p w14:paraId="7D5F6C79" w14:textId="77777777" w:rsidR="00920396" w:rsidDel="00246E0B" w:rsidRDefault="00920396">
          <w:pPr>
            <w:pStyle w:val="TOC3"/>
            <w:tabs>
              <w:tab w:val="left" w:pos="1176"/>
              <w:tab w:val="right" w:leader="dot" w:pos="8290"/>
            </w:tabs>
            <w:rPr>
              <w:ins w:id="136" w:author="Bahit Hamid" w:date="2014-02-05T04:59:00Z"/>
              <w:del w:id="137" w:author="Sarah Thomas" w:date="2014-03-03T14:17:00Z"/>
              <w:noProof/>
              <w:sz w:val="24"/>
              <w:szCs w:val="24"/>
              <w:lang w:eastAsia="ja-JP"/>
            </w:rPr>
          </w:pPr>
          <w:ins w:id="138" w:author="Bahit Hamid" w:date="2014-02-05T04:59:00Z">
            <w:del w:id="139"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r>
            </w:del>
            <w:del w:id="140" w:author="Sarah Thomas" w:date="2014-03-03T14:14:00Z">
              <w:r w:rsidDel="00F15707">
                <w:rPr>
                  <w:noProof/>
                </w:rPr>
                <w:delText>2</w:delText>
              </w:r>
            </w:del>
          </w:ins>
        </w:p>
        <w:p w14:paraId="50D158D7" w14:textId="77777777" w:rsidR="00920396" w:rsidDel="00246E0B" w:rsidRDefault="00920396">
          <w:pPr>
            <w:pStyle w:val="TOC3"/>
            <w:tabs>
              <w:tab w:val="left" w:pos="1176"/>
              <w:tab w:val="right" w:leader="dot" w:pos="8290"/>
            </w:tabs>
            <w:rPr>
              <w:ins w:id="141" w:author="Bahit Hamid" w:date="2014-02-05T04:59:00Z"/>
              <w:del w:id="142" w:author="Sarah Thomas" w:date="2014-03-03T14:17:00Z"/>
              <w:noProof/>
              <w:sz w:val="24"/>
              <w:szCs w:val="24"/>
              <w:lang w:eastAsia="ja-JP"/>
            </w:rPr>
          </w:pPr>
          <w:ins w:id="143" w:author="Bahit Hamid" w:date="2014-02-05T04:59:00Z">
            <w:del w:id="144"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r>
            </w:del>
            <w:del w:id="145" w:author="Sarah Thomas" w:date="2014-03-03T14:14:00Z">
              <w:r w:rsidDel="00F15707">
                <w:rPr>
                  <w:noProof/>
                </w:rPr>
                <w:delText>3</w:delText>
              </w:r>
            </w:del>
          </w:ins>
        </w:p>
        <w:p w14:paraId="0A4A05C1" w14:textId="77777777" w:rsidR="00920396" w:rsidDel="00246E0B" w:rsidRDefault="00920396">
          <w:pPr>
            <w:pStyle w:val="TOC3"/>
            <w:tabs>
              <w:tab w:val="left" w:pos="1176"/>
              <w:tab w:val="right" w:leader="dot" w:pos="8290"/>
            </w:tabs>
            <w:rPr>
              <w:ins w:id="146" w:author="Bahit Hamid" w:date="2014-02-05T04:59:00Z"/>
              <w:del w:id="147" w:author="Sarah Thomas" w:date="2014-03-03T14:17:00Z"/>
              <w:noProof/>
              <w:sz w:val="24"/>
              <w:szCs w:val="24"/>
              <w:lang w:eastAsia="ja-JP"/>
            </w:rPr>
          </w:pPr>
          <w:ins w:id="148" w:author="Bahit Hamid" w:date="2014-02-05T04:59:00Z">
            <w:del w:id="149"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r>
            </w:del>
          </w:ins>
        </w:p>
        <w:p w14:paraId="54CB61D4" w14:textId="77777777" w:rsidR="00920396" w:rsidDel="00246E0B" w:rsidRDefault="00920396">
          <w:pPr>
            <w:pStyle w:val="TOC2"/>
            <w:tabs>
              <w:tab w:val="left" w:pos="792"/>
              <w:tab w:val="right" w:leader="dot" w:pos="8290"/>
            </w:tabs>
            <w:rPr>
              <w:ins w:id="150" w:author="Bahit Hamid" w:date="2014-02-05T04:59:00Z"/>
              <w:del w:id="151" w:author="Sarah Thomas" w:date="2014-03-03T14:17:00Z"/>
              <w:b w:val="0"/>
              <w:noProof/>
              <w:sz w:val="24"/>
              <w:szCs w:val="24"/>
              <w:lang w:eastAsia="ja-JP"/>
            </w:rPr>
          </w:pPr>
          <w:ins w:id="152" w:author="Bahit Hamid" w:date="2014-02-05T04:59:00Z">
            <w:del w:id="153"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r>
            </w:del>
            <w:del w:id="154" w:author="Sarah Thomas" w:date="2014-03-03T14:14:00Z">
              <w:r w:rsidDel="00F15707">
                <w:rPr>
                  <w:noProof/>
                </w:rPr>
                <w:delText>9</w:delText>
              </w:r>
            </w:del>
          </w:ins>
        </w:p>
        <w:p w14:paraId="1974DC02" w14:textId="77777777" w:rsidR="00920396" w:rsidDel="00246E0B" w:rsidRDefault="00920396">
          <w:pPr>
            <w:pStyle w:val="TOC3"/>
            <w:tabs>
              <w:tab w:val="left" w:pos="1176"/>
              <w:tab w:val="right" w:leader="dot" w:pos="8290"/>
            </w:tabs>
            <w:rPr>
              <w:ins w:id="155" w:author="Bahit Hamid" w:date="2014-02-05T04:59:00Z"/>
              <w:del w:id="156" w:author="Sarah Thomas" w:date="2014-03-03T14:17:00Z"/>
              <w:noProof/>
              <w:sz w:val="24"/>
              <w:szCs w:val="24"/>
              <w:lang w:eastAsia="ja-JP"/>
            </w:rPr>
          </w:pPr>
          <w:ins w:id="157" w:author="Bahit Hamid" w:date="2014-02-05T04:59:00Z">
            <w:del w:id="158"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r>
            </w:del>
            <w:del w:id="159" w:author="Sarah Thomas" w:date="2014-03-03T14:14:00Z">
              <w:r w:rsidDel="00F15707">
                <w:rPr>
                  <w:noProof/>
                </w:rPr>
                <w:delText>9</w:delText>
              </w:r>
            </w:del>
          </w:ins>
        </w:p>
        <w:p w14:paraId="3328F1F9" w14:textId="77777777" w:rsidR="00920396" w:rsidDel="00246E0B" w:rsidRDefault="00920396">
          <w:pPr>
            <w:pStyle w:val="TOC3"/>
            <w:tabs>
              <w:tab w:val="left" w:pos="1176"/>
              <w:tab w:val="right" w:leader="dot" w:pos="8290"/>
            </w:tabs>
            <w:rPr>
              <w:ins w:id="160" w:author="Bahit Hamid" w:date="2014-02-05T04:59:00Z"/>
              <w:del w:id="161" w:author="Sarah Thomas" w:date="2014-03-03T14:17:00Z"/>
              <w:noProof/>
              <w:sz w:val="24"/>
              <w:szCs w:val="24"/>
              <w:lang w:eastAsia="ja-JP"/>
            </w:rPr>
          </w:pPr>
          <w:ins w:id="162" w:author="Bahit Hamid" w:date="2014-02-05T04:59:00Z">
            <w:del w:id="163"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r>
            </w:del>
            <w:del w:id="164" w:author="Sarah Thomas" w:date="2014-03-03T14:14:00Z">
              <w:r w:rsidDel="00F15707">
                <w:rPr>
                  <w:noProof/>
                </w:rPr>
                <w:delText>10</w:delText>
              </w:r>
            </w:del>
          </w:ins>
        </w:p>
        <w:p w14:paraId="44D7AE9B" w14:textId="77777777" w:rsidR="00920396" w:rsidDel="00246E0B" w:rsidRDefault="00920396">
          <w:pPr>
            <w:pStyle w:val="TOC3"/>
            <w:tabs>
              <w:tab w:val="left" w:pos="1176"/>
              <w:tab w:val="right" w:leader="dot" w:pos="8290"/>
            </w:tabs>
            <w:rPr>
              <w:ins w:id="165" w:author="Bahit Hamid" w:date="2014-02-05T04:59:00Z"/>
              <w:del w:id="166" w:author="Sarah Thomas" w:date="2014-03-03T14:17:00Z"/>
              <w:noProof/>
              <w:sz w:val="24"/>
              <w:szCs w:val="24"/>
              <w:lang w:eastAsia="ja-JP"/>
            </w:rPr>
          </w:pPr>
          <w:ins w:id="167" w:author="Bahit Hamid" w:date="2014-02-05T04:59:00Z">
            <w:del w:id="168"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r>
            </w:del>
            <w:del w:id="169" w:author="Sarah Thomas" w:date="2014-03-03T14:14:00Z">
              <w:r w:rsidDel="00F15707">
                <w:rPr>
                  <w:noProof/>
                </w:rPr>
                <w:delText>10</w:delText>
              </w:r>
            </w:del>
          </w:ins>
        </w:p>
        <w:p w14:paraId="21523F49" w14:textId="77777777" w:rsidR="00920396" w:rsidDel="00246E0B" w:rsidRDefault="00920396">
          <w:pPr>
            <w:pStyle w:val="TOC3"/>
            <w:tabs>
              <w:tab w:val="left" w:pos="1176"/>
              <w:tab w:val="right" w:leader="dot" w:pos="8290"/>
            </w:tabs>
            <w:rPr>
              <w:ins w:id="170" w:author="Bahit Hamid" w:date="2014-02-05T04:59:00Z"/>
              <w:del w:id="171" w:author="Sarah Thomas" w:date="2014-03-03T14:17:00Z"/>
              <w:noProof/>
              <w:sz w:val="24"/>
              <w:szCs w:val="24"/>
              <w:lang w:eastAsia="ja-JP"/>
            </w:rPr>
          </w:pPr>
          <w:ins w:id="172" w:author="Bahit Hamid" w:date="2014-02-05T04:59:00Z">
            <w:del w:id="173"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r>
            </w:del>
            <w:del w:id="174" w:author="Sarah Thomas" w:date="2014-03-03T14:14:00Z">
              <w:r w:rsidDel="00F15707">
                <w:rPr>
                  <w:noProof/>
                </w:rPr>
                <w:delText>10</w:delText>
              </w:r>
            </w:del>
          </w:ins>
        </w:p>
        <w:p w14:paraId="6B52983A" w14:textId="77777777" w:rsidR="00920396" w:rsidDel="00246E0B" w:rsidRDefault="00920396">
          <w:pPr>
            <w:pStyle w:val="TOC3"/>
            <w:tabs>
              <w:tab w:val="left" w:pos="1176"/>
              <w:tab w:val="right" w:leader="dot" w:pos="8290"/>
            </w:tabs>
            <w:rPr>
              <w:ins w:id="175" w:author="Bahit Hamid" w:date="2014-02-05T04:59:00Z"/>
              <w:del w:id="176" w:author="Sarah Thomas" w:date="2014-03-03T14:17:00Z"/>
              <w:noProof/>
              <w:sz w:val="24"/>
              <w:szCs w:val="24"/>
              <w:lang w:eastAsia="ja-JP"/>
            </w:rPr>
          </w:pPr>
          <w:ins w:id="177" w:author="Bahit Hamid" w:date="2014-02-05T04:59:00Z">
            <w:del w:id="178"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r>
            </w:del>
            <w:del w:id="179" w:author="Sarah Thomas" w:date="2014-03-03T14:14:00Z">
              <w:r w:rsidDel="00F15707">
                <w:rPr>
                  <w:noProof/>
                </w:rPr>
                <w:delText>10</w:delText>
              </w:r>
            </w:del>
          </w:ins>
        </w:p>
        <w:p w14:paraId="5AA6D890" w14:textId="77777777" w:rsidR="00920396" w:rsidDel="00246E0B" w:rsidRDefault="00920396">
          <w:pPr>
            <w:pStyle w:val="TOC3"/>
            <w:tabs>
              <w:tab w:val="left" w:pos="1176"/>
              <w:tab w:val="right" w:leader="dot" w:pos="8290"/>
            </w:tabs>
            <w:rPr>
              <w:ins w:id="180" w:author="Bahit Hamid" w:date="2014-02-05T04:59:00Z"/>
              <w:del w:id="181" w:author="Sarah Thomas" w:date="2014-03-03T14:17:00Z"/>
              <w:noProof/>
              <w:sz w:val="24"/>
              <w:szCs w:val="24"/>
              <w:lang w:eastAsia="ja-JP"/>
            </w:rPr>
          </w:pPr>
          <w:ins w:id="182" w:author="Bahit Hamid" w:date="2014-02-05T04:59:00Z">
            <w:del w:id="183"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r>
            </w:del>
            <w:del w:id="184" w:author="Sarah Thomas" w:date="2014-03-03T14:14:00Z">
              <w:r w:rsidDel="00F15707">
                <w:rPr>
                  <w:noProof/>
                </w:rPr>
                <w:delText>11</w:delText>
              </w:r>
            </w:del>
          </w:ins>
        </w:p>
        <w:p w14:paraId="4DCEF0F1" w14:textId="77777777" w:rsidR="00920396" w:rsidDel="00246E0B" w:rsidRDefault="00920396">
          <w:pPr>
            <w:pStyle w:val="TOC3"/>
            <w:tabs>
              <w:tab w:val="left" w:pos="1176"/>
              <w:tab w:val="right" w:leader="dot" w:pos="8290"/>
            </w:tabs>
            <w:rPr>
              <w:ins w:id="185" w:author="Bahit Hamid" w:date="2014-02-05T04:59:00Z"/>
              <w:del w:id="186" w:author="Sarah Thomas" w:date="2014-03-03T14:17:00Z"/>
              <w:noProof/>
              <w:sz w:val="24"/>
              <w:szCs w:val="24"/>
              <w:lang w:eastAsia="ja-JP"/>
            </w:rPr>
          </w:pPr>
          <w:ins w:id="187" w:author="Bahit Hamid" w:date="2014-02-05T04:59:00Z">
            <w:del w:id="188"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r>
            </w:del>
            <w:del w:id="189" w:author="Sarah Thomas" w:date="2014-03-03T14:14:00Z">
              <w:r w:rsidDel="00F15707">
                <w:rPr>
                  <w:noProof/>
                </w:rPr>
                <w:delText>11</w:delText>
              </w:r>
            </w:del>
          </w:ins>
        </w:p>
        <w:p w14:paraId="16FE2538" w14:textId="77777777" w:rsidR="00920396" w:rsidDel="00246E0B" w:rsidRDefault="00920396">
          <w:pPr>
            <w:pStyle w:val="TOC3"/>
            <w:tabs>
              <w:tab w:val="left" w:pos="1176"/>
              <w:tab w:val="right" w:leader="dot" w:pos="8290"/>
            </w:tabs>
            <w:rPr>
              <w:ins w:id="190" w:author="Bahit Hamid" w:date="2014-02-05T04:59:00Z"/>
              <w:del w:id="191" w:author="Sarah Thomas" w:date="2014-03-03T14:17:00Z"/>
              <w:noProof/>
              <w:sz w:val="24"/>
              <w:szCs w:val="24"/>
              <w:lang w:eastAsia="ja-JP"/>
            </w:rPr>
          </w:pPr>
          <w:ins w:id="192" w:author="Bahit Hamid" w:date="2014-02-05T04:59:00Z">
            <w:del w:id="193"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r>
            </w:del>
            <w:del w:id="194" w:author="Sarah Thomas" w:date="2014-03-03T14:14:00Z">
              <w:r w:rsidDel="00F15707">
                <w:rPr>
                  <w:noProof/>
                </w:rPr>
                <w:delText>11</w:delText>
              </w:r>
            </w:del>
          </w:ins>
        </w:p>
        <w:p w14:paraId="2EE69CC0" w14:textId="77777777" w:rsidR="00920396" w:rsidDel="00246E0B" w:rsidRDefault="00920396">
          <w:pPr>
            <w:pStyle w:val="TOC3"/>
            <w:tabs>
              <w:tab w:val="left" w:pos="1176"/>
              <w:tab w:val="right" w:leader="dot" w:pos="8290"/>
            </w:tabs>
            <w:rPr>
              <w:ins w:id="195" w:author="Bahit Hamid" w:date="2014-02-05T04:59:00Z"/>
              <w:del w:id="196" w:author="Sarah Thomas" w:date="2014-03-03T14:17:00Z"/>
              <w:noProof/>
              <w:sz w:val="24"/>
              <w:szCs w:val="24"/>
              <w:lang w:eastAsia="ja-JP"/>
            </w:rPr>
          </w:pPr>
          <w:ins w:id="197" w:author="Bahit Hamid" w:date="2014-02-05T04:59:00Z">
            <w:del w:id="198"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r>
            </w:del>
            <w:del w:id="199" w:author="Sarah Thomas" w:date="2014-03-03T14:14:00Z">
              <w:r w:rsidDel="00F15707">
                <w:rPr>
                  <w:noProof/>
                </w:rPr>
                <w:delText>11</w:delText>
              </w:r>
            </w:del>
          </w:ins>
        </w:p>
        <w:p w14:paraId="60184F8F" w14:textId="77777777" w:rsidR="00920396" w:rsidDel="00246E0B" w:rsidRDefault="00920396">
          <w:pPr>
            <w:pStyle w:val="TOC3"/>
            <w:tabs>
              <w:tab w:val="left" w:pos="1298"/>
              <w:tab w:val="right" w:leader="dot" w:pos="8290"/>
            </w:tabs>
            <w:rPr>
              <w:ins w:id="200" w:author="Bahit Hamid" w:date="2014-02-05T04:59:00Z"/>
              <w:del w:id="201" w:author="Sarah Thomas" w:date="2014-03-03T14:17:00Z"/>
              <w:noProof/>
              <w:sz w:val="24"/>
              <w:szCs w:val="24"/>
              <w:lang w:eastAsia="ja-JP"/>
            </w:rPr>
          </w:pPr>
          <w:ins w:id="202" w:author="Bahit Hamid" w:date="2014-02-05T04:59:00Z">
            <w:del w:id="203"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r>
            </w:del>
            <w:del w:id="204" w:author="Sarah Thomas" w:date="2014-03-03T14:14:00Z">
              <w:r w:rsidDel="00F15707">
                <w:rPr>
                  <w:noProof/>
                </w:rPr>
                <w:delText>12</w:delText>
              </w:r>
            </w:del>
          </w:ins>
        </w:p>
        <w:p w14:paraId="1FB10AAD" w14:textId="77777777" w:rsidR="00920396" w:rsidDel="00246E0B" w:rsidRDefault="00920396">
          <w:pPr>
            <w:pStyle w:val="TOC3"/>
            <w:tabs>
              <w:tab w:val="left" w:pos="1298"/>
              <w:tab w:val="right" w:leader="dot" w:pos="8290"/>
            </w:tabs>
            <w:rPr>
              <w:ins w:id="205" w:author="Bahit Hamid" w:date="2014-02-05T04:59:00Z"/>
              <w:del w:id="206" w:author="Sarah Thomas" w:date="2014-03-03T14:17:00Z"/>
              <w:noProof/>
              <w:sz w:val="24"/>
              <w:szCs w:val="24"/>
              <w:lang w:eastAsia="ja-JP"/>
            </w:rPr>
          </w:pPr>
          <w:ins w:id="207" w:author="Bahit Hamid" w:date="2014-02-05T04:59:00Z">
            <w:del w:id="208"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r>
            </w:del>
            <w:del w:id="209" w:author="Sarah Thomas" w:date="2014-03-03T14:14:00Z">
              <w:r w:rsidDel="00F15707">
                <w:rPr>
                  <w:noProof/>
                </w:rPr>
                <w:delText>12</w:delText>
              </w:r>
            </w:del>
          </w:ins>
        </w:p>
        <w:p w14:paraId="65F34DA3" w14:textId="77777777" w:rsidR="00920396" w:rsidDel="00246E0B" w:rsidRDefault="00920396">
          <w:pPr>
            <w:pStyle w:val="TOC3"/>
            <w:tabs>
              <w:tab w:val="left" w:pos="1298"/>
              <w:tab w:val="right" w:leader="dot" w:pos="8290"/>
            </w:tabs>
            <w:rPr>
              <w:ins w:id="210" w:author="Bahit Hamid" w:date="2014-02-05T04:59:00Z"/>
              <w:del w:id="211" w:author="Sarah Thomas" w:date="2014-03-03T14:17:00Z"/>
              <w:noProof/>
              <w:sz w:val="24"/>
              <w:szCs w:val="24"/>
              <w:lang w:eastAsia="ja-JP"/>
            </w:rPr>
          </w:pPr>
          <w:ins w:id="212" w:author="Bahit Hamid" w:date="2014-02-05T04:59:00Z">
            <w:del w:id="213"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r>
            </w:del>
            <w:del w:id="214" w:author="Sarah Thomas" w:date="2014-03-03T14:14:00Z">
              <w:r w:rsidDel="00F15707">
                <w:rPr>
                  <w:noProof/>
                </w:rPr>
                <w:delText>12</w:delText>
              </w:r>
            </w:del>
          </w:ins>
        </w:p>
        <w:p w14:paraId="41F6484C" w14:textId="77777777" w:rsidR="00920396" w:rsidDel="00246E0B" w:rsidRDefault="00920396">
          <w:pPr>
            <w:pStyle w:val="TOC2"/>
            <w:tabs>
              <w:tab w:val="left" w:pos="792"/>
              <w:tab w:val="right" w:leader="dot" w:pos="8290"/>
            </w:tabs>
            <w:rPr>
              <w:ins w:id="215" w:author="Bahit Hamid" w:date="2014-02-05T04:59:00Z"/>
              <w:del w:id="216" w:author="Sarah Thomas" w:date="2014-03-03T14:17:00Z"/>
              <w:b w:val="0"/>
              <w:noProof/>
              <w:sz w:val="24"/>
              <w:szCs w:val="24"/>
              <w:lang w:eastAsia="ja-JP"/>
            </w:rPr>
          </w:pPr>
          <w:ins w:id="217" w:author="Bahit Hamid" w:date="2014-02-05T04:59:00Z">
            <w:del w:id="218"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r>
            </w:del>
            <w:del w:id="219" w:author="Sarah Thomas" w:date="2014-03-03T14:14:00Z">
              <w:r w:rsidDel="00F15707">
                <w:rPr>
                  <w:noProof/>
                </w:rPr>
                <w:delText>12</w:delText>
              </w:r>
            </w:del>
          </w:ins>
        </w:p>
        <w:p w14:paraId="20405C89" w14:textId="77777777" w:rsidR="00920396" w:rsidDel="00246E0B" w:rsidRDefault="00920396">
          <w:pPr>
            <w:pStyle w:val="TOC3"/>
            <w:tabs>
              <w:tab w:val="left" w:pos="1176"/>
              <w:tab w:val="right" w:leader="dot" w:pos="8290"/>
            </w:tabs>
            <w:rPr>
              <w:ins w:id="220" w:author="Bahit Hamid" w:date="2014-02-05T04:59:00Z"/>
              <w:del w:id="221" w:author="Sarah Thomas" w:date="2014-03-03T14:17:00Z"/>
              <w:noProof/>
              <w:sz w:val="24"/>
              <w:szCs w:val="24"/>
              <w:lang w:eastAsia="ja-JP"/>
            </w:rPr>
          </w:pPr>
          <w:ins w:id="222" w:author="Bahit Hamid" w:date="2014-02-05T04:59:00Z">
            <w:del w:id="223"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r>
            </w:del>
            <w:del w:id="224" w:author="Sarah Thomas" w:date="2014-03-03T14:14:00Z">
              <w:r w:rsidDel="00F15707">
                <w:rPr>
                  <w:noProof/>
                </w:rPr>
                <w:delText>12</w:delText>
              </w:r>
            </w:del>
          </w:ins>
        </w:p>
        <w:p w14:paraId="602AADD6" w14:textId="77777777" w:rsidR="00920396" w:rsidDel="00246E0B" w:rsidRDefault="00920396">
          <w:pPr>
            <w:pStyle w:val="TOC3"/>
            <w:tabs>
              <w:tab w:val="left" w:pos="1176"/>
              <w:tab w:val="right" w:leader="dot" w:pos="8290"/>
            </w:tabs>
            <w:rPr>
              <w:ins w:id="225" w:author="Bahit Hamid" w:date="2014-02-05T04:59:00Z"/>
              <w:del w:id="226" w:author="Sarah Thomas" w:date="2014-03-03T14:17:00Z"/>
              <w:noProof/>
              <w:sz w:val="24"/>
              <w:szCs w:val="24"/>
              <w:lang w:eastAsia="ja-JP"/>
            </w:rPr>
          </w:pPr>
          <w:ins w:id="227" w:author="Bahit Hamid" w:date="2014-02-05T04:59:00Z">
            <w:del w:id="228"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r>
            </w:del>
            <w:del w:id="229" w:author="Sarah Thomas" w:date="2014-03-03T14:14:00Z">
              <w:r w:rsidDel="00F15707">
                <w:rPr>
                  <w:noProof/>
                </w:rPr>
                <w:delText>13</w:delText>
              </w:r>
            </w:del>
          </w:ins>
        </w:p>
        <w:p w14:paraId="605BE22D" w14:textId="77777777" w:rsidR="00920396" w:rsidDel="00246E0B" w:rsidRDefault="00920396">
          <w:pPr>
            <w:pStyle w:val="TOC3"/>
            <w:tabs>
              <w:tab w:val="left" w:pos="1176"/>
              <w:tab w:val="right" w:leader="dot" w:pos="8290"/>
            </w:tabs>
            <w:rPr>
              <w:ins w:id="230" w:author="Bahit Hamid" w:date="2014-02-05T04:59:00Z"/>
              <w:del w:id="231" w:author="Sarah Thomas" w:date="2014-03-03T14:17:00Z"/>
              <w:noProof/>
              <w:sz w:val="24"/>
              <w:szCs w:val="24"/>
              <w:lang w:eastAsia="ja-JP"/>
            </w:rPr>
          </w:pPr>
          <w:ins w:id="232" w:author="Bahit Hamid" w:date="2014-02-05T04:59:00Z">
            <w:del w:id="233"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r>
            </w:del>
            <w:del w:id="234" w:author="Sarah Thomas" w:date="2014-03-03T14:14:00Z">
              <w:r w:rsidDel="00F15707">
                <w:rPr>
                  <w:noProof/>
                </w:rPr>
                <w:delText>13</w:delText>
              </w:r>
            </w:del>
          </w:ins>
        </w:p>
        <w:p w14:paraId="4000C6B8" w14:textId="77777777" w:rsidR="00920396" w:rsidDel="00246E0B" w:rsidRDefault="00920396">
          <w:pPr>
            <w:pStyle w:val="TOC3"/>
            <w:tabs>
              <w:tab w:val="left" w:pos="1176"/>
              <w:tab w:val="right" w:leader="dot" w:pos="8290"/>
            </w:tabs>
            <w:rPr>
              <w:ins w:id="235" w:author="Bahit Hamid" w:date="2014-02-05T04:59:00Z"/>
              <w:del w:id="236" w:author="Sarah Thomas" w:date="2014-03-03T14:17:00Z"/>
              <w:noProof/>
              <w:sz w:val="24"/>
              <w:szCs w:val="24"/>
              <w:lang w:eastAsia="ja-JP"/>
            </w:rPr>
          </w:pPr>
          <w:ins w:id="237" w:author="Bahit Hamid" w:date="2014-02-05T04:59:00Z">
            <w:del w:id="238"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r>
            </w:del>
            <w:del w:id="239" w:author="Sarah Thomas" w:date="2014-03-03T14:14:00Z">
              <w:r w:rsidDel="00F15707">
                <w:rPr>
                  <w:noProof/>
                </w:rPr>
                <w:delText>14</w:delText>
              </w:r>
            </w:del>
          </w:ins>
        </w:p>
        <w:p w14:paraId="78D449AC" w14:textId="77777777" w:rsidR="00920396" w:rsidDel="00246E0B" w:rsidRDefault="00920396">
          <w:pPr>
            <w:pStyle w:val="TOC3"/>
            <w:tabs>
              <w:tab w:val="left" w:pos="1176"/>
              <w:tab w:val="right" w:leader="dot" w:pos="8290"/>
            </w:tabs>
            <w:rPr>
              <w:ins w:id="240" w:author="Bahit Hamid" w:date="2014-02-05T04:59:00Z"/>
              <w:del w:id="241" w:author="Sarah Thomas" w:date="2014-03-03T14:17:00Z"/>
              <w:noProof/>
              <w:sz w:val="24"/>
              <w:szCs w:val="24"/>
              <w:lang w:eastAsia="ja-JP"/>
            </w:rPr>
          </w:pPr>
          <w:ins w:id="242" w:author="Bahit Hamid" w:date="2014-02-05T04:59:00Z">
            <w:del w:id="243"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r>
            </w:del>
            <w:del w:id="244" w:author="Sarah Thomas" w:date="2014-03-03T14:14:00Z">
              <w:r w:rsidDel="00F15707">
                <w:rPr>
                  <w:noProof/>
                </w:rPr>
                <w:delText>14</w:delText>
              </w:r>
            </w:del>
          </w:ins>
        </w:p>
        <w:p w14:paraId="031B3A9B" w14:textId="77777777" w:rsidR="00920396" w:rsidDel="00246E0B" w:rsidRDefault="00920396">
          <w:pPr>
            <w:pStyle w:val="TOC2"/>
            <w:tabs>
              <w:tab w:val="left" w:pos="792"/>
              <w:tab w:val="right" w:leader="dot" w:pos="8290"/>
            </w:tabs>
            <w:rPr>
              <w:ins w:id="245" w:author="Bahit Hamid" w:date="2014-02-05T04:59:00Z"/>
              <w:del w:id="246" w:author="Sarah Thomas" w:date="2014-03-03T14:17:00Z"/>
              <w:b w:val="0"/>
              <w:noProof/>
              <w:sz w:val="24"/>
              <w:szCs w:val="24"/>
              <w:lang w:eastAsia="ja-JP"/>
            </w:rPr>
          </w:pPr>
          <w:ins w:id="247" w:author="Bahit Hamid" w:date="2014-02-05T04:59:00Z">
            <w:del w:id="248"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r>
            </w:del>
            <w:del w:id="249" w:author="Sarah Thomas" w:date="2014-03-03T14:14:00Z">
              <w:r w:rsidDel="00F15707">
                <w:rPr>
                  <w:noProof/>
                </w:rPr>
                <w:delText>15</w:delText>
              </w:r>
            </w:del>
          </w:ins>
        </w:p>
        <w:p w14:paraId="46A40E2C" w14:textId="77777777" w:rsidR="00920396" w:rsidDel="00246E0B" w:rsidRDefault="00920396">
          <w:pPr>
            <w:pStyle w:val="TOC1"/>
            <w:tabs>
              <w:tab w:val="left" w:pos="382"/>
              <w:tab w:val="right" w:leader="dot" w:pos="8290"/>
            </w:tabs>
            <w:rPr>
              <w:ins w:id="250" w:author="Bahit Hamid" w:date="2014-02-05T04:59:00Z"/>
              <w:del w:id="251" w:author="Sarah Thomas" w:date="2014-03-03T14:17:00Z"/>
              <w:b w:val="0"/>
              <w:noProof/>
              <w:lang w:eastAsia="ja-JP"/>
            </w:rPr>
          </w:pPr>
          <w:ins w:id="252" w:author="Bahit Hamid" w:date="2014-02-05T04:59:00Z">
            <w:del w:id="253" w:author="Sarah Thomas" w:date="2014-03-03T14:17:00Z">
              <w:r w:rsidRPr="00090072" w:rsidDel="00246E0B">
                <w:rPr>
                  <w:rFonts w:cs="Times New Roman"/>
                  <w:noProof/>
                  <w:highlight w:val="lightGray"/>
                </w:rPr>
                <w:delText>3</w:delText>
              </w:r>
              <w:r w:rsidDel="00246E0B">
                <w:rPr>
                  <w:b w:val="0"/>
                  <w:noProof/>
                  <w:lang w:eastAsia="ja-JP"/>
                </w:rPr>
                <w:tab/>
              </w:r>
              <w:r w:rsidDel="00246E0B">
                <w:rPr>
                  <w:noProof/>
                </w:rPr>
                <w:delText>Testing Schedule</w:delText>
              </w:r>
              <w:r w:rsidDel="00246E0B">
                <w:rPr>
                  <w:noProof/>
                </w:rPr>
                <w:tab/>
              </w:r>
            </w:del>
            <w:del w:id="254" w:author="Sarah Thomas" w:date="2014-03-03T14:14:00Z">
              <w:r w:rsidDel="00F15707">
                <w:rPr>
                  <w:noProof/>
                </w:rPr>
                <w:delText>15</w:delText>
              </w:r>
            </w:del>
          </w:ins>
        </w:p>
        <w:p w14:paraId="1EC07ADE" w14:textId="77777777" w:rsidR="00920396" w:rsidDel="00246E0B" w:rsidRDefault="00920396">
          <w:pPr>
            <w:pStyle w:val="TOC2"/>
            <w:tabs>
              <w:tab w:val="left" w:pos="792"/>
              <w:tab w:val="right" w:leader="dot" w:pos="8290"/>
            </w:tabs>
            <w:rPr>
              <w:ins w:id="255" w:author="Bahit Hamid" w:date="2014-02-05T04:59:00Z"/>
              <w:del w:id="256" w:author="Sarah Thomas" w:date="2014-03-03T14:17:00Z"/>
              <w:b w:val="0"/>
              <w:noProof/>
              <w:sz w:val="24"/>
              <w:szCs w:val="24"/>
              <w:lang w:eastAsia="ja-JP"/>
            </w:rPr>
          </w:pPr>
          <w:ins w:id="257" w:author="Bahit Hamid" w:date="2014-02-05T04:59:00Z">
            <w:del w:id="258" w:author="Sarah Thomas" w:date="2014-03-03T14:17:00Z">
              <w:r w:rsidDel="00246E0B">
                <w:rPr>
                  <w:noProof/>
                </w:rPr>
                <w:delText>3.1</w:delText>
              </w:r>
              <w:r w:rsidDel="00246E0B">
                <w:rPr>
                  <w:b w:val="0"/>
                  <w:noProof/>
                  <w:sz w:val="24"/>
                  <w:szCs w:val="24"/>
                  <w:lang w:eastAsia="ja-JP"/>
                </w:rPr>
                <w:tab/>
              </w:r>
              <w:r w:rsidDel="00246E0B">
                <w:rPr>
                  <w:noProof/>
                </w:rPr>
                <w:delText>Methods</w:delText>
              </w:r>
              <w:r w:rsidDel="00246E0B">
                <w:rPr>
                  <w:noProof/>
                </w:rPr>
                <w:tab/>
              </w:r>
            </w:del>
            <w:del w:id="259" w:author="Sarah Thomas" w:date="2014-03-03T14:14:00Z">
              <w:r w:rsidDel="00F15707">
                <w:rPr>
                  <w:noProof/>
                </w:rPr>
                <w:delText>15</w:delText>
              </w:r>
            </w:del>
          </w:ins>
        </w:p>
        <w:p w14:paraId="593648B3" w14:textId="77777777" w:rsidR="00920396" w:rsidDel="00246E0B" w:rsidRDefault="00920396">
          <w:pPr>
            <w:pStyle w:val="TOC2"/>
            <w:tabs>
              <w:tab w:val="left" w:pos="792"/>
              <w:tab w:val="right" w:leader="dot" w:pos="8290"/>
            </w:tabs>
            <w:rPr>
              <w:ins w:id="260" w:author="Bahit Hamid" w:date="2014-02-05T04:59:00Z"/>
              <w:del w:id="261" w:author="Sarah Thomas" w:date="2014-03-03T14:17:00Z"/>
              <w:b w:val="0"/>
              <w:noProof/>
              <w:sz w:val="24"/>
              <w:szCs w:val="24"/>
              <w:lang w:eastAsia="ja-JP"/>
            </w:rPr>
          </w:pPr>
          <w:ins w:id="262" w:author="Bahit Hamid" w:date="2014-02-05T04:59:00Z">
            <w:del w:id="263" w:author="Sarah Thomas" w:date="2014-03-03T14:17:00Z">
              <w:r w:rsidDel="00246E0B">
                <w:rPr>
                  <w:noProof/>
                </w:rPr>
                <w:delText>3.2</w:delText>
              </w:r>
              <w:r w:rsidDel="00246E0B">
                <w:rPr>
                  <w:b w:val="0"/>
                  <w:noProof/>
                  <w:sz w:val="24"/>
                  <w:szCs w:val="24"/>
                  <w:lang w:eastAsia="ja-JP"/>
                </w:rPr>
                <w:tab/>
              </w:r>
              <w:r w:rsidDel="00246E0B">
                <w:rPr>
                  <w:noProof/>
                </w:rPr>
                <w:delText>Test case</w:delText>
              </w:r>
              <w:r w:rsidDel="00246E0B">
                <w:rPr>
                  <w:noProof/>
                </w:rPr>
                <w:tab/>
              </w:r>
            </w:del>
            <w:del w:id="264" w:author="Sarah Thomas" w:date="2014-03-03T14:14:00Z">
              <w:r w:rsidDel="00F15707">
                <w:rPr>
                  <w:noProof/>
                </w:rPr>
                <w:delText>16</w:delText>
              </w:r>
            </w:del>
          </w:ins>
        </w:p>
        <w:p w14:paraId="128FE1C2" w14:textId="77777777" w:rsidR="00920396" w:rsidDel="00246E0B" w:rsidRDefault="00920396">
          <w:pPr>
            <w:pStyle w:val="TOC2"/>
            <w:tabs>
              <w:tab w:val="left" w:pos="792"/>
              <w:tab w:val="right" w:leader="dot" w:pos="8290"/>
            </w:tabs>
            <w:rPr>
              <w:ins w:id="265" w:author="Bahit Hamid" w:date="2014-02-05T04:59:00Z"/>
              <w:del w:id="266" w:author="Sarah Thomas" w:date="2014-03-03T14:17:00Z"/>
              <w:b w:val="0"/>
              <w:noProof/>
              <w:sz w:val="24"/>
              <w:szCs w:val="24"/>
              <w:lang w:eastAsia="ja-JP"/>
            </w:rPr>
          </w:pPr>
          <w:ins w:id="267" w:author="Bahit Hamid" w:date="2014-02-05T04:59:00Z">
            <w:del w:id="268" w:author="Sarah Thomas" w:date="2014-03-03T14:17:00Z">
              <w:r w:rsidDel="00246E0B">
                <w:rPr>
                  <w:noProof/>
                </w:rPr>
                <w:delText>3.3</w:delText>
              </w:r>
              <w:r w:rsidDel="00246E0B">
                <w:rPr>
                  <w:b w:val="0"/>
                  <w:noProof/>
                  <w:sz w:val="24"/>
                  <w:szCs w:val="24"/>
                  <w:lang w:eastAsia="ja-JP"/>
                </w:rPr>
                <w:tab/>
              </w:r>
              <w:r w:rsidDel="00246E0B">
                <w:rPr>
                  <w:noProof/>
                </w:rPr>
                <w:delText>Schedule</w:delText>
              </w:r>
              <w:r w:rsidDel="00246E0B">
                <w:rPr>
                  <w:noProof/>
                </w:rPr>
                <w:tab/>
              </w:r>
            </w:del>
            <w:del w:id="269" w:author="Sarah Thomas" w:date="2014-03-03T14:14:00Z">
              <w:r w:rsidDel="00F15707">
                <w:rPr>
                  <w:noProof/>
                </w:rPr>
                <w:delText>17</w:delText>
              </w:r>
            </w:del>
          </w:ins>
        </w:p>
        <w:p w14:paraId="34D48414" w14:textId="77777777" w:rsidR="00920396" w:rsidDel="00246E0B" w:rsidRDefault="00920396">
          <w:pPr>
            <w:pStyle w:val="TOC2"/>
            <w:tabs>
              <w:tab w:val="left" w:pos="792"/>
              <w:tab w:val="right" w:leader="dot" w:pos="8290"/>
            </w:tabs>
            <w:rPr>
              <w:ins w:id="270" w:author="Bahit Hamid" w:date="2014-02-05T04:59:00Z"/>
              <w:del w:id="271" w:author="Sarah Thomas" w:date="2014-03-03T14:17:00Z"/>
              <w:b w:val="0"/>
              <w:noProof/>
              <w:sz w:val="24"/>
              <w:szCs w:val="24"/>
              <w:lang w:eastAsia="ja-JP"/>
            </w:rPr>
          </w:pPr>
          <w:ins w:id="272" w:author="Bahit Hamid" w:date="2014-02-05T04:59:00Z">
            <w:del w:id="273" w:author="Sarah Thomas" w:date="2014-03-03T14:17:00Z">
              <w:r w:rsidDel="00246E0B">
                <w:rPr>
                  <w:noProof/>
                </w:rPr>
                <w:delText>3.4</w:delText>
              </w:r>
              <w:r w:rsidDel="00246E0B">
                <w:rPr>
                  <w:b w:val="0"/>
                  <w:noProof/>
                  <w:sz w:val="24"/>
                  <w:szCs w:val="24"/>
                  <w:lang w:eastAsia="ja-JP"/>
                </w:rPr>
                <w:tab/>
              </w:r>
              <w:r w:rsidDel="00246E0B">
                <w:rPr>
                  <w:noProof/>
                </w:rPr>
                <w:delText>Summary</w:delText>
              </w:r>
              <w:r w:rsidDel="00246E0B">
                <w:rPr>
                  <w:noProof/>
                </w:rPr>
                <w:tab/>
              </w:r>
            </w:del>
            <w:del w:id="274" w:author="Sarah Thomas" w:date="2014-03-03T14:14:00Z">
              <w:r w:rsidDel="00F15707">
                <w:rPr>
                  <w:noProof/>
                </w:rPr>
                <w:delText>17</w:delText>
              </w:r>
            </w:del>
          </w:ins>
        </w:p>
        <w:p w14:paraId="57DBBA5F" w14:textId="77777777" w:rsidR="00920396" w:rsidDel="00246E0B" w:rsidRDefault="00920396">
          <w:pPr>
            <w:pStyle w:val="TOC1"/>
            <w:tabs>
              <w:tab w:val="left" w:pos="382"/>
              <w:tab w:val="right" w:leader="dot" w:pos="8290"/>
            </w:tabs>
            <w:rPr>
              <w:ins w:id="275" w:author="Bahit Hamid" w:date="2014-02-05T04:59:00Z"/>
              <w:del w:id="276" w:author="Sarah Thomas" w:date="2014-03-03T14:17:00Z"/>
              <w:b w:val="0"/>
              <w:noProof/>
              <w:lang w:eastAsia="ja-JP"/>
            </w:rPr>
          </w:pPr>
          <w:ins w:id="277" w:author="Bahit Hamid" w:date="2014-02-05T04:59:00Z">
            <w:del w:id="278"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r>
            </w:del>
            <w:del w:id="279" w:author="Sarah Thomas" w:date="2014-03-03T14:14:00Z">
              <w:r w:rsidDel="00F15707">
                <w:rPr>
                  <w:noProof/>
                </w:rPr>
                <w:delText>19</w:delText>
              </w:r>
            </w:del>
          </w:ins>
        </w:p>
        <w:p w14:paraId="2389B6D0" w14:textId="77777777" w:rsidR="00920396" w:rsidDel="00246E0B" w:rsidRDefault="00920396">
          <w:pPr>
            <w:pStyle w:val="TOC2"/>
            <w:tabs>
              <w:tab w:val="left" w:pos="792"/>
              <w:tab w:val="right" w:leader="dot" w:pos="8290"/>
            </w:tabs>
            <w:rPr>
              <w:ins w:id="280" w:author="Bahit Hamid" w:date="2014-02-05T04:59:00Z"/>
              <w:del w:id="281" w:author="Sarah Thomas" w:date="2014-03-03T14:17:00Z"/>
              <w:b w:val="0"/>
              <w:noProof/>
              <w:sz w:val="24"/>
              <w:szCs w:val="24"/>
              <w:lang w:eastAsia="ja-JP"/>
            </w:rPr>
          </w:pPr>
          <w:ins w:id="282" w:author="Bahit Hamid" w:date="2014-02-05T04:59:00Z">
            <w:del w:id="283"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r>
            </w:del>
            <w:del w:id="284" w:author="Sarah Thomas" w:date="2014-03-03T14:14:00Z">
              <w:r w:rsidDel="00F15707">
                <w:rPr>
                  <w:noProof/>
                </w:rPr>
                <w:delText>19</w:delText>
              </w:r>
            </w:del>
          </w:ins>
        </w:p>
        <w:p w14:paraId="75371D68" w14:textId="77777777" w:rsidR="00920396" w:rsidDel="00246E0B" w:rsidRDefault="00920396">
          <w:pPr>
            <w:pStyle w:val="TOC2"/>
            <w:tabs>
              <w:tab w:val="left" w:pos="792"/>
              <w:tab w:val="right" w:leader="dot" w:pos="8290"/>
            </w:tabs>
            <w:rPr>
              <w:ins w:id="285" w:author="Bahit Hamid" w:date="2014-02-05T04:59:00Z"/>
              <w:del w:id="286" w:author="Sarah Thomas" w:date="2014-03-03T14:17:00Z"/>
              <w:b w:val="0"/>
              <w:noProof/>
              <w:sz w:val="24"/>
              <w:szCs w:val="24"/>
              <w:lang w:eastAsia="ja-JP"/>
            </w:rPr>
          </w:pPr>
          <w:ins w:id="287" w:author="Bahit Hamid" w:date="2014-02-05T04:59:00Z">
            <w:del w:id="288"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r>
            </w:del>
            <w:del w:id="289" w:author="Sarah Thomas" w:date="2014-03-03T14:14:00Z">
              <w:r w:rsidDel="00F15707">
                <w:rPr>
                  <w:noProof/>
                </w:rPr>
                <w:delText>19</w:delText>
              </w:r>
            </w:del>
          </w:ins>
        </w:p>
        <w:p w14:paraId="5E70026F" w14:textId="77777777" w:rsidR="00920396" w:rsidDel="00246E0B" w:rsidRDefault="00920396">
          <w:pPr>
            <w:pStyle w:val="TOC2"/>
            <w:tabs>
              <w:tab w:val="left" w:pos="792"/>
              <w:tab w:val="right" w:leader="dot" w:pos="8290"/>
            </w:tabs>
            <w:rPr>
              <w:ins w:id="290" w:author="Bahit Hamid" w:date="2014-02-05T04:59:00Z"/>
              <w:del w:id="291" w:author="Sarah Thomas" w:date="2014-03-03T14:17:00Z"/>
              <w:b w:val="0"/>
              <w:noProof/>
              <w:sz w:val="24"/>
              <w:szCs w:val="24"/>
              <w:lang w:eastAsia="ja-JP"/>
            </w:rPr>
          </w:pPr>
          <w:ins w:id="292" w:author="Bahit Hamid" w:date="2014-02-05T04:59:00Z">
            <w:del w:id="293"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r>
            </w:del>
            <w:del w:id="294" w:author="Sarah Thomas" w:date="2014-03-03T14:14:00Z">
              <w:r w:rsidDel="00F15707">
                <w:rPr>
                  <w:noProof/>
                </w:rPr>
                <w:delText>21</w:delText>
              </w:r>
            </w:del>
          </w:ins>
        </w:p>
        <w:p w14:paraId="0A1A4CA5" w14:textId="77777777" w:rsidR="00920396" w:rsidDel="00246E0B" w:rsidRDefault="00920396">
          <w:pPr>
            <w:pStyle w:val="TOC2"/>
            <w:tabs>
              <w:tab w:val="left" w:pos="792"/>
              <w:tab w:val="right" w:leader="dot" w:pos="8290"/>
            </w:tabs>
            <w:rPr>
              <w:ins w:id="295" w:author="Bahit Hamid" w:date="2014-02-05T04:59:00Z"/>
              <w:del w:id="296" w:author="Sarah Thomas" w:date="2014-03-03T14:17:00Z"/>
              <w:b w:val="0"/>
              <w:noProof/>
              <w:sz w:val="24"/>
              <w:szCs w:val="24"/>
              <w:lang w:eastAsia="ja-JP"/>
            </w:rPr>
          </w:pPr>
          <w:ins w:id="297" w:author="Bahit Hamid" w:date="2014-02-05T04:59:00Z">
            <w:del w:id="298"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r>
            </w:del>
            <w:del w:id="299" w:author="Sarah Thomas" w:date="2014-03-03T14:14:00Z">
              <w:r w:rsidDel="00F15707">
                <w:rPr>
                  <w:noProof/>
                </w:rPr>
                <w:delText>22</w:delText>
              </w:r>
            </w:del>
          </w:ins>
        </w:p>
        <w:p w14:paraId="2DFB1422" w14:textId="77777777" w:rsidR="00920396" w:rsidDel="00246E0B" w:rsidRDefault="00920396">
          <w:pPr>
            <w:pStyle w:val="TOC1"/>
            <w:tabs>
              <w:tab w:val="left" w:pos="382"/>
              <w:tab w:val="right" w:leader="dot" w:pos="8290"/>
            </w:tabs>
            <w:rPr>
              <w:ins w:id="300" w:author="Bahit Hamid" w:date="2014-02-05T04:59:00Z"/>
              <w:del w:id="301" w:author="Sarah Thomas" w:date="2014-03-03T14:17:00Z"/>
              <w:b w:val="0"/>
              <w:noProof/>
              <w:lang w:eastAsia="ja-JP"/>
            </w:rPr>
          </w:pPr>
          <w:ins w:id="302" w:author="Bahit Hamid" w:date="2014-02-05T04:59:00Z">
            <w:del w:id="303"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r>
            </w:del>
            <w:del w:id="304" w:author="Sarah Thomas" w:date="2014-03-03T14:14:00Z">
              <w:r w:rsidDel="00F15707">
                <w:rPr>
                  <w:noProof/>
                </w:rPr>
                <w:delText>22</w:delText>
              </w:r>
            </w:del>
          </w:ins>
        </w:p>
        <w:p w14:paraId="14402D0D" w14:textId="77777777" w:rsidR="00920396" w:rsidDel="00246E0B" w:rsidRDefault="00920396">
          <w:pPr>
            <w:pStyle w:val="TOC1"/>
            <w:tabs>
              <w:tab w:val="left" w:pos="382"/>
              <w:tab w:val="right" w:leader="dot" w:pos="8290"/>
            </w:tabs>
            <w:rPr>
              <w:ins w:id="305" w:author="Bahit Hamid" w:date="2014-02-05T04:59:00Z"/>
              <w:del w:id="306" w:author="Sarah Thomas" w:date="2014-03-03T14:17:00Z"/>
              <w:b w:val="0"/>
              <w:noProof/>
              <w:lang w:eastAsia="ja-JP"/>
            </w:rPr>
          </w:pPr>
          <w:ins w:id="307" w:author="Bahit Hamid" w:date="2014-02-05T04:59:00Z">
            <w:del w:id="308"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r>
            </w:del>
            <w:del w:id="309" w:author="Sarah Thomas" w:date="2014-03-03T14:14:00Z">
              <w:r w:rsidDel="00F15707">
                <w:rPr>
                  <w:noProof/>
                </w:rPr>
                <w:delText>22</w:delText>
              </w:r>
            </w:del>
          </w:ins>
        </w:p>
        <w:p w14:paraId="1C15AF9D" w14:textId="77777777" w:rsidR="001D3EAC" w:rsidDel="00246E0B" w:rsidRDefault="001D3EAC">
          <w:pPr>
            <w:pStyle w:val="TOC1"/>
            <w:tabs>
              <w:tab w:val="left" w:pos="382"/>
              <w:tab w:val="right" w:leader="dot" w:pos="8290"/>
            </w:tabs>
            <w:rPr>
              <w:del w:id="310" w:author="Sarah Thomas" w:date="2014-03-03T14:17:00Z"/>
              <w:b w:val="0"/>
              <w:noProof/>
              <w:lang w:eastAsia="ja-JP"/>
            </w:rPr>
          </w:pPr>
          <w:del w:id="311"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delText>1</w:delText>
            </w:r>
          </w:del>
        </w:p>
        <w:p w14:paraId="06FEC9B2" w14:textId="77777777" w:rsidR="001D3EAC" w:rsidDel="00246E0B" w:rsidRDefault="001D3EAC">
          <w:pPr>
            <w:pStyle w:val="TOC2"/>
            <w:tabs>
              <w:tab w:val="left" w:pos="792"/>
              <w:tab w:val="right" w:leader="dot" w:pos="8290"/>
            </w:tabs>
            <w:rPr>
              <w:del w:id="312" w:author="Sarah Thomas" w:date="2014-03-03T14:17:00Z"/>
              <w:b w:val="0"/>
              <w:noProof/>
              <w:sz w:val="24"/>
              <w:szCs w:val="24"/>
              <w:lang w:eastAsia="ja-JP"/>
            </w:rPr>
          </w:pPr>
          <w:del w:id="313"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delText>1</w:delText>
            </w:r>
          </w:del>
        </w:p>
        <w:p w14:paraId="778C52DB" w14:textId="77777777" w:rsidR="001D3EAC" w:rsidDel="00246E0B" w:rsidRDefault="001D3EAC">
          <w:pPr>
            <w:pStyle w:val="TOC2"/>
            <w:tabs>
              <w:tab w:val="left" w:pos="792"/>
              <w:tab w:val="right" w:leader="dot" w:pos="8290"/>
            </w:tabs>
            <w:rPr>
              <w:del w:id="314" w:author="Sarah Thomas" w:date="2014-03-03T14:17:00Z"/>
              <w:b w:val="0"/>
              <w:noProof/>
              <w:sz w:val="24"/>
              <w:szCs w:val="24"/>
              <w:lang w:eastAsia="ja-JP"/>
            </w:rPr>
          </w:pPr>
          <w:del w:id="315"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4B7496" w:rsidDel="00246E0B">
              <w:rPr>
                <w:i/>
                <w:noProof/>
              </w:rPr>
              <w:delText>Faculty Cooperative</w:delText>
            </w:r>
            <w:r w:rsidDel="00246E0B">
              <w:rPr>
                <w:noProof/>
              </w:rPr>
              <w:tab/>
              <w:delText>1</w:delText>
            </w:r>
          </w:del>
        </w:p>
        <w:p w14:paraId="5D53874E" w14:textId="77777777" w:rsidR="001D3EAC" w:rsidDel="00246E0B" w:rsidRDefault="001D3EAC">
          <w:pPr>
            <w:pStyle w:val="TOC3"/>
            <w:tabs>
              <w:tab w:val="left" w:pos="1176"/>
              <w:tab w:val="right" w:leader="dot" w:pos="8290"/>
            </w:tabs>
            <w:rPr>
              <w:del w:id="316" w:author="Sarah Thomas" w:date="2014-03-03T14:17:00Z"/>
              <w:noProof/>
              <w:sz w:val="24"/>
              <w:szCs w:val="24"/>
              <w:lang w:eastAsia="ja-JP"/>
            </w:rPr>
          </w:pPr>
          <w:del w:id="317"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delText>1</w:delText>
            </w:r>
          </w:del>
        </w:p>
        <w:p w14:paraId="687A9CF7" w14:textId="77777777" w:rsidR="001D3EAC" w:rsidDel="00246E0B" w:rsidRDefault="001D3EAC">
          <w:pPr>
            <w:pStyle w:val="TOC1"/>
            <w:tabs>
              <w:tab w:val="left" w:pos="382"/>
              <w:tab w:val="right" w:leader="dot" w:pos="8290"/>
            </w:tabs>
            <w:rPr>
              <w:del w:id="318" w:author="Sarah Thomas" w:date="2014-03-03T14:17:00Z"/>
              <w:b w:val="0"/>
              <w:noProof/>
              <w:lang w:eastAsia="ja-JP"/>
            </w:rPr>
          </w:pPr>
          <w:del w:id="319"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delText>1</w:delText>
            </w:r>
          </w:del>
        </w:p>
        <w:p w14:paraId="42E4A392" w14:textId="77777777" w:rsidR="001D3EAC" w:rsidDel="00246E0B" w:rsidRDefault="001D3EAC">
          <w:pPr>
            <w:pStyle w:val="TOC2"/>
            <w:tabs>
              <w:tab w:val="left" w:pos="792"/>
              <w:tab w:val="right" w:leader="dot" w:pos="8290"/>
            </w:tabs>
            <w:rPr>
              <w:del w:id="320" w:author="Sarah Thomas" w:date="2014-03-03T14:17:00Z"/>
              <w:b w:val="0"/>
              <w:noProof/>
              <w:sz w:val="24"/>
              <w:szCs w:val="24"/>
              <w:lang w:eastAsia="ja-JP"/>
            </w:rPr>
          </w:pPr>
          <w:del w:id="321"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delText>2</w:delText>
            </w:r>
          </w:del>
        </w:p>
        <w:p w14:paraId="5863EAD5" w14:textId="77777777" w:rsidR="001D3EAC" w:rsidDel="00246E0B" w:rsidRDefault="001D3EAC">
          <w:pPr>
            <w:pStyle w:val="TOC2"/>
            <w:tabs>
              <w:tab w:val="left" w:pos="792"/>
              <w:tab w:val="right" w:leader="dot" w:pos="8290"/>
            </w:tabs>
            <w:rPr>
              <w:del w:id="322" w:author="Sarah Thomas" w:date="2014-03-03T14:17:00Z"/>
              <w:b w:val="0"/>
              <w:noProof/>
              <w:sz w:val="24"/>
              <w:szCs w:val="24"/>
              <w:lang w:eastAsia="ja-JP"/>
            </w:rPr>
          </w:pPr>
          <w:del w:id="323"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delText>2</w:delText>
            </w:r>
          </w:del>
        </w:p>
        <w:p w14:paraId="0C34E292" w14:textId="77777777" w:rsidR="001D3EAC" w:rsidDel="00246E0B" w:rsidRDefault="001D3EAC">
          <w:pPr>
            <w:pStyle w:val="TOC2"/>
            <w:tabs>
              <w:tab w:val="left" w:pos="792"/>
              <w:tab w:val="right" w:leader="dot" w:pos="8290"/>
            </w:tabs>
            <w:rPr>
              <w:del w:id="324" w:author="Sarah Thomas" w:date="2014-03-03T14:17:00Z"/>
              <w:b w:val="0"/>
              <w:noProof/>
              <w:sz w:val="24"/>
              <w:szCs w:val="24"/>
              <w:lang w:eastAsia="ja-JP"/>
            </w:rPr>
          </w:pPr>
          <w:del w:id="325"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delText>2</w:delText>
            </w:r>
          </w:del>
        </w:p>
        <w:p w14:paraId="63E4B1CF" w14:textId="77777777" w:rsidR="001D3EAC" w:rsidDel="00246E0B" w:rsidRDefault="001D3EAC">
          <w:pPr>
            <w:pStyle w:val="TOC3"/>
            <w:tabs>
              <w:tab w:val="left" w:pos="1176"/>
              <w:tab w:val="right" w:leader="dot" w:pos="8290"/>
            </w:tabs>
            <w:rPr>
              <w:del w:id="326" w:author="Sarah Thomas" w:date="2014-03-03T14:17:00Z"/>
              <w:noProof/>
              <w:sz w:val="24"/>
              <w:szCs w:val="24"/>
              <w:lang w:eastAsia="ja-JP"/>
            </w:rPr>
          </w:pPr>
          <w:del w:id="327"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delText>2</w:delText>
            </w:r>
          </w:del>
        </w:p>
        <w:p w14:paraId="578649EF" w14:textId="77777777" w:rsidR="001D3EAC" w:rsidDel="00246E0B" w:rsidRDefault="001D3EAC">
          <w:pPr>
            <w:pStyle w:val="TOC3"/>
            <w:tabs>
              <w:tab w:val="left" w:pos="1176"/>
              <w:tab w:val="right" w:leader="dot" w:pos="8290"/>
            </w:tabs>
            <w:rPr>
              <w:del w:id="328" w:author="Sarah Thomas" w:date="2014-03-03T14:17:00Z"/>
              <w:noProof/>
              <w:sz w:val="24"/>
              <w:szCs w:val="24"/>
              <w:lang w:eastAsia="ja-JP"/>
            </w:rPr>
          </w:pPr>
          <w:del w:id="329"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delText>3</w:delText>
            </w:r>
          </w:del>
        </w:p>
        <w:p w14:paraId="55CF39B4" w14:textId="77777777" w:rsidR="001D3EAC" w:rsidDel="00246E0B" w:rsidRDefault="001D3EAC">
          <w:pPr>
            <w:pStyle w:val="TOC3"/>
            <w:tabs>
              <w:tab w:val="left" w:pos="1176"/>
              <w:tab w:val="right" w:leader="dot" w:pos="8290"/>
            </w:tabs>
            <w:rPr>
              <w:del w:id="330" w:author="Sarah Thomas" w:date="2014-03-03T14:17:00Z"/>
              <w:noProof/>
              <w:sz w:val="24"/>
              <w:szCs w:val="24"/>
              <w:lang w:eastAsia="ja-JP"/>
            </w:rPr>
          </w:pPr>
          <w:del w:id="331"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delText>4</w:delText>
            </w:r>
          </w:del>
        </w:p>
        <w:p w14:paraId="09E58D1B" w14:textId="77777777" w:rsidR="001D3EAC" w:rsidDel="00246E0B" w:rsidRDefault="001D3EAC">
          <w:pPr>
            <w:pStyle w:val="TOC2"/>
            <w:tabs>
              <w:tab w:val="left" w:pos="792"/>
              <w:tab w:val="right" w:leader="dot" w:pos="8290"/>
            </w:tabs>
            <w:rPr>
              <w:del w:id="332" w:author="Sarah Thomas" w:date="2014-03-03T14:17:00Z"/>
              <w:b w:val="0"/>
              <w:noProof/>
              <w:sz w:val="24"/>
              <w:szCs w:val="24"/>
              <w:lang w:eastAsia="ja-JP"/>
            </w:rPr>
          </w:pPr>
          <w:del w:id="333"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delText>9</w:delText>
            </w:r>
          </w:del>
        </w:p>
        <w:p w14:paraId="4662E8B3" w14:textId="77777777" w:rsidR="001D3EAC" w:rsidDel="00246E0B" w:rsidRDefault="001D3EAC">
          <w:pPr>
            <w:pStyle w:val="TOC3"/>
            <w:tabs>
              <w:tab w:val="left" w:pos="1176"/>
              <w:tab w:val="right" w:leader="dot" w:pos="8290"/>
            </w:tabs>
            <w:rPr>
              <w:del w:id="334" w:author="Sarah Thomas" w:date="2014-03-03T14:17:00Z"/>
              <w:noProof/>
              <w:sz w:val="24"/>
              <w:szCs w:val="24"/>
              <w:lang w:eastAsia="ja-JP"/>
            </w:rPr>
          </w:pPr>
          <w:del w:id="335"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delText>9</w:delText>
            </w:r>
          </w:del>
        </w:p>
        <w:p w14:paraId="5B85F517" w14:textId="77777777" w:rsidR="001D3EAC" w:rsidDel="00246E0B" w:rsidRDefault="001D3EAC">
          <w:pPr>
            <w:pStyle w:val="TOC3"/>
            <w:tabs>
              <w:tab w:val="left" w:pos="1176"/>
              <w:tab w:val="right" w:leader="dot" w:pos="8290"/>
            </w:tabs>
            <w:rPr>
              <w:del w:id="336" w:author="Sarah Thomas" w:date="2014-03-03T14:17:00Z"/>
              <w:noProof/>
              <w:sz w:val="24"/>
              <w:szCs w:val="24"/>
              <w:lang w:eastAsia="ja-JP"/>
            </w:rPr>
          </w:pPr>
          <w:del w:id="337"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delText>10</w:delText>
            </w:r>
          </w:del>
        </w:p>
        <w:p w14:paraId="3D1859EF" w14:textId="77777777" w:rsidR="001D3EAC" w:rsidDel="00246E0B" w:rsidRDefault="001D3EAC">
          <w:pPr>
            <w:pStyle w:val="TOC3"/>
            <w:tabs>
              <w:tab w:val="left" w:pos="1176"/>
              <w:tab w:val="right" w:leader="dot" w:pos="8290"/>
            </w:tabs>
            <w:rPr>
              <w:del w:id="338" w:author="Sarah Thomas" w:date="2014-03-03T14:17:00Z"/>
              <w:noProof/>
              <w:sz w:val="24"/>
              <w:szCs w:val="24"/>
              <w:lang w:eastAsia="ja-JP"/>
            </w:rPr>
          </w:pPr>
          <w:del w:id="339"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delText>10</w:delText>
            </w:r>
          </w:del>
        </w:p>
        <w:p w14:paraId="6A3EF2D9" w14:textId="77777777" w:rsidR="001D3EAC" w:rsidDel="00246E0B" w:rsidRDefault="001D3EAC">
          <w:pPr>
            <w:pStyle w:val="TOC3"/>
            <w:tabs>
              <w:tab w:val="left" w:pos="1176"/>
              <w:tab w:val="right" w:leader="dot" w:pos="8290"/>
            </w:tabs>
            <w:rPr>
              <w:del w:id="340" w:author="Sarah Thomas" w:date="2014-03-03T14:17:00Z"/>
              <w:noProof/>
              <w:sz w:val="24"/>
              <w:szCs w:val="24"/>
              <w:lang w:eastAsia="ja-JP"/>
            </w:rPr>
          </w:pPr>
          <w:del w:id="341"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delText>10</w:delText>
            </w:r>
          </w:del>
        </w:p>
        <w:p w14:paraId="0BF7648C" w14:textId="77777777" w:rsidR="001D3EAC" w:rsidDel="00246E0B" w:rsidRDefault="001D3EAC">
          <w:pPr>
            <w:pStyle w:val="TOC3"/>
            <w:tabs>
              <w:tab w:val="left" w:pos="1176"/>
              <w:tab w:val="right" w:leader="dot" w:pos="8290"/>
            </w:tabs>
            <w:rPr>
              <w:del w:id="342" w:author="Sarah Thomas" w:date="2014-03-03T14:17:00Z"/>
              <w:noProof/>
              <w:sz w:val="24"/>
              <w:szCs w:val="24"/>
              <w:lang w:eastAsia="ja-JP"/>
            </w:rPr>
          </w:pPr>
          <w:del w:id="343"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delText>10</w:delText>
            </w:r>
          </w:del>
        </w:p>
        <w:p w14:paraId="2CD9100C" w14:textId="77777777" w:rsidR="001D3EAC" w:rsidDel="00246E0B" w:rsidRDefault="001D3EAC">
          <w:pPr>
            <w:pStyle w:val="TOC3"/>
            <w:tabs>
              <w:tab w:val="left" w:pos="1176"/>
              <w:tab w:val="right" w:leader="dot" w:pos="8290"/>
            </w:tabs>
            <w:rPr>
              <w:del w:id="344" w:author="Sarah Thomas" w:date="2014-03-03T14:17:00Z"/>
              <w:noProof/>
              <w:sz w:val="24"/>
              <w:szCs w:val="24"/>
              <w:lang w:eastAsia="ja-JP"/>
            </w:rPr>
          </w:pPr>
          <w:del w:id="345"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delText>10</w:delText>
            </w:r>
          </w:del>
        </w:p>
        <w:p w14:paraId="1E497740" w14:textId="77777777" w:rsidR="001D3EAC" w:rsidDel="00246E0B" w:rsidRDefault="001D3EAC">
          <w:pPr>
            <w:pStyle w:val="TOC3"/>
            <w:tabs>
              <w:tab w:val="left" w:pos="1176"/>
              <w:tab w:val="right" w:leader="dot" w:pos="8290"/>
            </w:tabs>
            <w:rPr>
              <w:del w:id="346" w:author="Sarah Thomas" w:date="2014-03-03T14:17:00Z"/>
              <w:noProof/>
              <w:sz w:val="24"/>
              <w:szCs w:val="24"/>
              <w:lang w:eastAsia="ja-JP"/>
            </w:rPr>
          </w:pPr>
          <w:del w:id="347"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delText>11</w:delText>
            </w:r>
          </w:del>
        </w:p>
        <w:p w14:paraId="03709265" w14:textId="77777777" w:rsidR="001D3EAC" w:rsidDel="00246E0B" w:rsidRDefault="001D3EAC">
          <w:pPr>
            <w:pStyle w:val="TOC3"/>
            <w:tabs>
              <w:tab w:val="left" w:pos="1176"/>
              <w:tab w:val="right" w:leader="dot" w:pos="8290"/>
            </w:tabs>
            <w:rPr>
              <w:del w:id="348" w:author="Sarah Thomas" w:date="2014-03-03T14:17:00Z"/>
              <w:noProof/>
              <w:sz w:val="24"/>
              <w:szCs w:val="24"/>
              <w:lang w:eastAsia="ja-JP"/>
            </w:rPr>
          </w:pPr>
          <w:del w:id="349"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delText>11</w:delText>
            </w:r>
          </w:del>
        </w:p>
        <w:p w14:paraId="10ACCC64" w14:textId="77777777" w:rsidR="001D3EAC" w:rsidDel="00246E0B" w:rsidRDefault="001D3EAC">
          <w:pPr>
            <w:pStyle w:val="TOC3"/>
            <w:tabs>
              <w:tab w:val="left" w:pos="1176"/>
              <w:tab w:val="right" w:leader="dot" w:pos="8290"/>
            </w:tabs>
            <w:rPr>
              <w:del w:id="350" w:author="Sarah Thomas" w:date="2014-03-03T14:17:00Z"/>
              <w:noProof/>
              <w:sz w:val="24"/>
              <w:szCs w:val="24"/>
              <w:lang w:eastAsia="ja-JP"/>
            </w:rPr>
          </w:pPr>
          <w:del w:id="351"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delText>11</w:delText>
            </w:r>
          </w:del>
        </w:p>
        <w:p w14:paraId="5029C56F" w14:textId="77777777" w:rsidR="001D3EAC" w:rsidDel="00246E0B" w:rsidRDefault="001D3EAC">
          <w:pPr>
            <w:pStyle w:val="TOC3"/>
            <w:tabs>
              <w:tab w:val="left" w:pos="1298"/>
              <w:tab w:val="right" w:leader="dot" w:pos="8290"/>
            </w:tabs>
            <w:rPr>
              <w:del w:id="352" w:author="Sarah Thomas" w:date="2014-03-03T14:17:00Z"/>
              <w:noProof/>
              <w:sz w:val="24"/>
              <w:szCs w:val="24"/>
              <w:lang w:eastAsia="ja-JP"/>
            </w:rPr>
          </w:pPr>
          <w:del w:id="353"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delText>11</w:delText>
            </w:r>
          </w:del>
        </w:p>
        <w:p w14:paraId="6D881A7F" w14:textId="77777777" w:rsidR="001D3EAC" w:rsidDel="00246E0B" w:rsidRDefault="001D3EAC">
          <w:pPr>
            <w:pStyle w:val="TOC3"/>
            <w:tabs>
              <w:tab w:val="left" w:pos="1298"/>
              <w:tab w:val="right" w:leader="dot" w:pos="8290"/>
            </w:tabs>
            <w:rPr>
              <w:del w:id="354" w:author="Sarah Thomas" w:date="2014-03-03T14:17:00Z"/>
              <w:noProof/>
              <w:sz w:val="24"/>
              <w:szCs w:val="24"/>
              <w:lang w:eastAsia="ja-JP"/>
            </w:rPr>
          </w:pPr>
          <w:del w:id="355"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delText>12</w:delText>
            </w:r>
          </w:del>
        </w:p>
        <w:p w14:paraId="196D7EEA" w14:textId="77777777" w:rsidR="001D3EAC" w:rsidDel="00246E0B" w:rsidRDefault="001D3EAC">
          <w:pPr>
            <w:pStyle w:val="TOC3"/>
            <w:tabs>
              <w:tab w:val="left" w:pos="1298"/>
              <w:tab w:val="right" w:leader="dot" w:pos="8290"/>
            </w:tabs>
            <w:rPr>
              <w:del w:id="356" w:author="Sarah Thomas" w:date="2014-03-03T14:17:00Z"/>
              <w:noProof/>
              <w:sz w:val="24"/>
              <w:szCs w:val="24"/>
              <w:lang w:eastAsia="ja-JP"/>
            </w:rPr>
          </w:pPr>
          <w:del w:id="357"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delText>12</w:delText>
            </w:r>
          </w:del>
        </w:p>
        <w:p w14:paraId="18AA8564" w14:textId="77777777" w:rsidR="001D3EAC" w:rsidDel="00246E0B" w:rsidRDefault="001D3EAC">
          <w:pPr>
            <w:pStyle w:val="TOC2"/>
            <w:tabs>
              <w:tab w:val="left" w:pos="792"/>
              <w:tab w:val="right" w:leader="dot" w:pos="8290"/>
            </w:tabs>
            <w:rPr>
              <w:del w:id="358" w:author="Sarah Thomas" w:date="2014-03-03T14:17:00Z"/>
              <w:b w:val="0"/>
              <w:noProof/>
              <w:sz w:val="24"/>
              <w:szCs w:val="24"/>
              <w:lang w:eastAsia="ja-JP"/>
            </w:rPr>
          </w:pPr>
          <w:del w:id="359"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delText>12</w:delText>
            </w:r>
          </w:del>
        </w:p>
        <w:p w14:paraId="60CC1183" w14:textId="77777777" w:rsidR="001D3EAC" w:rsidDel="00246E0B" w:rsidRDefault="001D3EAC">
          <w:pPr>
            <w:pStyle w:val="TOC3"/>
            <w:tabs>
              <w:tab w:val="left" w:pos="1176"/>
              <w:tab w:val="right" w:leader="dot" w:pos="8290"/>
            </w:tabs>
            <w:rPr>
              <w:del w:id="360" w:author="Sarah Thomas" w:date="2014-03-03T14:17:00Z"/>
              <w:noProof/>
              <w:sz w:val="24"/>
              <w:szCs w:val="24"/>
              <w:lang w:eastAsia="ja-JP"/>
            </w:rPr>
          </w:pPr>
          <w:del w:id="361"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delText>12</w:delText>
            </w:r>
          </w:del>
        </w:p>
        <w:p w14:paraId="0FC8B3AC" w14:textId="77777777" w:rsidR="001D3EAC" w:rsidDel="00246E0B" w:rsidRDefault="001D3EAC">
          <w:pPr>
            <w:pStyle w:val="TOC3"/>
            <w:tabs>
              <w:tab w:val="left" w:pos="1176"/>
              <w:tab w:val="right" w:leader="dot" w:pos="8290"/>
            </w:tabs>
            <w:rPr>
              <w:del w:id="362" w:author="Sarah Thomas" w:date="2014-03-03T14:17:00Z"/>
              <w:noProof/>
              <w:sz w:val="24"/>
              <w:szCs w:val="24"/>
              <w:lang w:eastAsia="ja-JP"/>
            </w:rPr>
          </w:pPr>
          <w:del w:id="363"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delText>13</w:delText>
            </w:r>
          </w:del>
        </w:p>
        <w:p w14:paraId="21A1823C" w14:textId="77777777" w:rsidR="001D3EAC" w:rsidDel="00246E0B" w:rsidRDefault="001D3EAC">
          <w:pPr>
            <w:pStyle w:val="TOC3"/>
            <w:tabs>
              <w:tab w:val="left" w:pos="1176"/>
              <w:tab w:val="right" w:leader="dot" w:pos="8290"/>
            </w:tabs>
            <w:rPr>
              <w:del w:id="364" w:author="Sarah Thomas" w:date="2014-03-03T14:17:00Z"/>
              <w:noProof/>
              <w:sz w:val="24"/>
              <w:szCs w:val="24"/>
              <w:lang w:eastAsia="ja-JP"/>
            </w:rPr>
          </w:pPr>
          <w:del w:id="365"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delText>13</w:delText>
            </w:r>
          </w:del>
        </w:p>
        <w:p w14:paraId="4C0E0CD7" w14:textId="77777777" w:rsidR="001D3EAC" w:rsidDel="00246E0B" w:rsidRDefault="001D3EAC">
          <w:pPr>
            <w:pStyle w:val="TOC3"/>
            <w:tabs>
              <w:tab w:val="left" w:pos="1176"/>
              <w:tab w:val="right" w:leader="dot" w:pos="8290"/>
            </w:tabs>
            <w:rPr>
              <w:del w:id="366" w:author="Sarah Thomas" w:date="2014-03-03T14:17:00Z"/>
              <w:noProof/>
              <w:sz w:val="24"/>
              <w:szCs w:val="24"/>
              <w:lang w:eastAsia="ja-JP"/>
            </w:rPr>
          </w:pPr>
          <w:del w:id="367"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delText>14</w:delText>
            </w:r>
          </w:del>
        </w:p>
        <w:p w14:paraId="520F742A" w14:textId="77777777" w:rsidR="001D3EAC" w:rsidDel="00246E0B" w:rsidRDefault="001D3EAC">
          <w:pPr>
            <w:pStyle w:val="TOC3"/>
            <w:tabs>
              <w:tab w:val="left" w:pos="1176"/>
              <w:tab w:val="right" w:leader="dot" w:pos="8290"/>
            </w:tabs>
            <w:rPr>
              <w:del w:id="368" w:author="Sarah Thomas" w:date="2014-03-03T14:17:00Z"/>
              <w:noProof/>
              <w:sz w:val="24"/>
              <w:szCs w:val="24"/>
              <w:lang w:eastAsia="ja-JP"/>
            </w:rPr>
          </w:pPr>
          <w:del w:id="369"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delText>14</w:delText>
            </w:r>
          </w:del>
        </w:p>
        <w:p w14:paraId="35E843DA" w14:textId="77777777" w:rsidR="001D3EAC" w:rsidDel="00246E0B" w:rsidRDefault="001D3EAC">
          <w:pPr>
            <w:pStyle w:val="TOC2"/>
            <w:tabs>
              <w:tab w:val="left" w:pos="792"/>
              <w:tab w:val="right" w:leader="dot" w:pos="8290"/>
            </w:tabs>
            <w:rPr>
              <w:del w:id="370" w:author="Sarah Thomas" w:date="2014-03-03T14:17:00Z"/>
              <w:b w:val="0"/>
              <w:noProof/>
              <w:sz w:val="24"/>
              <w:szCs w:val="24"/>
              <w:lang w:eastAsia="ja-JP"/>
            </w:rPr>
          </w:pPr>
          <w:del w:id="371"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delText>15</w:delText>
            </w:r>
          </w:del>
        </w:p>
        <w:p w14:paraId="2A7FDECF" w14:textId="77777777" w:rsidR="001D3EAC" w:rsidDel="00246E0B" w:rsidRDefault="001D3EAC">
          <w:pPr>
            <w:pStyle w:val="TOC1"/>
            <w:tabs>
              <w:tab w:val="left" w:pos="382"/>
              <w:tab w:val="right" w:leader="dot" w:pos="8290"/>
            </w:tabs>
            <w:rPr>
              <w:del w:id="372" w:author="Sarah Thomas" w:date="2014-03-03T14:17:00Z"/>
              <w:b w:val="0"/>
              <w:noProof/>
              <w:lang w:eastAsia="ja-JP"/>
            </w:rPr>
          </w:pPr>
          <w:del w:id="373" w:author="Sarah Thomas" w:date="2014-03-03T14:17:00Z">
            <w:r w:rsidDel="00246E0B">
              <w:rPr>
                <w:noProof/>
              </w:rPr>
              <w:delText>3</w:delText>
            </w:r>
            <w:r w:rsidDel="00246E0B">
              <w:rPr>
                <w:b w:val="0"/>
                <w:noProof/>
                <w:lang w:eastAsia="ja-JP"/>
              </w:rPr>
              <w:tab/>
            </w:r>
            <w:r w:rsidDel="00246E0B">
              <w:rPr>
                <w:noProof/>
              </w:rPr>
              <w:delText>Testing Schedule</w:delText>
            </w:r>
            <w:r w:rsidDel="00246E0B">
              <w:rPr>
                <w:noProof/>
              </w:rPr>
              <w:tab/>
              <w:delText>15</w:delText>
            </w:r>
          </w:del>
        </w:p>
        <w:p w14:paraId="06937229" w14:textId="77777777" w:rsidR="001D3EAC" w:rsidDel="00246E0B" w:rsidRDefault="001D3EAC">
          <w:pPr>
            <w:pStyle w:val="TOC1"/>
            <w:tabs>
              <w:tab w:val="left" w:pos="382"/>
              <w:tab w:val="right" w:leader="dot" w:pos="8290"/>
            </w:tabs>
            <w:rPr>
              <w:del w:id="374" w:author="Sarah Thomas" w:date="2014-03-03T14:17:00Z"/>
              <w:b w:val="0"/>
              <w:noProof/>
              <w:lang w:eastAsia="ja-JP"/>
            </w:rPr>
          </w:pPr>
          <w:del w:id="375"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delText>16</w:delText>
            </w:r>
          </w:del>
        </w:p>
        <w:p w14:paraId="618F42E5" w14:textId="77777777" w:rsidR="001D3EAC" w:rsidDel="00246E0B" w:rsidRDefault="001D3EAC">
          <w:pPr>
            <w:pStyle w:val="TOC2"/>
            <w:tabs>
              <w:tab w:val="left" w:pos="792"/>
              <w:tab w:val="right" w:leader="dot" w:pos="8290"/>
            </w:tabs>
            <w:rPr>
              <w:del w:id="376" w:author="Sarah Thomas" w:date="2014-03-03T14:17:00Z"/>
              <w:b w:val="0"/>
              <w:noProof/>
              <w:sz w:val="24"/>
              <w:szCs w:val="24"/>
              <w:lang w:eastAsia="ja-JP"/>
            </w:rPr>
          </w:pPr>
          <w:del w:id="377"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delText>16</w:delText>
            </w:r>
          </w:del>
        </w:p>
        <w:p w14:paraId="50062747" w14:textId="77777777" w:rsidR="001D3EAC" w:rsidDel="00246E0B" w:rsidRDefault="001D3EAC">
          <w:pPr>
            <w:pStyle w:val="TOC2"/>
            <w:tabs>
              <w:tab w:val="left" w:pos="792"/>
              <w:tab w:val="right" w:leader="dot" w:pos="8290"/>
            </w:tabs>
            <w:rPr>
              <w:del w:id="378" w:author="Sarah Thomas" w:date="2014-03-03T14:17:00Z"/>
              <w:b w:val="0"/>
              <w:noProof/>
              <w:sz w:val="24"/>
              <w:szCs w:val="24"/>
              <w:lang w:eastAsia="ja-JP"/>
            </w:rPr>
          </w:pPr>
          <w:del w:id="379"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delText>16</w:delText>
            </w:r>
          </w:del>
        </w:p>
        <w:p w14:paraId="171DB1B3" w14:textId="77777777" w:rsidR="001D3EAC" w:rsidDel="00246E0B" w:rsidRDefault="001D3EAC">
          <w:pPr>
            <w:pStyle w:val="TOC2"/>
            <w:tabs>
              <w:tab w:val="left" w:pos="792"/>
              <w:tab w:val="right" w:leader="dot" w:pos="8290"/>
            </w:tabs>
            <w:rPr>
              <w:del w:id="380" w:author="Sarah Thomas" w:date="2014-03-03T14:17:00Z"/>
              <w:b w:val="0"/>
              <w:noProof/>
              <w:sz w:val="24"/>
              <w:szCs w:val="24"/>
              <w:lang w:eastAsia="ja-JP"/>
            </w:rPr>
          </w:pPr>
          <w:del w:id="381"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delText>18</w:delText>
            </w:r>
          </w:del>
        </w:p>
        <w:p w14:paraId="6936F0DF" w14:textId="77777777" w:rsidR="001D3EAC" w:rsidDel="00246E0B" w:rsidRDefault="001D3EAC">
          <w:pPr>
            <w:pStyle w:val="TOC2"/>
            <w:tabs>
              <w:tab w:val="left" w:pos="792"/>
              <w:tab w:val="right" w:leader="dot" w:pos="8290"/>
            </w:tabs>
            <w:rPr>
              <w:del w:id="382" w:author="Sarah Thomas" w:date="2014-03-03T14:17:00Z"/>
              <w:b w:val="0"/>
              <w:noProof/>
              <w:sz w:val="24"/>
              <w:szCs w:val="24"/>
              <w:lang w:eastAsia="ja-JP"/>
            </w:rPr>
          </w:pPr>
          <w:del w:id="383"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delText>19</w:delText>
            </w:r>
          </w:del>
        </w:p>
        <w:p w14:paraId="7BC39AD6" w14:textId="77777777" w:rsidR="001D3EAC" w:rsidDel="00246E0B" w:rsidRDefault="001D3EAC">
          <w:pPr>
            <w:pStyle w:val="TOC1"/>
            <w:tabs>
              <w:tab w:val="left" w:pos="382"/>
              <w:tab w:val="right" w:leader="dot" w:pos="8290"/>
            </w:tabs>
            <w:rPr>
              <w:del w:id="384" w:author="Sarah Thomas" w:date="2014-03-03T14:17:00Z"/>
              <w:b w:val="0"/>
              <w:noProof/>
              <w:lang w:eastAsia="ja-JP"/>
            </w:rPr>
          </w:pPr>
          <w:del w:id="385"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delText>19</w:delText>
            </w:r>
          </w:del>
        </w:p>
        <w:p w14:paraId="1A17FF4D" w14:textId="77777777" w:rsidR="001D3EAC" w:rsidDel="00246E0B" w:rsidRDefault="001D3EAC">
          <w:pPr>
            <w:pStyle w:val="TOC1"/>
            <w:tabs>
              <w:tab w:val="left" w:pos="382"/>
              <w:tab w:val="right" w:leader="dot" w:pos="8290"/>
            </w:tabs>
            <w:rPr>
              <w:del w:id="386" w:author="Sarah Thomas" w:date="2014-03-03T14:17:00Z"/>
              <w:b w:val="0"/>
              <w:noProof/>
              <w:lang w:eastAsia="ja-JP"/>
            </w:rPr>
          </w:pPr>
          <w:del w:id="387"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delText>19</w:delText>
            </w:r>
          </w:del>
        </w:p>
        <w:p w14:paraId="2330D0DD" w14:textId="5B1F8490" w:rsidR="001D3EAC" w:rsidRDefault="001D3EAC">
          <w:r>
            <w:rPr>
              <w:b/>
              <w:bCs/>
              <w:noProof/>
            </w:rPr>
            <w:fldChar w:fldCharType="end"/>
          </w:r>
        </w:p>
      </w:sdtContent>
    </w:sdt>
    <w:p w14:paraId="44AF0650" w14:textId="4B845420" w:rsidR="00C5786B" w:rsidRDefault="001D3EAC" w:rsidP="00F0790D">
      <w:pPr>
        <w:pStyle w:val="Title"/>
      </w:pPr>
      <w:r w:rsidDel="001D3EAC">
        <w:t xml:space="preserve"> </w:t>
      </w:r>
    </w:p>
    <w:p w14:paraId="11620988" w14:textId="77777777" w:rsidR="001D3EAC" w:rsidRDefault="001D3EAC" w:rsidP="00C5786B">
      <w:pPr>
        <w:pStyle w:val="BodyText"/>
        <w:sectPr w:rsidR="001D3EAC" w:rsidSect="00F0790D">
          <w:headerReference w:type="default" r:id="rId9"/>
          <w:footerReference w:type="even" r:id="rId10"/>
          <w:footerReference w:type="default" r:id="rId11"/>
          <w:pgSz w:w="11900" w:h="16840"/>
          <w:pgMar w:top="1440" w:right="1800" w:bottom="1440" w:left="1800" w:header="708" w:footer="708" w:gutter="0"/>
          <w:pgNumType w:fmt="lowerRoman"/>
          <w:cols w:space="708"/>
          <w:docGrid w:linePitch="360"/>
        </w:sectPr>
      </w:pPr>
    </w:p>
    <w:p w14:paraId="4C6A8EE9" w14:textId="2E9C1E14" w:rsidR="0080393E" w:rsidRPr="0080393E" w:rsidRDefault="0080393E" w:rsidP="00C5786B">
      <w:pPr>
        <w:pStyle w:val="BodyText"/>
      </w:pPr>
    </w:p>
    <w:p w14:paraId="4BEEB5A4" w14:textId="77777777" w:rsidR="00E44BB3" w:rsidRDefault="00E44BB3" w:rsidP="00F0790D">
      <w:pPr>
        <w:pStyle w:val="Heading1"/>
        <w:numPr>
          <w:ilvl w:val="0"/>
          <w:numId w:val="42"/>
        </w:numPr>
        <w:rPr>
          <w:ins w:id="390" w:author="Sarah Thomas" w:date="2014-03-03T14:54:00Z"/>
        </w:rPr>
      </w:pPr>
      <w:bookmarkStart w:id="391" w:name="_Toc253043791"/>
      <w:bookmarkStart w:id="392" w:name="_Toc255483831"/>
      <w:r w:rsidRPr="005C63CB">
        <w:t>Introduction</w:t>
      </w:r>
      <w:bookmarkEnd w:id="391"/>
      <w:bookmarkEnd w:id="392"/>
    </w:p>
    <w:p w14:paraId="14F24596" w14:textId="2D6441AB" w:rsidR="00EF0C84" w:rsidRPr="00812194" w:rsidRDefault="00EF0C84">
      <w:pPr>
        <w:pStyle w:val="Heading2"/>
        <w:pPrChange w:id="393" w:author="Sarah Thomas" w:date="2014-03-03T14:54:00Z">
          <w:pPr>
            <w:pStyle w:val="Heading1"/>
            <w:numPr>
              <w:numId w:val="42"/>
            </w:numPr>
          </w:pPr>
        </w:pPrChange>
      </w:pPr>
      <w:bookmarkStart w:id="394" w:name="_Toc255483832"/>
      <w:ins w:id="395" w:author="Sarah Thomas" w:date="2014-03-03T14:54:00Z">
        <w:r>
          <w:t>Background</w:t>
        </w:r>
      </w:ins>
      <w:bookmarkEnd w:id="394"/>
    </w:p>
    <w:p w14:paraId="2F0CD640" w14:textId="77777777" w:rsidR="000548EA" w:rsidRDefault="00F15707">
      <w:pPr>
        <w:pStyle w:val="BodyText"/>
        <w:rPr>
          <w:ins w:id="396" w:author="Sarah Thomas" w:date="2014-03-03T14:52:00Z"/>
        </w:rPr>
        <w:pPrChange w:id="397" w:author="Sarah Thomas" w:date="2014-03-03T14:32:00Z">
          <w:pPr>
            <w:widowControl w:val="0"/>
            <w:numPr>
              <w:numId w:val="51"/>
            </w:numPr>
            <w:tabs>
              <w:tab w:val="left" w:pos="220"/>
              <w:tab w:val="left" w:pos="720"/>
            </w:tabs>
            <w:autoSpaceDE w:val="0"/>
            <w:autoSpaceDN w:val="0"/>
            <w:adjustRightInd w:val="0"/>
            <w:ind w:left="720" w:hanging="720"/>
          </w:pPr>
        </w:pPrChange>
      </w:pPr>
      <w:proofErr w:type="gramStart"/>
      <w:ins w:id="398" w:author="Sarah Thomas" w:date="2014-03-03T14:08:00Z">
        <w:r w:rsidRPr="000548EA">
          <w:rPr>
            <w:highlight w:val="lightGray"/>
            <w:rPrChange w:id="399" w:author="Sarah Thomas" w:date="2014-03-03T14:39:00Z">
              <w:rPr/>
            </w:rPrChange>
          </w:rPr>
          <w:t>description</w:t>
        </w:r>
        <w:proofErr w:type="gramEnd"/>
        <w:r w:rsidRPr="000548EA">
          <w:rPr>
            <w:highlight w:val="lightGray"/>
            <w:rPrChange w:id="400" w:author="Sarah Thomas" w:date="2014-03-03T14:39:00Z">
              <w:rPr/>
            </w:rPrChange>
          </w:rPr>
          <w:t xml:space="preserve"> of problem domain and project objectives</w:t>
        </w:r>
        <w:r>
          <w:t xml:space="preserve"> </w:t>
        </w:r>
      </w:ins>
    </w:p>
    <w:p w14:paraId="62FBB4C3" w14:textId="5EFA18CC" w:rsidR="00EF0C84" w:rsidRDefault="00FC2F08">
      <w:pPr>
        <w:pStyle w:val="Heading2"/>
        <w:rPr>
          <w:ins w:id="401" w:author="Sarah Thomas" w:date="2014-03-03T15:00:00Z"/>
        </w:rPr>
        <w:pPrChange w:id="402" w:author="Sarah Thomas" w:date="2014-03-03T14:53:00Z">
          <w:pPr>
            <w:widowControl w:val="0"/>
            <w:numPr>
              <w:numId w:val="51"/>
            </w:numPr>
            <w:tabs>
              <w:tab w:val="left" w:pos="220"/>
              <w:tab w:val="left" w:pos="720"/>
            </w:tabs>
            <w:autoSpaceDE w:val="0"/>
            <w:autoSpaceDN w:val="0"/>
            <w:adjustRightInd w:val="0"/>
            <w:ind w:left="720" w:hanging="720"/>
          </w:pPr>
        </w:pPrChange>
      </w:pPr>
      <w:bookmarkStart w:id="403" w:name="_Toc255483833"/>
      <w:ins w:id="404" w:author="Sarah Thomas" w:date="2014-03-03T15:52:00Z">
        <w:r>
          <w:t>Server Side Technology</w:t>
        </w:r>
      </w:ins>
      <w:bookmarkEnd w:id="403"/>
    </w:p>
    <w:p w14:paraId="63A2C858" w14:textId="0039CB0E" w:rsidR="002947D8" w:rsidRDefault="00EF0C84">
      <w:pPr>
        <w:pStyle w:val="BodyText"/>
        <w:rPr>
          <w:ins w:id="405" w:author="Sarah Thomas" w:date="2014-03-03T15:43:00Z"/>
        </w:rPr>
        <w:pPrChange w:id="406" w:author="Sarah Thomas" w:date="2014-03-03T15:43:00Z">
          <w:pPr/>
        </w:pPrChange>
      </w:pPr>
      <w:ins w:id="407" w:author="Sarah Thomas" w:date="2014-03-03T15:00:00Z">
        <w:r>
          <w:t xml:space="preserve">There are a number of </w:t>
        </w:r>
      </w:ins>
      <w:ins w:id="408" w:author="Sarah Thomas" w:date="2014-03-03T15:01:00Z">
        <w:r>
          <w:t xml:space="preserve">web development </w:t>
        </w:r>
      </w:ins>
      <w:ins w:id="409" w:author="Sarah Thomas" w:date="2014-03-03T15:00:00Z">
        <w:r>
          <w:t>server side languages in common usage</w:t>
        </w:r>
      </w:ins>
      <w:ins w:id="410" w:author="Sarah Thomas" w:date="2014-03-03T15:02:00Z">
        <w:r w:rsidR="002947D8">
          <w:t xml:space="preserve">. </w:t>
        </w:r>
      </w:ins>
      <w:ins w:id="411" w:author="Sarah Thomas" w:date="2014-03-03T15:14:00Z">
        <w:r w:rsidR="00EF5839">
          <w:t>The team considered these in relation to the teams skills, available jobs an</w:t>
        </w:r>
      </w:ins>
      <w:ins w:id="412" w:author="Sarah Thomas" w:date="2014-03-03T15:15:00Z">
        <w:r w:rsidR="00EF5839">
          <w:t>d popularity.</w:t>
        </w:r>
      </w:ins>
      <w:ins w:id="413" w:author="Sarah Thomas" w:date="2014-03-03T15:39:00Z">
        <w:r w:rsidR="001154F6">
          <w:t xml:space="preserve"> Figures for available jobs</w:t>
        </w:r>
      </w:ins>
      <w:ins w:id="414" w:author="Sarah Thomas" w:date="2014-03-03T15:45:00Z">
        <w:r w:rsidR="006F1CC5">
          <w:t xml:space="preserve"> (Feb 2014, UK)</w:t>
        </w:r>
      </w:ins>
      <w:ins w:id="415" w:author="Sarah Thomas" w:date="2014-03-03T15:39:00Z">
        <w:r w:rsidR="001154F6">
          <w:t xml:space="preserve"> were obtained from </w:t>
        </w:r>
      </w:ins>
      <w:ins w:id="416" w:author="Sarah Thomas" w:date="2014-03-03T15:40:00Z">
        <w:r w:rsidR="001154F6">
          <w:fldChar w:fldCharType="begin"/>
        </w:r>
        <w:r w:rsidR="001154F6">
          <w:instrText xml:space="preserve"> HYPERLINK "http://</w:instrText>
        </w:r>
      </w:ins>
      <w:ins w:id="417" w:author="Sarah Thomas" w:date="2014-03-03T15:39:00Z">
        <w:r w:rsidR="001154F6" w:rsidRPr="001154F6">
          <w:instrText>www.itjobswatch.co.uk</w:instrText>
        </w:r>
      </w:ins>
      <w:ins w:id="418" w:author="Sarah Thomas" w:date="2014-03-03T15:40:00Z">
        <w:r w:rsidR="001154F6">
          <w:instrText xml:space="preserve">" </w:instrText>
        </w:r>
        <w:r w:rsidR="001154F6">
          <w:fldChar w:fldCharType="separate"/>
        </w:r>
      </w:ins>
      <w:ins w:id="419" w:author="Sarah Thomas" w:date="2014-03-03T15:39:00Z">
        <w:r w:rsidR="001154F6" w:rsidRPr="006A1F23">
          <w:rPr>
            <w:rStyle w:val="Hyperlink"/>
          </w:rPr>
          <w:t>www.itjobswatch.co.uk</w:t>
        </w:r>
      </w:ins>
      <w:ins w:id="420" w:author="Sarah Thomas" w:date="2014-03-03T15:40:00Z">
        <w:r w:rsidR="001154F6">
          <w:fldChar w:fldCharType="end"/>
        </w:r>
      </w:ins>
      <w:ins w:id="421" w:author="Sarah Thomas" w:date="2014-03-03T15:39:00Z">
        <w:r w:rsidR="001154F6">
          <w:t xml:space="preserve">. </w:t>
        </w:r>
      </w:ins>
      <w:ins w:id="422" w:author="Sarah Thomas" w:date="2014-03-03T15:40:00Z">
        <w:r w:rsidR="001154F6">
          <w:t>Figures for popularity were obtained by searching Google for the relevant file extension</w:t>
        </w:r>
      </w:ins>
      <w:ins w:id="423" w:author="Sarah Thomas" w:date="2014-03-03T15:41:00Z">
        <w:r w:rsidR="001154F6">
          <w:t xml:space="preserve"> using for example: filetype:php. Whilst this method is rather crude </w:t>
        </w:r>
      </w:ins>
      <w:ins w:id="424" w:author="Sarah Thomas" w:date="2014-03-03T15:42:00Z">
        <w:r w:rsidR="006F1CC5">
          <w:t>it does support the assertion that PHP is the most popular server language on the Internet.</w:t>
        </w:r>
      </w:ins>
    </w:p>
    <w:p w14:paraId="20B50E84" w14:textId="77777777" w:rsidR="006F1CC5" w:rsidRPr="00EF0C84" w:rsidRDefault="006F1CC5">
      <w:pPr>
        <w:pStyle w:val="BodyText"/>
        <w:rPr>
          <w:ins w:id="425" w:author="Sarah Thomas" w:date="2014-03-03T15:02:00Z"/>
        </w:rPr>
        <w:pPrChange w:id="426" w:author="Sarah Thomas" w:date="2014-03-03T15:43:00Z">
          <w:pPr/>
        </w:pPrChange>
      </w:pPr>
    </w:p>
    <w:tbl>
      <w:tblPr>
        <w:tblStyle w:val="TableGrid"/>
        <w:tblW w:w="0" w:type="auto"/>
        <w:tblLook w:val="04A0" w:firstRow="1" w:lastRow="0" w:firstColumn="1" w:lastColumn="0" w:noHBand="0" w:noVBand="1"/>
      </w:tblPr>
      <w:tblGrid>
        <w:gridCol w:w="1890"/>
        <w:gridCol w:w="1327"/>
        <w:gridCol w:w="1338"/>
        <w:gridCol w:w="1803"/>
      </w:tblGrid>
      <w:tr w:rsidR="006F1CC5" w14:paraId="53274F8F" w14:textId="77777777" w:rsidTr="006F1CC5">
        <w:trPr>
          <w:ins w:id="427" w:author="Sarah Thomas" w:date="2014-03-03T15:02:00Z"/>
        </w:trPr>
        <w:tc>
          <w:tcPr>
            <w:tcW w:w="1890" w:type="dxa"/>
          </w:tcPr>
          <w:p w14:paraId="3185D721" w14:textId="77777777" w:rsidR="006F1CC5" w:rsidRDefault="006F1CC5" w:rsidP="00EF0C84">
            <w:pPr>
              <w:rPr>
                <w:ins w:id="428" w:author="Sarah Thomas" w:date="2014-03-03T15:02:00Z"/>
              </w:rPr>
            </w:pPr>
          </w:p>
        </w:tc>
        <w:tc>
          <w:tcPr>
            <w:tcW w:w="1327" w:type="dxa"/>
          </w:tcPr>
          <w:p w14:paraId="769AD059" w14:textId="41B61EB0" w:rsidR="006F1CC5" w:rsidRDefault="006F1CC5" w:rsidP="00EF0C84">
            <w:pPr>
              <w:rPr>
                <w:ins w:id="429" w:author="Sarah Thomas" w:date="2014-03-03T15:02:00Z"/>
              </w:rPr>
            </w:pPr>
            <w:ins w:id="430" w:author="Sarah Thomas" w:date="2014-03-03T15:05:00Z">
              <w:r>
                <w:t>Team members have skills</w:t>
              </w:r>
            </w:ins>
          </w:p>
        </w:tc>
        <w:tc>
          <w:tcPr>
            <w:tcW w:w="1338" w:type="dxa"/>
          </w:tcPr>
          <w:p w14:paraId="2C37CB7D" w14:textId="66BF6F2D" w:rsidR="006F1CC5" w:rsidRDefault="006F1CC5">
            <w:pPr>
              <w:rPr>
                <w:ins w:id="431" w:author="Sarah Thomas" w:date="2014-03-03T15:02:00Z"/>
                <w:rFonts w:eastAsiaTheme="minorEastAsia"/>
              </w:rPr>
              <w:pPrChange w:id="432" w:author="Sarah Thomas" w:date="2014-03-05T10:28:00Z">
                <w:pPr>
                  <w:spacing w:after="240"/>
                </w:pPr>
              </w:pPrChange>
            </w:pPr>
            <w:ins w:id="433" w:author="Sarah Thomas" w:date="2014-03-03T15:09:00Z">
              <w:r>
                <w:t>Matching job ad</w:t>
              </w:r>
            </w:ins>
            <w:ins w:id="434" w:author="Sarah Thomas" w:date="2014-03-05T10:28:00Z">
              <w:r w:rsidR="00FB0B3E">
                <w:t>verts</w:t>
              </w:r>
            </w:ins>
          </w:p>
        </w:tc>
        <w:tc>
          <w:tcPr>
            <w:tcW w:w="1803" w:type="dxa"/>
          </w:tcPr>
          <w:p w14:paraId="73863646" w14:textId="0AD60BB2" w:rsidR="006F1CC5" w:rsidRDefault="006F1CC5" w:rsidP="00EF0C84">
            <w:pPr>
              <w:rPr>
                <w:ins w:id="435" w:author="Sarah Thomas" w:date="2014-03-03T15:02:00Z"/>
              </w:rPr>
            </w:pPr>
            <w:ins w:id="436" w:author="Sarah Thomas" w:date="2014-03-03T15:27:00Z">
              <w:r>
                <w:t>Google File Results</w:t>
              </w:r>
            </w:ins>
            <w:ins w:id="437" w:author="Sarah Thomas" w:date="2014-03-03T15:28:00Z">
              <w:r>
                <w:t>/Millions</w:t>
              </w:r>
            </w:ins>
          </w:p>
        </w:tc>
      </w:tr>
      <w:tr w:rsidR="006F1CC5" w14:paraId="4248BEE4" w14:textId="77777777" w:rsidTr="006F1CC5">
        <w:trPr>
          <w:ins w:id="438" w:author="Sarah Thomas" w:date="2014-03-03T15:02:00Z"/>
        </w:trPr>
        <w:tc>
          <w:tcPr>
            <w:tcW w:w="1890" w:type="dxa"/>
          </w:tcPr>
          <w:p w14:paraId="26240701" w14:textId="71CCF41B" w:rsidR="006F1CC5" w:rsidRDefault="006F1CC5" w:rsidP="00EF0C84">
            <w:pPr>
              <w:rPr>
                <w:ins w:id="439" w:author="Sarah Thomas" w:date="2014-03-03T15:02:00Z"/>
              </w:rPr>
            </w:pPr>
            <w:ins w:id="440" w:author="Sarah Thomas" w:date="2014-03-03T15:03:00Z">
              <w:r>
                <w:t>Ruby</w:t>
              </w:r>
            </w:ins>
          </w:p>
        </w:tc>
        <w:tc>
          <w:tcPr>
            <w:tcW w:w="1327" w:type="dxa"/>
          </w:tcPr>
          <w:p w14:paraId="4F2D73F9" w14:textId="02C417D7" w:rsidR="006F1CC5" w:rsidRDefault="006F1CC5" w:rsidP="00EF0C84">
            <w:pPr>
              <w:rPr>
                <w:ins w:id="441" w:author="Sarah Thomas" w:date="2014-03-03T15:02:00Z"/>
              </w:rPr>
            </w:pPr>
            <w:ins w:id="442" w:author="Sarah Thomas" w:date="2014-03-03T15:05:00Z">
              <w:r>
                <w:t>No</w:t>
              </w:r>
            </w:ins>
          </w:p>
        </w:tc>
        <w:tc>
          <w:tcPr>
            <w:tcW w:w="1338" w:type="dxa"/>
          </w:tcPr>
          <w:p w14:paraId="1DC703A8" w14:textId="5F1B708E" w:rsidR="006F1CC5" w:rsidRDefault="006F1CC5" w:rsidP="00EF0C84">
            <w:pPr>
              <w:rPr>
                <w:ins w:id="443" w:author="Sarah Thomas" w:date="2014-03-03T15:02:00Z"/>
              </w:rPr>
            </w:pPr>
            <w:ins w:id="444" w:author="Sarah Thomas" w:date="2014-03-03T15:10:00Z">
              <w:r>
                <w:t>2310</w:t>
              </w:r>
            </w:ins>
          </w:p>
        </w:tc>
        <w:tc>
          <w:tcPr>
            <w:tcW w:w="1803" w:type="dxa"/>
          </w:tcPr>
          <w:p w14:paraId="76E40298" w14:textId="509C3E5D" w:rsidR="006F1CC5" w:rsidRDefault="006F1CC5" w:rsidP="00EF0C84">
            <w:pPr>
              <w:rPr>
                <w:ins w:id="445" w:author="Sarah Thomas" w:date="2014-03-03T15:02:00Z"/>
              </w:rPr>
            </w:pPr>
            <w:ins w:id="446" w:author="Sarah Thomas" w:date="2014-03-03T15:30:00Z">
              <w:r>
                <w:t>14</w:t>
              </w:r>
            </w:ins>
          </w:p>
        </w:tc>
      </w:tr>
      <w:tr w:rsidR="006F1CC5" w14:paraId="4864F4E9" w14:textId="77777777" w:rsidTr="006F1CC5">
        <w:trPr>
          <w:ins w:id="447" w:author="Sarah Thomas" w:date="2014-03-03T15:02:00Z"/>
        </w:trPr>
        <w:tc>
          <w:tcPr>
            <w:tcW w:w="1890" w:type="dxa"/>
          </w:tcPr>
          <w:p w14:paraId="7BD0045F" w14:textId="767A8879" w:rsidR="006F1CC5" w:rsidRDefault="006F1CC5" w:rsidP="00EF0C84">
            <w:pPr>
              <w:rPr>
                <w:ins w:id="448" w:author="Sarah Thomas" w:date="2014-03-03T15:02:00Z"/>
              </w:rPr>
            </w:pPr>
            <w:proofErr w:type="gramStart"/>
            <w:ins w:id="449" w:author="Sarah Thomas" w:date="2014-03-03T15:13:00Z">
              <w:r>
                <w:t>ASP.NET</w:t>
              </w:r>
            </w:ins>
            <w:ins w:id="450" w:author="Sarah Thomas" w:date="2014-03-03T15:12:00Z">
              <w:r>
                <w:t>(</w:t>
              </w:r>
              <w:proofErr w:type="gramEnd"/>
              <w:r>
                <w:t>MVC)</w:t>
              </w:r>
            </w:ins>
          </w:p>
        </w:tc>
        <w:tc>
          <w:tcPr>
            <w:tcW w:w="1327" w:type="dxa"/>
          </w:tcPr>
          <w:p w14:paraId="76449EA7" w14:textId="608546A0" w:rsidR="006F1CC5" w:rsidRDefault="006F1CC5" w:rsidP="00EF0C84">
            <w:pPr>
              <w:rPr>
                <w:ins w:id="451" w:author="Sarah Thomas" w:date="2014-03-03T15:02:00Z"/>
              </w:rPr>
            </w:pPr>
            <w:ins w:id="452" w:author="Sarah Thomas" w:date="2014-03-03T15:14:00Z">
              <w:r>
                <w:t>Little</w:t>
              </w:r>
            </w:ins>
          </w:p>
        </w:tc>
        <w:tc>
          <w:tcPr>
            <w:tcW w:w="1338" w:type="dxa"/>
          </w:tcPr>
          <w:p w14:paraId="41876D78" w14:textId="60B6DF0A" w:rsidR="006F1CC5" w:rsidRDefault="006F1CC5" w:rsidP="00EF0C84">
            <w:pPr>
              <w:rPr>
                <w:ins w:id="453" w:author="Sarah Thomas" w:date="2014-03-03T15:02:00Z"/>
              </w:rPr>
            </w:pPr>
            <w:ins w:id="454" w:author="Sarah Thomas" w:date="2014-03-03T15:10:00Z">
              <w:r>
                <w:t>4300</w:t>
              </w:r>
            </w:ins>
          </w:p>
        </w:tc>
        <w:tc>
          <w:tcPr>
            <w:tcW w:w="1803" w:type="dxa"/>
          </w:tcPr>
          <w:p w14:paraId="037F77BA" w14:textId="77777777" w:rsidR="006F1CC5" w:rsidRDefault="006F1CC5" w:rsidP="00EF0C84">
            <w:pPr>
              <w:rPr>
                <w:ins w:id="455" w:author="Sarah Thomas" w:date="2014-03-03T15:02:00Z"/>
              </w:rPr>
            </w:pPr>
          </w:p>
        </w:tc>
      </w:tr>
      <w:tr w:rsidR="006F1CC5" w14:paraId="2EB857AB" w14:textId="77777777" w:rsidTr="006F1CC5">
        <w:trPr>
          <w:ins w:id="456" w:author="Sarah Thomas" w:date="2014-03-03T15:13:00Z"/>
        </w:trPr>
        <w:tc>
          <w:tcPr>
            <w:tcW w:w="1890" w:type="dxa"/>
          </w:tcPr>
          <w:p w14:paraId="0977A8E3" w14:textId="1344450A" w:rsidR="006F1CC5" w:rsidRDefault="006F1CC5">
            <w:pPr>
              <w:rPr>
                <w:ins w:id="457" w:author="Sarah Thomas" w:date="2014-03-03T15:13:00Z"/>
                <w:rFonts w:eastAsiaTheme="minorEastAsia"/>
              </w:rPr>
              <w:pPrChange w:id="458" w:author="Sarah Thomas" w:date="2014-03-03T15:13:00Z">
                <w:pPr>
                  <w:spacing w:after="240"/>
                </w:pPr>
              </w:pPrChange>
            </w:pPr>
            <w:proofErr w:type="gramStart"/>
            <w:ins w:id="459" w:author="Sarah Thomas" w:date="2014-03-03T15:13:00Z">
              <w:r>
                <w:t>ASP.NET(</w:t>
              </w:r>
              <w:proofErr w:type="gramEnd"/>
              <w:r>
                <w:t>Web Forms)</w:t>
              </w:r>
            </w:ins>
          </w:p>
        </w:tc>
        <w:tc>
          <w:tcPr>
            <w:tcW w:w="1327" w:type="dxa"/>
          </w:tcPr>
          <w:p w14:paraId="4E96BAB2" w14:textId="3D194861" w:rsidR="006F1CC5" w:rsidRDefault="006F1CC5" w:rsidP="00EF0C84">
            <w:pPr>
              <w:rPr>
                <w:ins w:id="460" w:author="Sarah Thomas" w:date="2014-03-03T15:13:00Z"/>
              </w:rPr>
            </w:pPr>
            <w:ins w:id="461" w:author="Sarah Thomas" w:date="2014-03-03T15:13:00Z">
              <w:r>
                <w:t>Some</w:t>
              </w:r>
            </w:ins>
          </w:p>
        </w:tc>
        <w:tc>
          <w:tcPr>
            <w:tcW w:w="1338" w:type="dxa"/>
          </w:tcPr>
          <w:p w14:paraId="07851B47" w14:textId="71080BF7" w:rsidR="006F1CC5" w:rsidRDefault="006F1CC5" w:rsidP="00EF0C84">
            <w:pPr>
              <w:rPr>
                <w:ins w:id="462" w:author="Sarah Thomas" w:date="2014-03-03T15:13:00Z"/>
              </w:rPr>
            </w:pPr>
            <w:ins w:id="463" w:author="Sarah Thomas" w:date="2014-03-03T15:13:00Z">
              <w:r>
                <w:t>1020</w:t>
              </w:r>
            </w:ins>
          </w:p>
        </w:tc>
        <w:tc>
          <w:tcPr>
            <w:tcW w:w="1803" w:type="dxa"/>
          </w:tcPr>
          <w:p w14:paraId="187439C1" w14:textId="6E1C5957" w:rsidR="006F1CC5" w:rsidRDefault="006F1CC5" w:rsidP="00EF0C84">
            <w:pPr>
              <w:rPr>
                <w:ins w:id="464" w:author="Sarah Thomas" w:date="2014-03-03T15:13:00Z"/>
              </w:rPr>
            </w:pPr>
            <w:ins w:id="465" w:author="Sarah Thomas" w:date="2014-03-03T15:30:00Z">
              <w:r>
                <w:t>593</w:t>
              </w:r>
            </w:ins>
          </w:p>
        </w:tc>
      </w:tr>
      <w:tr w:rsidR="006F1CC5" w14:paraId="1B14CA39" w14:textId="77777777" w:rsidTr="006F1CC5">
        <w:trPr>
          <w:ins w:id="466" w:author="Sarah Thomas" w:date="2014-03-03T15:02:00Z"/>
        </w:trPr>
        <w:tc>
          <w:tcPr>
            <w:tcW w:w="1890" w:type="dxa"/>
          </w:tcPr>
          <w:p w14:paraId="64147213" w14:textId="4E6C4F4E" w:rsidR="006F1CC5" w:rsidRDefault="006F1CC5" w:rsidP="00EF0C84">
            <w:pPr>
              <w:rPr>
                <w:ins w:id="467" w:author="Sarah Thomas" w:date="2014-03-03T15:02:00Z"/>
              </w:rPr>
            </w:pPr>
            <w:ins w:id="468" w:author="Sarah Thomas" w:date="2014-03-03T15:03:00Z">
              <w:r>
                <w:t>PHP</w:t>
              </w:r>
            </w:ins>
          </w:p>
        </w:tc>
        <w:tc>
          <w:tcPr>
            <w:tcW w:w="1327" w:type="dxa"/>
          </w:tcPr>
          <w:p w14:paraId="7F691E29" w14:textId="3C9892B6" w:rsidR="006F1CC5" w:rsidRDefault="006F1CC5" w:rsidP="00EF0C84">
            <w:pPr>
              <w:rPr>
                <w:ins w:id="469" w:author="Sarah Thomas" w:date="2014-03-03T15:02:00Z"/>
              </w:rPr>
            </w:pPr>
            <w:ins w:id="470" w:author="Sarah Thomas" w:date="2014-03-03T15:05:00Z">
              <w:r>
                <w:t>Yes</w:t>
              </w:r>
            </w:ins>
          </w:p>
        </w:tc>
        <w:tc>
          <w:tcPr>
            <w:tcW w:w="1338" w:type="dxa"/>
          </w:tcPr>
          <w:p w14:paraId="7EB7143C" w14:textId="078CBE4A" w:rsidR="006F1CC5" w:rsidRDefault="006F1CC5" w:rsidP="00EF0C84">
            <w:pPr>
              <w:rPr>
                <w:ins w:id="471" w:author="Sarah Thomas" w:date="2014-03-03T15:02:00Z"/>
              </w:rPr>
            </w:pPr>
            <w:ins w:id="472" w:author="Sarah Thomas" w:date="2014-03-03T15:11:00Z">
              <w:r>
                <w:t>6318</w:t>
              </w:r>
            </w:ins>
          </w:p>
        </w:tc>
        <w:tc>
          <w:tcPr>
            <w:tcW w:w="1803" w:type="dxa"/>
          </w:tcPr>
          <w:p w14:paraId="5090400D" w14:textId="6D4A4847" w:rsidR="006F1CC5" w:rsidRDefault="006F1CC5" w:rsidP="00EF0C84">
            <w:pPr>
              <w:rPr>
                <w:ins w:id="473" w:author="Sarah Thomas" w:date="2014-03-03T15:02:00Z"/>
              </w:rPr>
            </w:pPr>
            <w:ins w:id="474" w:author="Sarah Thomas" w:date="2014-03-03T15:22:00Z">
              <w:r>
                <w:t>2620</w:t>
              </w:r>
            </w:ins>
          </w:p>
        </w:tc>
      </w:tr>
      <w:tr w:rsidR="006F1CC5" w14:paraId="2F191F27" w14:textId="77777777" w:rsidTr="006F1CC5">
        <w:trPr>
          <w:ins w:id="475" w:author="Sarah Thomas" w:date="2014-03-03T15:02:00Z"/>
        </w:trPr>
        <w:tc>
          <w:tcPr>
            <w:tcW w:w="1890" w:type="dxa"/>
          </w:tcPr>
          <w:p w14:paraId="079EA14F" w14:textId="2C2B4592" w:rsidR="006F1CC5" w:rsidRDefault="006F1CC5" w:rsidP="00EF0C84">
            <w:pPr>
              <w:rPr>
                <w:ins w:id="476" w:author="Sarah Thomas" w:date="2014-03-03T15:02:00Z"/>
              </w:rPr>
            </w:pPr>
            <w:ins w:id="477" w:author="Sarah Thomas" w:date="2014-03-03T15:03:00Z">
              <w:r>
                <w:t>JSP</w:t>
              </w:r>
            </w:ins>
          </w:p>
        </w:tc>
        <w:tc>
          <w:tcPr>
            <w:tcW w:w="1327" w:type="dxa"/>
          </w:tcPr>
          <w:p w14:paraId="6B9F1ACE" w14:textId="444133FF" w:rsidR="006F1CC5" w:rsidRDefault="006F1CC5" w:rsidP="00EF0C84">
            <w:pPr>
              <w:rPr>
                <w:ins w:id="478" w:author="Sarah Thomas" w:date="2014-03-03T15:02:00Z"/>
              </w:rPr>
            </w:pPr>
            <w:ins w:id="479" w:author="Sarah Thomas" w:date="2014-03-03T15:06:00Z">
              <w:r>
                <w:t>Some</w:t>
              </w:r>
            </w:ins>
          </w:p>
        </w:tc>
        <w:tc>
          <w:tcPr>
            <w:tcW w:w="1338" w:type="dxa"/>
          </w:tcPr>
          <w:p w14:paraId="51D43923" w14:textId="3D6CC5DE" w:rsidR="006F1CC5" w:rsidRDefault="006F1CC5" w:rsidP="00EF0C84">
            <w:pPr>
              <w:rPr>
                <w:ins w:id="480" w:author="Sarah Thomas" w:date="2014-03-03T15:02:00Z"/>
              </w:rPr>
            </w:pPr>
            <w:ins w:id="481" w:author="Sarah Thomas" w:date="2014-03-03T15:11:00Z">
              <w:r>
                <w:t>1286</w:t>
              </w:r>
            </w:ins>
          </w:p>
        </w:tc>
        <w:tc>
          <w:tcPr>
            <w:tcW w:w="1803" w:type="dxa"/>
          </w:tcPr>
          <w:p w14:paraId="55A0C78F" w14:textId="41337500" w:rsidR="006F1CC5" w:rsidRDefault="006F1CC5" w:rsidP="00EF0C84">
            <w:pPr>
              <w:rPr>
                <w:ins w:id="482" w:author="Sarah Thomas" w:date="2014-03-03T15:02:00Z"/>
              </w:rPr>
            </w:pPr>
            <w:ins w:id="483" w:author="Sarah Thomas" w:date="2014-03-03T15:29:00Z">
              <w:r>
                <w:t>88</w:t>
              </w:r>
            </w:ins>
          </w:p>
        </w:tc>
      </w:tr>
      <w:tr w:rsidR="006F1CC5" w14:paraId="1A37BEF2" w14:textId="77777777" w:rsidTr="006F1CC5">
        <w:trPr>
          <w:ins w:id="484" w:author="Sarah Thomas" w:date="2014-03-03T15:04:00Z"/>
        </w:trPr>
        <w:tc>
          <w:tcPr>
            <w:tcW w:w="1890" w:type="dxa"/>
          </w:tcPr>
          <w:p w14:paraId="6202063F" w14:textId="67A50B79" w:rsidR="006F1CC5" w:rsidRDefault="006F1CC5" w:rsidP="00EF0C84">
            <w:pPr>
              <w:rPr>
                <w:ins w:id="485" w:author="Sarah Thomas" w:date="2014-03-03T15:04:00Z"/>
              </w:rPr>
            </w:pPr>
            <w:ins w:id="486" w:author="Sarah Thomas" w:date="2014-03-03T15:04:00Z">
              <w:r>
                <w:t>Python</w:t>
              </w:r>
            </w:ins>
          </w:p>
        </w:tc>
        <w:tc>
          <w:tcPr>
            <w:tcW w:w="1327" w:type="dxa"/>
          </w:tcPr>
          <w:p w14:paraId="02B6792E" w14:textId="14749C59" w:rsidR="006F1CC5" w:rsidRDefault="006F1CC5" w:rsidP="00EF0C84">
            <w:pPr>
              <w:rPr>
                <w:ins w:id="487" w:author="Sarah Thomas" w:date="2014-03-03T15:04:00Z"/>
              </w:rPr>
            </w:pPr>
            <w:ins w:id="488" w:author="Sarah Thomas" w:date="2014-03-03T15:06:00Z">
              <w:r>
                <w:t>Little</w:t>
              </w:r>
            </w:ins>
          </w:p>
        </w:tc>
        <w:tc>
          <w:tcPr>
            <w:tcW w:w="1338" w:type="dxa"/>
          </w:tcPr>
          <w:p w14:paraId="2D538878" w14:textId="4A2D5102" w:rsidR="006F1CC5" w:rsidRDefault="006F1CC5" w:rsidP="00EF0C84">
            <w:pPr>
              <w:rPr>
                <w:ins w:id="489" w:author="Sarah Thomas" w:date="2014-03-03T15:04:00Z"/>
              </w:rPr>
            </w:pPr>
            <w:ins w:id="490" w:author="Sarah Thomas" w:date="2014-03-03T15:12:00Z">
              <w:r>
                <w:t>2940</w:t>
              </w:r>
            </w:ins>
          </w:p>
        </w:tc>
        <w:tc>
          <w:tcPr>
            <w:tcW w:w="1803" w:type="dxa"/>
          </w:tcPr>
          <w:p w14:paraId="78A72442" w14:textId="3A82A652" w:rsidR="006F1CC5" w:rsidRDefault="006F1CC5">
            <w:pPr>
              <w:keepNext/>
              <w:rPr>
                <w:ins w:id="491" w:author="Sarah Thomas" w:date="2014-03-03T15:04:00Z"/>
                <w:rFonts w:eastAsiaTheme="minorEastAsia"/>
              </w:rPr>
              <w:pPrChange w:id="492" w:author="Sarah Thomas" w:date="2014-03-03T15:44:00Z">
                <w:pPr>
                  <w:spacing w:after="240"/>
                </w:pPr>
              </w:pPrChange>
            </w:pPr>
            <w:ins w:id="493" w:author="Sarah Thomas" w:date="2014-03-03T15:29:00Z">
              <w:r>
                <w:t>1.2</w:t>
              </w:r>
            </w:ins>
          </w:p>
        </w:tc>
      </w:tr>
    </w:tbl>
    <w:p w14:paraId="0A19D50B" w14:textId="080E2BB1" w:rsidR="00EF0C84" w:rsidRDefault="006F1CC5">
      <w:pPr>
        <w:pStyle w:val="Caption"/>
        <w:rPr>
          <w:ins w:id="494" w:author="Sarah Thomas" w:date="2014-03-03T15:46:00Z"/>
        </w:rPr>
        <w:pPrChange w:id="495" w:author="Sarah Thomas" w:date="2014-03-03T15:44:00Z">
          <w:pPr>
            <w:widowControl w:val="0"/>
            <w:numPr>
              <w:numId w:val="51"/>
            </w:numPr>
            <w:tabs>
              <w:tab w:val="left" w:pos="220"/>
              <w:tab w:val="left" w:pos="720"/>
            </w:tabs>
            <w:autoSpaceDE w:val="0"/>
            <w:autoSpaceDN w:val="0"/>
            <w:adjustRightInd w:val="0"/>
            <w:ind w:left="720" w:hanging="720"/>
          </w:pPr>
        </w:pPrChange>
      </w:pPr>
      <w:ins w:id="496" w:author="Sarah Thomas" w:date="2014-03-03T15:44:00Z">
        <w:r>
          <w:t xml:space="preserve">Table </w:t>
        </w:r>
      </w:ins>
      <w:ins w:id="497" w:author="Sarah Thomas" w:date="2014-03-12T11:25:00Z">
        <w:r w:rsidR="00052A34">
          <w:fldChar w:fldCharType="begin"/>
        </w:r>
        <w:r w:rsidR="00052A34">
          <w:instrText xml:space="preserve"> SEQ Table \* ARABIC </w:instrText>
        </w:r>
      </w:ins>
      <w:r w:rsidR="00052A34">
        <w:fldChar w:fldCharType="separate"/>
      </w:r>
      <w:ins w:id="498" w:author="Sarah Thomas" w:date="2014-03-12T11:25:00Z">
        <w:r w:rsidR="00052A34">
          <w:rPr>
            <w:noProof/>
          </w:rPr>
          <w:t>1</w:t>
        </w:r>
        <w:r w:rsidR="00052A34">
          <w:fldChar w:fldCharType="end"/>
        </w:r>
      </w:ins>
      <w:ins w:id="499" w:author="Sarah Thomas" w:date="2014-03-03T15:44:00Z">
        <w:r>
          <w:t xml:space="preserve"> - Popular Server Side Technologies Compared</w:t>
        </w:r>
      </w:ins>
    </w:p>
    <w:p w14:paraId="442F832B" w14:textId="7470D44E" w:rsidR="006F1CC5" w:rsidRDefault="006F1CC5">
      <w:pPr>
        <w:rPr>
          <w:ins w:id="500" w:author="Sarah Thomas" w:date="2014-03-03T15:53:00Z"/>
        </w:rPr>
        <w:pPrChange w:id="501" w:author="Sarah Thomas" w:date="2014-03-03T15:46:00Z">
          <w:pPr>
            <w:widowControl w:val="0"/>
            <w:numPr>
              <w:numId w:val="51"/>
            </w:numPr>
            <w:tabs>
              <w:tab w:val="left" w:pos="220"/>
              <w:tab w:val="left" w:pos="720"/>
            </w:tabs>
            <w:autoSpaceDE w:val="0"/>
            <w:autoSpaceDN w:val="0"/>
            <w:adjustRightInd w:val="0"/>
            <w:ind w:left="720" w:hanging="720"/>
          </w:pPr>
        </w:pPrChange>
      </w:pPr>
      <w:ins w:id="502" w:author="Sarah Thomas" w:date="2014-03-03T15:46:00Z">
        <w:r>
          <w:t xml:space="preserve">The team members are currently all following the Advanced Web Engineering </w:t>
        </w:r>
      </w:ins>
      <w:ins w:id="503" w:author="Sarah Thomas" w:date="2014-03-12T11:00:00Z">
        <w:r w:rsidR="002541FE">
          <w:fldChar w:fldCharType="begin" w:fldLock="1"/>
        </w:r>
      </w:ins>
      <w:r w:rsidR="00A3367E">
        <w:instrText>ADDIN CSL_CITATION { "citationItems" : [ { "id" : "ITEM-1", "itemData" : { "URL" : "https://www.essex.ac.uk/modules/default.aspx?coursecode=CE881&amp;level=7&amp;period=SP", "accessed" : { "date-parts" : [ [ "2014", "2", "7" ] ] }, "id" : "ITEM-1", "issued" : { "date-parts" : [ [ "0" ] ] }, "title" : "University of Essex :: Module Directory :: Module details", "type" : "webpage" }, "uris" : [ "http://www.mendeley.com/documents/?uuid=1d19a06e-3d18-4865-959e-2460037fe9c0" ] } ], "mendeley" : { "previouslyFormattedCitation" : "[1]" }, "properties" : { "noteIndex" : 0 }, "schema" : "https://github.com/citation-style-language/schema/raw/master/csl-citation.json" }</w:instrText>
      </w:r>
      <w:r w:rsidR="002541FE">
        <w:fldChar w:fldCharType="separate"/>
      </w:r>
      <w:r w:rsidR="002541FE" w:rsidRPr="002541FE">
        <w:rPr>
          <w:noProof/>
        </w:rPr>
        <w:t>[1]</w:t>
      </w:r>
      <w:ins w:id="504" w:author="Sarah Thomas" w:date="2014-03-12T11:00:00Z">
        <w:r w:rsidR="002541FE">
          <w:fldChar w:fldCharType="end"/>
        </w:r>
        <w:r w:rsidR="002541FE">
          <w:t xml:space="preserve"> </w:t>
        </w:r>
      </w:ins>
      <w:ins w:id="505" w:author="Sarah Thomas" w:date="2014-03-03T15:47:00Z">
        <w:r>
          <w:t xml:space="preserve">MSc </w:t>
        </w:r>
      </w:ins>
      <w:ins w:id="506" w:author="Sarah Thomas" w:date="2014-03-03T15:49:00Z">
        <w:r>
          <w:t>program, which includes compulsory modules covering some ASP.NET,</w:t>
        </w:r>
      </w:ins>
      <w:ins w:id="507" w:author="Sarah Thomas" w:date="2014-03-03T15:48:00Z">
        <w:r>
          <w:t xml:space="preserve"> and JSP. It was felt that </w:t>
        </w:r>
      </w:ins>
      <w:ins w:id="508" w:author="Sarah Thomas" w:date="2014-03-03T15:50:00Z">
        <w:r>
          <w:t>adding some additional PHP experience to this would be beneficial to our education and future career prospects.</w:t>
        </w:r>
      </w:ins>
    </w:p>
    <w:p w14:paraId="3B96351C" w14:textId="0C804C57" w:rsidR="00FC2F08" w:rsidRDefault="00FC2F08">
      <w:pPr>
        <w:pStyle w:val="Heading2"/>
        <w:rPr>
          <w:ins w:id="509" w:author="Sarah Thomas" w:date="2014-03-03T15:53:00Z"/>
        </w:rPr>
        <w:pPrChange w:id="510" w:author="Sarah Thomas" w:date="2014-03-03T15:53:00Z">
          <w:pPr>
            <w:widowControl w:val="0"/>
            <w:numPr>
              <w:numId w:val="51"/>
            </w:numPr>
            <w:tabs>
              <w:tab w:val="left" w:pos="220"/>
              <w:tab w:val="left" w:pos="720"/>
            </w:tabs>
            <w:autoSpaceDE w:val="0"/>
            <w:autoSpaceDN w:val="0"/>
            <w:adjustRightInd w:val="0"/>
            <w:ind w:left="720" w:hanging="720"/>
          </w:pPr>
        </w:pPrChange>
      </w:pPr>
      <w:bookmarkStart w:id="511" w:name="_Toc255483834"/>
      <w:ins w:id="512" w:author="Sarah Thomas" w:date="2014-03-03T15:53:00Z">
        <w:r>
          <w:t>PHP Frameworks</w:t>
        </w:r>
        <w:bookmarkEnd w:id="511"/>
      </w:ins>
    </w:p>
    <w:p w14:paraId="30FD5EED" w14:textId="6306CD24" w:rsidR="00FC2F08" w:rsidRDefault="00FC2F08">
      <w:pPr>
        <w:pStyle w:val="BodyText"/>
        <w:rPr>
          <w:ins w:id="513" w:author="Sarah Thomas" w:date="2014-03-03T16:06:00Z"/>
        </w:rPr>
        <w:pPrChange w:id="514" w:author="Sarah Thomas" w:date="2014-03-03T16:01:00Z">
          <w:pPr>
            <w:widowControl w:val="0"/>
            <w:numPr>
              <w:numId w:val="51"/>
            </w:numPr>
            <w:tabs>
              <w:tab w:val="left" w:pos="220"/>
              <w:tab w:val="left" w:pos="720"/>
            </w:tabs>
            <w:autoSpaceDE w:val="0"/>
            <w:autoSpaceDN w:val="0"/>
            <w:adjustRightInd w:val="0"/>
            <w:ind w:left="720" w:hanging="720"/>
          </w:pPr>
        </w:pPrChange>
      </w:pPr>
      <w:ins w:id="515" w:author="Sarah Thomas" w:date="2014-03-03T15:53:00Z">
        <w:r>
          <w:t xml:space="preserve">Once the </w:t>
        </w:r>
      </w:ins>
      <w:ins w:id="516" w:author="Sarah Thomas" w:date="2014-03-03T15:55:00Z">
        <w:r>
          <w:t>decision</w:t>
        </w:r>
      </w:ins>
      <w:ins w:id="517" w:author="Sarah Thomas" w:date="2014-03-03T15:53:00Z">
        <w:r>
          <w:t xml:space="preserve"> has been made to use PHP for the server side</w:t>
        </w:r>
      </w:ins>
      <w:ins w:id="518" w:author="Sarah Thomas" w:date="2014-03-03T15:55:00Z">
        <w:r>
          <w:t xml:space="preserve"> of our system, we faced the choice of a number of PHP frameworks. Whilst it was not entirely </w:t>
        </w:r>
      </w:ins>
      <w:ins w:id="519" w:author="Sarah Thomas" w:date="2014-03-03T15:56:00Z">
        <w:r>
          <w:t>necessary</w:t>
        </w:r>
      </w:ins>
      <w:ins w:id="520" w:author="Sarah Thomas" w:date="2014-03-03T15:55:00Z">
        <w:r>
          <w:t xml:space="preserve"> </w:t>
        </w:r>
      </w:ins>
      <w:ins w:id="521" w:author="Sarah Thomas" w:date="2014-03-03T15:56:00Z">
        <w:r>
          <w:t xml:space="preserve">to use a framework, we felt that it would speed up development. Frameworks can take much of the repetition out of such routine web site tasks </w:t>
        </w:r>
      </w:ins>
      <w:ins w:id="522" w:author="Sarah Thomas" w:date="2014-03-03T15:58:00Z">
        <w:r>
          <w:t xml:space="preserve">such </w:t>
        </w:r>
      </w:ins>
      <w:ins w:id="523" w:author="Sarah Thomas" w:date="2014-03-03T15:56:00Z">
        <w:r>
          <w:t>as authentication and validation.</w:t>
        </w:r>
      </w:ins>
    </w:p>
    <w:p w14:paraId="2A0C9887" w14:textId="4E25DEFA" w:rsidR="00F8631A" w:rsidRDefault="00F8631A">
      <w:pPr>
        <w:pStyle w:val="BodyText"/>
        <w:rPr>
          <w:ins w:id="524" w:author="Sarah Thomas" w:date="2014-03-12T11:29:00Z"/>
        </w:rPr>
        <w:pPrChange w:id="525" w:author="Sarah Thomas" w:date="2014-03-03T16:01:00Z">
          <w:pPr>
            <w:widowControl w:val="0"/>
            <w:numPr>
              <w:numId w:val="51"/>
            </w:numPr>
            <w:tabs>
              <w:tab w:val="left" w:pos="220"/>
              <w:tab w:val="left" w:pos="720"/>
            </w:tabs>
            <w:autoSpaceDE w:val="0"/>
            <w:autoSpaceDN w:val="0"/>
            <w:adjustRightInd w:val="0"/>
            <w:ind w:left="720" w:hanging="720"/>
          </w:pPr>
        </w:pPrChange>
      </w:pPr>
      <w:ins w:id="526" w:author="Sarah Thomas" w:date="2014-03-03T16:06:00Z">
        <w:r>
          <w:t>We considered a number of framewo</w:t>
        </w:r>
      </w:ins>
      <w:ins w:id="527" w:author="Sarah Thomas" w:date="2014-03-03T16:07:00Z">
        <w:r>
          <w:t>r</w:t>
        </w:r>
      </w:ins>
      <w:ins w:id="528" w:author="Sarah Thomas" w:date="2014-03-03T16:06:00Z">
        <w:r>
          <w:t xml:space="preserve">ks </w:t>
        </w:r>
      </w:ins>
      <w:ins w:id="529" w:author="Sarah Thomas" w:date="2014-03-03T16:07:00Z">
        <w:r>
          <w:t>in t</w:t>
        </w:r>
        <w:r w:rsidR="00052A34">
          <w:t xml:space="preserve">erms of licencing, ease of use, testing </w:t>
        </w:r>
        <w:r>
          <w:t>and documentation</w:t>
        </w:r>
      </w:ins>
      <w:ins w:id="530" w:author="Sarah Thomas" w:date="2014-03-03T16:08:00Z">
        <w:r>
          <w:t xml:space="preserve">. </w:t>
        </w:r>
      </w:ins>
      <w:ins w:id="531" w:author="Sarah Thomas" w:date="2014-03-12T11:25:00Z">
        <w:r w:rsidR="00052A34">
          <w:t xml:space="preserve">One team member (Bahit) had some experience with CodeIgnitor and another (Sarah) </w:t>
        </w:r>
      </w:ins>
      <w:ins w:id="532" w:author="Sarah Thomas" w:date="2014-03-12T11:26:00Z">
        <w:r w:rsidR="00052A34">
          <w:t>experimented</w:t>
        </w:r>
      </w:ins>
      <w:ins w:id="533" w:author="Sarah Thomas" w:date="2014-03-12T11:25:00Z">
        <w:r w:rsidR="00052A34">
          <w:t xml:space="preserve"> with CakePHP</w:t>
        </w:r>
      </w:ins>
      <w:ins w:id="534" w:author="Sarah Thomas" w:date="2014-03-12T11:26:00Z">
        <w:r w:rsidR="00052A34">
          <w:t xml:space="preserve"> </w:t>
        </w:r>
      </w:ins>
      <w:ins w:id="535" w:author="Sarah Thomas" w:date="2014-03-12T11:27:00Z">
        <w:r w:rsidR="00052A34">
          <w:t xml:space="preserve">in the initial stages of the project. Based </w:t>
        </w:r>
        <w:r w:rsidR="00052A34">
          <w:lastRenderedPageBreak/>
          <w:t xml:space="preserve">on experiences and research from various web forums we drew up the comparison in </w:t>
        </w:r>
      </w:ins>
      <w:ins w:id="536" w:author="Sarah Thomas" w:date="2014-03-12T11:28:00Z">
        <w:r w:rsidR="00052A34">
          <w:fldChar w:fldCharType="begin"/>
        </w:r>
        <w:r w:rsidR="00052A34">
          <w:instrText xml:space="preserve"> REF _Ref256243061 \h </w:instrText>
        </w:r>
      </w:ins>
      <w:r w:rsidR="00052A34">
        <w:fldChar w:fldCharType="separate"/>
      </w:r>
      <w:ins w:id="537" w:author="Sarah Thomas" w:date="2014-03-12T11:28:00Z">
        <w:r w:rsidR="00052A34">
          <w:t xml:space="preserve">Table </w:t>
        </w:r>
        <w:r w:rsidR="00052A34">
          <w:rPr>
            <w:noProof/>
          </w:rPr>
          <w:t>2</w:t>
        </w:r>
        <w:r w:rsidR="00052A34">
          <w:t xml:space="preserve"> - Framework Comparison</w:t>
        </w:r>
        <w:r w:rsidR="00052A34">
          <w:fldChar w:fldCharType="end"/>
        </w:r>
      </w:ins>
      <w:ins w:id="538" w:author="Sarah Thomas" w:date="2014-03-12T11:29:00Z">
        <w:r w:rsidR="00052A34">
          <w:t xml:space="preserve"> </w:t>
        </w:r>
      </w:ins>
      <w:ins w:id="539" w:author="Sarah Thomas" w:date="2014-03-12T11:36:00Z">
        <w:r w:rsidR="00052A34">
          <w:fldChar w:fldCharType="begin" w:fldLock="1"/>
        </w:r>
      </w:ins>
      <w:r w:rsidR="00A3367E">
        <w:instrText>ADDIN CSL_CITATION { "citationItems" : [ { "id" : "ITEM-1", "itemData" : { "URL" : "http://www.creativebloq.com/design/choose-right-php-framework-12122774", "accessed" : { "date-parts" : [ [ "2014", "3", "12" ] ] }, "id" : "ITEM-1", "issued" : { "date-parts" : [ [ "0" ] ] }, "title" : "Choose the right PHP framework | Web design | Creative Bloq", "type" : "webpage" }, "uris" : [ "http://www.mendeley.com/documents/?uuid=45122a47-a931-4c4f-9ace-47d616e21a13" ] } ], "mendeley" : { "previouslyFormattedCitation" : "[2]" }, "properties" : { "noteIndex" : 0 }, "schema" : "https://github.com/citation-style-language/schema/raw/master/csl-citation.json" }</w:instrText>
      </w:r>
      <w:r w:rsidR="00052A34">
        <w:fldChar w:fldCharType="separate"/>
      </w:r>
      <w:r w:rsidR="00052A34" w:rsidRPr="00052A34">
        <w:rPr>
          <w:noProof/>
        </w:rPr>
        <w:t>[2]</w:t>
      </w:r>
      <w:ins w:id="540" w:author="Sarah Thomas" w:date="2014-03-12T11:36:00Z">
        <w:r w:rsidR="00052A34">
          <w:fldChar w:fldCharType="end"/>
        </w:r>
      </w:ins>
      <w:ins w:id="541" w:author="Sarah Thomas" w:date="2014-03-12T11:38:00Z">
        <w:r w:rsidR="00052A34">
          <w:fldChar w:fldCharType="begin" w:fldLock="1"/>
        </w:r>
      </w:ins>
      <w:r w:rsidR="00A3367E">
        <w:instrText>ADDIN CSL_CITATION { "citationItems" : [ { "id" : "ITEM-1", "itemData" : { "URL" : "http://www.phpframeworks.com/", "accessed" : { "date-parts" : [ [ "2014", "3", "12" ] ] }, "author" : [ { "dropping-particle" : "", "family" : "Phpframework", "given" : "", "non-dropping-particle" : "", "parse-names" : false, "suffix" : "" } ], "id" : "ITEM-1", "issued" : { "date-parts" : [ [ "0" ] ] }, "title" : "PHP Frameworks", "type" : "webpage" }, "uris" : [ "http://www.mendeley.com/documents/?uuid=29cd1c62-06c2-48d0-8964-abad288dd05a" ] } ], "mendeley" : { "previouslyFormattedCitation" : "[3]" }, "properties" : { "noteIndex" : 0 }, "schema" : "https://github.com/citation-style-language/schema/raw/master/csl-citation.json" }</w:instrText>
      </w:r>
      <w:r w:rsidR="00052A34">
        <w:fldChar w:fldCharType="separate"/>
      </w:r>
      <w:r w:rsidR="00052A34" w:rsidRPr="00052A34">
        <w:rPr>
          <w:noProof/>
        </w:rPr>
        <w:t>[3]</w:t>
      </w:r>
      <w:ins w:id="542" w:author="Sarah Thomas" w:date="2014-03-12T11:38:00Z">
        <w:r w:rsidR="00052A34">
          <w:fldChar w:fldCharType="end"/>
        </w:r>
      </w:ins>
    </w:p>
    <w:p w14:paraId="5BEAE206" w14:textId="77777777" w:rsidR="00052A34" w:rsidRDefault="00052A34">
      <w:pPr>
        <w:pStyle w:val="BodyText"/>
        <w:rPr>
          <w:ins w:id="543" w:author="Sarah Thomas" w:date="2014-03-12T11:06:00Z"/>
        </w:rPr>
        <w:pPrChange w:id="544" w:author="Sarah Thomas" w:date="2014-03-03T16:01:00Z">
          <w:pPr>
            <w:widowControl w:val="0"/>
            <w:numPr>
              <w:numId w:val="51"/>
            </w:numPr>
            <w:tabs>
              <w:tab w:val="left" w:pos="220"/>
              <w:tab w:val="left" w:pos="720"/>
            </w:tabs>
            <w:autoSpaceDE w:val="0"/>
            <w:autoSpaceDN w:val="0"/>
            <w:adjustRightInd w:val="0"/>
            <w:ind w:left="720" w:hanging="720"/>
          </w:pPr>
        </w:pPrChange>
      </w:pPr>
    </w:p>
    <w:tbl>
      <w:tblPr>
        <w:tblStyle w:val="TableGrid"/>
        <w:tblW w:w="0" w:type="auto"/>
        <w:tblLook w:val="04A0" w:firstRow="1" w:lastRow="0" w:firstColumn="1" w:lastColumn="0" w:noHBand="0" w:noVBand="1"/>
        <w:tblPrChange w:id="545" w:author="Sarah Thomas" w:date="2014-03-12T11:30:00Z">
          <w:tblPr>
            <w:tblStyle w:val="TableGrid"/>
            <w:tblW w:w="0" w:type="auto"/>
            <w:tblLook w:val="04A0" w:firstRow="1" w:lastRow="0" w:firstColumn="1" w:lastColumn="0" w:noHBand="0" w:noVBand="1"/>
          </w:tblPr>
        </w:tblPrChange>
      </w:tblPr>
      <w:tblGrid>
        <w:gridCol w:w="1797"/>
        <w:gridCol w:w="1332"/>
        <w:gridCol w:w="1502"/>
        <w:gridCol w:w="1210"/>
        <w:gridCol w:w="1356"/>
        <w:gridCol w:w="1319"/>
        <w:tblGridChange w:id="546">
          <w:tblGrid>
            <w:gridCol w:w="1696"/>
            <w:gridCol w:w="95"/>
            <w:gridCol w:w="6"/>
            <w:gridCol w:w="1246"/>
            <w:gridCol w:w="49"/>
            <w:gridCol w:w="37"/>
            <w:gridCol w:w="1324"/>
            <w:gridCol w:w="109"/>
            <w:gridCol w:w="69"/>
            <w:gridCol w:w="1170"/>
            <w:gridCol w:w="40"/>
            <w:gridCol w:w="23"/>
            <w:gridCol w:w="1300"/>
            <w:gridCol w:w="33"/>
            <w:gridCol w:w="7"/>
            <w:gridCol w:w="1312"/>
          </w:tblGrid>
        </w:tblGridChange>
      </w:tblGrid>
      <w:tr w:rsidR="002541FE" w:rsidRPr="00052A34" w14:paraId="3CE2940F" w14:textId="77777777" w:rsidTr="00052A34">
        <w:trPr>
          <w:ins w:id="547" w:author="Sarah Thomas" w:date="2014-03-12T11:06:00Z"/>
        </w:trPr>
        <w:tc>
          <w:tcPr>
            <w:tcW w:w="1791" w:type="dxa"/>
            <w:tcPrChange w:id="548" w:author="Sarah Thomas" w:date="2014-03-12T11:30:00Z">
              <w:tcPr>
                <w:tcW w:w="1419" w:type="dxa"/>
              </w:tcPr>
            </w:tcPrChange>
          </w:tcPr>
          <w:p w14:paraId="115A0146" w14:textId="77777777" w:rsidR="002541FE" w:rsidRPr="00052A34" w:rsidRDefault="002541FE">
            <w:pPr>
              <w:rPr>
                <w:ins w:id="549" w:author="Sarah Thomas" w:date="2014-03-12T11:06:00Z"/>
                <w:rPrChange w:id="550" w:author="Sarah Thomas" w:date="2014-03-12T11:24:00Z">
                  <w:rPr>
                    <w:ins w:id="551" w:author="Sarah Thomas" w:date="2014-03-12T11:06:00Z"/>
                    <w:rFonts w:eastAsiaTheme="minorEastAsia" w:cstheme="majorBidi"/>
                    <w:b/>
                    <w:bCs/>
                    <w:iCs/>
                    <w:spacing w:val="10"/>
                    <w:szCs w:val="60"/>
                  </w:rPr>
                </w:rPrChange>
              </w:rPr>
              <w:pPrChange w:id="552" w:author="Sarah Thomas" w:date="2014-03-12T17:41:00Z">
                <w:pPr>
                  <w:pStyle w:val="BodyText"/>
                </w:pPr>
              </w:pPrChange>
            </w:pPr>
          </w:p>
        </w:tc>
        <w:tc>
          <w:tcPr>
            <w:tcW w:w="1301" w:type="dxa"/>
            <w:tcPrChange w:id="553" w:author="Sarah Thomas" w:date="2014-03-12T11:30:00Z">
              <w:tcPr>
                <w:tcW w:w="1419" w:type="dxa"/>
                <w:gridSpan w:val="3"/>
              </w:tcPr>
            </w:tcPrChange>
          </w:tcPr>
          <w:p w14:paraId="44EFA283" w14:textId="4ED24E5C" w:rsidR="002541FE" w:rsidRPr="00052A34" w:rsidRDefault="002541FE">
            <w:pPr>
              <w:rPr>
                <w:ins w:id="554" w:author="Sarah Thomas" w:date="2014-03-12T11:06:00Z"/>
                <w:rPrChange w:id="555" w:author="Sarah Thomas" w:date="2014-03-12T11:24:00Z">
                  <w:rPr>
                    <w:ins w:id="556" w:author="Sarah Thomas" w:date="2014-03-12T11:06:00Z"/>
                    <w:rFonts w:eastAsiaTheme="minorEastAsia" w:cstheme="majorBidi"/>
                    <w:b/>
                    <w:bCs/>
                    <w:i/>
                    <w:iCs/>
                    <w:szCs w:val="26"/>
                  </w:rPr>
                </w:rPrChange>
              </w:rPr>
              <w:pPrChange w:id="557" w:author="Sarah Thomas" w:date="2014-03-12T17:40:00Z">
                <w:pPr>
                  <w:pStyle w:val="BodyText"/>
                  <w:numPr>
                    <w:ilvl w:val="2"/>
                    <w:numId w:val="8"/>
                  </w:numPr>
                  <w:ind w:left="720" w:hanging="720"/>
                  <w:outlineLvl w:val="2"/>
                </w:pPr>
              </w:pPrChange>
            </w:pPr>
            <w:ins w:id="558" w:author="Sarah Thomas" w:date="2014-03-12T11:06:00Z">
              <w:r w:rsidRPr="00052A34">
                <w:t>Laravel</w:t>
              </w:r>
            </w:ins>
          </w:p>
        </w:tc>
        <w:tc>
          <w:tcPr>
            <w:tcW w:w="1470" w:type="dxa"/>
            <w:tcPrChange w:id="559" w:author="Sarah Thomas" w:date="2014-03-12T11:30:00Z">
              <w:tcPr>
                <w:tcW w:w="1419" w:type="dxa"/>
                <w:gridSpan w:val="3"/>
              </w:tcPr>
            </w:tcPrChange>
          </w:tcPr>
          <w:p w14:paraId="383A4B64" w14:textId="7D45349E" w:rsidR="002541FE" w:rsidRPr="00052A34" w:rsidRDefault="002541FE">
            <w:pPr>
              <w:rPr>
                <w:ins w:id="560" w:author="Sarah Thomas" w:date="2014-03-12T11:06:00Z"/>
                <w:rPrChange w:id="561" w:author="Sarah Thomas" w:date="2014-03-12T11:24:00Z">
                  <w:rPr>
                    <w:ins w:id="562" w:author="Sarah Thomas" w:date="2014-03-12T11:06:00Z"/>
                    <w:rFonts w:eastAsiaTheme="minorEastAsia" w:cstheme="majorBidi"/>
                    <w:b/>
                    <w:bCs/>
                    <w:i/>
                    <w:iCs/>
                    <w:szCs w:val="26"/>
                  </w:rPr>
                </w:rPrChange>
              </w:rPr>
              <w:pPrChange w:id="563" w:author="Sarah Thomas" w:date="2014-03-12T17:40:00Z">
                <w:pPr>
                  <w:pStyle w:val="BodyText"/>
                  <w:numPr>
                    <w:ilvl w:val="2"/>
                    <w:numId w:val="8"/>
                  </w:numPr>
                  <w:ind w:left="720" w:hanging="720"/>
                  <w:outlineLvl w:val="2"/>
                </w:pPr>
              </w:pPrChange>
            </w:pPr>
            <w:ins w:id="564" w:author="Sarah Thomas" w:date="2014-03-12T11:06:00Z">
              <w:r w:rsidRPr="00052A34">
                <w:t>CodeIgnit</w:t>
              </w:r>
            </w:ins>
            <w:ins w:id="565" w:author="Sarah Thomas" w:date="2014-03-12T11:42:00Z">
              <w:r w:rsidR="00271714">
                <w:t>e</w:t>
              </w:r>
            </w:ins>
            <w:ins w:id="566" w:author="Sarah Thomas" w:date="2014-03-12T11:06:00Z">
              <w:r w:rsidRPr="00052A34">
                <w:t>r</w:t>
              </w:r>
            </w:ins>
          </w:p>
        </w:tc>
        <w:tc>
          <w:tcPr>
            <w:tcW w:w="1302" w:type="dxa"/>
            <w:tcPrChange w:id="567" w:author="Sarah Thomas" w:date="2014-03-12T11:30:00Z">
              <w:tcPr>
                <w:tcW w:w="1419" w:type="dxa"/>
                <w:gridSpan w:val="3"/>
              </w:tcPr>
            </w:tcPrChange>
          </w:tcPr>
          <w:p w14:paraId="2F6AFFF7" w14:textId="431B14F3" w:rsidR="002541FE" w:rsidRPr="00052A34" w:rsidRDefault="002541FE">
            <w:pPr>
              <w:rPr>
                <w:ins w:id="568" w:author="Sarah Thomas" w:date="2014-03-12T11:06:00Z"/>
                <w:rPrChange w:id="569" w:author="Sarah Thomas" w:date="2014-03-12T11:24:00Z">
                  <w:rPr>
                    <w:ins w:id="570" w:author="Sarah Thomas" w:date="2014-03-12T11:06:00Z"/>
                    <w:rFonts w:eastAsiaTheme="minorEastAsia" w:cstheme="majorBidi"/>
                    <w:b/>
                    <w:bCs/>
                    <w:i/>
                    <w:iCs/>
                    <w:szCs w:val="26"/>
                  </w:rPr>
                </w:rPrChange>
              </w:rPr>
              <w:pPrChange w:id="571" w:author="Sarah Thomas" w:date="2014-03-12T17:40:00Z">
                <w:pPr>
                  <w:pStyle w:val="BodyText"/>
                  <w:numPr>
                    <w:ilvl w:val="2"/>
                    <w:numId w:val="8"/>
                  </w:numPr>
                  <w:ind w:left="720" w:hanging="720"/>
                  <w:outlineLvl w:val="2"/>
                </w:pPr>
              </w:pPrChange>
            </w:pPr>
            <w:ins w:id="572" w:author="Sarah Thomas" w:date="2014-03-12T11:06:00Z">
              <w:r w:rsidRPr="00052A34">
                <w:t>Zend</w:t>
              </w:r>
            </w:ins>
          </w:p>
        </w:tc>
        <w:tc>
          <w:tcPr>
            <w:tcW w:w="1340" w:type="dxa"/>
            <w:tcPrChange w:id="573" w:author="Sarah Thomas" w:date="2014-03-12T11:30:00Z">
              <w:tcPr>
                <w:tcW w:w="1420" w:type="dxa"/>
                <w:gridSpan w:val="3"/>
              </w:tcPr>
            </w:tcPrChange>
          </w:tcPr>
          <w:p w14:paraId="36EA68E5" w14:textId="00FF7BD5" w:rsidR="002541FE" w:rsidRPr="00052A34" w:rsidRDefault="002541FE">
            <w:pPr>
              <w:rPr>
                <w:ins w:id="574" w:author="Sarah Thomas" w:date="2014-03-12T11:06:00Z"/>
                <w:rPrChange w:id="575" w:author="Sarah Thomas" w:date="2014-03-12T11:24:00Z">
                  <w:rPr>
                    <w:ins w:id="576" w:author="Sarah Thomas" w:date="2014-03-12T11:06:00Z"/>
                    <w:rFonts w:eastAsiaTheme="minorEastAsia" w:cstheme="majorBidi"/>
                    <w:b/>
                    <w:bCs/>
                    <w:i/>
                    <w:iCs/>
                    <w:szCs w:val="26"/>
                  </w:rPr>
                </w:rPrChange>
              </w:rPr>
              <w:pPrChange w:id="577" w:author="Sarah Thomas" w:date="2014-03-12T17:40:00Z">
                <w:pPr>
                  <w:pStyle w:val="BodyText"/>
                  <w:numPr>
                    <w:ilvl w:val="2"/>
                    <w:numId w:val="8"/>
                  </w:numPr>
                  <w:ind w:left="720" w:hanging="720"/>
                  <w:outlineLvl w:val="2"/>
                </w:pPr>
              </w:pPrChange>
            </w:pPr>
            <w:ins w:id="578" w:author="Sarah Thomas" w:date="2014-03-12T11:07:00Z">
              <w:r w:rsidRPr="00052A34">
                <w:t>CakePHP</w:t>
              </w:r>
            </w:ins>
          </w:p>
        </w:tc>
        <w:tc>
          <w:tcPr>
            <w:tcW w:w="1312" w:type="dxa"/>
            <w:tcPrChange w:id="579" w:author="Sarah Thomas" w:date="2014-03-12T11:30:00Z">
              <w:tcPr>
                <w:tcW w:w="1420" w:type="dxa"/>
                <w:gridSpan w:val="3"/>
              </w:tcPr>
            </w:tcPrChange>
          </w:tcPr>
          <w:p w14:paraId="59C6DB94" w14:textId="643E4DC7" w:rsidR="002541FE" w:rsidRPr="00052A34" w:rsidRDefault="002541FE">
            <w:pPr>
              <w:rPr>
                <w:ins w:id="580" w:author="Sarah Thomas" w:date="2014-03-12T11:06:00Z"/>
                <w:rPrChange w:id="581" w:author="Sarah Thomas" w:date="2014-03-12T11:24:00Z">
                  <w:rPr>
                    <w:ins w:id="582" w:author="Sarah Thomas" w:date="2014-03-12T11:06:00Z"/>
                    <w:rFonts w:eastAsiaTheme="minorEastAsia" w:cstheme="majorBidi"/>
                    <w:b/>
                    <w:bCs/>
                    <w:i/>
                    <w:iCs/>
                    <w:szCs w:val="26"/>
                  </w:rPr>
                </w:rPrChange>
              </w:rPr>
              <w:pPrChange w:id="583" w:author="Sarah Thomas" w:date="2014-03-12T17:40:00Z">
                <w:pPr>
                  <w:pStyle w:val="BodyText"/>
                  <w:numPr>
                    <w:ilvl w:val="2"/>
                    <w:numId w:val="8"/>
                  </w:numPr>
                  <w:ind w:left="720" w:hanging="720"/>
                  <w:outlineLvl w:val="2"/>
                </w:pPr>
              </w:pPrChange>
            </w:pPr>
            <w:ins w:id="584" w:author="Sarah Thomas" w:date="2014-03-12T11:07:00Z">
              <w:r w:rsidRPr="00052A34">
                <w:t>Symfony</w:t>
              </w:r>
            </w:ins>
          </w:p>
        </w:tc>
      </w:tr>
      <w:tr w:rsidR="002541FE" w14:paraId="70DDDE08" w14:textId="77777777" w:rsidTr="00052A34">
        <w:trPr>
          <w:ins w:id="585" w:author="Sarah Thomas" w:date="2014-03-12T11:06:00Z"/>
        </w:trPr>
        <w:tc>
          <w:tcPr>
            <w:tcW w:w="1791" w:type="dxa"/>
            <w:tcPrChange w:id="586" w:author="Sarah Thomas" w:date="2014-03-12T11:30:00Z">
              <w:tcPr>
                <w:tcW w:w="1419" w:type="dxa"/>
              </w:tcPr>
            </w:tcPrChange>
          </w:tcPr>
          <w:p w14:paraId="5B56CE60" w14:textId="453ABC5C" w:rsidR="002541FE" w:rsidRPr="00052A34" w:rsidRDefault="002541FE">
            <w:pPr>
              <w:rPr>
                <w:ins w:id="587" w:author="Sarah Thomas" w:date="2014-03-12T11:06:00Z"/>
                <w:b/>
                <w:rPrChange w:id="588" w:author="Sarah Thomas" w:date="2014-03-12T11:24:00Z">
                  <w:rPr>
                    <w:ins w:id="589" w:author="Sarah Thomas" w:date="2014-03-12T11:06:00Z"/>
                    <w:rFonts w:eastAsiaTheme="minorEastAsia" w:cstheme="majorBidi"/>
                    <w:b/>
                    <w:bCs/>
                    <w:i/>
                    <w:iCs/>
                    <w:szCs w:val="26"/>
                  </w:rPr>
                </w:rPrChange>
              </w:rPr>
              <w:pPrChange w:id="590" w:author="Sarah Thomas" w:date="2014-03-12T17:41:00Z">
                <w:pPr>
                  <w:pStyle w:val="BodyText"/>
                  <w:numPr>
                    <w:ilvl w:val="2"/>
                    <w:numId w:val="8"/>
                  </w:numPr>
                  <w:ind w:left="720" w:hanging="720"/>
                  <w:outlineLvl w:val="2"/>
                </w:pPr>
              </w:pPrChange>
            </w:pPr>
            <w:ins w:id="591" w:author="Sarah Thomas" w:date="2014-03-12T11:07:00Z">
              <w:r w:rsidRPr="00052A34">
                <w:rPr>
                  <w:b/>
                  <w:rPrChange w:id="592" w:author="Sarah Thomas" w:date="2014-03-12T11:24:00Z">
                    <w:rPr/>
                  </w:rPrChange>
                </w:rPr>
                <w:t>Licence</w:t>
              </w:r>
            </w:ins>
          </w:p>
        </w:tc>
        <w:tc>
          <w:tcPr>
            <w:tcW w:w="1301" w:type="dxa"/>
            <w:tcPrChange w:id="593" w:author="Sarah Thomas" w:date="2014-03-12T11:30:00Z">
              <w:tcPr>
                <w:tcW w:w="1419" w:type="dxa"/>
                <w:gridSpan w:val="3"/>
              </w:tcPr>
            </w:tcPrChange>
          </w:tcPr>
          <w:p w14:paraId="2C382B4B" w14:textId="224688DF" w:rsidR="002541FE" w:rsidRPr="00052A34" w:rsidRDefault="002541FE">
            <w:pPr>
              <w:pStyle w:val="BodyText"/>
              <w:tabs>
                <w:tab w:val="left" w:pos="720"/>
              </w:tabs>
              <w:jc w:val="left"/>
              <w:rPr>
                <w:ins w:id="594" w:author="Sarah Thomas" w:date="2014-03-12T11:06:00Z"/>
                <w:sz w:val="20"/>
                <w:szCs w:val="20"/>
                <w:rPrChange w:id="595" w:author="Sarah Thomas" w:date="2014-03-12T11:31:00Z">
                  <w:rPr>
                    <w:ins w:id="596" w:author="Sarah Thomas" w:date="2014-03-12T11:06:00Z"/>
                    <w:rFonts w:eastAsiaTheme="minorEastAsia" w:cstheme="majorBidi"/>
                    <w:b/>
                    <w:bCs/>
                    <w:i/>
                    <w:iCs/>
                    <w:szCs w:val="26"/>
                  </w:rPr>
                </w:rPrChange>
              </w:rPr>
              <w:pPrChange w:id="597" w:author="Sarah Thomas" w:date="2014-03-12T11:31:00Z">
                <w:pPr>
                  <w:pStyle w:val="BodyText"/>
                  <w:numPr>
                    <w:ilvl w:val="2"/>
                    <w:numId w:val="8"/>
                  </w:numPr>
                  <w:ind w:left="720" w:hanging="720"/>
                  <w:outlineLvl w:val="2"/>
                </w:pPr>
              </w:pPrChange>
            </w:pPr>
            <w:ins w:id="598" w:author="Sarah Thomas" w:date="2014-03-12T11:08:00Z">
              <w:r w:rsidRPr="00052A34">
                <w:rPr>
                  <w:sz w:val="20"/>
                  <w:szCs w:val="20"/>
                  <w:rPrChange w:id="599" w:author="Sarah Thomas" w:date="2014-03-12T11:31:00Z">
                    <w:rPr/>
                  </w:rPrChange>
                </w:rPr>
                <w:t>MIT</w:t>
              </w:r>
            </w:ins>
          </w:p>
        </w:tc>
        <w:tc>
          <w:tcPr>
            <w:tcW w:w="1470" w:type="dxa"/>
            <w:tcPrChange w:id="600" w:author="Sarah Thomas" w:date="2014-03-12T11:30:00Z">
              <w:tcPr>
                <w:tcW w:w="1419" w:type="dxa"/>
                <w:gridSpan w:val="3"/>
              </w:tcPr>
            </w:tcPrChange>
          </w:tcPr>
          <w:p w14:paraId="01E19DBD" w14:textId="4D7218B9" w:rsidR="002541FE" w:rsidRPr="00052A34" w:rsidRDefault="00A01817">
            <w:pPr>
              <w:pStyle w:val="BodyText"/>
              <w:jc w:val="left"/>
              <w:rPr>
                <w:ins w:id="601" w:author="Sarah Thomas" w:date="2014-03-12T11:06:00Z"/>
                <w:sz w:val="20"/>
                <w:szCs w:val="20"/>
                <w:rPrChange w:id="602" w:author="Sarah Thomas" w:date="2014-03-12T11:31:00Z">
                  <w:rPr>
                    <w:ins w:id="603" w:author="Sarah Thomas" w:date="2014-03-12T11:06:00Z"/>
                    <w:rFonts w:eastAsiaTheme="minorEastAsia" w:cstheme="majorBidi"/>
                    <w:b/>
                    <w:bCs/>
                    <w:i/>
                    <w:iCs/>
                    <w:szCs w:val="26"/>
                  </w:rPr>
                </w:rPrChange>
              </w:rPr>
              <w:pPrChange w:id="604" w:author="Sarah Thomas" w:date="2014-03-12T11:31:00Z">
                <w:pPr>
                  <w:pStyle w:val="BodyText"/>
                  <w:numPr>
                    <w:ilvl w:val="2"/>
                    <w:numId w:val="8"/>
                  </w:numPr>
                  <w:ind w:left="720" w:hanging="720"/>
                  <w:outlineLvl w:val="2"/>
                </w:pPr>
              </w:pPrChange>
            </w:pPr>
            <w:ins w:id="605" w:author="Sarah Thomas" w:date="2014-03-12T11:09:00Z">
              <w:r w:rsidRPr="00052A34">
                <w:rPr>
                  <w:sz w:val="20"/>
                  <w:szCs w:val="20"/>
                  <w:rPrChange w:id="606" w:author="Sarah Thomas" w:date="2014-03-12T11:31:00Z">
                    <w:rPr/>
                  </w:rPrChange>
                </w:rPr>
                <w:t>MIT</w:t>
              </w:r>
            </w:ins>
          </w:p>
        </w:tc>
        <w:tc>
          <w:tcPr>
            <w:tcW w:w="1302" w:type="dxa"/>
            <w:tcPrChange w:id="607" w:author="Sarah Thomas" w:date="2014-03-12T11:30:00Z">
              <w:tcPr>
                <w:tcW w:w="1419" w:type="dxa"/>
                <w:gridSpan w:val="3"/>
              </w:tcPr>
            </w:tcPrChange>
          </w:tcPr>
          <w:p w14:paraId="476D05B2" w14:textId="06FD89F0" w:rsidR="002541FE" w:rsidRPr="00052A34" w:rsidRDefault="002541FE">
            <w:pPr>
              <w:pStyle w:val="BodyText"/>
              <w:jc w:val="left"/>
              <w:rPr>
                <w:ins w:id="608" w:author="Sarah Thomas" w:date="2014-03-12T11:06:00Z"/>
                <w:sz w:val="20"/>
                <w:szCs w:val="20"/>
                <w:rPrChange w:id="609" w:author="Sarah Thomas" w:date="2014-03-12T11:31:00Z">
                  <w:rPr>
                    <w:ins w:id="610" w:author="Sarah Thomas" w:date="2014-03-12T11:06:00Z"/>
                    <w:rFonts w:eastAsiaTheme="minorEastAsia" w:cstheme="majorBidi"/>
                    <w:b/>
                    <w:bCs/>
                    <w:i/>
                    <w:iCs/>
                    <w:szCs w:val="26"/>
                  </w:rPr>
                </w:rPrChange>
              </w:rPr>
              <w:pPrChange w:id="611" w:author="Sarah Thomas" w:date="2014-03-12T11:31:00Z">
                <w:pPr>
                  <w:pStyle w:val="BodyText"/>
                  <w:numPr>
                    <w:ilvl w:val="2"/>
                    <w:numId w:val="8"/>
                  </w:numPr>
                  <w:ind w:left="720" w:hanging="720"/>
                  <w:outlineLvl w:val="2"/>
                </w:pPr>
              </w:pPrChange>
            </w:pPr>
            <w:ins w:id="612" w:author="Sarah Thomas" w:date="2014-03-12T11:08:00Z">
              <w:r w:rsidRPr="00052A34">
                <w:rPr>
                  <w:sz w:val="20"/>
                  <w:szCs w:val="20"/>
                  <w:rPrChange w:id="613" w:author="Sarah Thomas" w:date="2014-03-12T11:31:00Z">
                    <w:rPr/>
                  </w:rPrChange>
                </w:rPr>
                <w:t>BSD</w:t>
              </w:r>
            </w:ins>
          </w:p>
        </w:tc>
        <w:tc>
          <w:tcPr>
            <w:tcW w:w="1340" w:type="dxa"/>
            <w:tcPrChange w:id="614" w:author="Sarah Thomas" w:date="2014-03-12T11:30:00Z">
              <w:tcPr>
                <w:tcW w:w="1420" w:type="dxa"/>
                <w:gridSpan w:val="3"/>
              </w:tcPr>
            </w:tcPrChange>
          </w:tcPr>
          <w:p w14:paraId="3C8053AF" w14:textId="7958FE65" w:rsidR="002541FE" w:rsidRPr="00052A34" w:rsidRDefault="002541FE">
            <w:pPr>
              <w:pStyle w:val="BodyText"/>
              <w:jc w:val="left"/>
              <w:rPr>
                <w:ins w:id="615" w:author="Sarah Thomas" w:date="2014-03-12T11:06:00Z"/>
                <w:sz w:val="20"/>
                <w:szCs w:val="20"/>
                <w:rPrChange w:id="616" w:author="Sarah Thomas" w:date="2014-03-12T11:31:00Z">
                  <w:rPr>
                    <w:ins w:id="617" w:author="Sarah Thomas" w:date="2014-03-12T11:06:00Z"/>
                    <w:rFonts w:eastAsiaTheme="minorEastAsia" w:cstheme="majorBidi"/>
                    <w:b/>
                    <w:bCs/>
                    <w:iCs/>
                    <w:szCs w:val="26"/>
                  </w:rPr>
                </w:rPrChange>
              </w:rPr>
              <w:pPrChange w:id="618" w:author="Sarah Thomas" w:date="2014-03-12T11:31:00Z">
                <w:pPr>
                  <w:pStyle w:val="BodyText"/>
                  <w:numPr>
                    <w:ilvl w:val="2"/>
                    <w:numId w:val="8"/>
                  </w:numPr>
                  <w:ind w:left="720" w:hanging="720"/>
                  <w:outlineLvl w:val="2"/>
                </w:pPr>
              </w:pPrChange>
            </w:pPr>
            <w:ins w:id="619" w:author="Sarah Thomas" w:date="2014-03-12T11:07:00Z">
              <w:r w:rsidRPr="00052A34">
                <w:rPr>
                  <w:sz w:val="20"/>
                  <w:szCs w:val="20"/>
                  <w:rPrChange w:id="620" w:author="Sarah Thomas" w:date="2014-03-12T11:31:00Z">
                    <w:rPr/>
                  </w:rPrChange>
                </w:rPr>
                <w:t>MIT</w:t>
              </w:r>
            </w:ins>
          </w:p>
        </w:tc>
        <w:tc>
          <w:tcPr>
            <w:tcW w:w="1312" w:type="dxa"/>
            <w:tcPrChange w:id="621" w:author="Sarah Thomas" w:date="2014-03-12T11:30:00Z">
              <w:tcPr>
                <w:tcW w:w="1420" w:type="dxa"/>
                <w:gridSpan w:val="3"/>
              </w:tcPr>
            </w:tcPrChange>
          </w:tcPr>
          <w:p w14:paraId="22173F23" w14:textId="56EFED5E" w:rsidR="002541FE" w:rsidRPr="00052A34" w:rsidRDefault="00A01817">
            <w:pPr>
              <w:pStyle w:val="BodyText"/>
              <w:jc w:val="left"/>
              <w:rPr>
                <w:ins w:id="622" w:author="Sarah Thomas" w:date="2014-03-12T11:06:00Z"/>
                <w:sz w:val="20"/>
                <w:szCs w:val="20"/>
                <w:rPrChange w:id="623" w:author="Sarah Thomas" w:date="2014-03-12T11:31:00Z">
                  <w:rPr>
                    <w:ins w:id="624" w:author="Sarah Thomas" w:date="2014-03-12T11:06:00Z"/>
                    <w:rFonts w:eastAsiaTheme="minorEastAsia" w:cstheme="majorBidi"/>
                    <w:b/>
                    <w:bCs/>
                    <w:i/>
                    <w:iCs/>
                    <w:szCs w:val="26"/>
                  </w:rPr>
                </w:rPrChange>
              </w:rPr>
              <w:pPrChange w:id="625" w:author="Sarah Thomas" w:date="2014-03-12T11:31:00Z">
                <w:pPr>
                  <w:pStyle w:val="BodyText"/>
                  <w:numPr>
                    <w:ilvl w:val="2"/>
                    <w:numId w:val="8"/>
                  </w:numPr>
                  <w:ind w:left="720" w:hanging="720"/>
                  <w:outlineLvl w:val="2"/>
                </w:pPr>
              </w:pPrChange>
            </w:pPr>
            <w:ins w:id="626" w:author="Sarah Thomas" w:date="2014-03-12T11:08:00Z">
              <w:r w:rsidRPr="00052A34">
                <w:rPr>
                  <w:sz w:val="20"/>
                  <w:szCs w:val="20"/>
                  <w:rPrChange w:id="627" w:author="Sarah Thomas" w:date="2014-03-12T11:31:00Z">
                    <w:rPr/>
                  </w:rPrChange>
                </w:rPr>
                <w:t>MIT</w:t>
              </w:r>
            </w:ins>
          </w:p>
        </w:tc>
      </w:tr>
      <w:tr w:rsidR="002541FE" w14:paraId="1BA67E6E" w14:textId="77777777" w:rsidTr="00052A34">
        <w:trPr>
          <w:ins w:id="628" w:author="Sarah Thomas" w:date="2014-03-12T11:06:00Z"/>
        </w:trPr>
        <w:tc>
          <w:tcPr>
            <w:tcW w:w="1791" w:type="dxa"/>
            <w:tcPrChange w:id="629" w:author="Sarah Thomas" w:date="2014-03-12T11:30:00Z">
              <w:tcPr>
                <w:tcW w:w="1419" w:type="dxa"/>
              </w:tcPr>
            </w:tcPrChange>
          </w:tcPr>
          <w:p w14:paraId="0A9BBB37" w14:textId="55862CFA" w:rsidR="002541FE" w:rsidRPr="00052A34" w:rsidRDefault="00052A34">
            <w:pPr>
              <w:rPr>
                <w:ins w:id="630" w:author="Sarah Thomas" w:date="2014-03-12T11:06:00Z"/>
                <w:b/>
                <w:rPrChange w:id="631" w:author="Sarah Thomas" w:date="2014-03-12T11:24:00Z">
                  <w:rPr>
                    <w:ins w:id="632" w:author="Sarah Thomas" w:date="2014-03-12T11:06:00Z"/>
                    <w:rFonts w:eastAsiaTheme="minorEastAsia" w:cstheme="majorBidi"/>
                    <w:b/>
                    <w:bCs/>
                    <w:i/>
                    <w:iCs/>
                    <w:szCs w:val="26"/>
                  </w:rPr>
                </w:rPrChange>
              </w:rPr>
              <w:pPrChange w:id="633" w:author="Sarah Thomas" w:date="2014-03-12T17:41:00Z">
                <w:pPr>
                  <w:pStyle w:val="BodyText"/>
                  <w:numPr>
                    <w:ilvl w:val="2"/>
                    <w:numId w:val="8"/>
                  </w:numPr>
                  <w:ind w:left="720" w:hanging="720"/>
                  <w:outlineLvl w:val="2"/>
                </w:pPr>
              </w:pPrChange>
            </w:pPr>
            <w:ins w:id="634" w:author="Sarah Thomas" w:date="2014-03-12T11:18:00Z">
              <w:r w:rsidRPr="00052A34">
                <w:rPr>
                  <w:b/>
                  <w:rPrChange w:id="635" w:author="Sarah Thomas" w:date="2014-03-12T11:24:00Z">
                    <w:rPr/>
                  </w:rPrChange>
                </w:rPr>
                <w:t>Documentation</w:t>
              </w:r>
            </w:ins>
          </w:p>
        </w:tc>
        <w:tc>
          <w:tcPr>
            <w:tcW w:w="1301" w:type="dxa"/>
            <w:tcPrChange w:id="636" w:author="Sarah Thomas" w:date="2014-03-12T11:30:00Z">
              <w:tcPr>
                <w:tcW w:w="1419" w:type="dxa"/>
                <w:gridSpan w:val="3"/>
              </w:tcPr>
            </w:tcPrChange>
          </w:tcPr>
          <w:p w14:paraId="1369EC73" w14:textId="498FB487" w:rsidR="002541FE" w:rsidRPr="00052A34" w:rsidRDefault="00052A34">
            <w:pPr>
              <w:pStyle w:val="BodyText"/>
              <w:jc w:val="left"/>
              <w:rPr>
                <w:ins w:id="637" w:author="Sarah Thomas" w:date="2014-03-12T11:06:00Z"/>
                <w:sz w:val="20"/>
                <w:szCs w:val="20"/>
                <w:rPrChange w:id="638" w:author="Sarah Thomas" w:date="2014-03-12T11:31:00Z">
                  <w:rPr>
                    <w:ins w:id="639" w:author="Sarah Thomas" w:date="2014-03-12T11:06:00Z"/>
                    <w:rFonts w:eastAsiaTheme="minorEastAsia" w:cstheme="majorBidi"/>
                    <w:b/>
                    <w:bCs/>
                    <w:i/>
                    <w:iCs/>
                    <w:szCs w:val="26"/>
                  </w:rPr>
                </w:rPrChange>
              </w:rPr>
              <w:pPrChange w:id="640" w:author="Sarah Thomas" w:date="2014-03-12T11:31:00Z">
                <w:pPr>
                  <w:pStyle w:val="BodyText"/>
                  <w:numPr>
                    <w:ilvl w:val="2"/>
                    <w:numId w:val="8"/>
                  </w:numPr>
                  <w:ind w:left="720" w:hanging="720"/>
                  <w:outlineLvl w:val="2"/>
                </w:pPr>
              </w:pPrChange>
            </w:pPr>
            <w:ins w:id="641" w:author="Sarah Thomas" w:date="2014-03-12T11:19:00Z">
              <w:r w:rsidRPr="00052A34">
                <w:rPr>
                  <w:sz w:val="20"/>
                  <w:szCs w:val="20"/>
                  <w:rPrChange w:id="642" w:author="Sarah Thomas" w:date="2014-03-12T11:31:00Z">
                    <w:rPr/>
                  </w:rPrChange>
                </w:rPr>
                <w:t>Good</w:t>
              </w:r>
            </w:ins>
          </w:p>
        </w:tc>
        <w:tc>
          <w:tcPr>
            <w:tcW w:w="1470" w:type="dxa"/>
            <w:tcPrChange w:id="643" w:author="Sarah Thomas" w:date="2014-03-12T11:30:00Z">
              <w:tcPr>
                <w:tcW w:w="1419" w:type="dxa"/>
                <w:gridSpan w:val="3"/>
              </w:tcPr>
            </w:tcPrChange>
          </w:tcPr>
          <w:p w14:paraId="61A0A57B" w14:textId="006BFB2E" w:rsidR="002541FE" w:rsidRPr="00052A34" w:rsidRDefault="00052A34">
            <w:pPr>
              <w:pStyle w:val="BodyText"/>
              <w:jc w:val="left"/>
              <w:rPr>
                <w:ins w:id="644" w:author="Sarah Thomas" w:date="2014-03-12T11:06:00Z"/>
                <w:sz w:val="20"/>
                <w:szCs w:val="20"/>
                <w:rPrChange w:id="645" w:author="Sarah Thomas" w:date="2014-03-12T11:31:00Z">
                  <w:rPr>
                    <w:ins w:id="646" w:author="Sarah Thomas" w:date="2014-03-12T11:06:00Z"/>
                    <w:rFonts w:eastAsiaTheme="minorEastAsia" w:cstheme="majorBidi"/>
                    <w:b/>
                    <w:bCs/>
                    <w:i/>
                    <w:iCs/>
                    <w:szCs w:val="26"/>
                  </w:rPr>
                </w:rPrChange>
              </w:rPr>
              <w:pPrChange w:id="647" w:author="Sarah Thomas" w:date="2014-03-12T11:31:00Z">
                <w:pPr>
                  <w:pStyle w:val="BodyText"/>
                  <w:numPr>
                    <w:ilvl w:val="2"/>
                    <w:numId w:val="8"/>
                  </w:numPr>
                  <w:ind w:left="720" w:hanging="720"/>
                  <w:outlineLvl w:val="2"/>
                </w:pPr>
              </w:pPrChange>
            </w:pPr>
            <w:ins w:id="648" w:author="Sarah Thomas" w:date="2014-03-12T11:19:00Z">
              <w:r w:rsidRPr="00052A34">
                <w:rPr>
                  <w:sz w:val="20"/>
                  <w:szCs w:val="20"/>
                  <w:rPrChange w:id="649" w:author="Sarah Thomas" w:date="2014-03-12T11:31:00Z">
                    <w:rPr/>
                  </w:rPrChange>
                </w:rPr>
                <w:t>Good</w:t>
              </w:r>
            </w:ins>
          </w:p>
        </w:tc>
        <w:tc>
          <w:tcPr>
            <w:tcW w:w="1302" w:type="dxa"/>
            <w:tcPrChange w:id="650" w:author="Sarah Thomas" w:date="2014-03-12T11:30:00Z">
              <w:tcPr>
                <w:tcW w:w="1419" w:type="dxa"/>
                <w:gridSpan w:val="3"/>
              </w:tcPr>
            </w:tcPrChange>
          </w:tcPr>
          <w:p w14:paraId="6AF9583E" w14:textId="290D8E50" w:rsidR="002541FE" w:rsidRPr="00052A34" w:rsidRDefault="00052A34">
            <w:pPr>
              <w:pStyle w:val="BodyText"/>
              <w:jc w:val="left"/>
              <w:rPr>
                <w:ins w:id="651" w:author="Sarah Thomas" w:date="2014-03-12T11:06:00Z"/>
                <w:sz w:val="20"/>
                <w:szCs w:val="20"/>
                <w:rPrChange w:id="652" w:author="Sarah Thomas" w:date="2014-03-12T11:31:00Z">
                  <w:rPr>
                    <w:ins w:id="653" w:author="Sarah Thomas" w:date="2014-03-12T11:06:00Z"/>
                    <w:rFonts w:eastAsiaTheme="minorEastAsia" w:cstheme="majorBidi"/>
                    <w:b/>
                    <w:bCs/>
                    <w:i/>
                    <w:iCs/>
                    <w:szCs w:val="26"/>
                  </w:rPr>
                </w:rPrChange>
              </w:rPr>
              <w:pPrChange w:id="654" w:author="Sarah Thomas" w:date="2014-03-12T11:31:00Z">
                <w:pPr>
                  <w:pStyle w:val="BodyText"/>
                  <w:numPr>
                    <w:ilvl w:val="2"/>
                    <w:numId w:val="8"/>
                  </w:numPr>
                  <w:ind w:left="720" w:hanging="720"/>
                  <w:outlineLvl w:val="2"/>
                </w:pPr>
              </w:pPrChange>
            </w:pPr>
            <w:ins w:id="655" w:author="Sarah Thomas" w:date="2014-03-12T11:19:00Z">
              <w:r w:rsidRPr="00052A34">
                <w:rPr>
                  <w:sz w:val="20"/>
                  <w:szCs w:val="20"/>
                  <w:rPrChange w:id="656" w:author="Sarah Thomas" w:date="2014-03-12T11:31:00Z">
                    <w:rPr/>
                  </w:rPrChange>
                </w:rPr>
                <w:t>Good</w:t>
              </w:r>
            </w:ins>
          </w:p>
        </w:tc>
        <w:tc>
          <w:tcPr>
            <w:tcW w:w="1340" w:type="dxa"/>
            <w:tcPrChange w:id="657" w:author="Sarah Thomas" w:date="2014-03-12T11:30:00Z">
              <w:tcPr>
                <w:tcW w:w="1420" w:type="dxa"/>
                <w:gridSpan w:val="3"/>
              </w:tcPr>
            </w:tcPrChange>
          </w:tcPr>
          <w:p w14:paraId="7ABB2653" w14:textId="1778629E" w:rsidR="002541FE" w:rsidRPr="00052A34" w:rsidRDefault="00052A34">
            <w:pPr>
              <w:pStyle w:val="BodyText"/>
              <w:tabs>
                <w:tab w:val="left" w:pos="573"/>
              </w:tabs>
              <w:jc w:val="left"/>
              <w:rPr>
                <w:ins w:id="658" w:author="Sarah Thomas" w:date="2014-03-12T11:06:00Z"/>
                <w:sz w:val="20"/>
                <w:szCs w:val="20"/>
                <w:rPrChange w:id="659" w:author="Sarah Thomas" w:date="2014-03-12T11:31:00Z">
                  <w:rPr>
                    <w:ins w:id="660" w:author="Sarah Thomas" w:date="2014-03-12T11:06:00Z"/>
                    <w:rFonts w:eastAsiaTheme="minorEastAsia" w:cstheme="majorBidi"/>
                    <w:b/>
                    <w:bCs/>
                    <w:i/>
                    <w:iCs/>
                    <w:szCs w:val="26"/>
                  </w:rPr>
                </w:rPrChange>
              </w:rPr>
              <w:pPrChange w:id="661" w:author="Sarah Thomas" w:date="2014-03-12T11:31:00Z">
                <w:pPr>
                  <w:pStyle w:val="BodyText"/>
                  <w:numPr>
                    <w:ilvl w:val="2"/>
                    <w:numId w:val="8"/>
                  </w:numPr>
                  <w:ind w:left="720" w:hanging="720"/>
                  <w:outlineLvl w:val="2"/>
                </w:pPr>
              </w:pPrChange>
            </w:pPr>
            <w:ins w:id="662" w:author="Sarah Thomas" w:date="2014-03-12T11:19:00Z">
              <w:r w:rsidRPr="00052A34">
                <w:rPr>
                  <w:sz w:val="20"/>
                  <w:szCs w:val="20"/>
                  <w:rPrChange w:id="663" w:author="Sarah Thomas" w:date="2014-03-12T11:31:00Z">
                    <w:rPr/>
                  </w:rPrChange>
                </w:rPr>
                <w:t>OK</w:t>
              </w:r>
            </w:ins>
          </w:p>
        </w:tc>
        <w:tc>
          <w:tcPr>
            <w:tcW w:w="1312" w:type="dxa"/>
            <w:tcPrChange w:id="664" w:author="Sarah Thomas" w:date="2014-03-12T11:30:00Z">
              <w:tcPr>
                <w:tcW w:w="1420" w:type="dxa"/>
                <w:gridSpan w:val="3"/>
              </w:tcPr>
            </w:tcPrChange>
          </w:tcPr>
          <w:p w14:paraId="78BA3C41" w14:textId="08196E41" w:rsidR="002541FE" w:rsidRPr="00052A34" w:rsidRDefault="00052A34">
            <w:pPr>
              <w:pStyle w:val="BodyText"/>
              <w:jc w:val="left"/>
              <w:rPr>
                <w:ins w:id="665" w:author="Sarah Thomas" w:date="2014-03-12T11:06:00Z"/>
                <w:sz w:val="20"/>
                <w:szCs w:val="20"/>
                <w:rPrChange w:id="666" w:author="Sarah Thomas" w:date="2014-03-12T11:31:00Z">
                  <w:rPr>
                    <w:ins w:id="667" w:author="Sarah Thomas" w:date="2014-03-12T11:06:00Z"/>
                    <w:rFonts w:eastAsiaTheme="minorEastAsia" w:cstheme="majorBidi"/>
                    <w:b/>
                    <w:bCs/>
                    <w:i/>
                    <w:iCs/>
                    <w:szCs w:val="26"/>
                  </w:rPr>
                </w:rPrChange>
              </w:rPr>
              <w:pPrChange w:id="668" w:author="Sarah Thomas" w:date="2014-03-12T11:31:00Z">
                <w:pPr>
                  <w:pStyle w:val="BodyText"/>
                  <w:numPr>
                    <w:ilvl w:val="2"/>
                    <w:numId w:val="8"/>
                  </w:numPr>
                  <w:ind w:left="720" w:hanging="720"/>
                  <w:outlineLvl w:val="2"/>
                </w:pPr>
              </w:pPrChange>
            </w:pPr>
            <w:ins w:id="669" w:author="Sarah Thomas" w:date="2014-03-12T11:19:00Z">
              <w:r w:rsidRPr="00052A34">
                <w:rPr>
                  <w:sz w:val="20"/>
                  <w:szCs w:val="20"/>
                  <w:rPrChange w:id="670" w:author="Sarah Thomas" w:date="2014-03-12T11:31:00Z">
                    <w:rPr/>
                  </w:rPrChange>
                </w:rPr>
                <w:t>OK</w:t>
              </w:r>
            </w:ins>
          </w:p>
        </w:tc>
      </w:tr>
      <w:tr w:rsidR="002541FE" w14:paraId="51B37597" w14:textId="77777777" w:rsidTr="00052A34">
        <w:trPr>
          <w:ins w:id="671" w:author="Sarah Thomas" w:date="2014-03-12T11:06:00Z"/>
        </w:trPr>
        <w:tc>
          <w:tcPr>
            <w:tcW w:w="1791" w:type="dxa"/>
            <w:tcPrChange w:id="672" w:author="Sarah Thomas" w:date="2014-03-12T11:30:00Z">
              <w:tcPr>
                <w:tcW w:w="1419" w:type="dxa"/>
              </w:tcPr>
            </w:tcPrChange>
          </w:tcPr>
          <w:p w14:paraId="5D4CFC54" w14:textId="52A76943" w:rsidR="002541FE" w:rsidRPr="00052A34" w:rsidRDefault="00052A34">
            <w:pPr>
              <w:rPr>
                <w:ins w:id="673" w:author="Sarah Thomas" w:date="2014-03-12T11:06:00Z"/>
                <w:b/>
                <w:rPrChange w:id="674" w:author="Sarah Thomas" w:date="2014-03-12T11:24:00Z">
                  <w:rPr>
                    <w:ins w:id="675" w:author="Sarah Thomas" w:date="2014-03-12T11:06:00Z"/>
                    <w:rFonts w:eastAsiaTheme="minorEastAsia" w:cstheme="majorBidi"/>
                    <w:b/>
                    <w:bCs/>
                    <w:i/>
                    <w:iCs/>
                    <w:szCs w:val="26"/>
                  </w:rPr>
                </w:rPrChange>
              </w:rPr>
              <w:pPrChange w:id="676" w:author="Sarah Thomas" w:date="2014-03-12T17:41:00Z">
                <w:pPr>
                  <w:pStyle w:val="BodyText"/>
                  <w:numPr>
                    <w:ilvl w:val="2"/>
                    <w:numId w:val="8"/>
                  </w:numPr>
                  <w:ind w:left="720" w:hanging="720"/>
                  <w:outlineLvl w:val="2"/>
                </w:pPr>
              </w:pPrChange>
            </w:pPr>
            <w:ins w:id="677" w:author="Sarah Thomas" w:date="2014-03-12T11:20:00Z">
              <w:r w:rsidRPr="00052A34">
                <w:rPr>
                  <w:b/>
                  <w:rPrChange w:id="678" w:author="Sarah Thomas" w:date="2014-03-12T11:24:00Z">
                    <w:rPr/>
                  </w:rPrChange>
                </w:rPr>
                <w:t>Ease of Use</w:t>
              </w:r>
            </w:ins>
          </w:p>
        </w:tc>
        <w:tc>
          <w:tcPr>
            <w:tcW w:w="1301" w:type="dxa"/>
            <w:tcPrChange w:id="679" w:author="Sarah Thomas" w:date="2014-03-12T11:30:00Z">
              <w:tcPr>
                <w:tcW w:w="1419" w:type="dxa"/>
                <w:gridSpan w:val="3"/>
              </w:tcPr>
            </w:tcPrChange>
          </w:tcPr>
          <w:p w14:paraId="6D790F75" w14:textId="7B7E0B46" w:rsidR="002541FE" w:rsidRPr="00052A34" w:rsidRDefault="00052A34">
            <w:pPr>
              <w:pStyle w:val="BodyText"/>
              <w:jc w:val="left"/>
              <w:rPr>
                <w:ins w:id="680" w:author="Sarah Thomas" w:date="2014-03-12T11:06:00Z"/>
                <w:sz w:val="20"/>
                <w:szCs w:val="20"/>
                <w:rPrChange w:id="681" w:author="Sarah Thomas" w:date="2014-03-12T11:31:00Z">
                  <w:rPr>
                    <w:ins w:id="682" w:author="Sarah Thomas" w:date="2014-03-12T11:06:00Z"/>
                    <w:rFonts w:eastAsiaTheme="minorEastAsia" w:cstheme="majorBidi"/>
                    <w:b/>
                    <w:bCs/>
                    <w:i/>
                    <w:iCs/>
                    <w:szCs w:val="26"/>
                  </w:rPr>
                </w:rPrChange>
              </w:rPr>
              <w:pPrChange w:id="683" w:author="Sarah Thomas" w:date="2014-03-12T11:31:00Z">
                <w:pPr>
                  <w:pStyle w:val="BodyText"/>
                  <w:numPr>
                    <w:ilvl w:val="2"/>
                    <w:numId w:val="8"/>
                  </w:numPr>
                  <w:ind w:left="720" w:hanging="720"/>
                  <w:outlineLvl w:val="2"/>
                </w:pPr>
              </w:pPrChange>
            </w:pPr>
            <w:ins w:id="684" w:author="Sarah Thomas" w:date="2014-03-12T11:20:00Z">
              <w:r w:rsidRPr="00052A34">
                <w:rPr>
                  <w:sz w:val="20"/>
                  <w:szCs w:val="20"/>
                  <w:rPrChange w:id="685" w:author="Sarah Thomas" w:date="2014-03-12T11:31:00Z">
                    <w:rPr/>
                  </w:rPrChange>
                </w:rPr>
                <w:t>OK</w:t>
              </w:r>
            </w:ins>
          </w:p>
        </w:tc>
        <w:tc>
          <w:tcPr>
            <w:tcW w:w="1470" w:type="dxa"/>
            <w:tcPrChange w:id="686" w:author="Sarah Thomas" w:date="2014-03-12T11:30:00Z">
              <w:tcPr>
                <w:tcW w:w="1419" w:type="dxa"/>
                <w:gridSpan w:val="3"/>
              </w:tcPr>
            </w:tcPrChange>
          </w:tcPr>
          <w:p w14:paraId="5852FFC0" w14:textId="2D8377C3" w:rsidR="002541FE" w:rsidRPr="00052A34" w:rsidRDefault="00052A34">
            <w:pPr>
              <w:pStyle w:val="BodyText"/>
              <w:jc w:val="left"/>
              <w:rPr>
                <w:ins w:id="687" w:author="Sarah Thomas" w:date="2014-03-12T11:06:00Z"/>
                <w:sz w:val="20"/>
                <w:szCs w:val="20"/>
                <w:rPrChange w:id="688" w:author="Sarah Thomas" w:date="2014-03-12T11:31:00Z">
                  <w:rPr>
                    <w:ins w:id="689" w:author="Sarah Thomas" w:date="2014-03-12T11:06:00Z"/>
                    <w:rFonts w:eastAsiaTheme="minorEastAsia" w:cstheme="majorBidi"/>
                    <w:b/>
                    <w:bCs/>
                    <w:i/>
                    <w:iCs/>
                    <w:szCs w:val="26"/>
                  </w:rPr>
                </w:rPrChange>
              </w:rPr>
              <w:pPrChange w:id="690" w:author="Sarah Thomas" w:date="2014-03-12T11:31:00Z">
                <w:pPr>
                  <w:pStyle w:val="BodyText"/>
                  <w:numPr>
                    <w:ilvl w:val="2"/>
                    <w:numId w:val="8"/>
                  </w:numPr>
                  <w:ind w:left="720" w:hanging="720"/>
                  <w:outlineLvl w:val="2"/>
                </w:pPr>
              </w:pPrChange>
            </w:pPr>
            <w:ins w:id="691" w:author="Sarah Thomas" w:date="2014-03-12T11:20:00Z">
              <w:r w:rsidRPr="00052A34">
                <w:rPr>
                  <w:sz w:val="20"/>
                  <w:szCs w:val="20"/>
                  <w:rPrChange w:id="692" w:author="Sarah Thomas" w:date="2014-03-12T11:31:00Z">
                    <w:rPr/>
                  </w:rPrChange>
                </w:rPr>
                <w:t>OK</w:t>
              </w:r>
            </w:ins>
          </w:p>
        </w:tc>
        <w:tc>
          <w:tcPr>
            <w:tcW w:w="1302" w:type="dxa"/>
            <w:tcPrChange w:id="693" w:author="Sarah Thomas" w:date="2014-03-12T11:30:00Z">
              <w:tcPr>
                <w:tcW w:w="1419" w:type="dxa"/>
                <w:gridSpan w:val="3"/>
              </w:tcPr>
            </w:tcPrChange>
          </w:tcPr>
          <w:p w14:paraId="032A5985" w14:textId="27964D15" w:rsidR="002541FE" w:rsidRPr="00052A34" w:rsidRDefault="00052A34">
            <w:pPr>
              <w:pStyle w:val="BodyText"/>
              <w:jc w:val="left"/>
              <w:rPr>
                <w:ins w:id="694" w:author="Sarah Thomas" w:date="2014-03-12T11:06:00Z"/>
                <w:sz w:val="20"/>
                <w:szCs w:val="20"/>
                <w:rPrChange w:id="695" w:author="Sarah Thomas" w:date="2014-03-12T11:31:00Z">
                  <w:rPr>
                    <w:ins w:id="696" w:author="Sarah Thomas" w:date="2014-03-12T11:06:00Z"/>
                    <w:rFonts w:eastAsiaTheme="minorEastAsia" w:cstheme="majorBidi"/>
                    <w:b/>
                    <w:bCs/>
                    <w:i/>
                    <w:iCs/>
                    <w:szCs w:val="26"/>
                  </w:rPr>
                </w:rPrChange>
              </w:rPr>
              <w:pPrChange w:id="697" w:author="Sarah Thomas" w:date="2014-03-12T11:31:00Z">
                <w:pPr>
                  <w:pStyle w:val="BodyText"/>
                  <w:numPr>
                    <w:ilvl w:val="2"/>
                    <w:numId w:val="8"/>
                  </w:numPr>
                  <w:ind w:left="720" w:hanging="720"/>
                  <w:outlineLvl w:val="2"/>
                </w:pPr>
              </w:pPrChange>
            </w:pPr>
            <w:ins w:id="698" w:author="Sarah Thomas" w:date="2014-03-12T11:20:00Z">
              <w:r w:rsidRPr="00052A34">
                <w:rPr>
                  <w:sz w:val="20"/>
                  <w:szCs w:val="20"/>
                  <w:rPrChange w:id="699" w:author="Sarah Thomas" w:date="2014-03-12T11:31:00Z">
                    <w:rPr/>
                  </w:rPrChange>
                </w:rPr>
                <w:t>Harder</w:t>
              </w:r>
            </w:ins>
          </w:p>
        </w:tc>
        <w:tc>
          <w:tcPr>
            <w:tcW w:w="1340" w:type="dxa"/>
            <w:tcPrChange w:id="700" w:author="Sarah Thomas" w:date="2014-03-12T11:30:00Z">
              <w:tcPr>
                <w:tcW w:w="1420" w:type="dxa"/>
                <w:gridSpan w:val="3"/>
              </w:tcPr>
            </w:tcPrChange>
          </w:tcPr>
          <w:p w14:paraId="0AB904F5" w14:textId="4C17DEEB" w:rsidR="002541FE" w:rsidRPr="00052A34" w:rsidRDefault="00052A34">
            <w:pPr>
              <w:pStyle w:val="BodyText"/>
              <w:jc w:val="left"/>
              <w:rPr>
                <w:ins w:id="701" w:author="Sarah Thomas" w:date="2014-03-12T11:06:00Z"/>
                <w:sz w:val="20"/>
                <w:szCs w:val="20"/>
                <w:rPrChange w:id="702" w:author="Sarah Thomas" w:date="2014-03-12T11:31:00Z">
                  <w:rPr>
                    <w:ins w:id="703" w:author="Sarah Thomas" w:date="2014-03-12T11:06:00Z"/>
                    <w:rFonts w:eastAsiaTheme="minorEastAsia" w:cstheme="majorBidi"/>
                    <w:b/>
                    <w:bCs/>
                    <w:i/>
                    <w:iCs/>
                    <w:szCs w:val="26"/>
                  </w:rPr>
                </w:rPrChange>
              </w:rPr>
              <w:pPrChange w:id="704" w:author="Sarah Thomas" w:date="2014-03-12T11:31:00Z">
                <w:pPr>
                  <w:pStyle w:val="BodyText"/>
                  <w:numPr>
                    <w:ilvl w:val="2"/>
                    <w:numId w:val="8"/>
                  </w:numPr>
                  <w:ind w:left="720" w:hanging="720"/>
                  <w:outlineLvl w:val="2"/>
                </w:pPr>
              </w:pPrChange>
            </w:pPr>
            <w:ins w:id="705" w:author="Sarah Thomas" w:date="2014-03-12T11:20:00Z">
              <w:r w:rsidRPr="00052A34">
                <w:rPr>
                  <w:sz w:val="20"/>
                  <w:szCs w:val="20"/>
                  <w:rPrChange w:id="706" w:author="Sarah Thomas" w:date="2014-03-12T11:31:00Z">
                    <w:rPr/>
                  </w:rPrChange>
                </w:rPr>
                <w:t>Easy</w:t>
              </w:r>
            </w:ins>
          </w:p>
        </w:tc>
        <w:tc>
          <w:tcPr>
            <w:tcW w:w="1312" w:type="dxa"/>
            <w:tcPrChange w:id="707" w:author="Sarah Thomas" w:date="2014-03-12T11:30:00Z">
              <w:tcPr>
                <w:tcW w:w="1420" w:type="dxa"/>
                <w:gridSpan w:val="3"/>
              </w:tcPr>
            </w:tcPrChange>
          </w:tcPr>
          <w:p w14:paraId="76FFE2FA" w14:textId="4ACFB15E" w:rsidR="002541FE" w:rsidRPr="00052A34" w:rsidRDefault="00052A34">
            <w:pPr>
              <w:pStyle w:val="BodyText"/>
              <w:jc w:val="left"/>
              <w:rPr>
                <w:ins w:id="708" w:author="Sarah Thomas" w:date="2014-03-12T11:06:00Z"/>
                <w:sz w:val="20"/>
                <w:szCs w:val="20"/>
                <w:rPrChange w:id="709" w:author="Sarah Thomas" w:date="2014-03-12T11:31:00Z">
                  <w:rPr>
                    <w:ins w:id="710" w:author="Sarah Thomas" w:date="2014-03-12T11:06:00Z"/>
                    <w:rFonts w:eastAsiaTheme="minorEastAsia" w:cstheme="majorBidi"/>
                    <w:b/>
                    <w:bCs/>
                    <w:i/>
                    <w:iCs/>
                    <w:szCs w:val="26"/>
                  </w:rPr>
                </w:rPrChange>
              </w:rPr>
              <w:pPrChange w:id="711" w:author="Sarah Thomas" w:date="2014-03-12T11:31:00Z">
                <w:pPr>
                  <w:pStyle w:val="BodyText"/>
                  <w:numPr>
                    <w:ilvl w:val="2"/>
                    <w:numId w:val="8"/>
                  </w:numPr>
                  <w:ind w:left="720" w:hanging="720"/>
                  <w:outlineLvl w:val="2"/>
                </w:pPr>
              </w:pPrChange>
            </w:pPr>
            <w:ins w:id="712" w:author="Sarah Thomas" w:date="2014-03-12T11:21:00Z">
              <w:r w:rsidRPr="00052A34">
                <w:rPr>
                  <w:sz w:val="20"/>
                  <w:szCs w:val="20"/>
                  <w:rPrChange w:id="713" w:author="Sarah Thomas" w:date="2014-03-12T11:31:00Z">
                    <w:rPr/>
                  </w:rPrChange>
                </w:rPr>
                <w:t>OK</w:t>
              </w:r>
            </w:ins>
          </w:p>
        </w:tc>
      </w:tr>
      <w:tr w:rsidR="00052A34" w14:paraId="0B26D676" w14:textId="77777777" w:rsidTr="00052A34">
        <w:trPr>
          <w:ins w:id="714" w:author="Sarah Thomas" w:date="2014-03-12T11:30:00Z"/>
        </w:trPr>
        <w:tc>
          <w:tcPr>
            <w:tcW w:w="1791" w:type="dxa"/>
          </w:tcPr>
          <w:p w14:paraId="345DA716" w14:textId="77777777" w:rsidR="00052A34" w:rsidRPr="00400ED9" w:rsidRDefault="00052A34">
            <w:pPr>
              <w:rPr>
                <w:ins w:id="715" w:author="Sarah Thomas" w:date="2014-03-12T11:30:00Z"/>
                <w:rFonts w:eastAsiaTheme="minorEastAsia"/>
                <w:b/>
                <w:bCs/>
                <w:szCs w:val="18"/>
              </w:rPr>
              <w:pPrChange w:id="716" w:author="Sarah Thomas" w:date="2014-03-12T17:41:00Z">
                <w:pPr>
                  <w:pStyle w:val="BodyText"/>
                </w:pPr>
              </w:pPrChange>
            </w:pPr>
            <w:ins w:id="717" w:author="Sarah Thomas" w:date="2014-03-12T11:30:00Z">
              <w:r w:rsidRPr="00400ED9">
                <w:rPr>
                  <w:b/>
                </w:rPr>
                <w:t>Testing</w:t>
              </w:r>
            </w:ins>
          </w:p>
        </w:tc>
        <w:tc>
          <w:tcPr>
            <w:tcW w:w="1301" w:type="dxa"/>
          </w:tcPr>
          <w:p w14:paraId="07DFC96B" w14:textId="77777777" w:rsidR="00052A34" w:rsidRPr="00052A34" w:rsidRDefault="00052A34">
            <w:pPr>
              <w:pStyle w:val="BodyText"/>
              <w:jc w:val="left"/>
              <w:rPr>
                <w:ins w:id="718" w:author="Sarah Thomas" w:date="2014-03-12T11:30:00Z"/>
                <w:sz w:val="20"/>
                <w:szCs w:val="20"/>
                <w:rPrChange w:id="719" w:author="Sarah Thomas" w:date="2014-03-12T11:31:00Z">
                  <w:rPr>
                    <w:ins w:id="720" w:author="Sarah Thomas" w:date="2014-03-12T11:30:00Z"/>
                    <w:rFonts w:eastAsiaTheme="minorEastAsia" w:cstheme="majorBidi"/>
                    <w:b/>
                    <w:bCs/>
                    <w:i/>
                    <w:iCs/>
                    <w:szCs w:val="26"/>
                  </w:rPr>
                </w:rPrChange>
              </w:rPr>
              <w:pPrChange w:id="721" w:author="Sarah Thomas" w:date="2014-03-12T11:31:00Z">
                <w:pPr>
                  <w:pStyle w:val="BodyText"/>
                  <w:numPr>
                    <w:ilvl w:val="2"/>
                    <w:numId w:val="8"/>
                  </w:numPr>
                  <w:ind w:left="720" w:hanging="720"/>
                  <w:outlineLvl w:val="2"/>
                </w:pPr>
              </w:pPrChange>
            </w:pPr>
            <w:ins w:id="722" w:author="Sarah Thomas" w:date="2014-03-12T11:30:00Z">
              <w:r w:rsidRPr="00052A34">
                <w:rPr>
                  <w:sz w:val="20"/>
                  <w:szCs w:val="20"/>
                  <w:rPrChange w:id="723" w:author="Sarah Thomas" w:date="2014-03-12T11:31:00Z">
                    <w:rPr/>
                  </w:rPrChange>
                </w:rPr>
                <w:t>PHPUnit</w:t>
              </w:r>
            </w:ins>
          </w:p>
        </w:tc>
        <w:tc>
          <w:tcPr>
            <w:tcW w:w="1470" w:type="dxa"/>
          </w:tcPr>
          <w:p w14:paraId="2F3EB9DB" w14:textId="77777777" w:rsidR="00052A34" w:rsidRPr="00052A34" w:rsidRDefault="00052A34">
            <w:pPr>
              <w:pStyle w:val="BodyText"/>
              <w:jc w:val="left"/>
              <w:rPr>
                <w:ins w:id="724" w:author="Sarah Thomas" w:date="2014-03-12T11:30:00Z"/>
                <w:sz w:val="20"/>
                <w:szCs w:val="20"/>
                <w:rPrChange w:id="725" w:author="Sarah Thomas" w:date="2014-03-12T11:31:00Z">
                  <w:rPr>
                    <w:ins w:id="726" w:author="Sarah Thomas" w:date="2014-03-12T11:30:00Z"/>
                    <w:rFonts w:eastAsiaTheme="minorEastAsia" w:cstheme="majorBidi"/>
                    <w:b/>
                    <w:bCs/>
                    <w:i/>
                    <w:iCs/>
                    <w:szCs w:val="26"/>
                  </w:rPr>
                </w:rPrChange>
              </w:rPr>
              <w:pPrChange w:id="727" w:author="Sarah Thomas" w:date="2014-03-12T11:31:00Z">
                <w:pPr>
                  <w:pStyle w:val="BodyText"/>
                  <w:numPr>
                    <w:ilvl w:val="2"/>
                    <w:numId w:val="8"/>
                  </w:numPr>
                  <w:ind w:left="720" w:hanging="720"/>
                  <w:outlineLvl w:val="2"/>
                </w:pPr>
              </w:pPrChange>
            </w:pPr>
            <w:ins w:id="728" w:author="Sarah Thomas" w:date="2014-03-12T11:30:00Z">
              <w:r w:rsidRPr="00052A34">
                <w:rPr>
                  <w:sz w:val="20"/>
                  <w:szCs w:val="20"/>
                  <w:rPrChange w:id="729" w:author="Sarah Thomas" w:date="2014-03-12T11:31:00Z">
                    <w:rPr/>
                  </w:rPrChange>
                </w:rPr>
                <w:t>No Library</w:t>
              </w:r>
            </w:ins>
          </w:p>
        </w:tc>
        <w:tc>
          <w:tcPr>
            <w:tcW w:w="1302" w:type="dxa"/>
          </w:tcPr>
          <w:p w14:paraId="146CD1F0" w14:textId="77777777" w:rsidR="00052A34" w:rsidRPr="00052A34" w:rsidRDefault="00052A34">
            <w:pPr>
              <w:pStyle w:val="BodyText"/>
              <w:jc w:val="left"/>
              <w:rPr>
                <w:ins w:id="730" w:author="Sarah Thomas" w:date="2014-03-12T11:30:00Z"/>
                <w:sz w:val="20"/>
                <w:szCs w:val="20"/>
                <w:rPrChange w:id="731" w:author="Sarah Thomas" w:date="2014-03-12T11:31:00Z">
                  <w:rPr>
                    <w:ins w:id="732" w:author="Sarah Thomas" w:date="2014-03-12T11:30:00Z"/>
                    <w:rFonts w:eastAsiaTheme="minorEastAsia" w:cstheme="majorBidi"/>
                    <w:b/>
                    <w:bCs/>
                    <w:i/>
                    <w:iCs/>
                    <w:szCs w:val="26"/>
                  </w:rPr>
                </w:rPrChange>
              </w:rPr>
              <w:pPrChange w:id="733" w:author="Sarah Thomas" w:date="2014-03-12T11:31:00Z">
                <w:pPr>
                  <w:pStyle w:val="BodyText"/>
                  <w:numPr>
                    <w:ilvl w:val="2"/>
                    <w:numId w:val="8"/>
                  </w:numPr>
                  <w:ind w:left="720" w:hanging="720"/>
                  <w:outlineLvl w:val="2"/>
                </w:pPr>
              </w:pPrChange>
            </w:pPr>
            <w:ins w:id="734" w:author="Sarah Thomas" w:date="2014-03-12T11:30:00Z">
              <w:r w:rsidRPr="00052A34">
                <w:rPr>
                  <w:sz w:val="20"/>
                  <w:szCs w:val="20"/>
                  <w:rPrChange w:id="735" w:author="Sarah Thomas" w:date="2014-03-12T11:31:00Z">
                    <w:rPr/>
                  </w:rPrChange>
                </w:rPr>
                <w:t>PHPUnit</w:t>
              </w:r>
            </w:ins>
          </w:p>
        </w:tc>
        <w:tc>
          <w:tcPr>
            <w:tcW w:w="1340" w:type="dxa"/>
          </w:tcPr>
          <w:p w14:paraId="2DBEB3B0" w14:textId="77777777" w:rsidR="00052A34" w:rsidRPr="00052A34" w:rsidRDefault="00052A34">
            <w:pPr>
              <w:pStyle w:val="BodyText"/>
              <w:jc w:val="left"/>
              <w:rPr>
                <w:ins w:id="736" w:author="Sarah Thomas" w:date="2014-03-12T11:30:00Z"/>
                <w:sz w:val="20"/>
                <w:szCs w:val="20"/>
                <w:rPrChange w:id="737" w:author="Sarah Thomas" w:date="2014-03-12T11:31:00Z">
                  <w:rPr>
                    <w:ins w:id="738" w:author="Sarah Thomas" w:date="2014-03-12T11:30:00Z"/>
                    <w:rFonts w:eastAsiaTheme="minorEastAsia" w:cstheme="majorBidi"/>
                    <w:b/>
                    <w:bCs/>
                    <w:i/>
                    <w:iCs/>
                    <w:szCs w:val="26"/>
                  </w:rPr>
                </w:rPrChange>
              </w:rPr>
              <w:pPrChange w:id="739" w:author="Sarah Thomas" w:date="2014-03-12T11:31:00Z">
                <w:pPr>
                  <w:pStyle w:val="BodyText"/>
                  <w:numPr>
                    <w:ilvl w:val="2"/>
                    <w:numId w:val="8"/>
                  </w:numPr>
                  <w:ind w:left="720" w:hanging="720"/>
                  <w:outlineLvl w:val="2"/>
                </w:pPr>
              </w:pPrChange>
            </w:pPr>
            <w:ins w:id="740" w:author="Sarah Thomas" w:date="2014-03-12T11:30:00Z">
              <w:r w:rsidRPr="00052A34">
                <w:rPr>
                  <w:sz w:val="20"/>
                  <w:szCs w:val="20"/>
                  <w:rPrChange w:id="741" w:author="Sarah Thomas" w:date="2014-03-12T11:31:00Z">
                    <w:rPr/>
                  </w:rPrChange>
                </w:rPr>
                <w:t>PHPUnit</w:t>
              </w:r>
            </w:ins>
          </w:p>
        </w:tc>
        <w:tc>
          <w:tcPr>
            <w:tcW w:w="1312" w:type="dxa"/>
          </w:tcPr>
          <w:p w14:paraId="08003611" w14:textId="77777777" w:rsidR="00052A34" w:rsidRPr="00052A34" w:rsidRDefault="00052A34">
            <w:pPr>
              <w:pStyle w:val="BodyText"/>
              <w:keepNext/>
              <w:jc w:val="left"/>
              <w:rPr>
                <w:ins w:id="742" w:author="Sarah Thomas" w:date="2014-03-12T11:30:00Z"/>
                <w:sz w:val="20"/>
                <w:szCs w:val="20"/>
                <w:rPrChange w:id="743" w:author="Sarah Thomas" w:date="2014-03-12T11:31:00Z">
                  <w:rPr>
                    <w:ins w:id="744" w:author="Sarah Thomas" w:date="2014-03-12T11:30:00Z"/>
                    <w:rFonts w:eastAsiaTheme="minorEastAsia" w:cstheme="majorBidi"/>
                    <w:b/>
                    <w:bCs/>
                    <w:i/>
                    <w:iCs/>
                    <w:szCs w:val="26"/>
                  </w:rPr>
                </w:rPrChange>
              </w:rPr>
              <w:pPrChange w:id="745" w:author="Sarah Thomas" w:date="2014-03-12T11:31:00Z">
                <w:pPr>
                  <w:pStyle w:val="BodyText"/>
                  <w:keepNext/>
                  <w:numPr>
                    <w:ilvl w:val="2"/>
                    <w:numId w:val="8"/>
                  </w:numPr>
                  <w:ind w:left="720" w:hanging="720"/>
                  <w:outlineLvl w:val="2"/>
                </w:pPr>
              </w:pPrChange>
            </w:pPr>
            <w:ins w:id="746" w:author="Sarah Thomas" w:date="2014-03-12T11:30:00Z">
              <w:r w:rsidRPr="00052A34">
                <w:rPr>
                  <w:sz w:val="20"/>
                  <w:szCs w:val="20"/>
                  <w:rPrChange w:id="747" w:author="Sarah Thomas" w:date="2014-03-12T11:31:00Z">
                    <w:rPr/>
                  </w:rPrChange>
                </w:rPr>
                <w:t>PHPUnit</w:t>
              </w:r>
            </w:ins>
          </w:p>
        </w:tc>
      </w:tr>
      <w:tr w:rsidR="00052A34" w14:paraId="100D2F65" w14:textId="77777777" w:rsidTr="00052A34">
        <w:trPr>
          <w:ins w:id="748" w:author="Sarah Thomas" w:date="2014-03-12T11:30:00Z"/>
        </w:trPr>
        <w:tc>
          <w:tcPr>
            <w:tcW w:w="1791" w:type="dxa"/>
          </w:tcPr>
          <w:p w14:paraId="35C6E3DB" w14:textId="64DFDCF4" w:rsidR="00052A34" w:rsidRPr="00052A34" w:rsidRDefault="00052A34">
            <w:pPr>
              <w:rPr>
                <w:ins w:id="749" w:author="Sarah Thomas" w:date="2014-03-12T11:30:00Z"/>
                <w:b/>
                <w:rPrChange w:id="750" w:author="Sarah Thomas" w:date="2014-03-12T11:24:00Z">
                  <w:rPr>
                    <w:ins w:id="751" w:author="Sarah Thomas" w:date="2014-03-12T11:30:00Z"/>
                    <w:rFonts w:eastAsiaTheme="majorEastAsia" w:cstheme="majorBidi"/>
                    <w:b/>
                    <w:bCs/>
                    <w:i/>
                    <w:iCs/>
                    <w:szCs w:val="26"/>
                  </w:rPr>
                </w:rPrChange>
              </w:rPr>
              <w:pPrChange w:id="752" w:author="Sarah Thomas" w:date="2014-03-12T17:41:00Z">
                <w:pPr>
                  <w:pStyle w:val="BodyText"/>
                  <w:numPr>
                    <w:ilvl w:val="2"/>
                    <w:numId w:val="8"/>
                  </w:numPr>
                  <w:ind w:left="720" w:hanging="720"/>
                  <w:outlineLvl w:val="2"/>
                </w:pPr>
              </w:pPrChange>
            </w:pPr>
            <w:ins w:id="753" w:author="Sarah Thomas" w:date="2014-03-12T11:30:00Z">
              <w:r>
                <w:rPr>
                  <w:b/>
                </w:rPr>
                <w:t>Problems</w:t>
              </w:r>
            </w:ins>
          </w:p>
        </w:tc>
        <w:tc>
          <w:tcPr>
            <w:tcW w:w="1301" w:type="dxa"/>
          </w:tcPr>
          <w:p w14:paraId="2A2028D8" w14:textId="5590508A" w:rsidR="00052A34" w:rsidRPr="00052A34" w:rsidRDefault="00052A34">
            <w:pPr>
              <w:pStyle w:val="BodyText"/>
              <w:jc w:val="left"/>
              <w:rPr>
                <w:ins w:id="754" w:author="Sarah Thomas" w:date="2014-03-12T11:30:00Z"/>
                <w:sz w:val="20"/>
                <w:szCs w:val="20"/>
                <w:rPrChange w:id="755" w:author="Sarah Thomas" w:date="2014-03-12T11:31:00Z">
                  <w:rPr>
                    <w:ins w:id="756" w:author="Sarah Thomas" w:date="2014-03-12T11:30:00Z"/>
                    <w:rFonts w:eastAsiaTheme="minorEastAsia" w:cstheme="majorBidi"/>
                    <w:b/>
                    <w:bCs/>
                    <w:i/>
                    <w:iCs/>
                    <w:szCs w:val="26"/>
                  </w:rPr>
                </w:rPrChange>
              </w:rPr>
              <w:pPrChange w:id="757" w:author="Sarah Thomas" w:date="2014-03-12T11:31:00Z">
                <w:pPr>
                  <w:pStyle w:val="BodyText"/>
                  <w:numPr>
                    <w:ilvl w:val="2"/>
                    <w:numId w:val="8"/>
                  </w:numPr>
                  <w:ind w:left="720" w:hanging="720"/>
                  <w:outlineLvl w:val="2"/>
                </w:pPr>
              </w:pPrChange>
            </w:pPr>
            <w:ins w:id="758" w:author="Sarah Thomas" w:date="2014-03-12T11:31:00Z">
              <w:r>
                <w:rPr>
                  <w:sz w:val="20"/>
                  <w:szCs w:val="20"/>
                </w:rPr>
                <w:t>Installation quite involved</w:t>
              </w:r>
            </w:ins>
          </w:p>
        </w:tc>
        <w:tc>
          <w:tcPr>
            <w:tcW w:w="1470" w:type="dxa"/>
          </w:tcPr>
          <w:p w14:paraId="2ECBA99B" w14:textId="7006F274" w:rsidR="00052A34" w:rsidRPr="00052A34" w:rsidRDefault="00052A34">
            <w:pPr>
              <w:pStyle w:val="BodyText"/>
              <w:jc w:val="left"/>
              <w:rPr>
                <w:ins w:id="759" w:author="Sarah Thomas" w:date="2014-03-12T11:30:00Z"/>
                <w:sz w:val="20"/>
                <w:szCs w:val="20"/>
                <w:rPrChange w:id="760" w:author="Sarah Thomas" w:date="2014-03-12T11:31:00Z">
                  <w:rPr>
                    <w:ins w:id="761" w:author="Sarah Thomas" w:date="2014-03-12T11:30:00Z"/>
                    <w:rFonts w:eastAsiaTheme="minorEastAsia" w:cstheme="majorBidi"/>
                    <w:b/>
                    <w:bCs/>
                    <w:i/>
                    <w:iCs/>
                    <w:szCs w:val="26"/>
                  </w:rPr>
                </w:rPrChange>
              </w:rPr>
              <w:pPrChange w:id="762" w:author="Sarah Thomas" w:date="2014-03-12T11:31:00Z">
                <w:pPr>
                  <w:pStyle w:val="BodyText"/>
                  <w:numPr>
                    <w:ilvl w:val="2"/>
                    <w:numId w:val="8"/>
                  </w:numPr>
                  <w:ind w:left="720" w:hanging="720"/>
                  <w:outlineLvl w:val="2"/>
                </w:pPr>
              </w:pPrChange>
            </w:pPr>
            <w:ins w:id="763" w:author="Sarah Thomas" w:date="2014-03-12T11:30:00Z">
              <w:r w:rsidRPr="00052A34">
                <w:rPr>
                  <w:sz w:val="20"/>
                  <w:szCs w:val="20"/>
                  <w:rPrChange w:id="764" w:author="Sarah Thomas" w:date="2014-03-12T11:31:00Z">
                    <w:rPr/>
                  </w:rPrChange>
                </w:rPr>
                <w:t>May not continue to be supported</w:t>
              </w:r>
            </w:ins>
          </w:p>
        </w:tc>
        <w:tc>
          <w:tcPr>
            <w:tcW w:w="1302" w:type="dxa"/>
          </w:tcPr>
          <w:p w14:paraId="56366F8E" w14:textId="7B2C5D5F" w:rsidR="00052A34" w:rsidRPr="00052A34" w:rsidRDefault="00052A34">
            <w:pPr>
              <w:pStyle w:val="BodyText"/>
              <w:jc w:val="left"/>
              <w:rPr>
                <w:ins w:id="765" w:author="Sarah Thomas" w:date="2014-03-12T11:30:00Z"/>
                <w:sz w:val="20"/>
                <w:szCs w:val="20"/>
                <w:rPrChange w:id="766" w:author="Sarah Thomas" w:date="2014-03-12T11:31:00Z">
                  <w:rPr>
                    <w:ins w:id="767" w:author="Sarah Thomas" w:date="2014-03-12T11:30:00Z"/>
                    <w:rFonts w:eastAsiaTheme="minorEastAsia" w:cstheme="majorBidi"/>
                    <w:b/>
                    <w:bCs/>
                    <w:i/>
                    <w:iCs/>
                    <w:szCs w:val="26"/>
                  </w:rPr>
                </w:rPrChange>
              </w:rPr>
              <w:pPrChange w:id="768" w:author="Sarah Thomas" w:date="2014-03-12T11:31:00Z">
                <w:pPr>
                  <w:pStyle w:val="BodyText"/>
                  <w:numPr>
                    <w:ilvl w:val="2"/>
                    <w:numId w:val="8"/>
                  </w:numPr>
                  <w:ind w:left="720" w:hanging="720"/>
                  <w:outlineLvl w:val="2"/>
                </w:pPr>
              </w:pPrChange>
            </w:pPr>
            <w:ins w:id="769" w:author="Sarah Thomas" w:date="2014-03-12T11:30:00Z">
              <w:r w:rsidRPr="00052A34">
                <w:rPr>
                  <w:sz w:val="20"/>
                  <w:szCs w:val="20"/>
                  <w:rPrChange w:id="770" w:author="Sarah Thomas" w:date="2014-03-12T11:31:00Z">
                    <w:rPr/>
                  </w:rPrChange>
                </w:rPr>
                <w:t>Not Free</w:t>
              </w:r>
            </w:ins>
          </w:p>
        </w:tc>
        <w:tc>
          <w:tcPr>
            <w:tcW w:w="1340" w:type="dxa"/>
          </w:tcPr>
          <w:p w14:paraId="01628909" w14:textId="71236E90" w:rsidR="00052A34" w:rsidRPr="00052A34" w:rsidRDefault="00052A34">
            <w:pPr>
              <w:pStyle w:val="BodyText"/>
              <w:jc w:val="left"/>
              <w:rPr>
                <w:ins w:id="771" w:author="Sarah Thomas" w:date="2014-03-12T11:30:00Z"/>
                <w:sz w:val="20"/>
                <w:szCs w:val="20"/>
                <w:rPrChange w:id="772" w:author="Sarah Thomas" w:date="2014-03-12T11:31:00Z">
                  <w:rPr>
                    <w:ins w:id="773" w:author="Sarah Thomas" w:date="2014-03-12T11:30:00Z"/>
                    <w:rFonts w:eastAsiaTheme="minorEastAsia" w:cstheme="majorBidi"/>
                    <w:b/>
                    <w:bCs/>
                    <w:i/>
                    <w:iCs/>
                    <w:szCs w:val="26"/>
                  </w:rPr>
                </w:rPrChange>
              </w:rPr>
              <w:pPrChange w:id="774" w:author="Sarah Thomas" w:date="2014-03-12T11:31:00Z">
                <w:pPr>
                  <w:pStyle w:val="BodyText"/>
                  <w:numPr>
                    <w:ilvl w:val="2"/>
                    <w:numId w:val="8"/>
                  </w:numPr>
                  <w:ind w:left="720" w:hanging="720"/>
                  <w:outlineLvl w:val="2"/>
                </w:pPr>
              </w:pPrChange>
            </w:pPr>
            <w:ins w:id="775" w:author="Sarah Thomas" w:date="2014-03-12T11:32:00Z">
              <w:r>
                <w:rPr>
                  <w:sz w:val="20"/>
                  <w:szCs w:val="20"/>
                </w:rPr>
                <w:t>Not flexible enough to fulfil requirement</w:t>
              </w:r>
            </w:ins>
          </w:p>
        </w:tc>
        <w:tc>
          <w:tcPr>
            <w:tcW w:w="1312" w:type="dxa"/>
          </w:tcPr>
          <w:p w14:paraId="3C2FC7B5" w14:textId="77777777" w:rsidR="00052A34" w:rsidRPr="00052A34" w:rsidRDefault="00052A34">
            <w:pPr>
              <w:pStyle w:val="BodyText"/>
              <w:keepNext/>
              <w:jc w:val="left"/>
              <w:rPr>
                <w:ins w:id="776" w:author="Sarah Thomas" w:date="2014-03-12T11:30:00Z"/>
                <w:sz w:val="20"/>
                <w:szCs w:val="20"/>
                <w:rPrChange w:id="777" w:author="Sarah Thomas" w:date="2014-03-12T11:31:00Z">
                  <w:rPr>
                    <w:ins w:id="778" w:author="Sarah Thomas" w:date="2014-03-12T11:30:00Z"/>
                    <w:rFonts w:eastAsiaTheme="minorEastAsia" w:cstheme="majorBidi"/>
                    <w:b/>
                    <w:bCs/>
                    <w:iCs/>
                    <w:spacing w:val="10"/>
                    <w:szCs w:val="60"/>
                  </w:rPr>
                </w:rPrChange>
              </w:rPr>
              <w:pPrChange w:id="779" w:author="Sarah Thomas" w:date="2014-03-12T11:31:00Z">
                <w:pPr>
                  <w:pStyle w:val="BodyText"/>
                  <w:keepNext/>
                </w:pPr>
              </w:pPrChange>
            </w:pPr>
          </w:p>
        </w:tc>
      </w:tr>
      <w:tr w:rsidR="00052A34" w14:paraId="5DC37EE5" w14:textId="77777777" w:rsidTr="00052A34">
        <w:trPr>
          <w:ins w:id="780" w:author="Sarah Thomas" w:date="2014-03-12T11:30:00Z"/>
        </w:trPr>
        <w:tc>
          <w:tcPr>
            <w:tcW w:w="1791" w:type="dxa"/>
            <w:tcPrChange w:id="781" w:author="Sarah Thomas" w:date="2014-03-12T11:30:00Z">
              <w:tcPr>
                <w:tcW w:w="1696" w:type="dxa"/>
                <w:gridSpan w:val="2"/>
              </w:tcPr>
            </w:tcPrChange>
          </w:tcPr>
          <w:p w14:paraId="0503FC83" w14:textId="77557768" w:rsidR="00052A34" w:rsidRPr="00052A34" w:rsidRDefault="00052A34">
            <w:pPr>
              <w:rPr>
                <w:ins w:id="782" w:author="Sarah Thomas" w:date="2014-03-12T11:30:00Z"/>
                <w:b/>
                <w:rPrChange w:id="783" w:author="Sarah Thomas" w:date="2014-03-12T11:24:00Z">
                  <w:rPr>
                    <w:ins w:id="784" w:author="Sarah Thomas" w:date="2014-03-12T11:30:00Z"/>
                    <w:rFonts w:eastAsiaTheme="majorEastAsia" w:cstheme="majorBidi"/>
                    <w:b/>
                    <w:bCs/>
                    <w:iCs/>
                    <w:szCs w:val="26"/>
                  </w:rPr>
                </w:rPrChange>
              </w:rPr>
              <w:pPrChange w:id="785" w:author="Sarah Thomas" w:date="2014-03-12T17:41:00Z">
                <w:pPr>
                  <w:pStyle w:val="BodyText"/>
                  <w:numPr>
                    <w:ilvl w:val="2"/>
                    <w:numId w:val="8"/>
                  </w:numPr>
                  <w:ind w:left="720" w:hanging="720"/>
                  <w:outlineLvl w:val="2"/>
                </w:pPr>
              </w:pPrChange>
            </w:pPr>
            <w:ins w:id="786" w:author="Sarah Thomas" w:date="2014-03-12T11:32:00Z">
              <w:r>
                <w:rPr>
                  <w:b/>
                </w:rPr>
                <w:t>Advantages</w:t>
              </w:r>
            </w:ins>
          </w:p>
        </w:tc>
        <w:tc>
          <w:tcPr>
            <w:tcW w:w="1301" w:type="dxa"/>
            <w:tcPrChange w:id="787" w:author="Sarah Thomas" w:date="2014-03-12T11:30:00Z">
              <w:tcPr>
                <w:tcW w:w="1347" w:type="dxa"/>
                <w:gridSpan w:val="3"/>
              </w:tcPr>
            </w:tcPrChange>
          </w:tcPr>
          <w:p w14:paraId="04FAEDE2" w14:textId="24D2BC9B" w:rsidR="00052A34" w:rsidRPr="00052A34" w:rsidRDefault="00052A34">
            <w:pPr>
              <w:pStyle w:val="BodyText"/>
              <w:jc w:val="left"/>
              <w:rPr>
                <w:ins w:id="788" w:author="Sarah Thomas" w:date="2014-03-12T11:30:00Z"/>
                <w:sz w:val="20"/>
                <w:szCs w:val="20"/>
                <w:rPrChange w:id="789" w:author="Sarah Thomas" w:date="2014-03-12T11:31:00Z">
                  <w:rPr>
                    <w:ins w:id="790" w:author="Sarah Thomas" w:date="2014-03-12T11:30:00Z"/>
                    <w:rFonts w:eastAsiaTheme="minorEastAsia" w:cstheme="majorBidi"/>
                    <w:b/>
                    <w:bCs/>
                    <w:i/>
                    <w:iCs/>
                    <w:szCs w:val="26"/>
                  </w:rPr>
                </w:rPrChange>
              </w:rPr>
              <w:pPrChange w:id="791" w:author="Sarah Thomas" w:date="2014-03-12T11:31:00Z">
                <w:pPr>
                  <w:pStyle w:val="BodyText"/>
                  <w:numPr>
                    <w:ilvl w:val="2"/>
                    <w:numId w:val="8"/>
                  </w:numPr>
                  <w:ind w:left="720" w:hanging="720"/>
                  <w:outlineLvl w:val="2"/>
                </w:pPr>
              </w:pPrChange>
            </w:pPr>
            <w:ins w:id="792" w:author="Sarah Thomas" w:date="2014-03-12T11:32:00Z">
              <w:r>
                <w:rPr>
                  <w:sz w:val="20"/>
                  <w:szCs w:val="20"/>
                </w:rPr>
                <w:t>Very popular and well rated</w:t>
              </w:r>
            </w:ins>
          </w:p>
        </w:tc>
        <w:tc>
          <w:tcPr>
            <w:tcW w:w="1470" w:type="dxa"/>
            <w:tcPrChange w:id="793" w:author="Sarah Thomas" w:date="2014-03-12T11:30:00Z">
              <w:tcPr>
                <w:tcW w:w="1410" w:type="dxa"/>
                <w:gridSpan w:val="3"/>
              </w:tcPr>
            </w:tcPrChange>
          </w:tcPr>
          <w:p w14:paraId="2984A4BC" w14:textId="439A4878" w:rsidR="00052A34" w:rsidRPr="00052A34" w:rsidRDefault="00052A34">
            <w:pPr>
              <w:pStyle w:val="BodyText"/>
              <w:jc w:val="left"/>
              <w:rPr>
                <w:ins w:id="794" w:author="Sarah Thomas" w:date="2014-03-12T11:30:00Z"/>
                <w:sz w:val="20"/>
                <w:szCs w:val="20"/>
                <w:rPrChange w:id="795" w:author="Sarah Thomas" w:date="2014-03-12T11:31:00Z">
                  <w:rPr>
                    <w:ins w:id="796" w:author="Sarah Thomas" w:date="2014-03-12T11:30:00Z"/>
                    <w:rFonts w:eastAsiaTheme="minorEastAsia" w:cstheme="majorBidi"/>
                    <w:b/>
                    <w:bCs/>
                    <w:i/>
                    <w:iCs/>
                    <w:szCs w:val="26"/>
                  </w:rPr>
                </w:rPrChange>
              </w:rPr>
              <w:pPrChange w:id="797" w:author="Sarah Thomas" w:date="2014-03-12T11:31:00Z">
                <w:pPr>
                  <w:pStyle w:val="BodyText"/>
                  <w:numPr>
                    <w:ilvl w:val="2"/>
                    <w:numId w:val="8"/>
                  </w:numPr>
                  <w:ind w:left="720" w:hanging="720"/>
                  <w:outlineLvl w:val="2"/>
                </w:pPr>
              </w:pPrChange>
            </w:pPr>
            <w:ins w:id="798" w:author="Sarah Thomas" w:date="2014-03-12T11:32:00Z">
              <w:r>
                <w:rPr>
                  <w:sz w:val="20"/>
                  <w:szCs w:val="20"/>
                </w:rPr>
                <w:t>Good community support</w:t>
              </w:r>
            </w:ins>
          </w:p>
        </w:tc>
        <w:tc>
          <w:tcPr>
            <w:tcW w:w="1302" w:type="dxa"/>
            <w:tcPrChange w:id="799" w:author="Sarah Thomas" w:date="2014-03-12T11:30:00Z">
              <w:tcPr>
                <w:tcW w:w="1348" w:type="dxa"/>
                <w:gridSpan w:val="4"/>
              </w:tcPr>
            </w:tcPrChange>
          </w:tcPr>
          <w:p w14:paraId="60B08B86" w14:textId="77777777" w:rsidR="00052A34" w:rsidRPr="00052A34" w:rsidRDefault="00052A34">
            <w:pPr>
              <w:pStyle w:val="BodyText"/>
              <w:jc w:val="left"/>
              <w:rPr>
                <w:ins w:id="800" w:author="Sarah Thomas" w:date="2014-03-12T11:30:00Z"/>
                <w:sz w:val="20"/>
                <w:szCs w:val="20"/>
                <w:rPrChange w:id="801" w:author="Sarah Thomas" w:date="2014-03-12T11:31:00Z">
                  <w:rPr>
                    <w:ins w:id="802" w:author="Sarah Thomas" w:date="2014-03-12T11:30:00Z"/>
                    <w:rFonts w:eastAsiaTheme="minorEastAsia" w:cstheme="majorBidi"/>
                    <w:b/>
                    <w:bCs/>
                    <w:iCs/>
                    <w:spacing w:val="10"/>
                    <w:szCs w:val="60"/>
                  </w:rPr>
                </w:rPrChange>
              </w:rPr>
              <w:pPrChange w:id="803" w:author="Sarah Thomas" w:date="2014-03-12T11:31:00Z">
                <w:pPr>
                  <w:pStyle w:val="BodyText"/>
                </w:pPr>
              </w:pPrChange>
            </w:pPr>
          </w:p>
        </w:tc>
        <w:tc>
          <w:tcPr>
            <w:tcW w:w="1340" w:type="dxa"/>
            <w:tcPrChange w:id="804" w:author="Sarah Thomas" w:date="2014-03-12T11:30:00Z">
              <w:tcPr>
                <w:tcW w:w="1363" w:type="dxa"/>
                <w:gridSpan w:val="3"/>
              </w:tcPr>
            </w:tcPrChange>
          </w:tcPr>
          <w:p w14:paraId="6FE57B9A" w14:textId="10DB0C59" w:rsidR="00052A34" w:rsidRPr="00052A34" w:rsidRDefault="00052A34">
            <w:pPr>
              <w:pStyle w:val="BodyText"/>
              <w:jc w:val="left"/>
              <w:rPr>
                <w:ins w:id="805" w:author="Sarah Thomas" w:date="2014-03-12T11:30:00Z"/>
                <w:sz w:val="20"/>
                <w:szCs w:val="20"/>
                <w:rPrChange w:id="806" w:author="Sarah Thomas" w:date="2014-03-12T11:31:00Z">
                  <w:rPr>
                    <w:ins w:id="807" w:author="Sarah Thomas" w:date="2014-03-12T11:30:00Z"/>
                    <w:rFonts w:eastAsiaTheme="minorEastAsia" w:cstheme="majorBidi"/>
                    <w:b/>
                    <w:bCs/>
                    <w:i/>
                    <w:iCs/>
                    <w:szCs w:val="26"/>
                  </w:rPr>
                </w:rPrChange>
              </w:rPr>
              <w:pPrChange w:id="808" w:author="Sarah Thomas" w:date="2014-03-12T11:31:00Z">
                <w:pPr>
                  <w:pStyle w:val="BodyText"/>
                  <w:numPr>
                    <w:ilvl w:val="2"/>
                    <w:numId w:val="8"/>
                  </w:numPr>
                  <w:ind w:left="720" w:hanging="720"/>
                  <w:outlineLvl w:val="2"/>
                </w:pPr>
              </w:pPrChange>
            </w:pPr>
            <w:ins w:id="809" w:author="Sarah Thomas" w:date="2014-03-12T11:33:00Z">
              <w:r>
                <w:rPr>
                  <w:sz w:val="20"/>
                  <w:szCs w:val="20"/>
                </w:rPr>
                <w:t>Easy to use and install</w:t>
              </w:r>
            </w:ins>
          </w:p>
        </w:tc>
        <w:tc>
          <w:tcPr>
            <w:tcW w:w="1312" w:type="dxa"/>
            <w:tcPrChange w:id="810" w:author="Sarah Thomas" w:date="2014-03-12T11:30:00Z">
              <w:tcPr>
                <w:tcW w:w="1352" w:type="dxa"/>
              </w:tcPr>
            </w:tcPrChange>
          </w:tcPr>
          <w:p w14:paraId="51C3C0AD" w14:textId="77777777" w:rsidR="00052A34" w:rsidRPr="00052A34" w:rsidRDefault="00052A34">
            <w:pPr>
              <w:pStyle w:val="BodyText"/>
              <w:keepNext/>
              <w:jc w:val="left"/>
              <w:rPr>
                <w:ins w:id="811" w:author="Sarah Thomas" w:date="2014-03-12T11:30:00Z"/>
                <w:sz w:val="20"/>
                <w:szCs w:val="20"/>
                <w:rPrChange w:id="812" w:author="Sarah Thomas" w:date="2014-03-12T11:31:00Z">
                  <w:rPr>
                    <w:ins w:id="813" w:author="Sarah Thomas" w:date="2014-03-12T11:30:00Z"/>
                    <w:rFonts w:eastAsiaTheme="minorEastAsia" w:cstheme="majorBidi"/>
                    <w:b/>
                    <w:bCs/>
                    <w:iCs/>
                    <w:spacing w:val="10"/>
                    <w:szCs w:val="60"/>
                  </w:rPr>
                </w:rPrChange>
              </w:rPr>
              <w:pPrChange w:id="814" w:author="Sarah Thomas" w:date="2014-03-12T11:31:00Z">
                <w:pPr>
                  <w:pStyle w:val="BodyText"/>
                  <w:keepNext/>
                </w:pPr>
              </w:pPrChange>
            </w:pPr>
          </w:p>
        </w:tc>
      </w:tr>
    </w:tbl>
    <w:p w14:paraId="034FC1F3" w14:textId="6507E040" w:rsidR="002541FE" w:rsidRDefault="00052A34">
      <w:pPr>
        <w:pStyle w:val="Caption"/>
        <w:rPr>
          <w:ins w:id="815" w:author="Sarah Thomas" w:date="2014-03-12T11:29:00Z"/>
        </w:rPr>
        <w:pPrChange w:id="816" w:author="Sarah Thomas" w:date="2014-03-12T11:25:00Z">
          <w:pPr>
            <w:widowControl w:val="0"/>
            <w:numPr>
              <w:numId w:val="51"/>
            </w:numPr>
            <w:tabs>
              <w:tab w:val="left" w:pos="220"/>
              <w:tab w:val="left" w:pos="720"/>
            </w:tabs>
            <w:autoSpaceDE w:val="0"/>
            <w:autoSpaceDN w:val="0"/>
            <w:adjustRightInd w:val="0"/>
            <w:ind w:left="720" w:hanging="720"/>
          </w:pPr>
        </w:pPrChange>
      </w:pPr>
      <w:bookmarkStart w:id="817" w:name="_Ref256243061"/>
      <w:ins w:id="818" w:author="Sarah Thomas" w:date="2014-03-12T11:25:00Z">
        <w:r>
          <w:t xml:space="preserve">Table </w:t>
        </w:r>
        <w:r>
          <w:fldChar w:fldCharType="begin"/>
        </w:r>
        <w:r>
          <w:instrText xml:space="preserve"> SEQ Table \* ARABIC </w:instrText>
        </w:r>
      </w:ins>
      <w:r>
        <w:fldChar w:fldCharType="separate"/>
      </w:r>
      <w:ins w:id="819" w:author="Sarah Thomas" w:date="2014-03-12T11:25:00Z">
        <w:r>
          <w:rPr>
            <w:noProof/>
          </w:rPr>
          <w:t>2</w:t>
        </w:r>
        <w:r>
          <w:fldChar w:fldCharType="end"/>
        </w:r>
        <w:r>
          <w:t xml:space="preserve"> - Framework Comparison</w:t>
        </w:r>
      </w:ins>
      <w:bookmarkEnd w:id="817"/>
    </w:p>
    <w:p w14:paraId="71A7C512" w14:textId="43265A9E" w:rsidR="00052A34" w:rsidRPr="00812194" w:rsidRDefault="00052A34" w:rsidP="00052A34">
      <w:pPr>
        <w:pStyle w:val="BodyText"/>
        <w:rPr>
          <w:ins w:id="820" w:author="Sarah Thomas" w:date="2014-03-12T11:29:00Z"/>
        </w:rPr>
      </w:pPr>
      <w:ins w:id="821" w:author="Sarah Thomas" w:date="2014-03-12T11:29:00Z">
        <w:r>
          <w:fldChar w:fldCharType="begin"/>
        </w:r>
        <w:r>
          <w:instrText xml:space="preserve"> REF _Ref255483296 \h </w:instrText>
        </w:r>
      </w:ins>
      <w:ins w:id="822" w:author="Sarah Thomas" w:date="2014-03-12T11:29:00Z">
        <w:r>
          <w:fldChar w:fldCharType="separate"/>
        </w:r>
      </w:ins>
      <w:ins w:id="823" w:author="Sarah Thomas" w:date="2014-03-03T16:24:00Z">
        <w:r>
          <w:t xml:space="preserve">Table </w:t>
        </w:r>
      </w:ins>
      <w:ins w:id="824" w:author="Sarah Thomas" w:date="2014-03-12T11:25:00Z">
        <w:r>
          <w:rPr>
            <w:noProof/>
          </w:rPr>
          <w:t>3</w:t>
        </w:r>
      </w:ins>
      <w:ins w:id="825" w:author="Sarah Thomas" w:date="2014-03-12T11:29:00Z">
        <w:r>
          <w:fldChar w:fldCharType="end"/>
        </w:r>
        <w:r>
          <w:t xml:space="preserve"> shows recent trends in PHP framework popularity. The raw data was obtained from Google Trends</w:t>
        </w:r>
      </w:ins>
      <w:ins w:id="826" w:author="Sarah Thomas" w:date="2014-03-12T11:44:00Z">
        <w:r w:rsidR="00271714">
          <w:t xml:space="preserve"> </w:t>
        </w:r>
      </w:ins>
      <w:ins w:id="827" w:author="Sarah Thomas" w:date="2014-03-12T11:29:00Z">
        <w:r>
          <w:t xml:space="preserve">Laravel has shown a steady increase in popularity since its release in </w:t>
        </w:r>
      </w:ins>
      <w:ins w:id="828" w:author="Sarah Thomas" w:date="2014-03-12T11:58:00Z">
        <w:r w:rsidR="00255D01">
          <w:t xml:space="preserve">June </w:t>
        </w:r>
      </w:ins>
      <w:ins w:id="829" w:author="Sarah Thomas" w:date="2014-03-12T11:29:00Z">
        <w:r w:rsidR="00255D01">
          <w:t>2011</w:t>
        </w:r>
      </w:ins>
      <w:ins w:id="830" w:author="Sarah Thomas" w:date="2014-03-12T11:44:00Z">
        <w:r w:rsidR="00271714">
          <w:t xml:space="preserve"> </w:t>
        </w:r>
        <w:r w:rsidR="00271714">
          <w:rPr>
            <w:highlight w:val="lightGray"/>
          </w:rPr>
          <w:fldChar w:fldCharType="begin" w:fldLock="1"/>
        </w:r>
      </w:ins>
      <w:r w:rsidR="00A3367E">
        <w:rPr>
          <w:highlight w:val="lightGray"/>
        </w:rPr>
        <w:instrText>ADDIN CSL_CITATION { "citationItems" : [ { "id" : "ITEM-1", "itemData" : { "URL" : "http://www.google.co.uk/trends/", "accessed" : { "date-parts" : [ [ "2014", "1", "28" ] ] }, "id" : "ITEM-1", "issued" : { "date-parts" : [ [ "0" ] ] }, "title" : "Google Trends", "type" : "webpage" }, "uris" : [ "http://www.mendeley.com/documents/?uuid=db0c7bd5-d8dc-41c0-a347-32255663ce8f" ] } ], "mendeley" : { "previouslyFormattedCitation" : "[4]" }, "properties" : { "noteIndex" : 0 }, "schema" : "https://github.com/citation-style-language/schema/raw/master/csl-citation.json" }</w:instrText>
      </w:r>
      <w:ins w:id="831" w:author="Sarah Thomas" w:date="2014-03-12T11:44:00Z">
        <w:r w:rsidR="00271714">
          <w:rPr>
            <w:highlight w:val="lightGray"/>
          </w:rPr>
          <w:fldChar w:fldCharType="separate"/>
        </w:r>
        <w:r w:rsidR="00271714" w:rsidRPr="00271714">
          <w:rPr>
            <w:noProof/>
            <w:highlight w:val="lightGray"/>
          </w:rPr>
          <w:t>[4]</w:t>
        </w:r>
        <w:r w:rsidR="00271714">
          <w:rPr>
            <w:highlight w:val="lightGray"/>
          </w:rPr>
          <w:fldChar w:fldCharType="end"/>
        </w:r>
        <w:r w:rsidR="00271714">
          <w:t>.</w:t>
        </w:r>
      </w:ins>
    </w:p>
    <w:p w14:paraId="2B61A889" w14:textId="77777777" w:rsidR="00052A34" w:rsidRPr="00052A34" w:rsidRDefault="00052A34">
      <w:pPr>
        <w:rPr>
          <w:ins w:id="832" w:author="Sarah Thomas" w:date="2014-03-03T16:10:00Z"/>
        </w:rPr>
        <w:pPrChange w:id="833" w:author="Sarah Thomas" w:date="2014-03-12T11:29:00Z">
          <w:pPr>
            <w:widowControl w:val="0"/>
            <w:numPr>
              <w:numId w:val="51"/>
            </w:numPr>
            <w:tabs>
              <w:tab w:val="left" w:pos="220"/>
              <w:tab w:val="left" w:pos="720"/>
            </w:tabs>
            <w:autoSpaceDE w:val="0"/>
            <w:autoSpaceDN w:val="0"/>
            <w:adjustRightInd w:val="0"/>
            <w:ind w:left="720" w:hanging="720"/>
          </w:pPr>
        </w:pPrChange>
      </w:pPr>
    </w:p>
    <w:p w14:paraId="725B4B70" w14:textId="77777777" w:rsidR="00952CB2" w:rsidRDefault="00952CB2">
      <w:pPr>
        <w:pStyle w:val="BodyText"/>
        <w:keepNext/>
        <w:rPr>
          <w:ins w:id="834" w:author="Sarah Thomas" w:date="2014-03-03T16:24:00Z"/>
        </w:rPr>
        <w:pPrChange w:id="835" w:author="Sarah Thomas" w:date="2014-03-03T16:24:00Z">
          <w:pPr>
            <w:widowControl w:val="0"/>
            <w:numPr>
              <w:numId w:val="51"/>
            </w:numPr>
            <w:tabs>
              <w:tab w:val="left" w:pos="220"/>
              <w:tab w:val="left" w:pos="720"/>
            </w:tabs>
            <w:autoSpaceDE w:val="0"/>
            <w:autoSpaceDN w:val="0"/>
            <w:adjustRightInd w:val="0"/>
            <w:ind w:left="720" w:hanging="720"/>
          </w:pPr>
        </w:pPrChange>
      </w:pPr>
      <w:ins w:id="836" w:author="Sarah Thomas" w:date="2014-03-03T16:23:00Z">
        <w:r>
          <w:rPr>
            <w:noProof/>
            <w:lang w:val="en-US"/>
          </w:rPr>
          <w:drawing>
            <wp:inline distT="0" distB="0" distL="0" distR="0" wp14:anchorId="77668C79" wp14:editId="190DF62F">
              <wp:extent cx="5270500" cy="3628349"/>
              <wp:effectExtent l="0" t="0" r="12700" b="2984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ins>
    </w:p>
    <w:p w14:paraId="53A7CE00" w14:textId="3B29317F" w:rsidR="00952CB2" w:rsidRDefault="00952CB2">
      <w:pPr>
        <w:pStyle w:val="Caption"/>
        <w:jc w:val="both"/>
        <w:rPr>
          <w:ins w:id="837" w:author="Sarah Thomas" w:date="2014-03-03T16:23:00Z"/>
        </w:rPr>
        <w:pPrChange w:id="838" w:author="Sarah Thomas" w:date="2014-03-03T16:24:00Z">
          <w:pPr>
            <w:widowControl w:val="0"/>
            <w:numPr>
              <w:numId w:val="51"/>
            </w:numPr>
            <w:tabs>
              <w:tab w:val="left" w:pos="220"/>
              <w:tab w:val="left" w:pos="720"/>
            </w:tabs>
            <w:autoSpaceDE w:val="0"/>
            <w:autoSpaceDN w:val="0"/>
            <w:adjustRightInd w:val="0"/>
            <w:ind w:left="720" w:hanging="720"/>
          </w:pPr>
        </w:pPrChange>
      </w:pPr>
      <w:bookmarkStart w:id="839" w:name="_Ref255483296"/>
      <w:ins w:id="840" w:author="Sarah Thomas" w:date="2014-03-03T16:24:00Z">
        <w:r>
          <w:t xml:space="preserve">Table </w:t>
        </w:r>
      </w:ins>
      <w:ins w:id="841" w:author="Sarah Thomas" w:date="2014-03-12T11:25:00Z">
        <w:r w:rsidR="00052A34">
          <w:fldChar w:fldCharType="begin"/>
        </w:r>
        <w:r w:rsidR="00052A34">
          <w:instrText xml:space="preserve"> SEQ Table \* ARABIC </w:instrText>
        </w:r>
      </w:ins>
      <w:r w:rsidR="00052A34">
        <w:fldChar w:fldCharType="separate"/>
      </w:r>
      <w:ins w:id="842" w:author="Sarah Thomas" w:date="2014-03-12T11:25:00Z">
        <w:r w:rsidR="00052A34">
          <w:rPr>
            <w:noProof/>
          </w:rPr>
          <w:t>3</w:t>
        </w:r>
        <w:r w:rsidR="00052A34">
          <w:fldChar w:fldCharType="end"/>
        </w:r>
      </w:ins>
      <w:bookmarkEnd w:id="839"/>
      <w:ins w:id="843" w:author="Sarah Thomas" w:date="2014-03-03T16:24:00Z">
        <w:r>
          <w:t xml:space="preserve"> - Trends in PHP Framework Popularity</w:t>
        </w:r>
      </w:ins>
    </w:p>
    <w:p w14:paraId="7E46A60C" w14:textId="0EBCD8D2" w:rsidR="00271714" w:rsidRDefault="00271714">
      <w:pPr>
        <w:pStyle w:val="BodyText"/>
        <w:rPr>
          <w:ins w:id="844" w:author="Sarah Thomas" w:date="2014-03-12T11:39:00Z"/>
        </w:rPr>
        <w:pPrChange w:id="845" w:author="Sarah Thomas" w:date="2014-03-12T11:40:00Z">
          <w:pPr>
            <w:widowControl w:val="0"/>
            <w:numPr>
              <w:numId w:val="51"/>
            </w:numPr>
            <w:tabs>
              <w:tab w:val="left" w:pos="220"/>
              <w:tab w:val="left" w:pos="720"/>
            </w:tabs>
            <w:autoSpaceDE w:val="0"/>
            <w:autoSpaceDN w:val="0"/>
            <w:adjustRightInd w:val="0"/>
            <w:ind w:left="720" w:hanging="720"/>
          </w:pPr>
        </w:pPrChange>
      </w:pPr>
      <w:bookmarkStart w:id="846" w:name="_Toc255483835"/>
      <w:ins w:id="847" w:author="Sarah Thomas" w:date="2014-03-12T11:40:00Z">
        <w:r>
          <w:lastRenderedPageBreak/>
          <w:t>Based on the previous findings the most appropriate choice for a framework seemed to be either CodeIgniter or Laravel</w:t>
        </w:r>
      </w:ins>
      <w:ins w:id="848" w:author="Sarah Thomas" w:date="2014-03-12T11:42:00Z">
        <w:r>
          <w:t>. As there was some doubt that CodeIgniter would cont</w:t>
        </w:r>
      </w:ins>
      <w:ins w:id="849" w:author="Sarah Thomas" w:date="2014-03-12T11:43:00Z">
        <w:r>
          <w:t>in</w:t>
        </w:r>
      </w:ins>
      <w:ins w:id="850" w:author="Sarah Thomas" w:date="2014-03-12T11:42:00Z">
        <w:r>
          <w:t>ue to be developed</w:t>
        </w:r>
      </w:ins>
      <w:ins w:id="851" w:author="Sarah Thomas" w:date="2014-03-12T11:43:00Z">
        <w:r>
          <w:t xml:space="preserve"> we chose to use Laravel.</w:t>
        </w:r>
      </w:ins>
    </w:p>
    <w:p w14:paraId="41CC4968" w14:textId="7036CCC7" w:rsidR="00766C26" w:rsidRDefault="000548EA">
      <w:pPr>
        <w:pStyle w:val="Heading1"/>
        <w:rPr>
          <w:ins w:id="852" w:author="Sarah Thomas" w:date="2014-03-03T14:35:00Z"/>
        </w:rPr>
        <w:pPrChange w:id="853" w:author="Sarah Thomas" w:date="2014-03-03T14:32:00Z">
          <w:pPr>
            <w:widowControl w:val="0"/>
            <w:numPr>
              <w:numId w:val="51"/>
            </w:numPr>
            <w:tabs>
              <w:tab w:val="left" w:pos="220"/>
              <w:tab w:val="left" w:pos="720"/>
            </w:tabs>
            <w:autoSpaceDE w:val="0"/>
            <w:autoSpaceDN w:val="0"/>
            <w:adjustRightInd w:val="0"/>
            <w:ind w:left="720" w:hanging="720"/>
          </w:pPr>
        </w:pPrChange>
      </w:pPr>
      <w:ins w:id="854" w:author="Sarah Thomas" w:date="2014-03-03T14:35:00Z">
        <w:r>
          <w:t>Software Tools</w:t>
        </w:r>
        <w:bookmarkEnd w:id="846"/>
      </w:ins>
    </w:p>
    <w:p w14:paraId="14F0AD58" w14:textId="30E63206" w:rsidR="000548EA" w:rsidRPr="000548EA" w:rsidRDefault="000548EA">
      <w:pPr>
        <w:rPr>
          <w:ins w:id="855" w:author="Sarah Thomas" w:date="2014-03-03T14:31:00Z"/>
        </w:rPr>
        <w:pPrChange w:id="856" w:author="Sarah Thomas" w:date="2014-03-03T14:35:00Z">
          <w:pPr>
            <w:widowControl w:val="0"/>
            <w:numPr>
              <w:numId w:val="51"/>
            </w:numPr>
            <w:tabs>
              <w:tab w:val="left" w:pos="220"/>
              <w:tab w:val="left" w:pos="720"/>
            </w:tabs>
            <w:autoSpaceDE w:val="0"/>
            <w:autoSpaceDN w:val="0"/>
            <w:adjustRightInd w:val="0"/>
            <w:ind w:left="720" w:hanging="720"/>
          </w:pPr>
        </w:pPrChange>
      </w:pPr>
      <w:ins w:id="857" w:author="Sarah Thomas" w:date="2014-03-03T14:35:00Z">
        <w:r>
          <w:t xml:space="preserve">The following sections describes the software tools </w:t>
        </w:r>
      </w:ins>
      <w:ins w:id="858" w:author="Sarah Thomas" w:date="2014-03-03T14:37:00Z">
        <w:r w:rsidR="00EF0C84">
          <w:t>utilis</w:t>
        </w:r>
        <w:r>
          <w:t xml:space="preserve">ed </w:t>
        </w:r>
      </w:ins>
    </w:p>
    <w:p w14:paraId="1EBECF20" w14:textId="391E78C3" w:rsidR="00766C26" w:rsidRDefault="000548EA">
      <w:pPr>
        <w:pStyle w:val="Heading2"/>
        <w:rPr>
          <w:ins w:id="859" w:author="Sarah Thomas" w:date="2014-03-12T11:49:00Z"/>
        </w:rPr>
        <w:pPrChange w:id="860" w:author="Sarah Thomas" w:date="2014-03-03T14:33:00Z">
          <w:pPr>
            <w:widowControl w:val="0"/>
            <w:numPr>
              <w:numId w:val="51"/>
            </w:numPr>
            <w:tabs>
              <w:tab w:val="left" w:pos="220"/>
              <w:tab w:val="left" w:pos="720"/>
            </w:tabs>
            <w:autoSpaceDE w:val="0"/>
            <w:autoSpaceDN w:val="0"/>
            <w:adjustRightInd w:val="0"/>
            <w:ind w:left="720" w:hanging="720"/>
          </w:pPr>
        </w:pPrChange>
      </w:pPr>
      <w:bookmarkStart w:id="861" w:name="_Toc255483836"/>
      <w:ins w:id="862" w:author="Sarah Thomas" w:date="2014-03-03T14:33:00Z">
        <w:r>
          <w:t>Laravel</w:t>
        </w:r>
      </w:ins>
      <w:bookmarkEnd w:id="861"/>
    </w:p>
    <w:p w14:paraId="202AF747" w14:textId="2B5D2A53" w:rsidR="00255D01" w:rsidRPr="00E65606" w:rsidRDefault="00255D01">
      <w:pPr>
        <w:pStyle w:val="Heading3"/>
        <w:rPr>
          <w:ins w:id="863" w:author="Sarah Thomas" w:date="2014-03-12T11:46:00Z"/>
        </w:rPr>
        <w:pPrChange w:id="864" w:author="Sarah Thomas" w:date="2014-03-12T17:56:00Z">
          <w:pPr>
            <w:widowControl w:val="0"/>
            <w:numPr>
              <w:numId w:val="51"/>
            </w:numPr>
            <w:tabs>
              <w:tab w:val="left" w:pos="220"/>
              <w:tab w:val="left" w:pos="720"/>
            </w:tabs>
            <w:autoSpaceDE w:val="0"/>
            <w:autoSpaceDN w:val="0"/>
            <w:adjustRightInd w:val="0"/>
            <w:ind w:left="720" w:hanging="720"/>
          </w:pPr>
        </w:pPrChange>
      </w:pPr>
      <w:ins w:id="865" w:author="Sarah Thomas" w:date="2014-03-12T11:49:00Z">
        <w:r>
          <w:t>Laravel Background</w:t>
        </w:r>
      </w:ins>
    </w:p>
    <w:p w14:paraId="2792176F" w14:textId="51F933F7" w:rsidR="00271714" w:rsidRDefault="00271714">
      <w:pPr>
        <w:rPr>
          <w:ins w:id="866" w:author="Sarah Thomas" w:date="2014-03-12T11:49:00Z"/>
        </w:rPr>
        <w:pPrChange w:id="867" w:author="Sarah Thomas" w:date="2014-03-12T11:46:00Z">
          <w:pPr>
            <w:widowControl w:val="0"/>
            <w:numPr>
              <w:numId w:val="51"/>
            </w:numPr>
            <w:tabs>
              <w:tab w:val="left" w:pos="220"/>
              <w:tab w:val="left" w:pos="720"/>
            </w:tabs>
            <w:autoSpaceDE w:val="0"/>
            <w:autoSpaceDN w:val="0"/>
            <w:adjustRightInd w:val="0"/>
            <w:ind w:left="720" w:hanging="720"/>
          </w:pPr>
        </w:pPrChange>
      </w:pPr>
      <w:ins w:id="868" w:author="Sarah Thomas" w:date="2014-03-12T11:46:00Z">
        <w:r>
          <w:t>Laravel is a free open source PHP fram</w:t>
        </w:r>
        <w:r w:rsidR="00F3411A">
          <w:t xml:space="preserve">ework based on the MVC paradigm </w:t>
        </w:r>
      </w:ins>
      <w:ins w:id="869" w:author="Sarah Thomas" w:date="2014-03-12T12:12:00Z">
        <w:r w:rsidR="00F3411A">
          <w:fldChar w:fldCharType="begin" w:fldLock="1"/>
        </w:r>
      </w:ins>
      <w:r w:rsidR="00A3367E">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rsidR="00F3411A">
        <w:fldChar w:fldCharType="separate"/>
      </w:r>
      <w:r w:rsidR="00F3411A" w:rsidRPr="00F3411A">
        <w:rPr>
          <w:noProof/>
        </w:rPr>
        <w:t>[5]</w:t>
      </w:r>
      <w:ins w:id="870" w:author="Sarah Thomas" w:date="2014-03-12T12:12:00Z">
        <w:r w:rsidR="00F3411A">
          <w:fldChar w:fldCharType="end"/>
        </w:r>
      </w:ins>
    </w:p>
    <w:p w14:paraId="49B3A151" w14:textId="247B5D7B" w:rsidR="00255D01" w:rsidRDefault="00255D01">
      <w:pPr>
        <w:pStyle w:val="BodyText"/>
        <w:rPr>
          <w:ins w:id="871" w:author="Sarah Thomas" w:date="2014-03-12T11:57:00Z"/>
        </w:rPr>
        <w:pPrChange w:id="872" w:author="Sarah Thomas" w:date="2014-03-12T11:54:00Z">
          <w:pPr/>
        </w:pPrChange>
      </w:pPr>
      <w:ins w:id="873" w:author="Sarah Thomas" w:date="2014-03-12T11:51:00Z">
        <w:r>
          <w:t xml:space="preserve">When </w:t>
        </w:r>
      </w:ins>
      <w:ins w:id="874" w:author="Sarah Thomas" w:date="2014-03-12T11:49:00Z">
        <w:r>
          <w:t>PHP version 5.3 was released in 2009, it introduced several new features that improved the functionality of Object-Orientated applications</w:t>
        </w:r>
      </w:ins>
      <w:ins w:id="875" w:author="Sarah Thomas" w:date="2014-03-12T11:51:00Z">
        <w:r>
          <w:t>.</w:t>
        </w:r>
      </w:ins>
      <w:ins w:id="876" w:author="Sarah Thomas" w:date="2014-03-12T11:52:00Z">
        <w:r>
          <w:t xml:space="preserve"> Laravel’s creator, Taylor Otwell felt that the PHP frameworks available at the time were not leveraging the new features in PHP. So he created Laravel </w:t>
        </w:r>
      </w:ins>
      <w:ins w:id="877" w:author="Sarah Thomas" w:date="2014-03-12T11:54:00Z">
        <w:r w:rsidRPr="00255D01">
          <w:t>“</w:t>
        </w:r>
        <w:r w:rsidRPr="00255D01">
          <w:rPr>
            <w:i/>
            <w:rPrChange w:id="878" w:author="Sarah Thomas" w:date="2014-03-12T11:56:00Z">
              <w:rPr>
                <w:rFonts w:ascii="Helvetica" w:eastAsia="Times New Roman" w:hAnsi="Helvetica" w:cs="Times New Roman"/>
                <w:color w:val="333333"/>
                <w:sz w:val="18"/>
                <w:szCs w:val="18"/>
                <w:shd w:val="clear" w:color="auto" w:fill="FFFFFF"/>
              </w:rPr>
            </w:rPrChange>
          </w:rPr>
          <w:t>simply to solve the growing pains of using CodeIgniter PHP framework</w:t>
        </w:r>
        <w:r w:rsidRPr="00255D01">
          <w:rPr>
            <w:rPrChange w:id="879" w:author="Sarah Thomas" w:date="2014-03-12T11:54:00Z">
              <w:rPr>
                <w:rFonts w:ascii="Helvetica" w:eastAsia="Times New Roman" w:hAnsi="Helvetica" w:cs="Times New Roman"/>
                <w:color w:val="333333"/>
                <w:sz w:val="18"/>
                <w:szCs w:val="18"/>
                <w:shd w:val="clear" w:color="auto" w:fill="FFFFFF"/>
              </w:rPr>
            </w:rPrChange>
          </w:rPr>
          <w:t>”</w:t>
        </w:r>
      </w:ins>
      <w:ins w:id="880" w:author="Sarah Thomas" w:date="2014-03-12T11:56:00Z">
        <w:r>
          <w:t xml:space="preserve"> </w:t>
        </w:r>
        <w:r>
          <w:fldChar w:fldCharType="begin" w:fldLock="1"/>
        </w:r>
      </w:ins>
      <w:r w:rsidR="00A3367E">
        <w:instrText>ADDIN CSL_CITATION { "citationItems" : [ { "id" : "ITEM-1", "itemData" : { "URL" : "http://maxoffsky.com/code-blog/history-of-laravel-php-framework-eloquence-emerging", "accessed" : { "date-parts" : [ [ "2014", "3", "12" ] ] }, "author" : [ { "dropping-particle" : "", "family" : "Surguy", "given" : "Maks", "non-dropping-particle" : "", "parse-names" : false, "suffix" : "" } ], "id" : "ITEM-1", "issued" : { "date-parts" : [ [ "0" ] ] }, "title" : "History of Laravel PHP framework, Eloquence emerging - Maks Surguy's blog on PHP and Laravel", "type" : "webpage" }, "uris" : [ "http://www.mendeley.com/documents/?uuid=998e80f3-0f3f-4d37-85e0-d0cddcf313bb" ] } ], "mendeley" : { "previouslyFormattedCitation" : "[6]" }, "properties" : { "noteIndex" : 0 }, "schema" : "https://github.com/citation-style-language/schema/raw/master/csl-citation.json" }</w:instrText>
      </w:r>
      <w:r>
        <w:fldChar w:fldCharType="separate"/>
      </w:r>
      <w:r w:rsidR="00F3411A" w:rsidRPr="00F3411A">
        <w:rPr>
          <w:noProof/>
        </w:rPr>
        <w:t>[6]</w:t>
      </w:r>
      <w:ins w:id="881" w:author="Sarah Thomas" w:date="2014-03-12T11:56:00Z">
        <w:r>
          <w:fldChar w:fldCharType="end"/>
        </w:r>
        <w:r>
          <w:t>.</w:t>
        </w:r>
      </w:ins>
    </w:p>
    <w:p w14:paraId="77987FFD" w14:textId="456BF7A6" w:rsidR="00255D01" w:rsidRPr="00255D01" w:rsidRDefault="00255D01">
      <w:pPr>
        <w:pStyle w:val="BodyText"/>
        <w:rPr>
          <w:ins w:id="882" w:author="Sarah Thomas" w:date="2014-03-12T11:54:00Z"/>
          <w:rPrChange w:id="883" w:author="Sarah Thomas" w:date="2014-03-12T11:54:00Z">
            <w:rPr>
              <w:ins w:id="884" w:author="Sarah Thomas" w:date="2014-03-12T11:54:00Z"/>
              <w:rFonts w:ascii="Times" w:eastAsia="Times New Roman" w:hAnsi="Times" w:cs="Times New Roman"/>
              <w:sz w:val="20"/>
              <w:szCs w:val="20"/>
            </w:rPr>
          </w:rPrChange>
        </w:rPr>
        <w:pPrChange w:id="885" w:author="Sarah Thomas" w:date="2014-03-12T11:54:00Z">
          <w:pPr/>
        </w:pPrChange>
      </w:pPr>
      <w:ins w:id="886" w:author="Sarah Thomas" w:date="2014-03-12T11:57:00Z">
        <w:r>
          <w:t xml:space="preserve">The first version of Laravel was released in June 2011 and </w:t>
        </w:r>
      </w:ins>
      <w:ins w:id="887" w:author="Sarah Thomas" w:date="2014-03-12T12:00:00Z">
        <w:r w:rsidR="00445EAF">
          <w:t>it is now up to version 4.1</w:t>
        </w:r>
      </w:ins>
    </w:p>
    <w:p w14:paraId="081A8714" w14:textId="5A0877C4" w:rsidR="00CC04E6" w:rsidRDefault="00CC04E6">
      <w:pPr>
        <w:pStyle w:val="Heading3"/>
        <w:rPr>
          <w:ins w:id="888" w:author="Sarah Thomas" w:date="2014-03-12T12:00:00Z"/>
        </w:rPr>
        <w:pPrChange w:id="889" w:author="Sarah Thomas" w:date="2014-03-12T17:56:00Z">
          <w:pPr>
            <w:widowControl w:val="0"/>
            <w:numPr>
              <w:numId w:val="51"/>
            </w:numPr>
            <w:tabs>
              <w:tab w:val="left" w:pos="220"/>
              <w:tab w:val="left" w:pos="720"/>
            </w:tabs>
            <w:autoSpaceDE w:val="0"/>
            <w:autoSpaceDN w:val="0"/>
            <w:adjustRightInd w:val="0"/>
            <w:ind w:left="720" w:hanging="720"/>
          </w:pPr>
        </w:pPrChange>
      </w:pPr>
      <w:ins w:id="890" w:author="Sarah Thomas" w:date="2014-03-08T14:54:00Z">
        <w:r>
          <w:t xml:space="preserve">Laravel </w:t>
        </w:r>
      </w:ins>
      <w:ins w:id="891" w:author="Sarah Thomas" w:date="2014-03-12T12:00:00Z">
        <w:r w:rsidR="00445EAF">
          <w:t xml:space="preserve">and </w:t>
        </w:r>
      </w:ins>
      <w:ins w:id="892" w:author="Sarah Thomas" w:date="2014-03-08T14:54:00Z">
        <w:r>
          <w:t>Composer</w:t>
        </w:r>
      </w:ins>
    </w:p>
    <w:p w14:paraId="11E77997" w14:textId="64FC1431" w:rsidR="00445EAF" w:rsidRPr="00445EAF" w:rsidRDefault="00445EAF">
      <w:pPr>
        <w:rPr>
          <w:ins w:id="893" w:author="Sarah Thomas" w:date="2014-03-03T16:31:00Z"/>
        </w:rPr>
        <w:pPrChange w:id="894" w:author="Sarah Thomas" w:date="2014-03-12T12:00:00Z">
          <w:pPr>
            <w:widowControl w:val="0"/>
            <w:numPr>
              <w:numId w:val="51"/>
            </w:numPr>
            <w:tabs>
              <w:tab w:val="left" w:pos="220"/>
              <w:tab w:val="left" w:pos="720"/>
            </w:tabs>
            <w:autoSpaceDE w:val="0"/>
            <w:autoSpaceDN w:val="0"/>
            <w:adjustRightInd w:val="0"/>
            <w:ind w:left="720" w:hanging="720"/>
          </w:pPr>
        </w:pPrChange>
      </w:pPr>
      <w:ins w:id="895" w:author="Sarah Thomas" w:date="2014-03-12T12:00:00Z">
        <w:r>
          <w:t xml:space="preserve">Laravel uses </w:t>
        </w:r>
        <w:r w:rsidRPr="00445EAF">
          <w:rPr>
            <w:i/>
            <w:rPrChange w:id="896" w:author="Sarah Thomas" w:date="2014-03-12T12:02:00Z">
              <w:rPr/>
            </w:rPrChange>
          </w:rPr>
          <w:t>Composer</w:t>
        </w:r>
        <w:r>
          <w:t xml:space="preserve"> for </w:t>
        </w:r>
      </w:ins>
      <w:ins w:id="897" w:author="Sarah Thomas" w:date="2014-03-12T12:01:00Z">
        <w:r>
          <w:t>dependency</w:t>
        </w:r>
      </w:ins>
      <w:ins w:id="898" w:author="Sarah Thomas" w:date="2014-03-12T12:00:00Z">
        <w:r>
          <w:t xml:space="preserve"> </w:t>
        </w:r>
      </w:ins>
      <w:ins w:id="899" w:author="Sarah Thomas" w:date="2014-03-12T12:01:00Z">
        <w:r>
          <w:t>management and installation of packages</w:t>
        </w:r>
      </w:ins>
      <w:ins w:id="900" w:author="Sarah Thomas" w:date="2014-03-12T12:09:00Z">
        <w:r w:rsidR="00F3411A">
          <w:t xml:space="preserve"> </w:t>
        </w:r>
        <w:r w:rsidR="00F3411A">
          <w:fldChar w:fldCharType="begin" w:fldLock="1"/>
        </w:r>
      </w:ins>
      <w:r w:rsidR="00A3367E">
        <w:instrText>ADDIN CSL_CITATION { "citationItems" : [ { "id" : "ITEM-1", "itemData" : { "URL" : "https://getcomposer.org/", "accessed" : { "date-parts" : [ [ "2014", "3", "12" ] ] }, "author" : [ { "dropping-particle" : "", "family" : "Adermann", "given" : "Nils", "non-dropping-particle" : "", "parse-names" : false, "suffix" : "" }, { "dropping-particle" : "", "family" : "Boggiano", "given" : "Jordi", "non-dropping-particle" : "", "parse-names" : false, "suffix" : "" } ], "id" : "ITEM-1", "issued" : { "date-parts" : [ [ "0" ] ] }, "title" : "Composer", "type" : "webpage" }, "uris" : [ "http://www.mendeley.com/documents/?uuid=b347603f-202e-4d07-9306-2929e6fdd41f" ] } ], "mendeley" : { "previouslyFormattedCitation" : "[7]" }, "properties" : { "noteIndex" : 0 }, "schema" : "https://github.com/citation-style-language/schema/raw/master/csl-citation.json" }</w:instrText>
      </w:r>
      <w:r w:rsidR="00F3411A">
        <w:fldChar w:fldCharType="separate"/>
      </w:r>
      <w:r w:rsidR="00F3411A" w:rsidRPr="00F3411A">
        <w:rPr>
          <w:noProof/>
        </w:rPr>
        <w:t>[7]</w:t>
      </w:r>
      <w:ins w:id="901" w:author="Sarah Thomas" w:date="2014-03-12T12:09:00Z">
        <w:r w:rsidR="00F3411A">
          <w:fldChar w:fldCharType="end"/>
        </w:r>
      </w:ins>
      <w:ins w:id="902" w:author="Sarah Thomas" w:date="2014-03-12T12:01:00Z">
        <w:r>
          <w:t>.</w:t>
        </w:r>
      </w:ins>
      <w:ins w:id="903" w:author="Sarah Thomas" w:date="2014-03-12T12:02:00Z">
        <w:r>
          <w:t xml:space="preserve"> It </w:t>
        </w:r>
      </w:ins>
      <w:ins w:id="904" w:author="Sarah Thomas" w:date="2014-03-12T12:03:00Z">
        <w:r>
          <w:t xml:space="preserve">works on a per project level to keep track of which library the project </w:t>
        </w:r>
      </w:ins>
      <w:ins w:id="905" w:author="Sarah Thomas" w:date="2014-03-12T12:09:00Z">
        <w:r w:rsidR="00F3411A">
          <w:t>requires</w:t>
        </w:r>
      </w:ins>
      <w:ins w:id="906" w:author="Sarah Thomas" w:date="2014-03-12T12:03:00Z">
        <w:r>
          <w:t xml:space="preserve">, and which libraries those </w:t>
        </w:r>
      </w:ins>
      <w:ins w:id="907" w:author="Sarah Thomas" w:date="2014-03-12T12:10:00Z">
        <w:r w:rsidR="00F3411A">
          <w:t xml:space="preserve">libraries </w:t>
        </w:r>
      </w:ins>
      <w:ins w:id="908" w:author="Sarah Thomas" w:date="2014-03-12T12:09:00Z">
        <w:r w:rsidR="00F3411A">
          <w:t>in turn require</w:t>
        </w:r>
      </w:ins>
      <w:ins w:id="909" w:author="Sarah Thomas" w:date="2014-03-12T12:03:00Z">
        <w:r>
          <w:t>.</w:t>
        </w:r>
      </w:ins>
    </w:p>
    <w:p w14:paraId="106947D9" w14:textId="77777777" w:rsidR="00C94BA3" w:rsidRDefault="00C94BA3">
      <w:pPr>
        <w:pStyle w:val="Heading3"/>
        <w:rPr>
          <w:ins w:id="910" w:author="Sarah Thomas" w:date="2014-03-03T16:31:00Z"/>
        </w:rPr>
        <w:pPrChange w:id="911" w:author="Sarah Thomas" w:date="2014-03-12T17:56:00Z">
          <w:pPr>
            <w:pStyle w:val="Heading1"/>
          </w:pPr>
        </w:pPrChange>
      </w:pPr>
      <w:bookmarkStart w:id="912" w:name="_Toc255483837"/>
      <w:ins w:id="913" w:author="Sarah Thomas" w:date="2014-03-03T16:31:00Z">
        <w:r>
          <w:t>Laravel Migrations and Seeds</w:t>
        </w:r>
        <w:bookmarkEnd w:id="912"/>
      </w:ins>
    </w:p>
    <w:p w14:paraId="47A74B53" w14:textId="4C28D1D6" w:rsidR="00C94BA3" w:rsidRDefault="00C94BA3">
      <w:pPr>
        <w:pStyle w:val="BodyText"/>
        <w:rPr>
          <w:ins w:id="914" w:author="Sarah Thomas" w:date="2014-03-03T16:31:00Z"/>
        </w:rPr>
        <w:pPrChange w:id="915" w:author="Sarah Thomas" w:date="2014-03-03T16:31:00Z">
          <w:pPr/>
        </w:pPrChange>
      </w:pPr>
      <w:ins w:id="916" w:author="Sarah Thomas" w:date="2014-03-03T16:31:00Z">
        <w:r>
          <w:t xml:space="preserve">Laravel includes a versioning system for databases, to allow for any structural changes to the database to be shared and tracked. This is accomplished by creating and running a </w:t>
        </w:r>
        <w:proofErr w:type="gramStart"/>
        <w:r>
          <w:t>class</w:t>
        </w:r>
      </w:ins>
      <w:ins w:id="917" w:author="Sarah Thomas" w:date="2014-03-03T16:33:00Z">
        <w:r w:rsidR="00C06E90">
          <w:t>,</w:t>
        </w:r>
      </w:ins>
      <w:ins w:id="918" w:author="Sarah Thomas" w:date="2014-03-03T16:31:00Z">
        <w:r>
          <w:t xml:space="preserve"> that</w:t>
        </w:r>
        <w:proofErr w:type="gramEnd"/>
        <w:r>
          <w:t xml:space="preserve"> extends Laravel </w:t>
        </w:r>
        <w:r w:rsidRPr="001D313A">
          <w:rPr>
            <w:rFonts w:ascii="Courier" w:hAnsi="Courier"/>
          </w:rPr>
          <w:t>Migration</w:t>
        </w:r>
        <w:r>
          <w:t xml:space="preserve">. Any changes go into a new class and these are executed in order, or can be rolled back. For example if a developer changed a table name this would go into a new class saved as a file with an auto generated name reflecting creation time. If another developer then changes the table name again, another class is created, and added to the list of classes to be run to update the database. The problem with this method is that the structure of the database will eventually be contained within many different class files, obscuring the structure of the database and making maintenance harder. </w:t>
        </w:r>
      </w:ins>
    </w:p>
    <w:p w14:paraId="6FE29392" w14:textId="77777777" w:rsidR="00C94BA3" w:rsidRDefault="00C94BA3">
      <w:pPr>
        <w:pStyle w:val="BodyText"/>
        <w:rPr>
          <w:ins w:id="919" w:author="Sarah Thomas" w:date="2014-03-03T16:31:00Z"/>
        </w:rPr>
        <w:pPrChange w:id="920" w:author="Sarah Thomas" w:date="2014-03-03T16:31:00Z">
          <w:pPr/>
        </w:pPrChange>
      </w:pPr>
      <w:ins w:id="921" w:author="Sarah Thomas" w:date="2014-03-03T16:31:00Z">
        <w:r>
          <w:t xml:space="preserve">As the project already has the version control capabilities provided by GitHub, we decided not to stack Laravel version control on top of GitHub. Instead we kept only a single file of class </w:t>
        </w:r>
        <w:r w:rsidRPr="008616DF">
          <w:rPr>
            <w:rFonts w:ascii="Courier" w:hAnsi="Courier"/>
          </w:rPr>
          <w:t>Migration</w:t>
        </w:r>
        <w:r>
          <w:t xml:space="preserve"> and used this to reflect all changes to the database. If we needed to roll back any changes we could do this by reverting the single file on GitHub. </w:t>
        </w:r>
      </w:ins>
    </w:p>
    <w:p w14:paraId="6D2A6B95" w14:textId="77777777" w:rsidR="00C94BA3" w:rsidRDefault="00C94BA3">
      <w:pPr>
        <w:pStyle w:val="BodyText"/>
        <w:rPr>
          <w:ins w:id="922" w:author="Sarah Thomas" w:date="2014-03-03T16:31:00Z"/>
        </w:rPr>
        <w:pPrChange w:id="923" w:author="Sarah Thomas" w:date="2014-03-03T16:32:00Z">
          <w:pPr/>
        </w:pPrChange>
      </w:pPr>
      <w:ins w:id="924" w:author="Sarah Thomas" w:date="2014-03-03T16:31:00Z">
        <w:r>
          <w:t>Migrations are made to the database with the following steps:</w:t>
        </w:r>
      </w:ins>
    </w:p>
    <w:p w14:paraId="0F6E2CAA" w14:textId="77777777" w:rsidR="00C94BA3" w:rsidRDefault="00C94BA3">
      <w:pPr>
        <w:pStyle w:val="BodyText"/>
        <w:numPr>
          <w:ilvl w:val="0"/>
          <w:numId w:val="55"/>
        </w:numPr>
        <w:rPr>
          <w:ins w:id="925" w:author="Sarah Thomas" w:date="2014-03-03T16:31:00Z"/>
        </w:rPr>
        <w:pPrChange w:id="926" w:author="Sarah Thomas" w:date="2014-03-03T16:32:00Z">
          <w:pPr>
            <w:pStyle w:val="ListParagraph"/>
            <w:numPr>
              <w:numId w:val="53"/>
            </w:numPr>
            <w:spacing w:after="0"/>
            <w:ind w:hanging="360"/>
          </w:pPr>
        </w:pPrChange>
      </w:pPr>
      <w:ins w:id="927" w:author="Sarah Thomas" w:date="2014-03-03T16:31:00Z">
        <w:r>
          <w:lastRenderedPageBreak/>
          <w:t>Empty the migrations table in the database. This will allow us to run a migration that has been run previously</w:t>
        </w:r>
      </w:ins>
    </w:p>
    <w:p w14:paraId="10B44137" w14:textId="77777777" w:rsidR="00C94BA3" w:rsidRPr="008616DF" w:rsidRDefault="00C94BA3">
      <w:pPr>
        <w:pStyle w:val="BodyText"/>
        <w:numPr>
          <w:ilvl w:val="0"/>
          <w:numId w:val="55"/>
        </w:numPr>
        <w:rPr>
          <w:ins w:id="928" w:author="Sarah Thomas" w:date="2014-03-03T16:31:00Z"/>
        </w:rPr>
        <w:pPrChange w:id="929" w:author="Sarah Thomas" w:date="2014-03-03T16:32:00Z">
          <w:pPr>
            <w:pStyle w:val="ListParagraph"/>
            <w:numPr>
              <w:numId w:val="53"/>
            </w:numPr>
            <w:spacing w:after="0"/>
            <w:ind w:hanging="360"/>
          </w:pPr>
        </w:pPrChange>
      </w:pPr>
      <w:ins w:id="930" w:author="Sarah Thomas" w:date="2014-03-03T16:31:00Z">
        <w:r>
          <w:t xml:space="preserve">Use </w:t>
        </w:r>
        <w:r w:rsidRPr="00F3411A">
          <w:rPr>
            <w:i/>
            <w:rPrChange w:id="931" w:author="Sarah Thomas" w:date="2014-03-12T12:14:00Z">
              <w:rPr/>
            </w:rPrChange>
          </w:rPr>
          <w:t>Laravel’s</w:t>
        </w:r>
        <w:r>
          <w:t xml:space="preserve"> command line interface: </w:t>
        </w:r>
        <w:proofErr w:type="spellStart"/>
        <w:r w:rsidRPr="008616DF">
          <w:rPr>
            <w:rFonts w:ascii="Courier" w:hAnsi="Courier"/>
          </w:rPr>
          <w:t>php</w:t>
        </w:r>
        <w:proofErr w:type="spellEnd"/>
        <w:r w:rsidRPr="008616DF">
          <w:rPr>
            <w:rFonts w:ascii="Courier" w:hAnsi="Courier"/>
          </w:rPr>
          <w:t xml:space="preserve"> artisan migrate</w:t>
        </w:r>
      </w:ins>
    </w:p>
    <w:p w14:paraId="3D8295FF" w14:textId="77777777" w:rsidR="00C94BA3" w:rsidRPr="001D313A" w:rsidRDefault="00C94BA3">
      <w:pPr>
        <w:pStyle w:val="BodyText"/>
        <w:rPr>
          <w:ins w:id="932" w:author="Sarah Thomas" w:date="2014-03-03T16:31:00Z"/>
        </w:rPr>
        <w:pPrChange w:id="933" w:author="Sarah Thomas" w:date="2014-03-03T16:32:00Z">
          <w:pPr/>
        </w:pPrChange>
      </w:pPr>
      <w:ins w:id="934" w:author="Sarah Thomas" w:date="2014-03-03T16:31:00Z">
        <w:r w:rsidRPr="00F3411A">
          <w:rPr>
            <w:i/>
            <w:rPrChange w:id="935" w:author="Sarah Thomas" w:date="2014-03-12T12:14:00Z">
              <w:rPr/>
            </w:rPrChange>
          </w:rPr>
          <w:t>Laravel</w:t>
        </w:r>
        <w:r>
          <w:t xml:space="preserve"> also has a method for seeding the database.  A test set of data is included within a class that extends </w:t>
        </w:r>
        <w:proofErr w:type="spellStart"/>
        <w:r w:rsidRPr="004A7190">
          <w:rPr>
            <w:rFonts w:ascii="Courier" w:hAnsi="Courier"/>
          </w:rPr>
          <w:t>Seeder</w:t>
        </w:r>
        <w:proofErr w:type="spellEnd"/>
        <w:r>
          <w:t xml:space="preserve"> and run with the following command line: </w:t>
        </w:r>
        <w:proofErr w:type="spellStart"/>
        <w:r w:rsidRPr="008616DF">
          <w:rPr>
            <w:rFonts w:ascii="Courier" w:hAnsi="Courier"/>
          </w:rPr>
          <w:t>php</w:t>
        </w:r>
        <w:proofErr w:type="spellEnd"/>
        <w:r w:rsidRPr="008616DF">
          <w:rPr>
            <w:rFonts w:ascii="Courier" w:hAnsi="Courier"/>
          </w:rPr>
          <w:t xml:space="preserve"> artisan </w:t>
        </w:r>
        <w:proofErr w:type="spellStart"/>
        <w:r>
          <w:rPr>
            <w:rFonts w:ascii="Courier" w:hAnsi="Courier"/>
          </w:rPr>
          <w:t>db</w:t>
        </w:r>
        <w:proofErr w:type="gramStart"/>
        <w:r>
          <w:rPr>
            <w:rFonts w:ascii="Courier" w:hAnsi="Courier"/>
          </w:rPr>
          <w:t>:seed</w:t>
        </w:r>
        <w:proofErr w:type="spellEnd"/>
        <w:proofErr w:type="gramEnd"/>
      </w:ins>
    </w:p>
    <w:p w14:paraId="618D9A67" w14:textId="56B72C3C" w:rsidR="00C94BA3" w:rsidRDefault="00C06E90">
      <w:pPr>
        <w:pStyle w:val="Heading3"/>
        <w:rPr>
          <w:ins w:id="936" w:author="Sarah Thomas" w:date="2014-03-12T12:12:00Z"/>
        </w:rPr>
        <w:pPrChange w:id="937" w:author="Sarah Thomas" w:date="2014-03-12T17:56:00Z">
          <w:pPr>
            <w:widowControl w:val="0"/>
            <w:numPr>
              <w:numId w:val="51"/>
            </w:numPr>
            <w:tabs>
              <w:tab w:val="left" w:pos="220"/>
              <w:tab w:val="left" w:pos="720"/>
            </w:tabs>
            <w:autoSpaceDE w:val="0"/>
            <w:autoSpaceDN w:val="0"/>
            <w:adjustRightInd w:val="0"/>
            <w:ind w:left="720" w:hanging="720"/>
          </w:pPr>
        </w:pPrChange>
      </w:pPr>
      <w:bookmarkStart w:id="938" w:name="_Toc255483838"/>
      <w:ins w:id="939" w:author="Sarah Thomas" w:date="2014-03-03T16:32:00Z">
        <w:r>
          <w:t>Laravel Eloquent ORM</w:t>
        </w:r>
      </w:ins>
      <w:bookmarkEnd w:id="938"/>
    </w:p>
    <w:p w14:paraId="362E1CB2" w14:textId="50CD39B8" w:rsidR="00F3411A" w:rsidRDefault="00F3411A">
      <w:pPr>
        <w:pStyle w:val="BodyText"/>
        <w:rPr>
          <w:ins w:id="940" w:author="Sarah Thomas" w:date="2014-03-12T12:27:00Z"/>
          <w:rFonts w:cs="Times New Roman"/>
        </w:rPr>
        <w:pPrChange w:id="941" w:author="Sarah Thomas" w:date="2014-03-12T12:24:00Z">
          <w:pPr>
            <w:widowControl w:val="0"/>
            <w:numPr>
              <w:numId w:val="51"/>
            </w:numPr>
            <w:tabs>
              <w:tab w:val="left" w:pos="220"/>
              <w:tab w:val="left" w:pos="720"/>
            </w:tabs>
            <w:autoSpaceDE w:val="0"/>
            <w:autoSpaceDN w:val="0"/>
            <w:adjustRightInd w:val="0"/>
            <w:ind w:left="720" w:hanging="720"/>
          </w:pPr>
        </w:pPrChange>
      </w:pPr>
      <w:ins w:id="942" w:author="Sarah Thomas" w:date="2014-03-12T12:13:00Z">
        <w:r w:rsidRPr="00F3411A">
          <w:rPr>
            <w:i/>
            <w:rPrChange w:id="943" w:author="Sarah Thomas" w:date="2014-03-12T12:14:00Z">
              <w:rPr/>
            </w:rPrChange>
          </w:rPr>
          <w:t>Eloquent</w:t>
        </w:r>
        <w:r>
          <w:t xml:space="preserve"> is </w:t>
        </w:r>
        <w:r w:rsidRPr="00F3411A">
          <w:rPr>
            <w:i/>
            <w:rPrChange w:id="944" w:author="Sarah Thomas" w:date="2014-03-12T12:14:00Z">
              <w:rPr/>
            </w:rPrChange>
          </w:rPr>
          <w:t>Laravel’s</w:t>
        </w:r>
        <w:r>
          <w:t xml:space="preserve"> (Object Relational Model) ORM implementation </w:t>
        </w:r>
      </w:ins>
      <w:ins w:id="945" w:author="Sarah Thomas" w:date="2014-03-12T12:12:00Z">
        <w:r>
          <w:fldChar w:fldCharType="begin" w:fldLock="1"/>
        </w:r>
      </w:ins>
      <w:r w:rsidR="00A3367E">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ins w:id="946" w:author="Sarah Thomas" w:date="2014-03-12T12:12:00Z">
        <w:r>
          <w:fldChar w:fldCharType="separate"/>
        </w:r>
        <w:r w:rsidRPr="00F3411A">
          <w:rPr>
            <w:noProof/>
          </w:rPr>
          <w:t>[5]</w:t>
        </w:r>
        <w:r>
          <w:fldChar w:fldCharType="end"/>
        </w:r>
      </w:ins>
      <w:ins w:id="947" w:author="Sarah Thomas" w:date="2014-03-12T12:14:00Z">
        <w:r>
          <w:t xml:space="preserve">. </w:t>
        </w:r>
      </w:ins>
      <w:ins w:id="948" w:author="Sarah Thomas" w:date="2014-03-12T12:15:00Z">
        <w:r>
          <w:t>Each table in the database has a corresponding model that can interact with it.</w:t>
        </w:r>
      </w:ins>
      <w:ins w:id="949" w:author="Sarah Thomas" w:date="2014-03-12T12:16:00Z">
        <w:r>
          <w:t xml:space="preserve"> </w:t>
        </w:r>
        <w:r w:rsidRPr="00F3411A">
          <w:rPr>
            <w:i/>
            <w:rPrChange w:id="950" w:author="Sarah Thomas" w:date="2014-03-12T12:17:00Z">
              <w:rPr/>
            </w:rPrChange>
          </w:rPr>
          <w:t>Laravel</w:t>
        </w:r>
        <w:r>
          <w:t xml:space="preserve"> uses certain naming conventions</w:t>
        </w:r>
      </w:ins>
      <w:ins w:id="951" w:author="Sarah Thomas" w:date="2014-03-12T12:17:00Z">
        <w:r>
          <w:t xml:space="preserve"> to facilitate the mapping. </w:t>
        </w:r>
      </w:ins>
      <w:ins w:id="952" w:author="Sarah Thomas" w:date="2014-03-12T12:22:00Z">
        <w:r w:rsidR="006E0F15">
          <w:t xml:space="preserve">A class name becomes a singular version of the table name, in </w:t>
        </w:r>
      </w:ins>
      <w:ins w:id="953" w:author="Sarah Thomas" w:date="2014-03-12T12:24:00Z">
        <w:r w:rsidR="006E0F15">
          <w:t xml:space="preserve">Pascal case. </w:t>
        </w:r>
      </w:ins>
      <w:ins w:id="954" w:author="Sarah Thomas" w:date="2014-03-12T12:17:00Z">
        <w:r>
          <w:t xml:space="preserve">For example the table name </w:t>
        </w:r>
        <w:r w:rsidRPr="006E0F15">
          <w:rPr>
            <w:rFonts w:ascii="Courier" w:hAnsi="Courier"/>
            <w:rPrChange w:id="955" w:author="Sarah Thomas" w:date="2014-03-12T12:19:00Z">
              <w:rPr/>
            </w:rPrChange>
          </w:rPr>
          <w:t>skills</w:t>
        </w:r>
        <w:r>
          <w:t xml:space="preserve"> will map to the class </w:t>
        </w:r>
        <w:r w:rsidRPr="006E0F15">
          <w:rPr>
            <w:rFonts w:ascii="Courier" w:hAnsi="Courier"/>
            <w:rPrChange w:id="956" w:author="Sarah Thomas" w:date="2014-03-12T12:22:00Z">
              <w:rPr/>
            </w:rPrChange>
          </w:rPr>
          <w:t>Skill</w:t>
        </w:r>
      </w:ins>
      <w:ins w:id="957" w:author="Sarah Thomas" w:date="2014-03-12T12:22:00Z">
        <w:r w:rsidR="006E0F15" w:rsidRPr="006E0F15">
          <w:rPr>
            <w:rFonts w:cs="Times New Roman"/>
            <w:rPrChange w:id="958" w:author="Sarah Thomas" w:date="2014-03-12T12:27:00Z">
              <w:rPr>
                <w:rFonts w:ascii="Courier" w:hAnsi="Courier"/>
              </w:rPr>
            </w:rPrChange>
          </w:rPr>
          <w:t>.</w:t>
        </w:r>
      </w:ins>
      <w:ins w:id="959" w:author="Sarah Thomas" w:date="2014-03-12T12:26:00Z">
        <w:r w:rsidR="006E0F15" w:rsidRPr="006E0F15">
          <w:rPr>
            <w:rFonts w:cs="Times New Roman"/>
            <w:rPrChange w:id="960" w:author="Sarah Thomas" w:date="2014-03-12T12:27:00Z">
              <w:rPr>
                <w:rFonts w:ascii="Courier" w:hAnsi="Courier"/>
              </w:rPr>
            </w:rPrChange>
          </w:rPr>
          <w:t xml:space="preserve"> </w:t>
        </w:r>
      </w:ins>
      <w:ins w:id="961" w:author="Sarah Thomas" w:date="2014-03-12T12:27:00Z">
        <w:r w:rsidR="006E0F15">
          <w:rPr>
            <w:rFonts w:cs="Times New Roman"/>
          </w:rPr>
          <w:t xml:space="preserve">The following code shows the </w:t>
        </w:r>
        <w:r w:rsidR="006E0F15" w:rsidRPr="006E0F15">
          <w:rPr>
            <w:rFonts w:ascii="Courier" w:hAnsi="Courier" w:cs="Times New Roman"/>
            <w:rPrChange w:id="962" w:author="Sarah Thomas" w:date="2014-03-12T12:27:00Z">
              <w:rPr>
                <w:rFonts w:cs="Times New Roman"/>
              </w:rPr>
            </w:rPrChange>
          </w:rPr>
          <w:t>Skill</w:t>
        </w:r>
        <w:r w:rsidR="006E0F15">
          <w:rPr>
            <w:rFonts w:cs="Times New Roman"/>
          </w:rPr>
          <w:t xml:space="preserve"> class</w:t>
        </w:r>
      </w:ins>
    </w:p>
    <w:p w14:paraId="686B4F99" w14:textId="149127CA" w:rsidR="006E0F15" w:rsidRDefault="006E0F15">
      <w:pPr>
        <w:pStyle w:val="code"/>
        <w:rPr>
          <w:ins w:id="963" w:author="Sarah Thomas" w:date="2014-03-12T12:27:00Z"/>
        </w:rPr>
        <w:pPrChange w:id="964" w:author="Sarah Thomas" w:date="2014-03-12T12:27:00Z">
          <w:pPr>
            <w:widowControl w:val="0"/>
            <w:numPr>
              <w:numId w:val="51"/>
            </w:numPr>
            <w:tabs>
              <w:tab w:val="left" w:pos="220"/>
              <w:tab w:val="left" w:pos="720"/>
            </w:tabs>
            <w:autoSpaceDE w:val="0"/>
            <w:autoSpaceDN w:val="0"/>
            <w:adjustRightInd w:val="0"/>
            <w:ind w:left="720" w:hanging="720"/>
          </w:pPr>
        </w:pPrChange>
      </w:pPr>
      <w:ins w:id="965" w:author="Sarah Thomas" w:date="2014-03-12T12:27:00Z">
        <w:r w:rsidRPr="006E0F15">
          <w:t>&lt;?</w:t>
        </w:r>
        <w:r>
          <w:t xml:space="preserve"> </w:t>
        </w:r>
        <w:proofErr w:type="spellStart"/>
        <w:proofErr w:type="gramStart"/>
        <w:r w:rsidRPr="006E0F15">
          <w:t>php</w:t>
        </w:r>
        <w:proofErr w:type="spellEnd"/>
        <w:proofErr w:type="gramEnd"/>
        <w:r w:rsidRPr="006E0F15">
          <w:t xml:space="preserve">  class Skill extends Eloquent {       }</w:t>
        </w:r>
      </w:ins>
    </w:p>
    <w:p w14:paraId="1FB01B8B" w14:textId="1EE24D17" w:rsidR="006E0F15" w:rsidRPr="006E0F15" w:rsidRDefault="006E0F15">
      <w:pPr>
        <w:pStyle w:val="BodyText"/>
        <w:rPr>
          <w:ins w:id="966" w:author="Sarah Thomas" w:date="2014-03-03T16:35:00Z"/>
        </w:rPr>
        <w:pPrChange w:id="967" w:author="Sarah Thomas" w:date="2014-03-12T12:27:00Z">
          <w:pPr>
            <w:widowControl w:val="0"/>
            <w:numPr>
              <w:numId w:val="51"/>
            </w:numPr>
            <w:tabs>
              <w:tab w:val="left" w:pos="220"/>
              <w:tab w:val="left" w:pos="720"/>
            </w:tabs>
            <w:autoSpaceDE w:val="0"/>
            <w:autoSpaceDN w:val="0"/>
            <w:adjustRightInd w:val="0"/>
            <w:ind w:left="720" w:hanging="720"/>
          </w:pPr>
        </w:pPrChange>
      </w:pPr>
      <w:ins w:id="968" w:author="Sarah Thomas" w:date="2014-03-12T12:27:00Z">
        <w:r>
          <w:t xml:space="preserve">This is all that is required to </w:t>
        </w:r>
      </w:ins>
      <w:ins w:id="969" w:author="Sarah Thomas" w:date="2014-03-12T12:28:00Z">
        <w:r>
          <w:t>map a row from the database to an object in the application.</w:t>
        </w:r>
      </w:ins>
    </w:p>
    <w:p w14:paraId="619B9324" w14:textId="2868AB04" w:rsidR="0081299B" w:rsidRDefault="0081299B">
      <w:pPr>
        <w:pStyle w:val="Heading3"/>
        <w:rPr>
          <w:ins w:id="970" w:author="Sarah Thomas" w:date="2014-03-03T16:36:00Z"/>
        </w:rPr>
        <w:pPrChange w:id="971" w:author="Sarah Thomas" w:date="2014-03-12T17:56:00Z">
          <w:pPr>
            <w:widowControl w:val="0"/>
            <w:numPr>
              <w:numId w:val="51"/>
            </w:numPr>
            <w:tabs>
              <w:tab w:val="left" w:pos="220"/>
              <w:tab w:val="left" w:pos="720"/>
            </w:tabs>
            <w:autoSpaceDE w:val="0"/>
            <w:autoSpaceDN w:val="0"/>
            <w:adjustRightInd w:val="0"/>
            <w:ind w:left="720" w:hanging="720"/>
          </w:pPr>
        </w:pPrChange>
      </w:pPr>
      <w:ins w:id="972" w:author="Sarah Thomas" w:date="2014-03-03T16:35:00Z">
        <w:r>
          <w:t>Laravel Validation</w:t>
        </w:r>
      </w:ins>
    </w:p>
    <w:p w14:paraId="4A4AF852" w14:textId="77777777" w:rsidR="00D618DD" w:rsidRDefault="00D618DD">
      <w:pPr>
        <w:pStyle w:val="BodyText"/>
        <w:rPr>
          <w:ins w:id="973" w:author="Sarah Thomas" w:date="2014-03-13T11:50:00Z"/>
        </w:rPr>
        <w:pPrChange w:id="974" w:author="Sarah Thomas" w:date="2014-03-13T11:50:00Z">
          <w:pPr>
            <w:widowControl w:val="0"/>
            <w:autoSpaceDE w:val="0"/>
            <w:autoSpaceDN w:val="0"/>
            <w:adjustRightInd w:val="0"/>
            <w:spacing w:after="300"/>
          </w:pPr>
        </w:pPrChange>
      </w:pPr>
      <w:ins w:id="975" w:author="Sarah Thomas" w:date="2014-03-13T11:50:00Z">
        <w:r>
          <w:t xml:space="preserve">Since forms validation is an essential part of any web applications to ensure that only valid data is saved in the database and in a certain format or length, Laravel has “Validation” library to make this part simple and easy to implement [1]. </w:t>
        </w:r>
      </w:ins>
    </w:p>
    <w:p w14:paraId="39254213" w14:textId="77777777" w:rsidR="00D618DD" w:rsidRDefault="00D618DD">
      <w:pPr>
        <w:pStyle w:val="BodyText"/>
        <w:rPr>
          <w:ins w:id="976" w:author="Sarah Thomas" w:date="2014-03-13T11:50:00Z"/>
        </w:rPr>
        <w:pPrChange w:id="977" w:author="Sarah Thomas" w:date="2014-03-13T11:50:00Z">
          <w:pPr>
            <w:widowControl w:val="0"/>
            <w:autoSpaceDE w:val="0"/>
            <w:autoSpaceDN w:val="0"/>
            <w:adjustRightInd w:val="0"/>
            <w:spacing w:after="300"/>
          </w:pPr>
        </w:pPrChange>
      </w:pPr>
      <w:ins w:id="978" w:author="Sarah Thomas" w:date="2014-03-13T11:50:00Z">
        <w:r w:rsidRPr="001626ED">
          <w:rPr>
            <w:i/>
          </w:rPr>
          <w:t>FacultyCooperative</w:t>
        </w:r>
        <w:r>
          <w:t xml:space="preserve"> website has many forms to validate their input fields before completing the action process of each form. </w:t>
        </w:r>
      </w:ins>
    </w:p>
    <w:p w14:paraId="65649609" w14:textId="77777777" w:rsidR="00D618DD" w:rsidRDefault="00D618DD">
      <w:pPr>
        <w:pStyle w:val="BodyText"/>
        <w:rPr>
          <w:ins w:id="979" w:author="Sarah Thomas" w:date="2014-03-13T11:50:00Z"/>
        </w:rPr>
        <w:pPrChange w:id="980" w:author="Sarah Thomas" w:date="2014-03-13T11:51:00Z">
          <w:pPr>
            <w:widowControl w:val="0"/>
            <w:autoSpaceDE w:val="0"/>
            <w:autoSpaceDN w:val="0"/>
            <w:adjustRightInd w:val="0"/>
            <w:spacing w:after="300"/>
          </w:pPr>
        </w:pPrChange>
      </w:pPr>
      <w:ins w:id="981" w:author="Sarah Thomas" w:date="2014-03-13T11:50:00Z">
        <w:r>
          <w:t xml:space="preserve">Validation of </w:t>
        </w:r>
        <w:r w:rsidRPr="008C3BBD">
          <w:rPr>
            <w:i/>
          </w:rPr>
          <w:t>Register from</w:t>
        </w:r>
        <w:r>
          <w:t xml:space="preserve">: </w:t>
        </w:r>
      </w:ins>
    </w:p>
    <w:p w14:paraId="5EDCCDE1" w14:textId="10F03526" w:rsidR="00D618DD" w:rsidRDefault="00D618DD">
      <w:pPr>
        <w:pStyle w:val="BodyText"/>
        <w:numPr>
          <w:ilvl w:val="0"/>
          <w:numId w:val="65"/>
        </w:numPr>
        <w:rPr>
          <w:ins w:id="982" w:author="Sarah Thomas" w:date="2014-03-13T11:50:00Z"/>
        </w:rPr>
        <w:pPrChange w:id="983" w:author="Sarah Thomas" w:date="2014-03-13T11:51:00Z">
          <w:pPr>
            <w:pStyle w:val="ListParagraph"/>
            <w:widowControl w:val="0"/>
            <w:numPr>
              <w:numId w:val="65"/>
            </w:numPr>
            <w:autoSpaceDE w:val="0"/>
            <w:autoSpaceDN w:val="0"/>
            <w:adjustRightInd w:val="0"/>
            <w:spacing w:after="300"/>
            <w:ind w:hanging="360"/>
          </w:pPr>
        </w:pPrChange>
      </w:pPr>
      <w:ins w:id="984" w:author="Sarah Thomas" w:date="2014-03-13T11:50:00Z">
        <w:r>
          <w:rPr>
            <w:noProof/>
            <w:lang w:val="en-US"/>
          </w:rPr>
          <w:drawing>
            <wp:anchor distT="0" distB="0" distL="114300" distR="114300" simplePos="0" relativeHeight="251659264" behindDoc="0" locked="0" layoutInCell="1" allowOverlap="1" wp14:anchorId="0E6847C1" wp14:editId="51956365">
              <wp:simplePos x="0" y="0"/>
              <wp:positionH relativeFrom="column">
                <wp:posOffset>4114800</wp:posOffset>
              </wp:positionH>
              <wp:positionV relativeFrom="paragraph">
                <wp:posOffset>114935</wp:posOffset>
              </wp:positionV>
              <wp:extent cx="2286000" cy="1790700"/>
              <wp:effectExtent l="152400" t="152400" r="152400" b="19050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2286000"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C3BBD">
          <w:t xml:space="preserve">All fields are required </w:t>
        </w:r>
      </w:ins>
      <w:ins w:id="985" w:author="Sarah Thomas" w:date="2014-03-13T11:57:00Z">
        <w:r w:rsidR="00A3367E">
          <w:t>for</w:t>
        </w:r>
      </w:ins>
      <w:ins w:id="986" w:author="Sarah Thomas" w:date="2014-03-13T11:50:00Z">
        <w:r w:rsidRPr="008C3BBD">
          <w:t xml:space="preserve"> this form.</w:t>
        </w:r>
      </w:ins>
    </w:p>
    <w:p w14:paraId="57D31F2E" w14:textId="3340E215" w:rsidR="00D618DD" w:rsidRPr="008C3BBD" w:rsidRDefault="00D618DD">
      <w:pPr>
        <w:pStyle w:val="BodyText"/>
        <w:numPr>
          <w:ilvl w:val="0"/>
          <w:numId w:val="65"/>
        </w:numPr>
        <w:rPr>
          <w:ins w:id="987" w:author="Sarah Thomas" w:date="2014-03-13T11:50:00Z"/>
        </w:rPr>
        <w:pPrChange w:id="988" w:author="Sarah Thomas" w:date="2014-03-13T11:51:00Z">
          <w:pPr>
            <w:pStyle w:val="ListParagraph"/>
            <w:widowControl w:val="0"/>
            <w:numPr>
              <w:numId w:val="65"/>
            </w:numPr>
            <w:autoSpaceDE w:val="0"/>
            <w:autoSpaceDN w:val="0"/>
            <w:adjustRightInd w:val="0"/>
            <w:spacing w:after="300"/>
            <w:ind w:hanging="360"/>
          </w:pPr>
        </w:pPrChange>
      </w:pPr>
      <w:ins w:id="989" w:author="Sarah Thomas" w:date="2014-03-13T11:50:00Z">
        <w:r>
          <w:t xml:space="preserve">Email field must be unique. </w:t>
        </w:r>
      </w:ins>
    </w:p>
    <w:p w14:paraId="59601DDF" w14:textId="77777777" w:rsidR="00D618DD" w:rsidRDefault="00D618DD" w:rsidP="00D618DD">
      <w:pPr>
        <w:widowControl w:val="0"/>
        <w:autoSpaceDE w:val="0"/>
        <w:autoSpaceDN w:val="0"/>
        <w:adjustRightInd w:val="0"/>
        <w:spacing w:after="300"/>
        <w:rPr>
          <w:ins w:id="990" w:author="Sarah Thomas" w:date="2014-03-13T11:50:00Z"/>
          <w:rFonts w:ascii="Times" w:hAnsi="Times" w:cs="Times"/>
          <w:sz w:val="32"/>
          <w:szCs w:val="32"/>
        </w:rPr>
      </w:pPr>
      <w:ins w:id="991" w:author="Sarah Thomas" w:date="2014-03-13T11:50:00Z">
        <w:r>
          <w:rPr>
            <w:noProof/>
            <w:lang w:val="en-US"/>
          </w:rPr>
          <w:drawing>
            <wp:anchor distT="0" distB="0" distL="114300" distR="114300" simplePos="0" relativeHeight="251660288" behindDoc="0" locked="0" layoutInCell="1" allowOverlap="1" wp14:anchorId="6B1300F1" wp14:editId="531802EE">
              <wp:simplePos x="0" y="0"/>
              <wp:positionH relativeFrom="column">
                <wp:posOffset>114300</wp:posOffset>
              </wp:positionH>
              <wp:positionV relativeFrom="paragraph">
                <wp:posOffset>176530</wp:posOffset>
              </wp:positionV>
              <wp:extent cx="3886200" cy="114300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 code.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1143000"/>
                      </a:xfrm>
                      <a:prstGeom prst="rect">
                        <a:avLst/>
                      </a:prstGeom>
                    </pic:spPr>
                  </pic:pic>
                </a:graphicData>
              </a:graphic>
              <wp14:sizeRelH relativeFrom="margin">
                <wp14:pctWidth>0</wp14:pctWidth>
              </wp14:sizeRelH>
              <wp14:sizeRelV relativeFrom="margin">
                <wp14:pctHeight>0</wp14:pctHeight>
              </wp14:sizeRelV>
            </wp:anchor>
          </w:drawing>
        </w:r>
        <w:r>
          <w:rPr>
            <w:rFonts w:ascii="Times" w:hAnsi="Times" w:cs="Times"/>
            <w:sz w:val="32"/>
            <w:szCs w:val="32"/>
          </w:rPr>
          <w:t xml:space="preserve"> </w:t>
        </w:r>
      </w:ins>
    </w:p>
    <w:p w14:paraId="5766DF02" w14:textId="77777777" w:rsidR="00D618DD" w:rsidRDefault="00D618DD" w:rsidP="00D618DD">
      <w:pPr>
        <w:widowControl w:val="0"/>
        <w:autoSpaceDE w:val="0"/>
        <w:autoSpaceDN w:val="0"/>
        <w:adjustRightInd w:val="0"/>
        <w:spacing w:after="300"/>
        <w:rPr>
          <w:ins w:id="992" w:author="Sarah Thomas" w:date="2014-03-13T11:50:00Z"/>
          <w:rFonts w:ascii="Times" w:hAnsi="Times" w:cs="Times"/>
          <w:sz w:val="32"/>
          <w:szCs w:val="32"/>
        </w:rPr>
      </w:pPr>
    </w:p>
    <w:p w14:paraId="20863841" w14:textId="77777777" w:rsidR="00D618DD" w:rsidRDefault="00D618DD" w:rsidP="00D618DD">
      <w:pPr>
        <w:rPr>
          <w:ins w:id="993" w:author="Sarah Thomas" w:date="2014-03-13T11:50:00Z"/>
        </w:rPr>
      </w:pPr>
    </w:p>
    <w:p w14:paraId="5828D800" w14:textId="77777777" w:rsidR="00D618DD" w:rsidRDefault="00D618DD" w:rsidP="00D618DD">
      <w:pPr>
        <w:rPr>
          <w:ins w:id="994" w:author="Sarah Thomas" w:date="2014-03-13T11:50:00Z"/>
        </w:rPr>
      </w:pPr>
    </w:p>
    <w:p w14:paraId="7FF025E7" w14:textId="77777777" w:rsidR="00D618DD" w:rsidRDefault="00D618DD">
      <w:pPr>
        <w:pStyle w:val="BodyText"/>
        <w:rPr>
          <w:ins w:id="995" w:author="Sarah Thomas" w:date="2014-03-13T11:50:00Z"/>
        </w:rPr>
        <w:pPrChange w:id="996" w:author="Sarah Thomas" w:date="2014-03-13T11:51:00Z">
          <w:pPr/>
        </w:pPrChange>
      </w:pPr>
      <w:ins w:id="997" w:author="Sarah Thomas" w:date="2014-03-13T11:50:00Z">
        <w:r>
          <w:t xml:space="preserve">Validation of </w:t>
        </w:r>
        <w:r>
          <w:rPr>
            <w:i/>
          </w:rPr>
          <w:t>login</w:t>
        </w:r>
        <w:r w:rsidRPr="008C3BBD">
          <w:rPr>
            <w:i/>
          </w:rPr>
          <w:t xml:space="preserve"> from</w:t>
        </w:r>
        <w:r>
          <w:t>:</w:t>
        </w:r>
      </w:ins>
    </w:p>
    <w:p w14:paraId="3AEB05AE" w14:textId="77777777" w:rsidR="00D618DD" w:rsidRDefault="00D618DD" w:rsidP="00D618DD">
      <w:pPr>
        <w:rPr>
          <w:ins w:id="998" w:author="Sarah Thomas" w:date="2014-03-13T11:50:00Z"/>
        </w:rPr>
      </w:pPr>
    </w:p>
    <w:p w14:paraId="6545BA4D" w14:textId="77777777" w:rsidR="00D618DD" w:rsidRDefault="00D618DD">
      <w:pPr>
        <w:pStyle w:val="BodyText"/>
        <w:rPr>
          <w:ins w:id="999" w:author="Sarah Thomas" w:date="2014-03-13T11:50:00Z"/>
        </w:rPr>
        <w:pPrChange w:id="1000" w:author="Sarah Thomas" w:date="2014-03-13T11:51:00Z">
          <w:pPr>
            <w:pStyle w:val="ListParagraph"/>
            <w:widowControl w:val="0"/>
            <w:numPr>
              <w:numId w:val="65"/>
            </w:numPr>
            <w:autoSpaceDE w:val="0"/>
            <w:autoSpaceDN w:val="0"/>
            <w:adjustRightInd w:val="0"/>
            <w:spacing w:after="300"/>
            <w:ind w:hanging="360"/>
          </w:pPr>
        </w:pPrChange>
      </w:pPr>
      <w:ins w:id="1001" w:author="Sarah Thomas" w:date="2014-03-13T11:50:00Z">
        <w:r w:rsidRPr="008C3BBD">
          <w:t>All fields are required in this form</w:t>
        </w:r>
        <w:r>
          <w:t>.</w:t>
        </w:r>
      </w:ins>
    </w:p>
    <w:p w14:paraId="3F0910DC" w14:textId="77777777" w:rsidR="00D618DD" w:rsidRPr="00125D9D" w:rsidRDefault="00D618DD" w:rsidP="00D618DD">
      <w:pPr>
        <w:pStyle w:val="ListParagraph"/>
        <w:widowControl w:val="0"/>
        <w:autoSpaceDE w:val="0"/>
        <w:autoSpaceDN w:val="0"/>
        <w:adjustRightInd w:val="0"/>
        <w:spacing w:after="300"/>
        <w:rPr>
          <w:ins w:id="1002" w:author="Sarah Thomas" w:date="2014-03-13T11:50:00Z"/>
          <w:rFonts w:ascii="Times" w:hAnsi="Times" w:cs="Times"/>
          <w:sz w:val="32"/>
          <w:szCs w:val="32"/>
        </w:rPr>
      </w:pPr>
      <w:ins w:id="1003" w:author="Sarah Thomas" w:date="2014-03-13T11:50:00Z">
        <w:r>
          <w:rPr>
            <w:noProof/>
            <w:lang w:val="en-US"/>
          </w:rPr>
          <w:drawing>
            <wp:anchor distT="0" distB="0" distL="114300" distR="114300" simplePos="0" relativeHeight="251661312" behindDoc="0" locked="0" layoutInCell="1" allowOverlap="1" wp14:anchorId="5B353528" wp14:editId="2345316D">
              <wp:simplePos x="0" y="0"/>
              <wp:positionH relativeFrom="column">
                <wp:posOffset>4114800</wp:posOffset>
              </wp:positionH>
              <wp:positionV relativeFrom="paragraph">
                <wp:posOffset>125730</wp:posOffset>
              </wp:positionV>
              <wp:extent cx="2286000" cy="1371600"/>
              <wp:effectExtent l="152400" t="152400" r="152400" b="17780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form.png"/>
                      <pic:cNvPicPr/>
                    </pic:nvPicPr>
                    <pic:blipFill>
                      <a:blip r:embed="rId15">
                        <a:extLst>
                          <a:ext uri="{28A0092B-C50C-407E-A947-70E740481C1C}">
                            <a14:useLocalDpi xmlns:a14="http://schemas.microsoft.com/office/drawing/2010/main" val="0"/>
                          </a:ext>
                        </a:extLst>
                      </a:blip>
                      <a:stretch>
                        <a:fillRect/>
                      </a:stretch>
                    </pic:blipFill>
                    <pic:spPr>
                      <a:xfrm>
                        <a:off x="0" y="0"/>
                        <a:ext cx="2286000" cy="137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0" locked="0" layoutInCell="1" allowOverlap="1" wp14:anchorId="3085D9AC" wp14:editId="19FC625F">
              <wp:simplePos x="0" y="0"/>
              <wp:positionH relativeFrom="column">
                <wp:posOffset>0</wp:posOffset>
              </wp:positionH>
              <wp:positionV relativeFrom="paragraph">
                <wp:posOffset>125730</wp:posOffset>
              </wp:positionV>
              <wp:extent cx="3886200" cy="1091777"/>
              <wp:effectExtent l="0" t="0" r="0" b="63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code.png"/>
                      <pic:cNvPicPr/>
                    </pic:nvPicPr>
                    <pic:blipFill rotWithShape="1">
                      <a:blip r:embed="rId16">
                        <a:extLst>
                          <a:ext uri="{28A0092B-C50C-407E-A947-70E740481C1C}">
                            <a14:useLocalDpi xmlns:a14="http://schemas.microsoft.com/office/drawing/2010/main" val="0"/>
                          </a:ext>
                        </a:extLst>
                      </a:blip>
                      <a:srcRect t="-1" b="3733"/>
                      <a:stretch/>
                    </pic:blipFill>
                    <pic:spPr bwMode="auto">
                      <a:xfrm>
                        <a:off x="0" y="0"/>
                        <a:ext cx="3886200" cy="10917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59D8AF8C" w14:textId="77777777" w:rsidR="00D618DD" w:rsidRDefault="00D618DD" w:rsidP="00D618DD">
      <w:pPr>
        <w:rPr>
          <w:ins w:id="1004" w:author="Sarah Thomas" w:date="2014-03-13T11:50:00Z"/>
        </w:rPr>
      </w:pPr>
    </w:p>
    <w:p w14:paraId="7085EFE9" w14:textId="77777777" w:rsidR="00D618DD" w:rsidRDefault="00D618DD">
      <w:pPr>
        <w:pStyle w:val="BodyText"/>
        <w:rPr>
          <w:ins w:id="1005" w:author="Sarah Thomas" w:date="2014-03-13T11:50:00Z"/>
        </w:rPr>
        <w:pPrChange w:id="1006" w:author="Sarah Thomas" w:date="2014-03-13T11:52:00Z">
          <w:pPr/>
        </w:pPrChange>
      </w:pPr>
      <w:ins w:id="1007" w:author="Sarah Thomas" w:date="2014-03-13T11:50:00Z">
        <w:r>
          <w:lastRenderedPageBreak/>
          <w:t xml:space="preserve">Validation of </w:t>
        </w:r>
        <w:proofErr w:type="spellStart"/>
        <w:r>
          <w:t>edit</w:t>
        </w:r>
        <w:r w:rsidRPr="00125D9D">
          <w:t>Profile</w:t>
        </w:r>
        <w:proofErr w:type="spellEnd"/>
        <w:r w:rsidRPr="00125D9D">
          <w:t xml:space="preserve"> form:</w:t>
        </w:r>
      </w:ins>
    </w:p>
    <w:p w14:paraId="5D51A62B" w14:textId="77777777" w:rsidR="00D618DD" w:rsidRPr="00DF6CF3" w:rsidRDefault="00D618DD">
      <w:pPr>
        <w:pStyle w:val="BodyText"/>
        <w:rPr>
          <w:ins w:id="1008" w:author="Sarah Thomas" w:date="2014-03-13T11:50:00Z"/>
          <w:noProof/>
        </w:rPr>
        <w:pPrChange w:id="1009" w:author="Sarah Thomas" w:date="2014-03-13T11:52:00Z">
          <w:pPr>
            <w:pStyle w:val="ListParagraph"/>
            <w:numPr>
              <w:numId w:val="65"/>
            </w:numPr>
            <w:spacing w:after="0"/>
            <w:ind w:hanging="360"/>
          </w:pPr>
        </w:pPrChange>
      </w:pPr>
      <w:ins w:id="1010" w:author="Sarah Thomas" w:date="2014-03-13T11:50:00Z">
        <w:r>
          <w:rPr>
            <w:noProof/>
            <w:lang w:val="en-US"/>
          </w:rPr>
          <w:drawing>
            <wp:anchor distT="0" distB="0" distL="114300" distR="114300" simplePos="0" relativeHeight="251663360" behindDoc="0" locked="0" layoutInCell="1" allowOverlap="1" wp14:anchorId="0256838C" wp14:editId="4C014BB4">
              <wp:simplePos x="0" y="0"/>
              <wp:positionH relativeFrom="column">
                <wp:posOffset>457200</wp:posOffset>
              </wp:positionH>
              <wp:positionV relativeFrom="paragraph">
                <wp:posOffset>222250</wp:posOffset>
              </wp:positionV>
              <wp:extent cx="4229100" cy="1371600"/>
              <wp:effectExtent l="0" t="0" r="1270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 code.png"/>
                      <pic:cNvPicPr/>
                    </pic:nvPicPr>
                    <pic:blipFill>
                      <a:blip r:embed="rId17">
                        <a:extLst>
                          <a:ext uri="{28A0092B-C50C-407E-A947-70E740481C1C}">
                            <a14:useLocalDpi xmlns:a14="http://schemas.microsoft.com/office/drawing/2010/main" val="0"/>
                          </a:ext>
                        </a:extLst>
                      </a:blip>
                      <a:stretch>
                        <a:fillRect/>
                      </a:stretch>
                    </pic:blipFill>
                    <pic:spPr>
                      <a:xfrm>
                        <a:off x="0" y="0"/>
                        <a:ext cx="4229100" cy="1371600"/>
                      </a:xfrm>
                      <a:prstGeom prst="rect">
                        <a:avLst/>
                      </a:prstGeom>
                    </pic:spPr>
                  </pic:pic>
                </a:graphicData>
              </a:graphic>
              <wp14:sizeRelH relativeFrom="margin">
                <wp14:pctWidth>0</wp14:pctWidth>
              </wp14:sizeRelH>
              <wp14:sizeRelV relativeFrom="margin">
                <wp14:pctHeight>0</wp14:pctHeight>
              </wp14:sizeRelV>
            </wp:anchor>
          </w:drawing>
        </w:r>
        <w:proofErr w:type="gramStart"/>
        <w:r>
          <w:t>n</w:t>
        </w:r>
        <w:r w:rsidRPr="00DF6CF3">
          <w:t>ame</w:t>
        </w:r>
        <w:proofErr w:type="gramEnd"/>
        <w:r w:rsidRPr="00DF6CF3">
          <w:t xml:space="preserve"> </w:t>
        </w:r>
        <w:r>
          <w:t xml:space="preserve">and </w:t>
        </w:r>
        <w:proofErr w:type="spellStart"/>
        <w:r>
          <w:t>bioDetails</w:t>
        </w:r>
        <w:proofErr w:type="spellEnd"/>
        <w:r>
          <w:t xml:space="preserve"> fields </w:t>
        </w:r>
        <w:r w:rsidRPr="00DF6CF3">
          <w:t>are required</w:t>
        </w:r>
        <w:r>
          <w:t>.</w:t>
        </w:r>
      </w:ins>
    </w:p>
    <w:p w14:paraId="2060A873" w14:textId="77777777" w:rsidR="00D618DD" w:rsidRDefault="00D618DD">
      <w:pPr>
        <w:pStyle w:val="BodyText"/>
        <w:rPr>
          <w:ins w:id="1011" w:author="Sarah Thomas" w:date="2014-03-13T11:50:00Z"/>
        </w:rPr>
        <w:pPrChange w:id="1012" w:author="Sarah Thomas" w:date="2014-03-13T11:52:00Z">
          <w:pPr>
            <w:pStyle w:val="ListParagraph"/>
          </w:pPr>
        </w:pPrChange>
      </w:pPr>
    </w:p>
    <w:p w14:paraId="372AFBAD" w14:textId="77777777" w:rsidR="00D618DD" w:rsidRDefault="00D618DD">
      <w:pPr>
        <w:pStyle w:val="BodyText"/>
        <w:rPr>
          <w:ins w:id="1013" w:author="Sarah Thomas" w:date="2014-03-13T11:50:00Z"/>
        </w:rPr>
        <w:pPrChange w:id="1014" w:author="Sarah Thomas" w:date="2014-03-13T11:52:00Z">
          <w:pPr>
            <w:pStyle w:val="ListParagraph"/>
          </w:pPr>
        </w:pPrChange>
      </w:pPr>
    </w:p>
    <w:p w14:paraId="0705E2A9" w14:textId="77777777" w:rsidR="00D618DD" w:rsidRDefault="00D618DD">
      <w:pPr>
        <w:pStyle w:val="BodyText"/>
        <w:rPr>
          <w:ins w:id="1015" w:author="Sarah Thomas" w:date="2014-03-13T11:50:00Z"/>
        </w:rPr>
        <w:pPrChange w:id="1016" w:author="Sarah Thomas" w:date="2014-03-13T11:52:00Z">
          <w:pPr>
            <w:pStyle w:val="ListParagraph"/>
          </w:pPr>
        </w:pPrChange>
      </w:pPr>
    </w:p>
    <w:p w14:paraId="07D51376" w14:textId="77777777" w:rsidR="00D618DD" w:rsidRDefault="00D618DD">
      <w:pPr>
        <w:pStyle w:val="BodyText"/>
        <w:rPr>
          <w:ins w:id="1017" w:author="Sarah Thomas" w:date="2014-03-13T11:50:00Z"/>
        </w:rPr>
        <w:pPrChange w:id="1018" w:author="Sarah Thomas" w:date="2014-03-13T11:52:00Z">
          <w:pPr>
            <w:pStyle w:val="ListParagraph"/>
          </w:pPr>
        </w:pPrChange>
      </w:pPr>
    </w:p>
    <w:p w14:paraId="145853D6" w14:textId="77777777" w:rsidR="00D618DD" w:rsidRDefault="00D618DD">
      <w:pPr>
        <w:pStyle w:val="BodyText"/>
        <w:rPr>
          <w:ins w:id="1019" w:author="Sarah Thomas" w:date="2014-03-13T11:50:00Z"/>
        </w:rPr>
        <w:pPrChange w:id="1020" w:author="Sarah Thomas" w:date="2014-03-13T11:52:00Z">
          <w:pPr>
            <w:pStyle w:val="ListParagraph"/>
          </w:pPr>
        </w:pPrChange>
      </w:pPr>
    </w:p>
    <w:p w14:paraId="1B94F48A" w14:textId="77777777" w:rsidR="00D618DD" w:rsidRDefault="00D618DD">
      <w:pPr>
        <w:pStyle w:val="BodyText"/>
        <w:rPr>
          <w:ins w:id="1021" w:author="Sarah Thomas" w:date="2014-03-13T11:50:00Z"/>
        </w:rPr>
        <w:pPrChange w:id="1022" w:author="Sarah Thomas" w:date="2014-03-13T11:52:00Z">
          <w:pPr>
            <w:pStyle w:val="ListParagraph"/>
          </w:pPr>
        </w:pPrChange>
      </w:pPr>
    </w:p>
    <w:p w14:paraId="3C7603A9" w14:textId="77777777" w:rsidR="00D618DD" w:rsidRPr="00DF6CF3" w:rsidRDefault="00D618DD">
      <w:pPr>
        <w:pStyle w:val="BodyText"/>
        <w:rPr>
          <w:ins w:id="1023" w:author="Sarah Thomas" w:date="2014-03-13T11:50:00Z"/>
        </w:rPr>
        <w:pPrChange w:id="1024" w:author="Sarah Thomas" w:date="2014-03-13T11:52:00Z">
          <w:pPr/>
        </w:pPrChange>
      </w:pPr>
    </w:p>
    <w:p w14:paraId="167746B6" w14:textId="77777777" w:rsidR="00D618DD" w:rsidRDefault="00D618DD">
      <w:pPr>
        <w:pStyle w:val="BodyText"/>
        <w:rPr>
          <w:ins w:id="1025" w:author="Sarah Thomas" w:date="2014-03-13T11:50:00Z"/>
        </w:rPr>
        <w:pPrChange w:id="1026" w:author="Sarah Thomas" w:date="2014-03-13T11:52:00Z">
          <w:pPr/>
        </w:pPrChange>
      </w:pPr>
      <w:ins w:id="1027" w:author="Sarah Thomas" w:date="2014-03-13T11:50:00Z">
        <w:r>
          <w:t xml:space="preserve">Validation of </w:t>
        </w:r>
        <w:proofErr w:type="spellStart"/>
        <w:r>
          <w:t>createVenture</w:t>
        </w:r>
        <w:proofErr w:type="spellEnd"/>
        <w:r w:rsidRPr="00125D9D">
          <w:t xml:space="preserve"> form:</w:t>
        </w:r>
      </w:ins>
    </w:p>
    <w:p w14:paraId="78E05F33" w14:textId="77777777" w:rsidR="00D618DD" w:rsidRPr="00DF6CF3" w:rsidRDefault="00D618DD">
      <w:pPr>
        <w:pStyle w:val="BodyText"/>
        <w:rPr>
          <w:ins w:id="1028" w:author="Sarah Thomas" w:date="2014-03-13T11:50:00Z"/>
          <w:noProof/>
        </w:rPr>
        <w:pPrChange w:id="1029" w:author="Sarah Thomas" w:date="2014-03-13T11:52:00Z">
          <w:pPr>
            <w:pStyle w:val="ListParagraph"/>
            <w:numPr>
              <w:numId w:val="65"/>
            </w:numPr>
            <w:spacing w:after="0"/>
            <w:ind w:hanging="360"/>
          </w:pPr>
        </w:pPrChange>
      </w:pPr>
      <w:ins w:id="1030" w:author="Sarah Thomas" w:date="2014-03-13T11:50:00Z">
        <w:r>
          <w:t>Title of the venture is required.</w:t>
        </w:r>
      </w:ins>
    </w:p>
    <w:p w14:paraId="52B11260" w14:textId="77777777" w:rsidR="00D618DD" w:rsidRDefault="00D618DD">
      <w:pPr>
        <w:pStyle w:val="BodyText"/>
        <w:rPr>
          <w:ins w:id="1031" w:author="Sarah Thomas" w:date="2014-03-13T11:50:00Z"/>
        </w:rPr>
        <w:pPrChange w:id="1032" w:author="Sarah Thomas" w:date="2014-03-13T11:52:00Z">
          <w:pPr/>
        </w:pPrChange>
      </w:pPr>
      <w:ins w:id="1033" w:author="Sarah Thomas" w:date="2014-03-13T11:50:00Z">
        <w:r>
          <w:rPr>
            <w:noProof/>
            <w:lang w:val="en-US"/>
          </w:rPr>
          <w:drawing>
            <wp:anchor distT="0" distB="0" distL="114300" distR="114300" simplePos="0" relativeHeight="251664384" behindDoc="0" locked="0" layoutInCell="1" allowOverlap="1" wp14:anchorId="68C21AEC" wp14:editId="798FBB1A">
              <wp:simplePos x="0" y="0"/>
              <wp:positionH relativeFrom="column">
                <wp:posOffset>457200</wp:posOffset>
              </wp:positionH>
              <wp:positionV relativeFrom="paragraph">
                <wp:posOffset>47625</wp:posOffset>
              </wp:positionV>
              <wp:extent cx="3886200" cy="1257300"/>
              <wp:effectExtent l="0" t="0" r="0" b="1270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venture code.png"/>
                      <pic:cNvPicPr/>
                    </pic:nvPicPr>
                    <pic:blipFill>
                      <a:blip r:embed="rId18">
                        <a:extLst>
                          <a:ext uri="{28A0092B-C50C-407E-A947-70E740481C1C}">
                            <a14:useLocalDpi xmlns:a14="http://schemas.microsoft.com/office/drawing/2010/main" val="0"/>
                          </a:ext>
                        </a:extLst>
                      </a:blip>
                      <a:stretch>
                        <a:fillRect/>
                      </a:stretch>
                    </pic:blipFill>
                    <pic:spPr>
                      <a:xfrm>
                        <a:off x="0" y="0"/>
                        <a:ext cx="3886200" cy="1257300"/>
                      </a:xfrm>
                      <a:prstGeom prst="rect">
                        <a:avLst/>
                      </a:prstGeom>
                    </pic:spPr>
                  </pic:pic>
                </a:graphicData>
              </a:graphic>
              <wp14:sizeRelH relativeFrom="margin">
                <wp14:pctWidth>0</wp14:pctWidth>
              </wp14:sizeRelH>
              <wp14:sizeRelV relativeFrom="margin">
                <wp14:pctHeight>0</wp14:pctHeight>
              </wp14:sizeRelV>
            </wp:anchor>
          </w:drawing>
        </w:r>
      </w:ins>
    </w:p>
    <w:p w14:paraId="6E1AC79C" w14:textId="77777777" w:rsidR="00D618DD" w:rsidRDefault="00D618DD">
      <w:pPr>
        <w:pStyle w:val="BodyText"/>
        <w:rPr>
          <w:ins w:id="1034" w:author="Sarah Thomas" w:date="2014-03-13T11:50:00Z"/>
        </w:rPr>
        <w:pPrChange w:id="1035" w:author="Sarah Thomas" w:date="2014-03-13T11:52:00Z">
          <w:pPr/>
        </w:pPrChange>
      </w:pPr>
    </w:p>
    <w:p w14:paraId="1468AA9A" w14:textId="77777777" w:rsidR="00D618DD" w:rsidRDefault="00D618DD">
      <w:pPr>
        <w:pStyle w:val="BodyText"/>
        <w:rPr>
          <w:ins w:id="1036" w:author="Sarah Thomas" w:date="2014-03-13T11:50:00Z"/>
        </w:rPr>
        <w:pPrChange w:id="1037" w:author="Sarah Thomas" w:date="2014-03-13T11:52:00Z">
          <w:pPr/>
        </w:pPrChange>
      </w:pPr>
    </w:p>
    <w:p w14:paraId="0E65A466" w14:textId="77777777" w:rsidR="00D618DD" w:rsidRDefault="00D618DD">
      <w:pPr>
        <w:pStyle w:val="BodyText"/>
        <w:rPr>
          <w:ins w:id="1038" w:author="Sarah Thomas" w:date="2014-03-13T11:50:00Z"/>
        </w:rPr>
        <w:pPrChange w:id="1039" w:author="Sarah Thomas" w:date="2014-03-13T11:52:00Z">
          <w:pPr/>
        </w:pPrChange>
      </w:pPr>
    </w:p>
    <w:p w14:paraId="6C609759" w14:textId="77777777" w:rsidR="00D618DD" w:rsidRDefault="00D618DD">
      <w:pPr>
        <w:pStyle w:val="BodyText"/>
        <w:rPr>
          <w:ins w:id="1040" w:author="Sarah Thomas" w:date="2014-03-13T11:50:00Z"/>
        </w:rPr>
        <w:pPrChange w:id="1041" w:author="Sarah Thomas" w:date="2014-03-13T11:52:00Z">
          <w:pPr/>
        </w:pPrChange>
      </w:pPr>
    </w:p>
    <w:p w14:paraId="509B174F" w14:textId="77777777" w:rsidR="00D618DD" w:rsidRDefault="00D618DD">
      <w:pPr>
        <w:pStyle w:val="BodyText"/>
        <w:rPr>
          <w:ins w:id="1042" w:author="Sarah Thomas" w:date="2014-03-13T11:50:00Z"/>
        </w:rPr>
        <w:pPrChange w:id="1043" w:author="Sarah Thomas" w:date="2014-03-13T11:52:00Z">
          <w:pPr/>
        </w:pPrChange>
      </w:pPr>
    </w:p>
    <w:p w14:paraId="68DA13C7" w14:textId="77777777" w:rsidR="00D618DD" w:rsidRDefault="00D618DD" w:rsidP="00D618DD">
      <w:pPr>
        <w:rPr>
          <w:ins w:id="1044" w:author="Sarah Thomas" w:date="2014-03-13T11:50:00Z"/>
          <w:noProof/>
        </w:rPr>
      </w:pPr>
    </w:p>
    <w:p w14:paraId="1135B095" w14:textId="77777777" w:rsidR="00D618DD" w:rsidRDefault="00D618DD">
      <w:pPr>
        <w:pStyle w:val="BodyText"/>
        <w:rPr>
          <w:ins w:id="1045" w:author="Sarah Thomas" w:date="2014-03-13T11:50:00Z"/>
        </w:rPr>
        <w:pPrChange w:id="1046" w:author="Sarah Thomas" w:date="2014-03-13T11:52:00Z">
          <w:pPr>
            <w:pStyle w:val="ListParagraph"/>
            <w:numPr>
              <w:numId w:val="65"/>
            </w:numPr>
            <w:spacing w:after="0"/>
            <w:ind w:hanging="360"/>
          </w:pPr>
        </w:pPrChange>
      </w:pPr>
      <w:ins w:id="1047" w:author="Sarah Thomas" w:date="2014-03-13T11:50:00Z">
        <w:r>
          <w:rPr>
            <w:noProof/>
            <w:lang w:val="en-US"/>
          </w:rPr>
          <w:drawing>
            <wp:anchor distT="0" distB="0" distL="114300" distR="114300" simplePos="0" relativeHeight="251665408" behindDoc="0" locked="0" layoutInCell="1" allowOverlap="1" wp14:anchorId="1A09DFD1" wp14:editId="07DC02B6">
              <wp:simplePos x="0" y="0"/>
              <wp:positionH relativeFrom="column">
                <wp:posOffset>457200</wp:posOffset>
              </wp:positionH>
              <wp:positionV relativeFrom="paragraph">
                <wp:posOffset>407670</wp:posOffset>
              </wp:positionV>
              <wp:extent cx="3886200" cy="1257300"/>
              <wp:effectExtent l="0" t="0" r="0" b="1270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code.png"/>
                      <pic:cNvPicPr/>
                    </pic:nvPicPr>
                    <pic:blipFill>
                      <a:blip r:embed="rId19">
                        <a:extLst>
                          <a:ext uri="{28A0092B-C50C-407E-A947-70E740481C1C}">
                            <a14:useLocalDpi xmlns:a14="http://schemas.microsoft.com/office/drawing/2010/main" val="0"/>
                          </a:ext>
                        </a:extLst>
                      </a:blip>
                      <a:stretch>
                        <a:fillRect/>
                      </a:stretch>
                    </pic:blipFill>
                    <pic:spPr>
                      <a:xfrm>
                        <a:off x="0" y="0"/>
                        <a:ext cx="3886200" cy="1257300"/>
                      </a:xfrm>
                      <a:prstGeom prst="rect">
                        <a:avLst/>
                      </a:prstGeom>
                    </pic:spPr>
                  </pic:pic>
                </a:graphicData>
              </a:graphic>
              <wp14:sizeRelH relativeFrom="margin">
                <wp14:pctWidth>0</wp14:pctWidth>
              </wp14:sizeRelH>
              <wp14:sizeRelV relativeFrom="margin">
                <wp14:pctHeight>0</wp14:pctHeight>
              </wp14:sizeRelV>
            </wp:anchor>
          </w:drawing>
        </w:r>
        <w:r>
          <w:t>I</w:t>
        </w:r>
        <w:r w:rsidRPr="00DF6CF3">
          <w:t xml:space="preserve">n this part, the </w:t>
        </w:r>
        <w:r w:rsidRPr="00DF6CF3">
          <w:rPr>
            <w:i/>
          </w:rPr>
          <w:t>validate</w:t>
        </w:r>
        <w:r>
          <w:t xml:space="preserve"> </w:t>
        </w:r>
        <w:r w:rsidRPr="00DF6CF3">
          <w:t>meth</w:t>
        </w:r>
        <w:r>
          <w:t>o</w:t>
        </w:r>
        <w:r w:rsidRPr="00DF6CF3">
          <w:t xml:space="preserve">d </w:t>
        </w:r>
        <w:r>
          <w:t xml:space="preserve">called from </w:t>
        </w:r>
        <w:r w:rsidRPr="00DF6CF3">
          <w:rPr>
            <w:i/>
          </w:rPr>
          <w:t>model/</w:t>
        </w:r>
        <w:proofErr w:type="spellStart"/>
        <w:r w:rsidRPr="00DF6CF3">
          <w:rPr>
            <w:i/>
          </w:rPr>
          <w:t>venture.php</w:t>
        </w:r>
        <w:proofErr w:type="spellEnd"/>
        <w:r w:rsidRPr="00DF6CF3">
          <w:t xml:space="preserve"> </w:t>
        </w:r>
      </w:ins>
    </w:p>
    <w:p w14:paraId="53C3FE33" w14:textId="77777777" w:rsidR="00D618DD" w:rsidRDefault="00D618DD">
      <w:pPr>
        <w:pStyle w:val="BodyText"/>
        <w:rPr>
          <w:ins w:id="1048" w:author="Sarah Thomas" w:date="2014-03-13T11:50:00Z"/>
        </w:rPr>
        <w:pPrChange w:id="1049" w:author="Sarah Thomas" w:date="2014-03-13T11:52:00Z">
          <w:pPr/>
        </w:pPrChange>
      </w:pPr>
    </w:p>
    <w:p w14:paraId="20FBBB9A" w14:textId="77777777" w:rsidR="00D618DD" w:rsidRDefault="00D618DD">
      <w:pPr>
        <w:pStyle w:val="BodyText"/>
        <w:rPr>
          <w:ins w:id="1050" w:author="Sarah Thomas" w:date="2014-03-13T11:50:00Z"/>
        </w:rPr>
        <w:pPrChange w:id="1051" w:author="Sarah Thomas" w:date="2014-03-13T11:52:00Z">
          <w:pPr/>
        </w:pPrChange>
      </w:pPr>
    </w:p>
    <w:p w14:paraId="7458CAF3" w14:textId="77777777" w:rsidR="00D618DD" w:rsidRDefault="00D618DD">
      <w:pPr>
        <w:pStyle w:val="BodyText"/>
        <w:rPr>
          <w:ins w:id="1052" w:author="Sarah Thomas" w:date="2014-03-13T11:50:00Z"/>
        </w:rPr>
        <w:pPrChange w:id="1053" w:author="Sarah Thomas" w:date="2014-03-13T11:52:00Z">
          <w:pPr/>
        </w:pPrChange>
      </w:pPr>
    </w:p>
    <w:p w14:paraId="0D6EBB79" w14:textId="77777777" w:rsidR="00D618DD" w:rsidRDefault="00D618DD">
      <w:pPr>
        <w:pStyle w:val="BodyText"/>
        <w:rPr>
          <w:ins w:id="1054" w:author="Sarah Thomas" w:date="2014-03-13T11:50:00Z"/>
        </w:rPr>
        <w:pPrChange w:id="1055" w:author="Sarah Thomas" w:date="2014-03-13T11:52:00Z">
          <w:pPr/>
        </w:pPrChange>
      </w:pPr>
    </w:p>
    <w:p w14:paraId="6C1AD9B6" w14:textId="77777777" w:rsidR="00D618DD" w:rsidRDefault="00D618DD">
      <w:pPr>
        <w:pStyle w:val="BodyText"/>
        <w:rPr>
          <w:ins w:id="1056" w:author="Sarah Thomas" w:date="2014-03-13T11:50:00Z"/>
        </w:rPr>
        <w:pPrChange w:id="1057" w:author="Sarah Thomas" w:date="2014-03-13T11:52:00Z">
          <w:pPr/>
        </w:pPrChange>
      </w:pPr>
    </w:p>
    <w:p w14:paraId="5D1F0344" w14:textId="77777777" w:rsidR="00D618DD" w:rsidRDefault="00D618DD">
      <w:pPr>
        <w:pStyle w:val="BodyText"/>
        <w:rPr>
          <w:ins w:id="1058" w:author="Sarah Thomas" w:date="2014-03-13T11:50:00Z"/>
        </w:rPr>
        <w:pPrChange w:id="1059" w:author="Sarah Thomas" w:date="2014-03-13T11:52:00Z">
          <w:pPr/>
        </w:pPrChange>
      </w:pPr>
    </w:p>
    <w:p w14:paraId="09CD3421" w14:textId="77777777" w:rsidR="00D618DD" w:rsidRDefault="00D618DD">
      <w:pPr>
        <w:pStyle w:val="BodyText"/>
        <w:rPr>
          <w:ins w:id="1060" w:author="Sarah Thomas" w:date="2014-03-13T11:50:00Z"/>
        </w:rPr>
        <w:pPrChange w:id="1061" w:author="Sarah Thomas" w:date="2014-03-13T11:52:00Z">
          <w:pPr/>
        </w:pPrChange>
      </w:pPr>
    </w:p>
    <w:p w14:paraId="20558319" w14:textId="77777777" w:rsidR="00D618DD" w:rsidRDefault="00D618DD">
      <w:pPr>
        <w:pStyle w:val="BodyText"/>
        <w:rPr>
          <w:ins w:id="1062" w:author="Sarah Thomas" w:date="2014-03-13T11:50:00Z"/>
        </w:rPr>
        <w:pPrChange w:id="1063" w:author="Sarah Thomas" w:date="2014-03-13T11:52:00Z">
          <w:pPr/>
        </w:pPrChange>
      </w:pPr>
    </w:p>
    <w:p w14:paraId="0B9316E6" w14:textId="77777777" w:rsidR="00D618DD" w:rsidRDefault="00D618DD">
      <w:pPr>
        <w:pStyle w:val="BodyText"/>
        <w:rPr>
          <w:ins w:id="1064" w:author="Sarah Thomas" w:date="2014-03-13T11:50:00Z"/>
        </w:rPr>
        <w:pPrChange w:id="1065" w:author="Sarah Thomas" w:date="2014-03-13T11:52:00Z">
          <w:pPr/>
        </w:pPrChange>
      </w:pPr>
      <w:ins w:id="1066" w:author="Sarah Thomas" w:date="2014-03-13T11:50:00Z">
        <w:r>
          <w:t xml:space="preserve">Validation of </w:t>
        </w:r>
        <w:proofErr w:type="spellStart"/>
        <w:r>
          <w:t>sendMessage</w:t>
        </w:r>
        <w:proofErr w:type="spellEnd"/>
        <w:r w:rsidRPr="00125D9D">
          <w:t xml:space="preserve"> form:</w:t>
        </w:r>
      </w:ins>
    </w:p>
    <w:p w14:paraId="24E22D9A" w14:textId="77777777" w:rsidR="00D618DD" w:rsidRPr="00DF6CF3" w:rsidRDefault="00D618DD">
      <w:pPr>
        <w:pStyle w:val="BodyText"/>
        <w:rPr>
          <w:ins w:id="1067" w:author="Sarah Thomas" w:date="2014-03-13T11:50:00Z"/>
        </w:rPr>
        <w:pPrChange w:id="1068" w:author="Sarah Thomas" w:date="2014-03-13T11:53:00Z">
          <w:pPr>
            <w:pStyle w:val="ListParagraph"/>
            <w:numPr>
              <w:numId w:val="65"/>
            </w:numPr>
            <w:spacing w:after="0"/>
            <w:ind w:hanging="360"/>
          </w:pPr>
        </w:pPrChange>
      </w:pPr>
      <w:proofErr w:type="gramStart"/>
      <w:ins w:id="1069" w:author="Sarah Thomas" w:date="2014-03-13T11:50:00Z">
        <w:r>
          <w:t>subject</w:t>
        </w:r>
        <w:proofErr w:type="gramEnd"/>
        <w:r>
          <w:t xml:space="preserve"> and message fields are </w:t>
        </w:r>
        <w:r w:rsidRPr="00A3367E">
          <w:rPr>
            <w:rPrChange w:id="1070" w:author="Sarah Thomas" w:date="2014-03-13T11:53:00Z">
              <w:rPr>
                <w:rFonts w:ascii="Times" w:hAnsi="Times" w:cs="Times"/>
                <w:sz w:val="32"/>
                <w:szCs w:val="32"/>
              </w:rPr>
            </w:rPrChange>
          </w:rPr>
          <w:t>required</w:t>
        </w:r>
        <w:r>
          <w:t>.</w:t>
        </w:r>
      </w:ins>
    </w:p>
    <w:p w14:paraId="13FC41B1" w14:textId="77777777" w:rsidR="00D618DD" w:rsidRPr="00DF6CF3" w:rsidRDefault="00D618DD">
      <w:pPr>
        <w:pStyle w:val="BodyText"/>
        <w:rPr>
          <w:ins w:id="1071" w:author="Sarah Thomas" w:date="2014-03-13T11:50:00Z"/>
          <w:rFonts w:ascii="Times" w:hAnsi="Times" w:cs="Times"/>
          <w:sz w:val="32"/>
          <w:szCs w:val="32"/>
        </w:rPr>
        <w:pPrChange w:id="1072" w:author="Sarah Thomas" w:date="2014-03-13T11:52:00Z">
          <w:pPr/>
        </w:pPrChange>
      </w:pPr>
      <w:ins w:id="1073" w:author="Sarah Thomas" w:date="2014-03-13T11:50:00Z">
        <w:r>
          <w:rPr>
            <w:rFonts w:ascii="Times" w:hAnsi="Times" w:cs="Times"/>
            <w:noProof/>
            <w:sz w:val="32"/>
            <w:szCs w:val="32"/>
            <w:lang w:val="en-US"/>
            <w:rPrChange w:id="1074">
              <w:rPr>
                <w:noProof/>
                <w:lang w:val="en-US"/>
              </w:rPr>
            </w:rPrChange>
          </w:rPr>
          <w:drawing>
            <wp:anchor distT="0" distB="0" distL="114300" distR="114300" simplePos="0" relativeHeight="251666432" behindDoc="0" locked="0" layoutInCell="1" allowOverlap="1" wp14:anchorId="1E60B2EC" wp14:editId="7EBCC10D">
              <wp:simplePos x="0" y="0"/>
              <wp:positionH relativeFrom="column">
                <wp:posOffset>457200</wp:posOffset>
              </wp:positionH>
              <wp:positionV relativeFrom="paragraph">
                <wp:posOffset>97790</wp:posOffset>
              </wp:positionV>
              <wp:extent cx="4000500" cy="1244600"/>
              <wp:effectExtent l="0" t="0" r="1270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message code.png"/>
                      <pic:cNvPicPr/>
                    </pic:nvPicPr>
                    <pic:blipFill>
                      <a:blip r:embed="rId20">
                        <a:extLst>
                          <a:ext uri="{28A0092B-C50C-407E-A947-70E740481C1C}">
                            <a14:useLocalDpi xmlns:a14="http://schemas.microsoft.com/office/drawing/2010/main" val="0"/>
                          </a:ext>
                        </a:extLst>
                      </a:blip>
                      <a:stretch>
                        <a:fillRect/>
                      </a:stretch>
                    </pic:blipFill>
                    <pic:spPr>
                      <a:xfrm>
                        <a:off x="0" y="0"/>
                        <a:ext cx="4000500" cy="1244600"/>
                      </a:xfrm>
                      <a:prstGeom prst="rect">
                        <a:avLst/>
                      </a:prstGeom>
                    </pic:spPr>
                  </pic:pic>
                </a:graphicData>
              </a:graphic>
              <wp14:sizeRelH relativeFrom="margin">
                <wp14:pctWidth>0</wp14:pctWidth>
              </wp14:sizeRelH>
              <wp14:sizeRelV relativeFrom="margin">
                <wp14:pctHeight>0</wp14:pctHeight>
              </wp14:sizeRelV>
            </wp:anchor>
          </w:drawing>
        </w:r>
      </w:ins>
    </w:p>
    <w:p w14:paraId="4F70E77C" w14:textId="77777777" w:rsidR="00D618DD" w:rsidRDefault="00D618DD">
      <w:pPr>
        <w:pStyle w:val="BodyText"/>
        <w:rPr>
          <w:ins w:id="1075" w:author="Sarah Thomas" w:date="2014-03-13T11:50:00Z"/>
          <w:noProof/>
        </w:rPr>
        <w:pPrChange w:id="1076" w:author="Sarah Thomas" w:date="2014-03-13T11:52:00Z">
          <w:pPr>
            <w:pStyle w:val="ListParagraph"/>
          </w:pPr>
        </w:pPrChange>
      </w:pPr>
    </w:p>
    <w:p w14:paraId="396D6520" w14:textId="77777777" w:rsidR="00D618DD" w:rsidRDefault="00D618DD">
      <w:pPr>
        <w:pStyle w:val="BodyText"/>
        <w:rPr>
          <w:ins w:id="1077" w:author="Sarah Thomas" w:date="2014-03-13T11:50:00Z"/>
          <w:noProof/>
        </w:rPr>
        <w:pPrChange w:id="1078" w:author="Sarah Thomas" w:date="2014-03-13T11:52:00Z">
          <w:pPr>
            <w:pStyle w:val="ListParagraph"/>
          </w:pPr>
        </w:pPrChange>
      </w:pPr>
    </w:p>
    <w:p w14:paraId="34CD57BD" w14:textId="77777777" w:rsidR="00D618DD" w:rsidRDefault="00D618DD">
      <w:pPr>
        <w:pStyle w:val="BodyText"/>
        <w:rPr>
          <w:ins w:id="1079" w:author="Sarah Thomas" w:date="2014-03-13T11:50:00Z"/>
        </w:rPr>
        <w:pPrChange w:id="1080" w:author="Sarah Thomas" w:date="2014-03-13T11:52:00Z">
          <w:pPr/>
        </w:pPrChange>
      </w:pPr>
    </w:p>
    <w:p w14:paraId="44ABC2B4" w14:textId="77777777" w:rsidR="00D618DD" w:rsidRDefault="00D618DD">
      <w:pPr>
        <w:pStyle w:val="BodyText"/>
        <w:rPr>
          <w:ins w:id="1081" w:author="Sarah Thomas" w:date="2014-03-13T11:50:00Z"/>
        </w:rPr>
        <w:pPrChange w:id="1082" w:author="Sarah Thomas" w:date="2014-03-13T11:52:00Z">
          <w:pPr/>
        </w:pPrChange>
      </w:pPr>
    </w:p>
    <w:p w14:paraId="0C595374" w14:textId="77777777" w:rsidR="00D618DD" w:rsidRDefault="00D618DD">
      <w:pPr>
        <w:pStyle w:val="BodyText"/>
        <w:rPr>
          <w:ins w:id="1083" w:author="Sarah Thomas" w:date="2014-03-13T11:50:00Z"/>
        </w:rPr>
        <w:pPrChange w:id="1084" w:author="Sarah Thomas" w:date="2014-03-13T11:52:00Z">
          <w:pPr/>
        </w:pPrChange>
      </w:pPr>
    </w:p>
    <w:p w14:paraId="1654EC92" w14:textId="77777777" w:rsidR="00D618DD" w:rsidRDefault="00D618DD">
      <w:pPr>
        <w:pStyle w:val="BodyText"/>
        <w:rPr>
          <w:ins w:id="1085" w:author="Sarah Thomas" w:date="2014-03-13T11:50:00Z"/>
        </w:rPr>
        <w:pPrChange w:id="1086" w:author="Sarah Thomas" w:date="2014-03-13T11:52:00Z">
          <w:pPr>
            <w:pStyle w:val="ListParagraph"/>
            <w:numPr>
              <w:numId w:val="65"/>
            </w:numPr>
            <w:spacing w:after="0"/>
            <w:ind w:hanging="360"/>
          </w:pPr>
        </w:pPrChange>
      </w:pPr>
      <w:ins w:id="1087" w:author="Sarah Thomas" w:date="2014-03-13T11:50:00Z">
        <w:r w:rsidRPr="00A676EE">
          <w:lastRenderedPageBreak/>
          <w:t>In this part, the validate method called from model/</w:t>
        </w:r>
        <w:proofErr w:type="spellStart"/>
        <w:r>
          <w:t>Message.php</w:t>
        </w:r>
        <w:proofErr w:type="spellEnd"/>
      </w:ins>
    </w:p>
    <w:p w14:paraId="530459BB" w14:textId="77777777" w:rsidR="00D618DD" w:rsidRDefault="00D618DD">
      <w:pPr>
        <w:pStyle w:val="BodyText"/>
        <w:rPr>
          <w:ins w:id="1088" w:author="Sarah Thomas" w:date="2014-03-13T11:50:00Z"/>
        </w:rPr>
        <w:pPrChange w:id="1089" w:author="Sarah Thomas" w:date="2014-03-13T11:52:00Z">
          <w:pPr/>
        </w:pPrChange>
      </w:pPr>
      <w:ins w:id="1090" w:author="Sarah Thomas" w:date="2014-03-13T11:50:00Z">
        <w:r>
          <w:rPr>
            <w:rFonts w:ascii="Times" w:hAnsi="Times" w:cs="Times"/>
            <w:noProof/>
            <w:sz w:val="32"/>
            <w:szCs w:val="32"/>
            <w:lang w:val="en-US"/>
            <w:rPrChange w:id="1091">
              <w:rPr>
                <w:noProof/>
                <w:lang w:val="en-US"/>
              </w:rPr>
            </w:rPrChange>
          </w:rPr>
          <w:drawing>
            <wp:anchor distT="0" distB="0" distL="114300" distR="114300" simplePos="0" relativeHeight="251667456" behindDoc="0" locked="0" layoutInCell="1" allowOverlap="1" wp14:anchorId="2A470E34" wp14:editId="02F8ABBF">
              <wp:simplePos x="0" y="0"/>
              <wp:positionH relativeFrom="column">
                <wp:posOffset>457200</wp:posOffset>
              </wp:positionH>
              <wp:positionV relativeFrom="paragraph">
                <wp:posOffset>107950</wp:posOffset>
              </wp:positionV>
              <wp:extent cx="4000500" cy="1257300"/>
              <wp:effectExtent l="0" t="0" r="12700" b="1270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code.png"/>
                      <pic:cNvPicPr/>
                    </pic:nvPicPr>
                    <pic:blipFill>
                      <a:blip r:embed="rId21">
                        <a:extLst>
                          <a:ext uri="{28A0092B-C50C-407E-A947-70E740481C1C}">
                            <a14:useLocalDpi xmlns:a14="http://schemas.microsoft.com/office/drawing/2010/main" val="0"/>
                          </a:ext>
                        </a:extLst>
                      </a:blip>
                      <a:stretch>
                        <a:fillRect/>
                      </a:stretch>
                    </pic:blipFill>
                    <pic:spPr>
                      <a:xfrm>
                        <a:off x="0" y="0"/>
                        <a:ext cx="4000500" cy="1257300"/>
                      </a:xfrm>
                      <a:prstGeom prst="rect">
                        <a:avLst/>
                      </a:prstGeom>
                    </pic:spPr>
                  </pic:pic>
                </a:graphicData>
              </a:graphic>
              <wp14:sizeRelH relativeFrom="margin">
                <wp14:pctWidth>0</wp14:pctWidth>
              </wp14:sizeRelH>
              <wp14:sizeRelV relativeFrom="margin">
                <wp14:pctHeight>0</wp14:pctHeight>
              </wp14:sizeRelV>
            </wp:anchor>
          </w:drawing>
        </w:r>
      </w:ins>
    </w:p>
    <w:p w14:paraId="68F339B7" w14:textId="77777777" w:rsidR="00D618DD" w:rsidRDefault="00D618DD">
      <w:pPr>
        <w:pStyle w:val="BodyText"/>
        <w:rPr>
          <w:ins w:id="1092" w:author="Sarah Thomas" w:date="2014-03-13T11:50:00Z"/>
        </w:rPr>
        <w:pPrChange w:id="1093" w:author="Sarah Thomas" w:date="2014-03-13T11:52:00Z">
          <w:pPr/>
        </w:pPrChange>
      </w:pPr>
    </w:p>
    <w:p w14:paraId="55FA1911" w14:textId="77777777" w:rsidR="00D618DD" w:rsidRDefault="00D618DD">
      <w:pPr>
        <w:pStyle w:val="BodyText"/>
        <w:rPr>
          <w:ins w:id="1094" w:author="Sarah Thomas" w:date="2014-03-13T11:50:00Z"/>
        </w:rPr>
        <w:pPrChange w:id="1095" w:author="Sarah Thomas" w:date="2014-03-13T11:52:00Z">
          <w:pPr/>
        </w:pPrChange>
      </w:pPr>
    </w:p>
    <w:p w14:paraId="76A0771E" w14:textId="77777777" w:rsidR="00D618DD" w:rsidRDefault="00D618DD">
      <w:pPr>
        <w:pStyle w:val="BodyText"/>
        <w:rPr>
          <w:ins w:id="1096" w:author="Sarah Thomas" w:date="2014-03-13T11:50:00Z"/>
        </w:rPr>
        <w:pPrChange w:id="1097" w:author="Sarah Thomas" w:date="2014-03-13T11:52:00Z">
          <w:pPr/>
        </w:pPrChange>
      </w:pPr>
    </w:p>
    <w:p w14:paraId="0506A0DB" w14:textId="77777777" w:rsidR="00D618DD" w:rsidRDefault="00D618DD">
      <w:pPr>
        <w:pStyle w:val="BodyText"/>
        <w:rPr>
          <w:ins w:id="1098" w:author="Sarah Thomas" w:date="2014-03-13T11:50:00Z"/>
        </w:rPr>
        <w:pPrChange w:id="1099" w:author="Sarah Thomas" w:date="2014-03-13T11:52:00Z">
          <w:pPr/>
        </w:pPrChange>
      </w:pPr>
    </w:p>
    <w:p w14:paraId="6A5594D9" w14:textId="77777777" w:rsidR="00D618DD" w:rsidRDefault="00D618DD">
      <w:pPr>
        <w:pStyle w:val="BodyText"/>
        <w:rPr>
          <w:ins w:id="1100" w:author="Sarah Thomas" w:date="2014-03-13T11:50:00Z"/>
        </w:rPr>
        <w:pPrChange w:id="1101" w:author="Sarah Thomas" w:date="2014-03-13T11:52:00Z">
          <w:pPr/>
        </w:pPrChange>
      </w:pPr>
    </w:p>
    <w:p w14:paraId="00F45071" w14:textId="09617188" w:rsidR="00D618DD" w:rsidRPr="00A05014" w:rsidRDefault="00D618DD">
      <w:pPr>
        <w:pStyle w:val="BodyText"/>
        <w:rPr>
          <w:ins w:id="1102" w:author="Sarah Thomas" w:date="2014-03-13T11:50:00Z"/>
        </w:rPr>
        <w:pPrChange w:id="1103" w:author="Sarah Thomas" w:date="2014-03-13T11:52:00Z">
          <w:pPr/>
        </w:pPrChange>
      </w:pPr>
      <w:ins w:id="1104" w:author="Sarah Thomas" w:date="2014-03-13T11:50:00Z">
        <w:r w:rsidRPr="00A05014">
          <w:t>Finally,</w:t>
        </w:r>
        <w:r>
          <w:t xml:space="preserve"> all forms have their validation part now and all of them are tested and work</w:t>
        </w:r>
        <w:r w:rsidRPr="00A05014">
          <w:t xml:space="preserve"> properly as expected</w:t>
        </w:r>
      </w:ins>
      <w:ins w:id="1105" w:author="Sarah Thomas" w:date="2014-03-13T11:57:00Z">
        <w:r w:rsidR="00A3367E">
          <w:t xml:space="preserve"> </w:t>
        </w:r>
        <w:r w:rsidR="00A3367E">
          <w:fldChar w:fldCharType="begin" w:fldLock="1"/>
        </w:r>
      </w:ins>
      <w:r w:rsidR="00A3367E">
        <w:instrText>ADDIN CSL_CITATION { "citationItems" : [ { "id" : "ITEM-1", "itemData" : { "URL" : "http://laravelbook.com/laravel-input-validation/", "accessed" : { "date-parts" : [ [ "2014", "3", "13" ] ] }, "id" : "ITEM-1", "issued" : { "date-parts" : [ [ "0" ] ] }, "title" : "Input Validation with Laravel - Laravel Book", "type" : "webpage" }, "uris" : [ "http://www.mendeley.com/documents/?uuid=f124be4a-d10f-48bf-8975-d0d577a43ffe" ] } ], "mendeley" : { "previouslyFormattedCitation" : "[8]" }, "properties" : { "noteIndex" : 0 }, "schema" : "https://github.com/citation-style-language/schema/raw/master/csl-citation.json" }</w:instrText>
      </w:r>
      <w:r w:rsidR="00A3367E">
        <w:fldChar w:fldCharType="separate"/>
      </w:r>
      <w:r w:rsidR="00A3367E" w:rsidRPr="00A3367E">
        <w:rPr>
          <w:noProof/>
        </w:rPr>
        <w:t>[8]</w:t>
      </w:r>
      <w:ins w:id="1106" w:author="Sarah Thomas" w:date="2014-03-13T11:57:00Z">
        <w:r w:rsidR="00A3367E">
          <w:fldChar w:fldCharType="end"/>
        </w:r>
      </w:ins>
      <w:ins w:id="1107" w:author="Sarah Thomas" w:date="2014-03-13T11:50:00Z">
        <w:r w:rsidRPr="00A05014">
          <w:t>.</w:t>
        </w:r>
      </w:ins>
    </w:p>
    <w:p w14:paraId="375FCA54" w14:textId="21860288" w:rsidR="00294E61" w:rsidRDefault="00CC04E6">
      <w:pPr>
        <w:pStyle w:val="Heading3"/>
        <w:rPr>
          <w:ins w:id="1108" w:author="Sarah Thomas" w:date="2014-03-12T17:45:00Z"/>
        </w:rPr>
        <w:pPrChange w:id="1109" w:author="Sarah Thomas" w:date="2014-03-12T17:56:00Z">
          <w:pPr>
            <w:widowControl w:val="0"/>
            <w:numPr>
              <w:numId w:val="51"/>
            </w:numPr>
            <w:tabs>
              <w:tab w:val="left" w:pos="220"/>
              <w:tab w:val="left" w:pos="720"/>
            </w:tabs>
            <w:autoSpaceDE w:val="0"/>
            <w:autoSpaceDN w:val="0"/>
            <w:adjustRightInd w:val="0"/>
            <w:ind w:left="720" w:hanging="720"/>
          </w:pPr>
        </w:pPrChange>
      </w:pPr>
      <w:ins w:id="1110" w:author="Sarah Thomas" w:date="2014-03-08T14:54:00Z">
        <w:r>
          <w:t xml:space="preserve">Laravel </w:t>
        </w:r>
      </w:ins>
      <w:ins w:id="1111" w:author="Sarah Thomas" w:date="2014-03-05T11:19:00Z">
        <w:r w:rsidR="00294E61">
          <w:t>Blade Templating System</w:t>
        </w:r>
      </w:ins>
    </w:p>
    <w:p w14:paraId="28CB7DEA" w14:textId="1AEE7EE2" w:rsidR="00FE5F06" w:rsidRDefault="00FE5F06">
      <w:pPr>
        <w:rPr>
          <w:ins w:id="1112" w:author="Sarah Thomas" w:date="2014-03-12T17:51:00Z"/>
        </w:rPr>
        <w:pPrChange w:id="1113" w:author="Sarah Thomas" w:date="2014-03-12T17:45:00Z">
          <w:pPr>
            <w:widowControl w:val="0"/>
            <w:numPr>
              <w:numId w:val="51"/>
            </w:numPr>
            <w:tabs>
              <w:tab w:val="left" w:pos="220"/>
              <w:tab w:val="left" w:pos="720"/>
            </w:tabs>
            <w:autoSpaceDE w:val="0"/>
            <w:autoSpaceDN w:val="0"/>
            <w:adjustRightInd w:val="0"/>
            <w:ind w:left="720" w:hanging="720"/>
          </w:pPr>
        </w:pPrChange>
      </w:pPr>
      <w:ins w:id="1114" w:author="Sarah Thomas" w:date="2014-03-12T17:45:00Z">
        <w:r>
          <w:t>Blade is a templating engine that provided by Laravel</w:t>
        </w:r>
      </w:ins>
      <w:ins w:id="1115" w:author="Sarah Thomas" w:date="2014-03-12T17:54:00Z">
        <w:r>
          <w:t xml:space="preserve"> </w:t>
        </w:r>
        <w:r>
          <w:fldChar w:fldCharType="begin" w:fldLock="1"/>
        </w:r>
      </w:ins>
      <w:r w:rsidR="00A3367E">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fldChar w:fldCharType="separate"/>
      </w:r>
      <w:r w:rsidRPr="00FE5F06">
        <w:rPr>
          <w:noProof/>
        </w:rPr>
        <w:t>[5]</w:t>
      </w:r>
      <w:ins w:id="1116" w:author="Sarah Thomas" w:date="2014-03-12T17:54:00Z">
        <w:r>
          <w:fldChar w:fldCharType="end"/>
        </w:r>
      </w:ins>
      <w:ins w:id="1117" w:author="Sarah Thomas" w:date="2014-03-12T17:45:00Z">
        <w:r>
          <w:t>.</w:t>
        </w:r>
      </w:ins>
      <w:ins w:id="1118" w:author="Sarah Thomas" w:date="2014-03-12T17:47:00Z">
        <w:r>
          <w:t xml:space="preserve"> It allows pages to inherit from predefined templates. It has been used on the Faculty Cooperative site to template the header, footer and navigation sections. </w:t>
        </w:r>
      </w:ins>
      <w:ins w:id="1119" w:author="Sarah Thomas" w:date="2014-03-12T17:48:00Z">
        <w:r>
          <w:t>It has various control structures that can be used to work with data that has been returned to a view. For example it can be used to loop an array of objects, printing out properties of each.</w:t>
        </w:r>
      </w:ins>
      <w:ins w:id="1120" w:author="Sarah Thomas" w:date="2014-03-12T17:51:00Z">
        <w:r>
          <w:t xml:space="preserve"> In the file </w:t>
        </w:r>
        <w:r w:rsidRPr="00FE5F06">
          <w:rPr>
            <w:rFonts w:ascii="Courier" w:hAnsi="Courier"/>
            <w:rPrChange w:id="1121" w:author="Sarah Thomas" w:date="2014-03-12T17:52:00Z">
              <w:rPr/>
            </w:rPrChange>
          </w:rPr>
          <w:t>showProfile.blade.php</w:t>
        </w:r>
        <w:r>
          <w:t xml:space="preserve"> it is used to </w:t>
        </w:r>
      </w:ins>
      <w:ins w:id="1122" w:author="Sarah Thomas" w:date="2014-03-12T17:53:00Z">
        <w:r>
          <w:t>loop through a list of teams that a user is involved with.</w:t>
        </w:r>
      </w:ins>
    </w:p>
    <w:p w14:paraId="66473BA7" w14:textId="77777777" w:rsidR="00FE5F06" w:rsidRDefault="00FE5F06">
      <w:pPr>
        <w:pStyle w:val="code"/>
        <w:jc w:val="left"/>
        <w:rPr>
          <w:ins w:id="1123" w:author="Sarah Thomas" w:date="2014-03-12T17:51:00Z"/>
        </w:rPr>
        <w:pPrChange w:id="1124" w:author="Sarah Thomas" w:date="2014-03-12T17:53:00Z">
          <w:pPr>
            <w:widowControl w:val="0"/>
            <w:numPr>
              <w:numId w:val="51"/>
            </w:numPr>
            <w:tabs>
              <w:tab w:val="left" w:pos="220"/>
              <w:tab w:val="left" w:pos="720"/>
            </w:tabs>
            <w:autoSpaceDE w:val="0"/>
            <w:autoSpaceDN w:val="0"/>
            <w:adjustRightInd w:val="0"/>
            <w:ind w:left="720" w:hanging="720"/>
          </w:pPr>
        </w:pPrChange>
      </w:pPr>
      <w:ins w:id="1125" w:author="Sarah Thomas" w:date="2014-03-12T17:51:00Z">
        <w:r w:rsidRPr="00FE5F06">
          <w:t>@</w:t>
        </w:r>
        <w:proofErr w:type="spellStart"/>
        <w:proofErr w:type="gramStart"/>
        <w:r w:rsidRPr="00FE5F06">
          <w:t>foreac</w:t>
        </w:r>
        <w:r>
          <w:t>h</w:t>
        </w:r>
        <w:proofErr w:type="spellEnd"/>
        <w:proofErr w:type="gramEnd"/>
        <w:r>
          <w:t>($</w:t>
        </w:r>
        <w:proofErr w:type="spellStart"/>
        <w:r>
          <w:t>teamInvolvement</w:t>
        </w:r>
        <w:proofErr w:type="spellEnd"/>
        <w:r>
          <w:t xml:space="preserve"> as $team) </w:t>
        </w:r>
      </w:ins>
    </w:p>
    <w:p w14:paraId="02E0C5E8" w14:textId="77777777" w:rsidR="00FE5F06" w:rsidRDefault="00FE5F06">
      <w:pPr>
        <w:pStyle w:val="code"/>
        <w:jc w:val="left"/>
        <w:rPr>
          <w:ins w:id="1126" w:author="Sarah Thomas" w:date="2014-03-12T17:53:00Z"/>
        </w:rPr>
        <w:pPrChange w:id="1127" w:author="Sarah Thomas" w:date="2014-03-12T17:53:00Z">
          <w:pPr>
            <w:widowControl w:val="0"/>
            <w:numPr>
              <w:numId w:val="51"/>
            </w:numPr>
            <w:tabs>
              <w:tab w:val="left" w:pos="220"/>
              <w:tab w:val="left" w:pos="720"/>
            </w:tabs>
            <w:autoSpaceDE w:val="0"/>
            <w:autoSpaceDN w:val="0"/>
            <w:adjustRightInd w:val="0"/>
            <w:ind w:left="720" w:hanging="720"/>
          </w:pPr>
        </w:pPrChange>
      </w:pPr>
      <w:ins w:id="1128" w:author="Sarah Thomas" w:date="2014-03-12T17:51:00Z">
        <w:r w:rsidRPr="00FE5F06">
          <w:t>&lt;</w:t>
        </w:r>
        <w:proofErr w:type="gramStart"/>
        <w:r w:rsidRPr="00FE5F06">
          <w:t>li</w:t>
        </w:r>
        <w:proofErr w:type="gramEnd"/>
        <w:r w:rsidRPr="00FE5F06">
          <w:t xml:space="preserve"> class="list-group-item"&gt;</w:t>
        </w:r>
      </w:ins>
    </w:p>
    <w:p w14:paraId="30F6D321" w14:textId="77777777" w:rsidR="00FE5F06" w:rsidRDefault="00FE5F06">
      <w:pPr>
        <w:pStyle w:val="code"/>
        <w:jc w:val="left"/>
        <w:rPr>
          <w:ins w:id="1129" w:author="Sarah Thomas" w:date="2014-03-12T17:53:00Z"/>
        </w:rPr>
        <w:pPrChange w:id="1130" w:author="Sarah Thomas" w:date="2014-03-12T17:53:00Z">
          <w:pPr>
            <w:widowControl w:val="0"/>
            <w:numPr>
              <w:numId w:val="51"/>
            </w:numPr>
            <w:tabs>
              <w:tab w:val="left" w:pos="220"/>
              <w:tab w:val="left" w:pos="720"/>
            </w:tabs>
            <w:autoSpaceDE w:val="0"/>
            <w:autoSpaceDN w:val="0"/>
            <w:adjustRightInd w:val="0"/>
            <w:ind w:left="720" w:hanging="720"/>
          </w:pPr>
        </w:pPrChange>
      </w:pPr>
      <w:ins w:id="1131" w:author="Sarah Thomas" w:date="2014-03-12T17:51:00Z">
        <w:r w:rsidRPr="00FE5F06">
          <w:t>&lt;</w:t>
        </w:r>
        <w:proofErr w:type="spellStart"/>
        <w:proofErr w:type="gramStart"/>
        <w:r w:rsidRPr="00FE5F06">
          <w:t>ahref</w:t>
        </w:r>
        <w:proofErr w:type="spellEnd"/>
        <w:proofErr w:type="gramEnd"/>
        <w:r w:rsidRPr="00FE5F06">
          <w:t>='/</w:t>
        </w:r>
        <w:proofErr w:type="spellStart"/>
        <w:r w:rsidRPr="00FE5F06">
          <w:t>viewVenture</w:t>
        </w:r>
        <w:proofErr w:type="spellEnd"/>
        <w:r w:rsidRPr="00FE5F06">
          <w:t>/{{$team-&gt;</w:t>
        </w:r>
        <w:proofErr w:type="spellStart"/>
        <w:r w:rsidRPr="00FE5F06">
          <w:t>venture_id</w:t>
        </w:r>
        <w:proofErr w:type="spellEnd"/>
        <w:r w:rsidRPr="00FE5F06">
          <w:t>}}'&gt;{{$team-&gt;title}}&lt;/a&gt;</w:t>
        </w:r>
      </w:ins>
    </w:p>
    <w:p w14:paraId="4A49ACD6" w14:textId="080E6FD5" w:rsidR="00FE5F06" w:rsidRDefault="00FE5F06">
      <w:pPr>
        <w:pStyle w:val="code"/>
        <w:jc w:val="left"/>
        <w:rPr>
          <w:ins w:id="1132" w:author="Sarah Thomas" w:date="2014-03-12T17:53:00Z"/>
        </w:rPr>
        <w:pPrChange w:id="1133" w:author="Sarah Thomas" w:date="2014-03-12T17:53:00Z">
          <w:pPr>
            <w:widowControl w:val="0"/>
            <w:numPr>
              <w:numId w:val="51"/>
            </w:numPr>
            <w:tabs>
              <w:tab w:val="left" w:pos="220"/>
              <w:tab w:val="left" w:pos="720"/>
            </w:tabs>
            <w:autoSpaceDE w:val="0"/>
            <w:autoSpaceDN w:val="0"/>
            <w:adjustRightInd w:val="0"/>
            <w:ind w:left="720" w:hanging="720"/>
          </w:pPr>
        </w:pPrChange>
      </w:pPr>
      <w:ins w:id="1134" w:author="Sarah Thomas" w:date="2014-03-12T17:51:00Z">
        <w:r w:rsidRPr="00FE5F06">
          <w:t xml:space="preserve">&lt;/li&gt; </w:t>
        </w:r>
      </w:ins>
    </w:p>
    <w:p w14:paraId="5700F66E" w14:textId="0778663C" w:rsidR="00FE5F06" w:rsidRDefault="00FE5F06">
      <w:pPr>
        <w:pStyle w:val="code"/>
        <w:jc w:val="left"/>
        <w:rPr>
          <w:ins w:id="1135" w:author="Sarah Thomas" w:date="2014-03-12T17:52:00Z"/>
        </w:rPr>
        <w:pPrChange w:id="1136" w:author="Sarah Thomas" w:date="2014-03-12T17:53:00Z">
          <w:pPr>
            <w:widowControl w:val="0"/>
            <w:numPr>
              <w:numId w:val="51"/>
            </w:numPr>
            <w:tabs>
              <w:tab w:val="left" w:pos="220"/>
              <w:tab w:val="left" w:pos="720"/>
            </w:tabs>
            <w:autoSpaceDE w:val="0"/>
            <w:autoSpaceDN w:val="0"/>
            <w:adjustRightInd w:val="0"/>
            <w:ind w:left="720" w:hanging="720"/>
          </w:pPr>
        </w:pPrChange>
      </w:pPr>
      <w:ins w:id="1137" w:author="Sarah Thomas" w:date="2014-03-12T17:51:00Z">
        <w:r w:rsidRPr="00FE5F06">
          <w:t>@</w:t>
        </w:r>
        <w:proofErr w:type="spellStart"/>
        <w:proofErr w:type="gramStart"/>
        <w:r w:rsidRPr="00FE5F06">
          <w:t>endforeach</w:t>
        </w:r>
        <w:proofErr w:type="spellEnd"/>
        <w:proofErr w:type="gramEnd"/>
        <w:r w:rsidRPr="00FE5F06">
          <w:t xml:space="preserve">             </w:t>
        </w:r>
      </w:ins>
    </w:p>
    <w:p w14:paraId="23186399" w14:textId="5AFAC87B" w:rsidR="00FE5F06" w:rsidRPr="00D618DD" w:rsidRDefault="00FE5F06">
      <w:pPr>
        <w:pStyle w:val="code"/>
        <w:jc w:val="left"/>
        <w:rPr>
          <w:ins w:id="1138" w:author="Sarah Thomas" w:date="2014-03-08T14:42:00Z"/>
        </w:rPr>
        <w:pPrChange w:id="1139" w:author="Sarah Thomas" w:date="2014-03-12T17:53:00Z">
          <w:pPr>
            <w:widowControl w:val="0"/>
            <w:numPr>
              <w:numId w:val="51"/>
            </w:numPr>
            <w:tabs>
              <w:tab w:val="left" w:pos="220"/>
              <w:tab w:val="left" w:pos="720"/>
            </w:tabs>
            <w:autoSpaceDE w:val="0"/>
            <w:autoSpaceDN w:val="0"/>
            <w:adjustRightInd w:val="0"/>
            <w:ind w:left="720" w:hanging="720"/>
          </w:pPr>
        </w:pPrChange>
      </w:pPr>
      <w:ins w:id="1140" w:author="Sarah Thomas" w:date="2014-03-12T17:51:00Z">
        <w:r w:rsidRPr="00FE5F06">
          <w:t>@</w:t>
        </w:r>
        <w:proofErr w:type="spellStart"/>
        <w:proofErr w:type="gramStart"/>
        <w:r w:rsidRPr="00FE5F06">
          <w:t>endif</w:t>
        </w:r>
        <w:proofErr w:type="spellEnd"/>
        <w:proofErr w:type="gramEnd"/>
        <w:r w:rsidRPr="00FE5F06">
          <w:t xml:space="preserve">   </w:t>
        </w:r>
      </w:ins>
    </w:p>
    <w:p w14:paraId="5D0874C1" w14:textId="018BAFF9" w:rsidR="0073101D" w:rsidRDefault="00CC04E6">
      <w:pPr>
        <w:pStyle w:val="Heading3"/>
        <w:rPr>
          <w:ins w:id="1141" w:author="Sarah Thomas" w:date="2014-03-08T14:42:00Z"/>
        </w:rPr>
        <w:pPrChange w:id="1142" w:author="Sarah Thomas" w:date="2014-03-12T17:56:00Z">
          <w:pPr>
            <w:widowControl w:val="0"/>
            <w:numPr>
              <w:numId w:val="51"/>
            </w:numPr>
            <w:tabs>
              <w:tab w:val="left" w:pos="220"/>
              <w:tab w:val="left" w:pos="720"/>
            </w:tabs>
            <w:autoSpaceDE w:val="0"/>
            <w:autoSpaceDN w:val="0"/>
            <w:adjustRightInd w:val="0"/>
            <w:ind w:left="720" w:hanging="720"/>
          </w:pPr>
        </w:pPrChange>
      </w:pPr>
      <w:ins w:id="1143" w:author="Sarah Thomas" w:date="2014-03-08T14:54:00Z">
        <w:r>
          <w:t xml:space="preserve">Laravel Package Management - </w:t>
        </w:r>
      </w:ins>
      <w:ins w:id="1144" w:author="Sarah Thomas" w:date="2014-03-08T14:51:00Z">
        <w:r>
          <w:t xml:space="preserve">Using </w:t>
        </w:r>
      </w:ins>
      <w:ins w:id="1145" w:author="Sarah Thomas" w:date="2014-03-08T14:47:00Z">
        <w:r>
          <w:t xml:space="preserve">Imagine </w:t>
        </w:r>
      </w:ins>
    </w:p>
    <w:p w14:paraId="04FF437E" w14:textId="6444917C" w:rsidR="0073101D" w:rsidRDefault="00CC04E6">
      <w:pPr>
        <w:pStyle w:val="BodyText"/>
        <w:rPr>
          <w:ins w:id="1146" w:author="Sarah Thomas" w:date="2014-03-12T17:43:00Z"/>
        </w:rPr>
        <w:pPrChange w:id="1147" w:author="Sarah Thomas" w:date="2014-03-08T15:08:00Z">
          <w:pPr>
            <w:widowControl w:val="0"/>
            <w:numPr>
              <w:numId w:val="51"/>
            </w:numPr>
            <w:tabs>
              <w:tab w:val="left" w:pos="220"/>
              <w:tab w:val="left" w:pos="720"/>
            </w:tabs>
            <w:autoSpaceDE w:val="0"/>
            <w:autoSpaceDN w:val="0"/>
            <w:adjustRightInd w:val="0"/>
            <w:ind w:left="720" w:hanging="720"/>
          </w:pPr>
        </w:pPrChange>
      </w:pPr>
      <w:ins w:id="1148" w:author="Sarah Thomas" w:date="2014-03-08T14:52:00Z">
        <w:r w:rsidRPr="002D6231">
          <w:t>Imagine</w:t>
        </w:r>
        <w:r>
          <w:t xml:space="preserve"> is a PHP image manipulation library. We added this library to </w:t>
        </w:r>
        <w:r w:rsidRPr="002D6231">
          <w:t>Laravel</w:t>
        </w:r>
        <w:r>
          <w:t xml:space="preserve"> </w:t>
        </w:r>
      </w:ins>
      <w:ins w:id="1149" w:author="Sarah Thomas" w:date="2014-03-08T14:53:00Z">
        <w:r>
          <w:t xml:space="preserve">as a package via </w:t>
        </w:r>
        <w:r w:rsidRPr="002D6231">
          <w:t>Composer</w:t>
        </w:r>
      </w:ins>
      <w:ins w:id="1150" w:author="Sarah Thomas" w:date="2014-03-08T14:55:00Z">
        <w:r>
          <w:rPr>
            <w:i/>
          </w:rPr>
          <w:t>.</w:t>
        </w:r>
      </w:ins>
      <w:ins w:id="1151" w:author="Sarah Thomas" w:date="2014-03-08T14:57:00Z">
        <w:r w:rsidR="00BB172E">
          <w:t xml:space="preserve"> </w:t>
        </w:r>
        <w:r w:rsidR="00BB172E" w:rsidRPr="002D6231">
          <w:t>Laravel</w:t>
        </w:r>
        <w:r w:rsidR="00BB172E">
          <w:t xml:space="preserve"> uses facades as a static interface</w:t>
        </w:r>
      </w:ins>
      <w:ins w:id="1152" w:author="Sarah Thomas" w:date="2014-03-08T14:58:00Z">
        <w:r w:rsidR="00BB172E">
          <w:t xml:space="preserve"> to classes within the </w:t>
        </w:r>
        <w:r w:rsidR="00BB172E" w:rsidRPr="00BB172E">
          <w:t xml:space="preserve">inversion of control </w:t>
        </w:r>
      </w:ins>
      <w:ins w:id="1153" w:author="Sarah Thomas" w:date="2014-03-08T14:59:00Z">
        <w:r w:rsidR="00BB172E">
          <w:t>(</w:t>
        </w:r>
        <w:proofErr w:type="spellStart"/>
        <w:r w:rsidR="00BB172E">
          <w:t>IoC</w:t>
        </w:r>
        <w:proofErr w:type="spellEnd"/>
        <w:r w:rsidR="00BB172E">
          <w:t xml:space="preserve">) </w:t>
        </w:r>
        <w:r w:rsidR="00BB172E" w:rsidRPr="00BB172E">
          <w:t>container</w:t>
        </w:r>
        <w:r w:rsidR="00BB172E">
          <w:t xml:space="preserve">. The </w:t>
        </w:r>
        <w:proofErr w:type="spellStart"/>
        <w:r w:rsidR="00BB172E">
          <w:t>IoC</w:t>
        </w:r>
        <w:proofErr w:type="spellEnd"/>
        <w:r w:rsidR="00BB172E">
          <w:t xml:space="preserve"> container is used to manage class dependencies.</w:t>
        </w:r>
      </w:ins>
      <w:ins w:id="1154" w:author="Sarah Thomas" w:date="2014-03-08T15:07:00Z">
        <w:r w:rsidR="0025223E">
          <w:t xml:space="preserve"> </w:t>
        </w:r>
      </w:ins>
    </w:p>
    <w:p w14:paraId="2CC1F4F8" w14:textId="05CE722E" w:rsidR="002D6231" w:rsidRPr="00CC04E6" w:rsidRDefault="002D6231">
      <w:pPr>
        <w:pStyle w:val="BodyText"/>
        <w:rPr>
          <w:ins w:id="1155" w:author="Sarah Thomas" w:date="2014-03-05T11:20:00Z"/>
        </w:rPr>
        <w:pPrChange w:id="1156" w:author="Sarah Thomas" w:date="2014-03-08T15:08:00Z">
          <w:pPr>
            <w:widowControl w:val="0"/>
            <w:numPr>
              <w:numId w:val="51"/>
            </w:numPr>
            <w:tabs>
              <w:tab w:val="left" w:pos="220"/>
              <w:tab w:val="left" w:pos="720"/>
            </w:tabs>
            <w:autoSpaceDE w:val="0"/>
            <w:autoSpaceDN w:val="0"/>
            <w:adjustRightInd w:val="0"/>
            <w:ind w:left="720" w:hanging="720"/>
          </w:pPr>
        </w:pPrChange>
      </w:pPr>
      <w:ins w:id="1157" w:author="Sarah Thomas" w:date="2014-03-12T17:43:00Z">
        <w:r>
          <w:t xml:space="preserve">We used the Imagine library to resize uploaded images ‘on-the-fly’. As users can upload their own profile images, and these may be large files, the website needs to be able to resize these images before display thus making efficient use of bandwidth. </w:t>
        </w:r>
      </w:ins>
    </w:p>
    <w:p w14:paraId="610B994B" w14:textId="185C2986" w:rsidR="000548EA" w:rsidRDefault="000548EA">
      <w:pPr>
        <w:pStyle w:val="Heading2"/>
        <w:rPr>
          <w:ins w:id="1158" w:author="Sarah Thomas" w:date="2014-03-03T14:39:00Z"/>
        </w:rPr>
        <w:pPrChange w:id="1159" w:author="Sarah Thomas" w:date="2014-03-03T14:34:00Z">
          <w:pPr>
            <w:widowControl w:val="0"/>
            <w:numPr>
              <w:numId w:val="51"/>
            </w:numPr>
            <w:tabs>
              <w:tab w:val="left" w:pos="220"/>
              <w:tab w:val="left" w:pos="720"/>
            </w:tabs>
            <w:autoSpaceDE w:val="0"/>
            <w:autoSpaceDN w:val="0"/>
            <w:adjustRightInd w:val="0"/>
            <w:ind w:left="720" w:hanging="720"/>
          </w:pPr>
        </w:pPrChange>
      </w:pPr>
      <w:bookmarkStart w:id="1160" w:name="_Toc255483839"/>
      <w:ins w:id="1161" w:author="Sarah Thomas" w:date="2014-03-03T14:34:00Z">
        <w:r>
          <w:t>Bootstrap</w:t>
        </w:r>
      </w:ins>
      <w:bookmarkEnd w:id="1160"/>
    </w:p>
    <w:p w14:paraId="28AB2955" w14:textId="651050FB" w:rsidR="000238A5" w:rsidRDefault="000238A5" w:rsidP="000238A5">
      <w:pPr>
        <w:pStyle w:val="BodyText"/>
        <w:rPr>
          <w:ins w:id="1162" w:author="Sarah Thomas" w:date="2014-03-16T10:15:00Z"/>
        </w:rPr>
        <w:pPrChange w:id="1163" w:author="Sarah Thomas" w:date="2014-03-16T10:15:00Z">
          <w:pPr/>
        </w:pPrChange>
      </w:pPr>
      <w:bookmarkStart w:id="1164" w:name="_Toc255483840"/>
      <w:ins w:id="1165" w:author="Sarah Thomas" w:date="2014-03-16T10:15:00Z">
        <w:r>
          <w:t xml:space="preserve">Bootstrap is a framework designed to facilitate the front-end development of websites and user interfaces. It is a combination of HTML, CSS and </w:t>
        </w:r>
        <w:r>
          <w:t>JavaScript</w:t>
        </w:r>
        <w:r>
          <w:t>, and it supports HTML5 and CSS3.</w:t>
        </w:r>
      </w:ins>
    </w:p>
    <w:p w14:paraId="495D5A60" w14:textId="77777777" w:rsidR="000238A5" w:rsidRDefault="000238A5" w:rsidP="000238A5">
      <w:pPr>
        <w:pStyle w:val="BodyText"/>
        <w:rPr>
          <w:ins w:id="1166" w:author="Sarah Thomas" w:date="2014-03-16T10:15:00Z"/>
        </w:rPr>
        <w:pPrChange w:id="1167" w:author="Sarah Thomas" w:date="2014-03-16T10:15:00Z">
          <w:pPr/>
        </w:pPrChange>
      </w:pPr>
      <w:ins w:id="1168" w:author="Sarah Thomas" w:date="2014-03-16T10:15:00Z">
        <w:r>
          <w:t>We have decided to use Bootstrap for two main reasons.</w:t>
        </w:r>
      </w:ins>
    </w:p>
    <w:p w14:paraId="1D60ED11" w14:textId="77777777" w:rsidR="000238A5" w:rsidRDefault="000238A5" w:rsidP="000238A5">
      <w:pPr>
        <w:pStyle w:val="BodyText"/>
        <w:rPr>
          <w:ins w:id="1169" w:author="Sarah Thomas" w:date="2014-03-16T10:15:00Z"/>
        </w:rPr>
        <w:pPrChange w:id="1170" w:author="Sarah Thomas" w:date="2014-03-16T10:15:00Z">
          <w:pPr/>
        </w:pPrChange>
      </w:pPr>
      <w:ins w:id="1171" w:author="Sarah Thomas" w:date="2014-03-16T10:15:00Z">
        <w:r>
          <w:t>First of all, it saved us a lot of time in the design of the website. By using Bootstrap, we could simply implement the features that we wanted without laboriously working on the CSS code first; for instance, the progress bar on the Venture pages was easily implemented. Also, it saves time in deciding the overall layout of the website by easily replacing features.</w:t>
        </w:r>
      </w:ins>
    </w:p>
    <w:p w14:paraId="2A737700" w14:textId="77777777" w:rsidR="000238A5" w:rsidRDefault="000238A5" w:rsidP="000238A5">
      <w:pPr>
        <w:pStyle w:val="BodyText"/>
        <w:rPr>
          <w:ins w:id="1172" w:author="Sarah Thomas" w:date="2014-03-16T10:15:00Z"/>
        </w:rPr>
        <w:pPrChange w:id="1173" w:author="Sarah Thomas" w:date="2014-03-16T10:15:00Z">
          <w:pPr/>
        </w:pPrChange>
      </w:pPr>
      <w:ins w:id="1174" w:author="Sarah Thomas" w:date="2014-03-16T10:15:00Z">
        <w:r>
          <w:t xml:space="preserve">Second, Bootstrap is very customizable. Having the features that we wanted for the website, we modified them to suit our needs. A good example for this is the carousel on the home page, or the navigation bar in the header area, both of which we customized. Among other changes, the carousel in particular was modified so that it will not appear when the website is viewed on screens with a size smaller than 767 </w:t>
        </w:r>
        <w:proofErr w:type="spellStart"/>
        <w:proofErr w:type="gramStart"/>
        <w:r>
          <w:t>px</w:t>
        </w:r>
        <w:proofErr w:type="spellEnd"/>
        <w:proofErr w:type="gramEnd"/>
        <w:r>
          <w:t>.</w:t>
        </w:r>
      </w:ins>
    </w:p>
    <w:p w14:paraId="2AA8FBF7" w14:textId="118984B9" w:rsidR="000238A5" w:rsidRDefault="000238A5" w:rsidP="000238A5">
      <w:pPr>
        <w:pStyle w:val="BodyText"/>
        <w:rPr>
          <w:ins w:id="1175" w:author="Sarah Thomas" w:date="2014-03-16T10:15:00Z"/>
        </w:rPr>
        <w:pPrChange w:id="1176" w:author="Sarah Thomas" w:date="2014-03-16T10:15:00Z">
          <w:pPr/>
        </w:pPrChange>
      </w:pPr>
      <w:ins w:id="1177" w:author="Sarah Thomas" w:date="2014-03-16T10:15:00Z">
        <w:r>
          <w:t xml:space="preserve">Other features that we have used from Bootstrap are the buttons on the search page, the search bars themselves, and </w:t>
        </w:r>
        <w:r w:rsidRPr="000238A5">
          <w:rPr>
            <w:i/>
            <w:rPrChange w:id="1178" w:author="Sarah Thomas" w:date="2014-03-16T10:16:00Z">
              <w:rPr/>
            </w:rPrChange>
          </w:rPr>
          <w:t>glyphicons</w:t>
        </w:r>
        <w:r>
          <w:t xml:space="preserve"> for the profile and venture pa</w:t>
        </w:r>
        <w:r>
          <w:t>ges. Glyphicons are icons and sy</w:t>
        </w:r>
        <w:r>
          <w:t xml:space="preserve">mbols that are easy to use, and that have been made available for Bootstrap free of charge. Therefore, we have found this feature to be extremely useful and straightforward, as the users already know for example that the “envelope” glyphicon suggests sending or reading a message. </w:t>
        </w:r>
      </w:ins>
    </w:p>
    <w:p w14:paraId="4A535E10" w14:textId="7B4C7349" w:rsidR="000548EA" w:rsidRDefault="000548EA">
      <w:pPr>
        <w:pStyle w:val="Heading2"/>
        <w:rPr>
          <w:ins w:id="1179" w:author="Sarah Thomas" w:date="2014-03-05T10:29:00Z"/>
        </w:rPr>
        <w:pPrChange w:id="1180" w:author="Sarah Thomas" w:date="2014-03-03T14:51:00Z">
          <w:pPr>
            <w:widowControl w:val="0"/>
            <w:numPr>
              <w:numId w:val="51"/>
            </w:numPr>
            <w:tabs>
              <w:tab w:val="left" w:pos="220"/>
              <w:tab w:val="left" w:pos="720"/>
            </w:tabs>
            <w:autoSpaceDE w:val="0"/>
            <w:autoSpaceDN w:val="0"/>
            <w:adjustRightInd w:val="0"/>
            <w:ind w:left="720" w:hanging="720"/>
          </w:pPr>
        </w:pPrChange>
      </w:pPr>
      <w:ins w:id="1181" w:author="Sarah Thomas" w:date="2014-03-03T14:51:00Z">
        <w:r>
          <w:t>LAMP/MAMP</w:t>
        </w:r>
      </w:ins>
      <w:bookmarkEnd w:id="1164"/>
    </w:p>
    <w:p w14:paraId="20982307" w14:textId="77777777" w:rsidR="00CD05CF" w:rsidRDefault="00CD05CF" w:rsidP="00CD05CF">
      <w:pPr>
        <w:pStyle w:val="BodyText"/>
        <w:rPr>
          <w:ins w:id="1182" w:author="Sarah Thomas" w:date="2014-03-12T16:51:00Z"/>
        </w:rPr>
      </w:pPr>
      <w:bookmarkStart w:id="1183" w:name="_Toc255483841"/>
      <w:ins w:id="1184" w:author="Sarah Thomas" w:date="2014-03-12T16:51:00Z">
        <w:r>
          <w:lastRenderedPageBreak/>
          <w:t>In order to develop Laravel to build FacultyCooperative, a development environment is required to make Laravel work and this requires setting up all the software that would be running on a web server.</w:t>
        </w:r>
      </w:ins>
    </w:p>
    <w:p w14:paraId="07848C27" w14:textId="77777777" w:rsidR="00CD05CF" w:rsidRDefault="00CD05CF" w:rsidP="00CD05CF">
      <w:pPr>
        <w:pStyle w:val="BodyText"/>
        <w:rPr>
          <w:ins w:id="1185" w:author="Sarah Thomas" w:date="2014-03-12T16:51:00Z"/>
        </w:rPr>
      </w:pPr>
      <w:ins w:id="1186" w:author="Sarah Thomas" w:date="2014-03-12T16:51:00Z">
        <w:r>
          <w:t>Typically Apache, MySQL and PHP is used to make Laravel work and setting this up on a development workstation requires some initial setting up and it would take some time if it is done manually. When having multiple operating system such as Windows and OSX, this furthers complicates the setup as it have different configuration settings and dependency.</w:t>
        </w:r>
      </w:ins>
    </w:p>
    <w:p w14:paraId="03016806" w14:textId="54C4A020" w:rsidR="00CD05CF" w:rsidRDefault="00CD05CF" w:rsidP="00CD05CF">
      <w:pPr>
        <w:pStyle w:val="BodyText"/>
        <w:rPr>
          <w:ins w:id="1187" w:author="Sarah Thomas" w:date="2014-03-12T16:51:00Z"/>
        </w:rPr>
      </w:pPr>
      <w:ins w:id="1188" w:author="Sarah Thomas" w:date="2014-03-12T16:51:00Z">
        <w:r>
          <w:t xml:space="preserve">As a general rule, the team required to have at least PHP version 5.3 and above as a baseline since this is the minimum requirement of Laravel </w:t>
        </w:r>
      </w:ins>
      <w:ins w:id="1189" w:author="Sarah Thomas" w:date="2014-03-12T16:52:00Z">
        <w:r>
          <w:fldChar w:fldCharType="begin" w:fldLock="1"/>
        </w:r>
      </w:ins>
      <w:r w:rsidR="00A3367E">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"[5]" }, "properties" : { "noteIndex" : 0 }, "schema" : "https://github.com/citation-style-language/schema/raw/master/csl-citation.json" }</w:instrText>
      </w:r>
      <w:r>
        <w:fldChar w:fldCharType="separate"/>
      </w:r>
      <w:r w:rsidRPr="00CD05CF">
        <w:rPr>
          <w:noProof/>
        </w:rPr>
        <w:t>[5]</w:t>
      </w:r>
      <w:ins w:id="1190" w:author="Sarah Thomas" w:date="2014-03-12T16:52:00Z">
        <w:r>
          <w:fldChar w:fldCharType="end"/>
        </w:r>
        <w:r>
          <w:t>.</w:t>
        </w:r>
      </w:ins>
    </w:p>
    <w:p w14:paraId="680055F7" w14:textId="77777777" w:rsidR="00CD05CF" w:rsidRDefault="00CD05CF" w:rsidP="00CD05CF">
      <w:pPr>
        <w:pStyle w:val="BodyText"/>
        <w:rPr>
          <w:ins w:id="1191" w:author="Sarah Thomas" w:date="2014-03-12T16:51:00Z"/>
        </w:rPr>
      </w:pPr>
      <w:ins w:id="1192" w:author="Sarah Thomas" w:date="2014-03-12T16:51:00Z">
        <w:r>
          <w:t>To make this process easier, a third party application is used called *AMP (where the first letter designates the first letter of the OS, i.e. L for Linux, M for Mac and W for Windows), A for Apache, M for MySQL and P for PHP. This application bundles all the software to run a development environment to build website or web applications using PHP as the main language.</w:t>
        </w:r>
      </w:ins>
    </w:p>
    <w:p w14:paraId="5F403FDE" w14:textId="3EDF0562" w:rsidR="00952CB2" w:rsidRDefault="00952CB2">
      <w:pPr>
        <w:pStyle w:val="Heading2"/>
        <w:rPr>
          <w:ins w:id="1193" w:author="Sarah Thomas" w:date="2014-03-05T10:29:00Z"/>
        </w:rPr>
        <w:pPrChange w:id="1194" w:author="Sarah Thomas" w:date="2014-03-03T16:28:00Z">
          <w:pPr>
            <w:widowControl w:val="0"/>
            <w:numPr>
              <w:numId w:val="51"/>
            </w:numPr>
            <w:tabs>
              <w:tab w:val="left" w:pos="220"/>
              <w:tab w:val="left" w:pos="720"/>
            </w:tabs>
            <w:autoSpaceDE w:val="0"/>
            <w:autoSpaceDN w:val="0"/>
            <w:adjustRightInd w:val="0"/>
            <w:ind w:left="720" w:hanging="720"/>
          </w:pPr>
        </w:pPrChange>
      </w:pPr>
      <w:proofErr w:type="spellStart"/>
      <w:ins w:id="1195" w:author="Sarah Thomas" w:date="2014-03-03T16:28:00Z">
        <w:r>
          <w:t>GitHub</w:t>
        </w:r>
      </w:ins>
      <w:bookmarkEnd w:id="1183"/>
      <w:proofErr w:type="spellEnd"/>
    </w:p>
    <w:p w14:paraId="612FB0EE" w14:textId="7DA39497" w:rsidR="00FB0B3E" w:rsidRPr="00FB0B3E" w:rsidRDefault="00FB0B3E">
      <w:pPr>
        <w:rPr>
          <w:ins w:id="1196" w:author="Sarah Thomas" w:date="2014-03-05T10:29:00Z"/>
        </w:rPr>
        <w:pPrChange w:id="1197" w:author="Sarah Thomas" w:date="2014-03-05T10:29:00Z">
          <w:pPr>
            <w:widowControl w:val="0"/>
            <w:numPr>
              <w:numId w:val="51"/>
            </w:numPr>
            <w:tabs>
              <w:tab w:val="left" w:pos="220"/>
              <w:tab w:val="left" w:pos="720"/>
            </w:tabs>
            <w:autoSpaceDE w:val="0"/>
            <w:autoSpaceDN w:val="0"/>
            <w:adjustRightInd w:val="0"/>
            <w:ind w:left="720" w:hanging="720"/>
          </w:pPr>
        </w:pPrChange>
      </w:pPr>
      <w:ins w:id="1198" w:author="Sarah Thomas" w:date="2014-03-05T10:29:00Z">
        <w:r w:rsidRPr="00A86747">
          <w:rPr>
            <w:highlight w:val="yellow"/>
            <w:rPrChange w:id="1199" w:author="Sarah Thomas" w:date="2014-03-12T18:14:00Z">
              <w:rPr/>
            </w:rPrChange>
          </w:rPr>
          <w:t>FENG</w:t>
        </w:r>
      </w:ins>
    </w:p>
    <w:p w14:paraId="59190F00" w14:textId="3161644B" w:rsidR="00FB0B3E" w:rsidRDefault="00FB0B3E">
      <w:pPr>
        <w:pStyle w:val="Heading2"/>
        <w:rPr>
          <w:ins w:id="1200" w:author="Sarah Thomas" w:date="2014-03-05T10:30:00Z"/>
        </w:rPr>
        <w:pPrChange w:id="1201" w:author="Sarah Thomas" w:date="2014-03-05T10:29:00Z">
          <w:pPr>
            <w:widowControl w:val="0"/>
            <w:numPr>
              <w:numId w:val="51"/>
            </w:numPr>
            <w:tabs>
              <w:tab w:val="left" w:pos="220"/>
              <w:tab w:val="left" w:pos="720"/>
            </w:tabs>
            <w:autoSpaceDE w:val="0"/>
            <w:autoSpaceDN w:val="0"/>
            <w:adjustRightInd w:val="0"/>
            <w:ind w:left="720" w:hanging="720"/>
          </w:pPr>
        </w:pPrChange>
      </w:pPr>
      <w:ins w:id="1202" w:author="Sarah Thomas" w:date="2014-03-05T10:29:00Z">
        <w:r>
          <w:t>Trello</w:t>
        </w:r>
      </w:ins>
    </w:p>
    <w:p w14:paraId="078867E9" w14:textId="1706FD49" w:rsidR="00FB0B3E" w:rsidRPr="00FB0B3E" w:rsidRDefault="00FB0B3E">
      <w:pPr>
        <w:rPr>
          <w:ins w:id="1203" w:author="Sarah Thomas" w:date="2014-03-03T14:08:00Z"/>
        </w:rPr>
        <w:pPrChange w:id="1204" w:author="Sarah Thomas" w:date="2014-03-05T10:30:00Z">
          <w:pPr>
            <w:widowControl w:val="0"/>
            <w:numPr>
              <w:numId w:val="51"/>
            </w:numPr>
            <w:tabs>
              <w:tab w:val="left" w:pos="220"/>
              <w:tab w:val="left" w:pos="720"/>
            </w:tabs>
            <w:autoSpaceDE w:val="0"/>
            <w:autoSpaceDN w:val="0"/>
            <w:adjustRightInd w:val="0"/>
            <w:ind w:left="720" w:hanging="720"/>
          </w:pPr>
        </w:pPrChange>
      </w:pPr>
      <w:ins w:id="1205" w:author="Sarah Thomas" w:date="2014-03-05T10:30:00Z">
        <w:r w:rsidRPr="00A86747">
          <w:rPr>
            <w:highlight w:val="yellow"/>
            <w:rPrChange w:id="1206" w:author="Sarah Thomas" w:date="2014-03-12T18:14:00Z">
              <w:rPr/>
            </w:rPrChange>
          </w:rPr>
          <w:t>FENG</w:t>
        </w:r>
      </w:ins>
    </w:p>
    <w:p w14:paraId="46355882" w14:textId="0AD6B133" w:rsidR="00CA11CD" w:rsidRPr="00CA11CD" w:rsidDel="00F15707" w:rsidRDefault="00CA11CD" w:rsidP="00CA11CD">
      <w:pPr>
        <w:pStyle w:val="Heading2"/>
        <w:rPr>
          <w:del w:id="1207" w:author="Sarah Thomas" w:date="2014-03-03T14:08:00Z"/>
        </w:rPr>
      </w:pPr>
      <w:del w:id="1208" w:author="Sarah Thomas" w:date="2014-03-03T14:08:00Z">
        <w:r w:rsidDel="00F15707">
          <w:delText>Background</w:delText>
        </w:r>
      </w:del>
    </w:p>
    <w:p w14:paraId="42035405" w14:textId="73D2C341" w:rsidR="00684514" w:rsidDel="00F15707" w:rsidRDefault="00684514" w:rsidP="00684514">
      <w:pPr>
        <w:pStyle w:val="BodyText"/>
        <w:rPr>
          <w:del w:id="1209" w:author="Sarah Thomas" w:date="2014-03-03T14:08:00Z"/>
        </w:rPr>
      </w:pPr>
      <w:del w:id="1210" w:author="Sarah Thomas" w:date="2014-03-03T14:08:00Z">
        <w:r w:rsidDel="00F15707">
          <w:delText>Academic institutions often lack the skills to create new ventures or market new products</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w:delText>
        </w:r>
        <w:r w:rsidR="005E7AFF" w:rsidDel="00F15707">
          <w:delText xml:space="preserve"> T</w:delText>
        </w:r>
        <w:r w:rsidR="005E7AFF" w:rsidRPr="005E7AFF" w:rsidDel="00F15707">
          <w:delText>he</w:delText>
        </w:r>
        <w:r w:rsidR="005E7AFF" w:rsidRPr="00684514" w:rsidDel="00F15707">
          <w:rPr>
            <w:i/>
          </w:rPr>
          <w:delText xml:space="preserve"> Faculty Cooperative</w:delText>
        </w:r>
        <w:r w:rsidR="005E7AFF" w:rsidDel="00F15707">
          <w:delText xml:space="preserve"> aims to</w:delText>
        </w:r>
        <w:r w:rsidDel="00F15707">
          <w:delText xml:space="preserve"> provide support for</w:delText>
        </w:r>
        <w:r w:rsidR="005E7AFF" w:rsidDel="00F15707">
          <w:delText xml:space="preserve"> university-based entrepreneurs by bringing together the right skills both from </w:delText>
        </w:r>
        <w:r w:rsidR="00CA11CD" w:rsidDel="00F15707">
          <w:delText xml:space="preserve">both </w:delText>
        </w:r>
        <w:r w:rsidR="005E7AFF" w:rsidDel="00F15707">
          <w:delText>within the university eco-system and externally.</w:delText>
        </w:r>
        <w:r w:rsidDel="00F15707">
          <w:delText xml:space="preserve"> The principles that underpin </w:delText>
        </w:r>
        <w:r w:rsidR="005E7AFF" w:rsidDel="00F15707">
          <w:delText>t</w:delText>
        </w:r>
        <w:r w:rsidRPr="005E7AFF" w:rsidDel="00F15707">
          <w:delText>he</w:delText>
        </w:r>
        <w:r w:rsidRPr="00684514" w:rsidDel="00F15707">
          <w:rPr>
            <w:i/>
          </w:rPr>
          <w:delText xml:space="preserve"> Faculty Cooperative</w:delText>
        </w:r>
        <w:r w:rsidDel="00F15707">
          <w:delText xml:space="preserve"> are openness, freedom and collective stake holding</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xml:space="preserve">.  </w:delText>
        </w:r>
      </w:del>
    </w:p>
    <w:p w14:paraId="27DE8E5E" w14:textId="7486BBEE" w:rsidR="00CA11CD" w:rsidDel="00F15707" w:rsidRDefault="00CA11CD" w:rsidP="00CA11CD">
      <w:pPr>
        <w:pStyle w:val="Heading2"/>
        <w:rPr>
          <w:del w:id="1211" w:author="Sarah Thomas" w:date="2014-03-03T14:08:00Z"/>
        </w:rPr>
      </w:pPr>
      <w:del w:id="1212" w:author="Sarah Thomas" w:date="2014-03-03T14:08:00Z">
        <w:r w:rsidDel="00F15707">
          <w:delText xml:space="preserve">A website for the </w:delText>
        </w:r>
        <w:r w:rsidRPr="00684514" w:rsidDel="00F15707">
          <w:rPr>
            <w:i/>
          </w:rPr>
          <w:delText>Faculty Cooperative</w:delText>
        </w:r>
        <w:r w:rsidDel="00F15707">
          <w:delText xml:space="preserve"> </w:delText>
        </w:r>
      </w:del>
    </w:p>
    <w:p w14:paraId="3E8B7BAA" w14:textId="2D97BB26" w:rsidR="00F36EFB" w:rsidRPr="00346141" w:rsidDel="00F15707" w:rsidRDefault="00F36EFB" w:rsidP="00F36EFB">
      <w:pPr>
        <w:pStyle w:val="Heading3"/>
        <w:rPr>
          <w:del w:id="1213" w:author="Sarah Thomas" w:date="2014-03-03T14:08:00Z"/>
        </w:rPr>
      </w:pPr>
      <w:bookmarkStart w:id="1214" w:name="_Toc253043792"/>
      <w:del w:id="1215" w:author="Sarah Thomas" w:date="2014-03-03T14:08:00Z">
        <w:r w:rsidDel="00F15707">
          <w:delText>Mission Statement</w:delText>
        </w:r>
        <w:bookmarkEnd w:id="1214"/>
      </w:del>
    </w:p>
    <w:p w14:paraId="0813FEB4" w14:textId="5BF45B10" w:rsidR="00F36EFB" w:rsidRPr="00F36EFB" w:rsidDel="00F15707" w:rsidRDefault="00F36EFB" w:rsidP="00F36EFB">
      <w:pPr>
        <w:ind w:left="720"/>
        <w:jc w:val="both"/>
        <w:rPr>
          <w:del w:id="1216" w:author="Sarah Thomas" w:date="2014-03-03T14:08:00Z"/>
          <w:rFonts w:cs="Times New Roman"/>
          <w:i/>
        </w:rPr>
      </w:pPr>
      <w:del w:id="1217" w:author="Sarah Thomas" w:date="2014-03-03T14:08:00Z">
        <w:r w:rsidRPr="00F36EFB" w:rsidDel="00F15707">
          <w:rPr>
            <w:i/>
          </w:rPr>
          <w:delText>The Faculty Cooperative</w:delText>
        </w:r>
        <w:r w:rsidRPr="00F36EFB" w:rsidDel="00F15707">
          <w:rPr>
            <w:rFonts w:cs="Times New Roman"/>
            <w:i/>
          </w:rPr>
          <w:delText xml:space="preserve"> website is to provide a skills </w:delText>
        </w:r>
        <w:r w:rsidR="006624A6" w:rsidDel="00F15707">
          <w:rPr>
            <w:rFonts w:cs="Times New Roman"/>
            <w:i/>
          </w:rPr>
          <w:delText xml:space="preserve">exchange </w:delText>
        </w:r>
        <w:r w:rsidRPr="00F36EFB" w:rsidDel="00F15707">
          <w:rPr>
            <w:rFonts w:cs="Times New Roman"/>
            <w:i/>
          </w:rPr>
          <w:delText>hub and equity marketplace for university eco-system entrepreneurial ventures</w:delText>
        </w:r>
        <w:r w:rsidR="00347A50" w:rsidDel="00F15707">
          <w:rPr>
            <w:rFonts w:cs="Times New Roman"/>
            <w:i/>
          </w:rPr>
          <w:delText>.</w:delText>
        </w:r>
      </w:del>
    </w:p>
    <w:p w14:paraId="59A9CEAE" w14:textId="086074C5" w:rsidR="00F36EFB" w:rsidDel="00F15707" w:rsidRDefault="00F36EFB" w:rsidP="00F36EFB">
      <w:pPr>
        <w:pStyle w:val="BodyText"/>
        <w:rPr>
          <w:del w:id="1218" w:author="Sarah Thomas" w:date="2014-03-03T14:08:00Z"/>
        </w:rPr>
      </w:pPr>
      <w:del w:id="1219" w:author="Sarah Thomas" w:date="2014-03-03T14:08:00Z">
        <w:r w:rsidDel="00F15707">
          <w:delText xml:space="preserve">The </w:delText>
        </w:r>
        <w:r w:rsidRPr="00CA11CD" w:rsidDel="00F15707">
          <w:rPr>
            <w:i/>
          </w:rPr>
          <w:delText>Faculty Cooperative</w:delText>
        </w:r>
        <w:r w:rsidDel="00F15707">
          <w:delText xml:space="preserve"> website aims to leverages the power of the Internet and social media to build teams to create and nurture university based ventures. Following the principle of openness, all visitors of the website can see information such as public profiles or ventures, however they must register to partake in a venture. </w:delText>
        </w:r>
        <w:r w:rsidRPr="00894B53" w:rsidDel="00F15707">
          <w:delText>The website helps connect people according to the information stored in their profile, whether they are students possessing useful skills, academics willing to mentor a venture, or investors seeking a potentially profitable investment.</w:delText>
        </w:r>
      </w:del>
    </w:p>
    <w:p w14:paraId="626AD1BC" w14:textId="45C9C6FF" w:rsidR="00F36EFB" w:rsidDel="00F15707" w:rsidRDefault="00F36EFB" w:rsidP="00F36EFB">
      <w:pPr>
        <w:pStyle w:val="BodyText"/>
        <w:rPr>
          <w:del w:id="1220" w:author="Sarah Thomas" w:date="2014-03-03T14:08:00Z"/>
        </w:rPr>
      </w:pPr>
      <w:del w:id="1221" w:author="Sarah Thomas" w:date="2014-03-03T14:08:00Z">
        <w:r w:rsidDel="00F15707">
          <w:delText xml:space="preserve">The </w:delText>
        </w:r>
        <w:r w:rsidRPr="00CA11CD" w:rsidDel="00F15707">
          <w:rPr>
            <w:i/>
          </w:rPr>
          <w:delText>Faculty Cooperative</w:delText>
        </w:r>
        <w:r w:rsidDel="00F15707">
          <w:delText xml:space="preserve"> website aims to be unique from other </w:delText>
        </w:r>
      </w:del>
      <w:del w:id="1222" w:author="Sarah Thomas" w:date="2014-02-05T07:09:00Z">
        <w:r w:rsidDel="00C9623B">
          <w:delText xml:space="preserve">crown </w:delText>
        </w:r>
      </w:del>
      <w:del w:id="1223" w:author="Sarah Thomas" w:date="2014-03-03T14:08:00Z">
        <w:r w:rsidDel="00F15707">
          <w:delText xml:space="preserve">source funding website as it is focused on the university eco-system. It should appeal to investors who wish to tap into the array of skills and ideas that can be found in a </w:delText>
        </w:r>
        <w:r w:rsidRPr="00347A50" w:rsidDel="00F15707">
          <w:delText>university</w:delText>
        </w:r>
        <w:r w:rsidDel="00F15707">
          <w:delText xml:space="preserve"> setting.</w:delText>
        </w:r>
      </w:del>
    </w:p>
    <w:p w14:paraId="11C9ADAB" w14:textId="6073EFD6" w:rsidR="00140100" w:rsidDel="00F15707" w:rsidRDefault="00140100" w:rsidP="00684514">
      <w:pPr>
        <w:pStyle w:val="BodyText"/>
        <w:rPr>
          <w:del w:id="1224" w:author="Sarah Thomas" w:date="2014-03-03T14:08:00Z"/>
        </w:rPr>
      </w:pPr>
      <w:del w:id="1225" w:author="Sarah Thomas" w:date="2014-03-03T14:08:00Z">
        <w:r w:rsidDel="00F15707">
          <w:delText xml:space="preserve">The purpose of this document is to </w:delText>
        </w:r>
        <w:r w:rsidR="00CA11CD" w:rsidDel="00F15707">
          <w:delText>detail</w:delText>
        </w:r>
        <w:r w:rsidDel="00F15707">
          <w:delText xml:space="preserve"> </w:delText>
        </w:r>
        <w:r w:rsidR="00CA11CD" w:rsidDel="00F15707">
          <w:delText>specification requirements for</w:delText>
        </w:r>
        <w:r w:rsidR="00F3517E" w:rsidDel="00F15707">
          <w:delText xml:space="preserve"> </w:delText>
        </w:r>
        <w:r w:rsidR="00CA11CD" w:rsidDel="00F15707">
          <w:delText>a</w:delText>
        </w:r>
        <w:r w:rsidR="00F3517E" w:rsidDel="00F15707">
          <w:delText xml:space="preserve"> website </w:delText>
        </w:r>
        <w:r w:rsidR="00CA11CD" w:rsidDel="00F15707">
          <w:delText>for</w:delText>
        </w:r>
        <w:r w:rsidR="00F3517E" w:rsidRPr="005C63CB" w:rsidDel="00F15707">
          <w:delText xml:space="preserve"> </w:delText>
        </w:r>
        <w:r w:rsidR="00CA11CD" w:rsidDel="00F15707">
          <w:delText xml:space="preserve">the </w:delText>
        </w:r>
        <w:r w:rsidR="00F3517E" w:rsidRPr="00CA11CD" w:rsidDel="00F15707">
          <w:rPr>
            <w:i/>
          </w:rPr>
          <w:delText>Faculty Cooperative</w:delText>
        </w:r>
        <w:r w:rsidR="00F3517E" w:rsidDel="00F15707">
          <w:delText xml:space="preserve">. </w:delText>
        </w:r>
        <w:r w:rsidR="009A001B" w:rsidDel="00F15707">
          <w:delText xml:space="preserve">It establishes a point of agreement between the developers of </w:delText>
        </w:r>
        <w:r w:rsidR="00347A50" w:rsidDel="00F15707">
          <w:delText xml:space="preserve">the given </w:delText>
        </w:r>
        <w:r w:rsidR="009A001B" w:rsidDel="00F15707">
          <w:delText xml:space="preserve">project and the stakeholders. </w:delText>
        </w:r>
      </w:del>
    </w:p>
    <w:p w14:paraId="7FA8A580" w14:textId="74861254" w:rsidR="00CF03A1" w:rsidDel="00F15707" w:rsidRDefault="00CF03A1" w:rsidP="00684514">
      <w:pPr>
        <w:pStyle w:val="BodyText"/>
        <w:rPr>
          <w:del w:id="1226" w:author="Sarah Thomas" w:date="2014-03-03T14:08:00Z"/>
        </w:rPr>
      </w:pPr>
      <w:del w:id="1227" w:author="Sarah Thomas" w:date="2014-03-03T14:08:00Z">
        <w:r w:rsidDel="00F15707">
          <w:delText xml:space="preserve">The </w:delText>
        </w:r>
        <w:r w:rsidR="00F36EFB" w:rsidDel="00F15707">
          <w:delText>R</w:delText>
        </w:r>
        <w:r w:rsidR="00CC334E" w:rsidDel="00F15707">
          <w:delText xml:space="preserve">equirements </w:delText>
        </w:r>
        <w:r w:rsidR="00F36EFB" w:rsidDel="00F15707">
          <w:delText>S</w:delText>
        </w:r>
        <w:r w:rsidR="00CC334E" w:rsidDel="00F15707">
          <w:delText>pecification</w:delText>
        </w:r>
        <w:r w:rsidDel="00F15707">
          <w:delText xml:space="preserve"> </w:delText>
        </w:r>
        <w:r w:rsidR="00CC334E" w:rsidDel="00F15707">
          <w:delText>[</w:delText>
        </w:r>
        <w:r w:rsidDel="00F15707">
          <w:delText>section</w:delText>
        </w:r>
        <w:r w:rsidR="00CC334E" w:rsidDel="00F15707">
          <w:delText xml:space="preserve"> </w:delText>
        </w:r>
        <w:r w:rsidR="00CC334E" w:rsidDel="00F15707">
          <w:fldChar w:fldCharType="begin"/>
        </w:r>
        <w:r w:rsidR="00CC334E" w:rsidDel="00F15707">
          <w:delInstrText xml:space="preserve"> REF _Ref253124419 \r \h </w:delInstrText>
        </w:r>
        <w:r w:rsidR="00CC334E" w:rsidDel="00F15707">
          <w:fldChar w:fldCharType="separate"/>
        </w:r>
        <w:r w:rsidR="00FC13FE" w:rsidDel="00F15707">
          <w:delText>2</w:delText>
        </w:r>
        <w:r w:rsidR="00CC334E" w:rsidDel="00F15707">
          <w:fldChar w:fldCharType="end"/>
        </w:r>
        <w:r w:rsidR="00CC334E" w:rsidDel="00F15707">
          <w:delText>]</w:delText>
        </w:r>
        <w:r w:rsidDel="00F15707">
          <w:delText xml:space="preserve"> presents the use case diagram wi</w:delText>
        </w:r>
        <w:r w:rsidR="00CC334E" w:rsidDel="00F15707">
          <w:delText>th a description for each use case. This</w:delText>
        </w:r>
        <w:r w:rsidR="00346141" w:rsidDel="00F15707">
          <w:delText xml:space="preserve"> is </w:delText>
        </w:r>
        <w:r w:rsidDel="00F15707">
          <w:delText>followed by a detailed listing of the functional a</w:delText>
        </w:r>
        <w:r w:rsidR="00346141" w:rsidDel="00F15707">
          <w:delText xml:space="preserve">nd non-functional requirements and </w:delText>
        </w:r>
        <w:r w:rsidR="00CC334E" w:rsidDel="00F15707">
          <w:delText xml:space="preserve">also </w:delText>
        </w:r>
        <w:r w:rsidDel="00F15707">
          <w:delText>the class diagram of the system.</w:delText>
        </w:r>
      </w:del>
    </w:p>
    <w:p w14:paraId="16347F23" w14:textId="02FA2DDB" w:rsidR="00CF03A1" w:rsidDel="00F15707" w:rsidRDefault="00CF03A1" w:rsidP="00684514">
      <w:pPr>
        <w:pStyle w:val="BodyText"/>
        <w:rPr>
          <w:del w:id="1228" w:author="Sarah Thomas" w:date="2014-03-03T14:08:00Z"/>
        </w:rPr>
      </w:pPr>
      <w:del w:id="1229" w:author="Sarah Thomas" w:date="2014-03-03T14:08:00Z">
        <w:r w:rsidDel="00F15707">
          <w:delText xml:space="preserve">The </w:delText>
        </w:r>
        <w:r w:rsidR="00F36EFB" w:rsidDel="00F15707">
          <w:delText>T</w:delText>
        </w:r>
        <w:r w:rsidR="00CC334E" w:rsidDel="00F15707">
          <w:delText>esting</w:delText>
        </w:r>
        <w:r w:rsidDel="00F15707">
          <w:delText xml:space="preserve"> </w:delText>
        </w:r>
        <w:r w:rsidR="00F36EFB" w:rsidDel="00F15707">
          <w:delText>Schedule</w:delText>
        </w:r>
        <w:r w:rsidDel="00F15707">
          <w:delText xml:space="preserve"> </w:delText>
        </w:r>
        <w:r w:rsidR="00F36EFB" w:rsidDel="00F15707">
          <w:delText xml:space="preserve">[section </w:delText>
        </w:r>
        <w:r w:rsidR="00F36EFB" w:rsidDel="00F15707">
          <w:fldChar w:fldCharType="begin"/>
        </w:r>
        <w:r w:rsidR="00F36EFB" w:rsidDel="00F15707">
          <w:delInstrText xml:space="preserve"> REF _Ref253124777 \r \h </w:delInstrText>
        </w:r>
        <w:r w:rsidR="00F36EFB" w:rsidDel="00F15707">
          <w:fldChar w:fldCharType="separate"/>
        </w:r>
        <w:r w:rsidR="00FC13FE" w:rsidDel="00F15707">
          <w:delText>3</w:delText>
        </w:r>
        <w:r w:rsidR="00F36EFB" w:rsidDel="00F15707">
          <w:fldChar w:fldCharType="end"/>
        </w:r>
        <w:r w:rsidR="00F36EFB" w:rsidDel="00F15707">
          <w:delText xml:space="preserve">] </w:delText>
        </w:r>
        <w:r w:rsidDel="00F15707">
          <w:delText>describes the methods adopted for testing and the input and expected output for testing a specific functional requirement.</w:delText>
        </w:r>
      </w:del>
    </w:p>
    <w:p w14:paraId="5852D619" w14:textId="2CA98C70" w:rsidR="00140100" w:rsidDel="00F15707" w:rsidRDefault="00CC334E" w:rsidP="00684514">
      <w:pPr>
        <w:pStyle w:val="BodyText"/>
        <w:rPr>
          <w:del w:id="1230" w:author="Sarah Thomas" w:date="2014-03-03T14:08:00Z"/>
        </w:rPr>
      </w:pPr>
      <w:del w:id="1231" w:author="Sarah Thomas" w:date="2014-03-03T14:08:00Z">
        <w:r w:rsidDel="00F15707">
          <w:delText xml:space="preserve">The </w:delText>
        </w:r>
        <w:r w:rsidR="00F36EFB" w:rsidDel="00F15707">
          <w:delText>A</w:delText>
        </w:r>
        <w:r w:rsidDel="00F15707">
          <w:delText xml:space="preserve">ppendix [section </w:delText>
        </w:r>
        <w:r w:rsidDel="00F15707">
          <w:fldChar w:fldCharType="begin"/>
        </w:r>
        <w:r w:rsidDel="00F15707">
          <w:delInstrText xml:space="preserve"> REF _Ref253124635 \r \h </w:delInstrText>
        </w:r>
        <w:r w:rsidDel="00F15707">
          <w:fldChar w:fldCharType="separate"/>
        </w:r>
        <w:r w:rsidR="00FC13FE" w:rsidDel="00F15707">
          <w:delText>4</w:delText>
        </w:r>
        <w:r w:rsidDel="00F15707">
          <w:fldChar w:fldCharType="end"/>
        </w:r>
        <w:r w:rsidDel="00F15707">
          <w:delText>] contains</w:delText>
        </w:r>
        <w:r w:rsidR="00CF03A1" w:rsidDel="00F15707">
          <w:delText xml:space="preserve"> </w:delText>
        </w:r>
        <w:r w:rsidDel="00F15707">
          <w:delText xml:space="preserve">a </w:delText>
        </w:r>
        <w:r w:rsidR="00CF03A1" w:rsidDel="00F15707">
          <w:delText xml:space="preserve">sample for user registration </w:delText>
        </w:r>
        <w:r w:rsidDel="00F15707">
          <w:delText>form</w:delText>
        </w:r>
        <w:r w:rsidR="00CF03A1" w:rsidDel="00F15707">
          <w:delText xml:space="preserve">, along with </w:delText>
        </w:r>
        <w:r w:rsidDel="00F15707">
          <w:delText>ontology</w:delText>
        </w:r>
        <w:r w:rsidR="00CF03A1" w:rsidDel="00F15707">
          <w:delText xml:space="preserve"> for the skill keywords that will be used, th</w:delText>
        </w:r>
        <w:r w:rsidDel="00F15707">
          <w:delText xml:space="preserve">e Gantt chart and the Mind Map. </w:delText>
        </w:r>
      </w:del>
    </w:p>
    <w:p w14:paraId="18710FE5" w14:textId="649E216C" w:rsidR="00CF03A1" w:rsidDel="00F15707" w:rsidRDefault="00BB53C3" w:rsidP="00CF03A1">
      <w:pPr>
        <w:pStyle w:val="BodyText"/>
        <w:rPr>
          <w:del w:id="1232" w:author="Sarah Thomas" w:date="2014-03-03T14:08:00Z"/>
          <w:highlight w:val="lightGray"/>
        </w:rPr>
      </w:pPr>
      <w:del w:id="1233" w:author="Sarah Thomas" w:date="2014-03-03T14:08:00Z">
        <w:r w:rsidDel="00F15707">
          <w:rPr>
            <w:highlight w:val="lightGray"/>
          </w:rPr>
          <w:br w:type="page"/>
        </w:r>
      </w:del>
    </w:p>
    <w:p w14:paraId="1556A76B" w14:textId="007E442A" w:rsidR="00766C26" w:rsidRDefault="00766C26">
      <w:pPr>
        <w:pStyle w:val="Heading1"/>
        <w:rPr>
          <w:ins w:id="1234" w:author="Sarah Thomas" w:date="2014-03-05T14:54:00Z"/>
        </w:rPr>
        <w:pPrChange w:id="1235" w:author="Sarah Thomas" w:date="2014-03-05T14:54:00Z">
          <w:pPr>
            <w:widowControl w:val="0"/>
            <w:numPr>
              <w:numId w:val="51"/>
            </w:numPr>
            <w:tabs>
              <w:tab w:val="left" w:pos="220"/>
              <w:tab w:val="left" w:pos="720"/>
            </w:tabs>
            <w:autoSpaceDE w:val="0"/>
            <w:autoSpaceDN w:val="0"/>
            <w:adjustRightInd w:val="0"/>
            <w:ind w:left="720" w:hanging="720"/>
          </w:pPr>
        </w:pPrChange>
      </w:pPr>
      <w:bookmarkStart w:id="1236" w:name="_Toc255483843"/>
      <w:bookmarkStart w:id="1237" w:name="_Toc253043793"/>
      <w:bookmarkStart w:id="1238" w:name="_Ref253124419"/>
      <w:ins w:id="1239" w:author="Sarah Thomas" w:date="2014-03-03T14:09:00Z">
        <w:r>
          <w:t>Use C</w:t>
        </w:r>
        <w:r w:rsidR="00F15707">
          <w:t>ases</w:t>
        </w:r>
      </w:ins>
      <w:bookmarkEnd w:id="1236"/>
    </w:p>
    <w:p w14:paraId="72C6E934" w14:textId="23E4C6CA" w:rsidR="003F0A6F" w:rsidRDefault="003F0A6F">
      <w:pPr>
        <w:rPr>
          <w:ins w:id="1240" w:author="Sarah Thomas" w:date="2014-03-05T14:59:00Z"/>
        </w:rPr>
        <w:pPrChange w:id="1241" w:author="Sarah Thomas" w:date="2014-03-05T14:54:00Z">
          <w:pPr>
            <w:widowControl w:val="0"/>
            <w:numPr>
              <w:numId w:val="51"/>
            </w:numPr>
            <w:tabs>
              <w:tab w:val="left" w:pos="220"/>
              <w:tab w:val="left" w:pos="720"/>
            </w:tabs>
            <w:autoSpaceDE w:val="0"/>
            <w:autoSpaceDN w:val="0"/>
            <w:adjustRightInd w:val="0"/>
            <w:ind w:left="720" w:hanging="720"/>
          </w:pPr>
        </w:pPrChange>
      </w:pPr>
      <w:ins w:id="1242" w:author="Sarah Thomas" w:date="2014-03-05T14:54:00Z">
        <w:r>
          <w:t xml:space="preserve">This section summarises how each of the use cases set out in the SRS document </w:t>
        </w:r>
      </w:ins>
      <w:ins w:id="1243" w:author="Sarah Thomas" w:date="2014-03-12T17:56:00Z">
        <w:r w:rsidR="002A0C21">
          <w:t>have</w:t>
        </w:r>
      </w:ins>
      <w:ins w:id="1244" w:author="Sarah Thomas" w:date="2014-03-05T14:54:00Z">
        <w:r>
          <w:t xml:space="preserve"> been </w:t>
        </w:r>
      </w:ins>
      <w:ins w:id="1245" w:author="Sarah Thomas" w:date="2014-03-05T14:55:00Z">
        <w:r w:rsidR="002A0C21">
          <w:t xml:space="preserve">achieved </w:t>
        </w:r>
      </w:ins>
      <w:ins w:id="1246" w:author="Sarah Thomas" w:date="2014-03-12T17:55:00Z">
        <w:r w:rsidR="002A0C21">
          <w:fldChar w:fldCharType="begin" w:fldLock="1"/>
        </w:r>
      </w:ins>
      <w:r w:rsidR="00A3367E">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"[9]" }, "properties" : { "noteIndex" : 0 }, "schema" : "https://github.com/citation-style-language/schema/raw/master/csl-citation.json" }</w:instrText>
      </w:r>
      <w:r w:rsidR="002A0C21">
        <w:fldChar w:fldCharType="separate"/>
      </w:r>
      <w:r w:rsidR="00A3367E" w:rsidRPr="00A3367E">
        <w:rPr>
          <w:noProof/>
        </w:rPr>
        <w:t>[9]</w:t>
      </w:r>
      <w:ins w:id="1247" w:author="Sarah Thomas" w:date="2014-03-12T17:55:00Z">
        <w:r w:rsidR="002A0C21">
          <w:fldChar w:fldCharType="end"/>
        </w:r>
        <w:r w:rsidR="002A0C21">
          <w:t>.</w:t>
        </w:r>
      </w:ins>
    </w:p>
    <w:p w14:paraId="16FB8BED" w14:textId="0B3BC77C" w:rsidR="00B443C3" w:rsidRDefault="00B443C3">
      <w:pPr>
        <w:pStyle w:val="Heading2"/>
        <w:rPr>
          <w:ins w:id="1248" w:author="Sarah Thomas" w:date="2014-03-05T14:38:00Z"/>
        </w:rPr>
        <w:pPrChange w:id="1249" w:author="Sarah Thomas" w:date="2014-03-12T17:57:00Z">
          <w:pPr>
            <w:pStyle w:val="Heading3"/>
          </w:pPr>
        </w:pPrChange>
      </w:pPr>
      <w:bookmarkStart w:id="1250" w:name="_Toc253195707"/>
      <w:ins w:id="1251" w:author="Sarah Thomas" w:date="2014-03-05T14:36:00Z">
        <w:r>
          <w:t>Use Case Description</w:t>
        </w:r>
        <w:bookmarkEnd w:id="1250"/>
        <w:r>
          <w:t xml:space="preserve"> Implementations</w:t>
        </w:r>
      </w:ins>
    </w:p>
    <w:p w14:paraId="06955287" w14:textId="298BC376" w:rsidR="00B443C3" w:rsidRDefault="00B443C3">
      <w:pPr>
        <w:rPr>
          <w:ins w:id="1252" w:author="Sarah Thomas" w:date="2014-03-05T14:38:00Z"/>
        </w:rPr>
        <w:pPrChange w:id="1253" w:author="Sarah Thomas" w:date="2014-03-05T14:38:00Z">
          <w:pPr>
            <w:pStyle w:val="Heading3"/>
          </w:pPr>
        </w:pPrChange>
      </w:pPr>
      <w:ins w:id="1254" w:author="Sarah Thomas" w:date="2014-03-05T14:38:00Z">
        <w:r w:rsidRPr="001F3959">
          <w:rPr>
            <w:b/>
          </w:rPr>
          <w:t>New User Registration</w:t>
        </w:r>
      </w:ins>
    </w:p>
    <w:p w14:paraId="71D6451B" w14:textId="5842423E" w:rsidR="00B443C3" w:rsidRPr="0073101D" w:rsidRDefault="00B31AB9">
      <w:pPr>
        <w:pStyle w:val="BodyText"/>
        <w:rPr>
          <w:ins w:id="1255" w:author="Sarah Thomas" w:date="2014-03-05T14:36:00Z"/>
        </w:rPr>
        <w:pPrChange w:id="1256" w:author="Sarah Thomas" w:date="2014-03-05T14:38:00Z">
          <w:pPr>
            <w:pStyle w:val="Heading3"/>
          </w:pPr>
        </w:pPrChange>
      </w:pPr>
      <w:ins w:id="1257" w:author="Sarah Thomas" w:date="2014-03-12T12:29:00Z">
        <w:r w:rsidRPr="00A86747">
          <w:rPr>
            <w:highlight w:val="yellow"/>
            <w:rPrChange w:id="1258" w:author="Sarah Thomas" w:date="2014-03-12T18:14:00Z">
              <w:rPr/>
            </w:rPrChange>
          </w:rPr>
          <w:t>BAHIT</w:t>
        </w:r>
      </w:ins>
    </w:p>
    <w:p w14:paraId="4B33BC61" w14:textId="0B47573C" w:rsidR="00B443C3" w:rsidRDefault="00AD448B" w:rsidP="00B443C3">
      <w:pPr>
        <w:spacing w:after="0"/>
        <w:rPr>
          <w:ins w:id="1259" w:author="Sarah Thomas" w:date="2014-03-05T14:46:00Z"/>
          <w:b/>
        </w:rPr>
      </w:pPr>
      <w:ins w:id="1260" w:author="Sarah Thomas" w:date="2014-03-05T14:46:00Z">
        <w:r w:rsidRPr="001F3959">
          <w:rPr>
            <w:b/>
          </w:rPr>
          <w:t>User login</w:t>
        </w:r>
      </w:ins>
    </w:p>
    <w:p w14:paraId="5398482C" w14:textId="77777777" w:rsidR="00B31AB9" w:rsidRPr="0073101D" w:rsidRDefault="00B31AB9" w:rsidP="00B31AB9">
      <w:pPr>
        <w:pStyle w:val="BodyText"/>
        <w:rPr>
          <w:ins w:id="1261" w:author="Sarah Thomas" w:date="2014-03-12T12:30:00Z"/>
        </w:rPr>
      </w:pPr>
      <w:ins w:id="1262" w:author="Sarah Thomas" w:date="2014-03-12T12:30:00Z">
        <w:r w:rsidRPr="00A86747">
          <w:rPr>
            <w:highlight w:val="yellow"/>
            <w:rPrChange w:id="1263" w:author="Sarah Thomas" w:date="2014-03-12T18:14:00Z">
              <w:rPr>
                <w:highlight w:val="lightGray"/>
              </w:rPr>
            </w:rPrChange>
          </w:rPr>
          <w:t>BAHIT</w:t>
        </w:r>
      </w:ins>
    </w:p>
    <w:p w14:paraId="1C5D309B" w14:textId="5205C1B5" w:rsidR="00B443C3" w:rsidRDefault="00B443C3" w:rsidP="00B443C3">
      <w:pPr>
        <w:pStyle w:val="BodyText"/>
        <w:rPr>
          <w:ins w:id="1264" w:author="Sarah Thomas" w:date="2014-03-05T14:57:00Z"/>
          <w:b/>
        </w:rPr>
      </w:pPr>
      <w:ins w:id="1265" w:author="Sarah Thomas" w:date="2014-03-05T14:39:00Z">
        <w:r w:rsidRPr="001F3959">
          <w:rPr>
            <w:b/>
          </w:rPr>
          <w:t>Search Public profile</w:t>
        </w:r>
      </w:ins>
      <w:ins w:id="1266" w:author="Sarah Thomas" w:date="2014-03-05T14:42:00Z">
        <w:r>
          <w:rPr>
            <w:b/>
          </w:rPr>
          <w:t>/</w:t>
        </w:r>
        <w:r w:rsidRPr="00B443C3">
          <w:rPr>
            <w:b/>
          </w:rPr>
          <w:t xml:space="preserve"> </w:t>
        </w:r>
        <w:r w:rsidRPr="001F3959">
          <w:rPr>
            <w:b/>
          </w:rPr>
          <w:t xml:space="preserve">Search </w:t>
        </w:r>
        <w:r>
          <w:rPr>
            <w:b/>
          </w:rPr>
          <w:t>V</w:t>
        </w:r>
        <w:r w:rsidRPr="001F3959">
          <w:rPr>
            <w:b/>
          </w:rPr>
          <w:t>entures</w:t>
        </w:r>
      </w:ins>
    </w:p>
    <w:p w14:paraId="4613403B" w14:textId="0C336746" w:rsidR="00B443C3" w:rsidRDefault="00B443C3" w:rsidP="00B443C3">
      <w:pPr>
        <w:pStyle w:val="BodyText"/>
        <w:rPr>
          <w:ins w:id="1267" w:author="Sarah Thomas" w:date="2014-03-05T14:42:00Z"/>
        </w:rPr>
      </w:pPr>
      <w:ins w:id="1268" w:author="Sarah Thomas" w:date="2014-03-05T14:40:00Z">
        <w:r>
          <w:t>The search page allows any user to search public profiles by name and skills offered</w:t>
        </w:r>
      </w:ins>
      <w:ins w:id="1269" w:author="Sarah Thomas" w:date="2014-03-05T14:42:00Z">
        <w:r>
          <w:t xml:space="preserve"> and to search for ventures by their titles or the skills offered.</w:t>
        </w:r>
      </w:ins>
    </w:p>
    <w:p w14:paraId="494AC148" w14:textId="77CAD538" w:rsidR="00B443C3" w:rsidRDefault="00B443C3" w:rsidP="00B443C3">
      <w:pPr>
        <w:pStyle w:val="BodyText"/>
        <w:rPr>
          <w:ins w:id="1270" w:author="Sarah Thomas" w:date="2014-03-05T14:57:00Z"/>
          <w:b/>
        </w:rPr>
      </w:pPr>
      <w:ins w:id="1271" w:author="Sarah Thomas" w:date="2014-03-05T14:40:00Z">
        <w:r w:rsidRPr="001F3959">
          <w:rPr>
            <w:b/>
          </w:rPr>
          <w:t>View Public profile</w:t>
        </w:r>
      </w:ins>
    </w:p>
    <w:p w14:paraId="3B62C120" w14:textId="25F4033E" w:rsidR="00B443C3" w:rsidRPr="00B443C3" w:rsidRDefault="00B443C3" w:rsidP="00B443C3">
      <w:pPr>
        <w:pStyle w:val="BodyText"/>
        <w:rPr>
          <w:ins w:id="1272" w:author="Sarah Thomas" w:date="2014-03-05T14:36:00Z"/>
        </w:rPr>
      </w:pPr>
      <w:ins w:id="1273" w:author="Sarah Thomas" w:date="2014-03-05T14:41:00Z">
        <w:r>
          <w:t>As a result of a search or by seeing a users name in the team of a venture any user can view another users public profile</w:t>
        </w:r>
      </w:ins>
      <w:ins w:id="1274" w:author="Sarah Thomas" w:date="2014-03-05T14:44:00Z">
        <w:r w:rsidR="00AD448B">
          <w:t xml:space="preserve">. A </w:t>
        </w:r>
      </w:ins>
      <w:ins w:id="1275" w:author="Sarah Thomas" w:date="2014-03-05T14:45:00Z">
        <w:r w:rsidR="00AD448B">
          <w:t>URL</w:t>
        </w:r>
      </w:ins>
      <w:ins w:id="1276" w:author="Sarah Thomas" w:date="2014-03-05T14:44:00Z">
        <w:r w:rsidR="00AD448B">
          <w:t xml:space="preserve"> can also be provided </w:t>
        </w:r>
      </w:ins>
      <w:ins w:id="1277" w:author="Sarah Thomas" w:date="2014-03-05T14:45:00Z">
        <w:r w:rsidR="00AD448B">
          <w:t>or shared to allow direct access to a public profile.</w:t>
        </w:r>
      </w:ins>
    </w:p>
    <w:p w14:paraId="2437E062" w14:textId="1C8FC2F0" w:rsidR="00B443C3" w:rsidRDefault="00B443C3" w:rsidP="00B443C3">
      <w:pPr>
        <w:pStyle w:val="BodyText"/>
        <w:rPr>
          <w:ins w:id="1278" w:author="Sarah Thomas" w:date="2014-03-05T14:57:00Z"/>
          <w:b/>
        </w:rPr>
      </w:pPr>
      <w:ins w:id="1279" w:author="Sarah Thomas" w:date="2014-03-05T14:43:00Z">
        <w:r w:rsidRPr="001F3959">
          <w:rPr>
            <w:b/>
          </w:rPr>
          <w:t>View ventures details</w:t>
        </w:r>
      </w:ins>
    </w:p>
    <w:p w14:paraId="532834EC" w14:textId="688C2AA9" w:rsidR="00AD448B" w:rsidRPr="007C76CB" w:rsidRDefault="00B443C3" w:rsidP="00AD448B">
      <w:pPr>
        <w:pStyle w:val="BodyText"/>
        <w:rPr>
          <w:ins w:id="1280" w:author="Sarah Thomas" w:date="2014-03-05T14:45:00Z"/>
        </w:rPr>
      </w:pPr>
      <w:ins w:id="1281" w:author="Sarah Thomas" w:date="2014-03-05T14:44:00Z">
        <w:r>
          <w:t xml:space="preserve">As a result of a search any user can view </w:t>
        </w:r>
        <w:r w:rsidR="00AD448B">
          <w:t>a venture page.</w:t>
        </w:r>
      </w:ins>
      <w:ins w:id="1282" w:author="Sarah Thomas" w:date="2014-03-05T14:45:00Z">
        <w:r w:rsidR="00AD448B">
          <w:t xml:space="preserve"> A URL can also be provided or shared to allow direct access to a venture page.</w:t>
        </w:r>
      </w:ins>
    </w:p>
    <w:p w14:paraId="63A5D575" w14:textId="76709006" w:rsidR="00B443C3" w:rsidRDefault="00AD448B" w:rsidP="00B443C3">
      <w:pPr>
        <w:pStyle w:val="BodyText"/>
        <w:rPr>
          <w:ins w:id="1283" w:author="Sarah Thomas" w:date="2014-03-05T14:46:00Z"/>
          <w:b/>
        </w:rPr>
      </w:pPr>
      <w:ins w:id="1284" w:author="Sarah Thomas" w:date="2014-03-05T14:46:00Z">
        <w:r w:rsidRPr="001F3959">
          <w:rPr>
            <w:b/>
          </w:rPr>
          <w:t>Edit private profile</w:t>
        </w:r>
      </w:ins>
    </w:p>
    <w:p w14:paraId="57521A82" w14:textId="536CB9FA" w:rsidR="00AD448B" w:rsidRPr="00AD448B" w:rsidRDefault="00AD448B" w:rsidP="00B443C3">
      <w:pPr>
        <w:pStyle w:val="BodyText"/>
        <w:rPr>
          <w:ins w:id="1285" w:author="Sarah Thomas" w:date="2014-03-05T14:36:00Z"/>
          <w:highlight w:val="yellow"/>
        </w:rPr>
      </w:pPr>
      <w:ins w:id="1286" w:author="Sarah Thomas" w:date="2014-03-05T14:46:00Z">
        <w:r w:rsidRPr="00AD448B">
          <w:rPr>
            <w:rPrChange w:id="1287" w:author="Sarah Thomas" w:date="2014-03-05T14:46:00Z">
              <w:rPr>
                <w:b/>
              </w:rPr>
            </w:rPrChange>
          </w:rPr>
          <w:t xml:space="preserve">A </w:t>
        </w:r>
      </w:ins>
      <w:ins w:id="1288" w:author="Sarah Thomas" w:date="2014-03-05T14:47:00Z">
        <w:r w:rsidRPr="002A0C21">
          <w:t>registered</w:t>
        </w:r>
        <w:r>
          <w:t xml:space="preserve"> </w:t>
        </w:r>
      </w:ins>
      <w:ins w:id="1289" w:author="Sarah Thomas" w:date="2014-03-05T14:46:00Z">
        <w:r w:rsidRPr="00AD448B">
          <w:rPr>
            <w:rPrChange w:id="1290" w:author="Sarah Thomas" w:date="2014-03-05T14:46:00Z">
              <w:rPr>
                <w:b/>
              </w:rPr>
            </w:rPrChange>
          </w:rPr>
          <w:t xml:space="preserve">user </w:t>
        </w:r>
        <w:r>
          <w:t>can edit their profile</w:t>
        </w:r>
      </w:ins>
    </w:p>
    <w:p w14:paraId="52B3D5C3" w14:textId="0E9A5480" w:rsidR="00B443C3" w:rsidRDefault="00AD448B" w:rsidP="00B443C3">
      <w:pPr>
        <w:pStyle w:val="BodyText"/>
        <w:rPr>
          <w:ins w:id="1291" w:author="Sarah Thomas" w:date="2014-03-05T14:48:00Z"/>
          <w:b/>
        </w:rPr>
      </w:pPr>
      <w:ins w:id="1292" w:author="Sarah Thomas" w:date="2014-03-05T14:48:00Z">
        <w:r w:rsidRPr="001F3959">
          <w:rPr>
            <w:b/>
          </w:rPr>
          <w:t>Contact another user</w:t>
        </w:r>
      </w:ins>
    </w:p>
    <w:p w14:paraId="51A862D4" w14:textId="5691BA05" w:rsidR="00AD448B" w:rsidRPr="00AD448B" w:rsidRDefault="00AD448B" w:rsidP="00B443C3">
      <w:pPr>
        <w:pStyle w:val="BodyText"/>
        <w:rPr>
          <w:ins w:id="1293" w:author="Sarah Thomas" w:date="2014-03-05T14:36:00Z"/>
          <w:rFonts w:asciiTheme="majorBidi" w:hAnsiTheme="majorBidi"/>
          <w:highlight w:val="lightGray"/>
        </w:rPr>
      </w:pPr>
      <w:ins w:id="1294" w:author="Sarah Thomas" w:date="2014-03-05T14:48:00Z">
        <w:r w:rsidRPr="00AD448B">
          <w:rPr>
            <w:rPrChange w:id="1295" w:author="Sarah Thomas" w:date="2014-03-05T14:48:00Z">
              <w:rPr>
                <w:b/>
              </w:rPr>
            </w:rPrChange>
          </w:rPr>
          <w:t>Clicking</w:t>
        </w:r>
        <w:r>
          <w:t xml:space="preserve"> the contact link in a public profile allows the user to send a message</w:t>
        </w:r>
      </w:ins>
    </w:p>
    <w:p w14:paraId="33E44291" w14:textId="0DE55271" w:rsidR="00B443C3" w:rsidRPr="00CB261A" w:rsidRDefault="00AD448B" w:rsidP="00B443C3">
      <w:pPr>
        <w:pStyle w:val="BodyText"/>
        <w:rPr>
          <w:ins w:id="1296" w:author="Sarah Thomas" w:date="2014-03-05T14:36:00Z"/>
          <w:rFonts w:asciiTheme="majorBidi" w:hAnsiTheme="majorBidi"/>
          <w:highlight w:val="lightGray"/>
        </w:rPr>
      </w:pPr>
      <w:ins w:id="1297" w:author="Sarah Thomas" w:date="2014-03-05T14:49:00Z">
        <w:r w:rsidRPr="001F3959">
          <w:rPr>
            <w:b/>
          </w:rPr>
          <w:t>Create a new venture</w:t>
        </w:r>
      </w:ins>
    </w:p>
    <w:p w14:paraId="7986917F" w14:textId="4653937B" w:rsidR="00B443C3" w:rsidRDefault="002A0C21" w:rsidP="00B443C3">
      <w:pPr>
        <w:pStyle w:val="BodyText"/>
        <w:rPr>
          <w:ins w:id="1298" w:author="Sarah Thomas" w:date="2014-03-12T17:59:00Z"/>
        </w:rPr>
      </w:pPr>
      <w:ins w:id="1299" w:author="Sarah Thomas" w:date="2014-03-12T17:58:00Z">
        <w:r>
          <w:t xml:space="preserve">A </w:t>
        </w:r>
      </w:ins>
      <w:ins w:id="1300" w:author="Sarah Thomas" w:date="2014-03-05T14:49:00Z">
        <w:r>
          <w:t>r</w:t>
        </w:r>
        <w:r w:rsidR="00AD448B" w:rsidRPr="002A0C21">
          <w:t>egistered user can create a new venture by</w:t>
        </w:r>
        <w:r w:rsidR="00AD448B">
          <w:t xml:space="preserve"> entering a title and then proceeding to the edit venture page to full in the remaining details.</w:t>
        </w:r>
      </w:ins>
      <w:ins w:id="1301" w:author="Sarah Thomas" w:date="2014-03-12T17:58:00Z">
        <w:r>
          <w:t xml:space="preserve"> In the original use case only users from the university ecosystem could create new ventures. However in the actual implementation any user can create a new venture. </w:t>
        </w:r>
      </w:ins>
      <w:ins w:id="1302" w:author="Sarah Thomas" w:date="2014-03-12T17:59:00Z">
        <w:r>
          <w:t>This could easily be altered in the future if required.</w:t>
        </w:r>
      </w:ins>
    </w:p>
    <w:p w14:paraId="33D9F0F0" w14:textId="77777777" w:rsidR="002A0C21" w:rsidRDefault="002A0C21" w:rsidP="002A0C21">
      <w:pPr>
        <w:pStyle w:val="BodyText"/>
        <w:rPr>
          <w:ins w:id="1303" w:author="Sarah Thomas" w:date="2014-03-12T17:59:00Z"/>
          <w:b/>
        </w:rPr>
      </w:pPr>
      <w:ins w:id="1304" w:author="Sarah Thomas" w:date="2014-03-12T17:59:00Z">
        <w:r w:rsidRPr="001F3959">
          <w:rPr>
            <w:b/>
          </w:rPr>
          <w:t>Build team</w:t>
        </w:r>
      </w:ins>
    </w:p>
    <w:p w14:paraId="4AFD0453" w14:textId="33CE81A9" w:rsidR="002A0C21" w:rsidRPr="002A0C21" w:rsidRDefault="002A0C21" w:rsidP="002A0C21">
      <w:pPr>
        <w:pStyle w:val="BodyText"/>
        <w:rPr>
          <w:ins w:id="1305" w:author="Sarah Thomas" w:date="2014-03-12T17:59:00Z"/>
          <w:rFonts w:asciiTheme="majorBidi" w:hAnsiTheme="majorBidi"/>
          <w:rPrChange w:id="1306" w:author="Sarah Thomas" w:date="2014-03-12T17:59:00Z">
            <w:rPr>
              <w:ins w:id="1307" w:author="Sarah Thomas" w:date="2014-03-12T17:59:00Z"/>
              <w:rFonts w:asciiTheme="majorBidi" w:hAnsiTheme="majorBidi"/>
              <w:highlight w:val="lightGray"/>
            </w:rPr>
          </w:rPrChange>
        </w:rPr>
      </w:pPr>
      <w:ins w:id="1308" w:author="Sarah Thomas" w:date="2014-03-12T17:59:00Z">
        <w:r>
          <w:t>A logged in user who is a team leader can edit the team for that venture. They can add new members, delete members and change the status of members.</w:t>
        </w:r>
      </w:ins>
      <w:ins w:id="1309" w:author="Sarah Thomas" w:date="2014-03-12T18:00:00Z">
        <w:r>
          <w:t xml:space="preserve"> Member status can be: Leader, Mentor or Member. One venture can have more than one team leader and each team leader has access to edit the venture and the team.</w:t>
        </w:r>
      </w:ins>
    </w:p>
    <w:p w14:paraId="2534780E" w14:textId="0DB8EA76" w:rsidR="00B443C3" w:rsidRDefault="00AD448B" w:rsidP="00B443C3">
      <w:pPr>
        <w:pStyle w:val="BodyText"/>
        <w:rPr>
          <w:ins w:id="1310" w:author="Sarah Thomas" w:date="2014-03-05T14:50:00Z"/>
          <w:b/>
        </w:rPr>
      </w:pPr>
      <w:ins w:id="1311" w:author="Sarah Thomas" w:date="2014-03-05T14:50:00Z">
        <w:r w:rsidRPr="001F3959">
          <w:rPr>
            <w:b/>
          </w:rPr>
          <w:t>Enter private team area</w:t>
        </w:r>
      </w:ins>
    </w:p>
    <w:p w14:paraId="0A075F2D" w14:textId="5391D8B9" w:rsidR="00AD448B" w:rsidRPr="002A0C21" w:rsidRDefault="002A0C21" w:rsidP="00B443C3">
      <w:pPr>
        <w:pStyle w:val="BodyText"/>
        <w:rPr>
          <w:ins w:id="1312" w:author="Sarah Thomas" w:date="2014-03-05T14:36:00Z"/>
          <w:rFonts w:asciiTheme="majorBidi" w:hAnsiTheme="majorBidi"/>
          <w:rPrChange w:id="1313" w:author="Sarah Thomas" w:date="2014-03-12T18:01:00Z">
            <w:rPr>
              <w:ins w:id="1314" w:author="Sarah Thomas" w:date="2014-03-05T14:36:00Z"/>
              <w:rFonts w:asciiTheme="majorBidi" w:hAnsiTheme="majorBidi"/>
              <w:highlight w:val="lightGray"/>
            </w:rPr>
          </w:rPrChange>
        </w:rPr>
      </w:pPr>
      <w:ins w:id="1315" w:author="Sarah Thomas" w:date="2014-03-05T14:50:00Z">
        <w:r>
          <w:t>Not implemented. We did not have time o complete this but it could be added to the existing system fairly easily.</w:t>
        </w:r>
      </w:ins>
    </w:p>
    <w:p w14:paraId="680D0E91" w14:textId="2D8BF728" w:rsidR="00B443C3" w:rsidRPr="00AD448B" w:rsidRDefault="00AD448B" w:rsidP="00B443C3">
      <w:pPr>
        <w:pStyle w:val="BodyText"/>
        <w:rPr>
          <w:ins w:id="1316" w:author="Sarah Thomas" w:date="2014-03-05T14:36:00Z"/>
          <w:b/>
          <w:highlight w:val="yellow"/>
          <w:rPrChange w:id="1317" w:author="Sarah Thomas" w:date="2014-03-05T14:51:00Z">
            <w:rPr>
              <w:ins w:id="1318" w:author="Sarah Thomas" w:date="2014-03-05T14:36:00Z"/>
              <w:highlight w:val="yellow"/>
            </w:rPr>
          </w:rPrChange>
        </w:rPr>
      </w:pPr>
      <w:ins w:id="1319" w:author="Sarah Thomas" w:date="2014-03-05T14:52:00Z">
        <w:r w:rsidRPr="0080393E">
          <w:rPr>
            <w:b/>
          </w:rPr>
          <w:t>Site administrator</w:t>
        </w:r>
      </w:ins>
    </w:p>
    <w:p w14:paraId="07099DE8" w14:textId="6D835B92" w:rsidR="00D618DD" w:rsidRDefault="00AD448B">
      <w:pPr>
        <w:rPr>
          <w:ins w:id="1320" w:author="Sarah Thomas" w:date="2014-03-13T11:42:00Z"/>
        </w:rPr>
      </w:pPr>
      <w:ins w:id="1321" w:author="Sarah Thomas" w:date="2014-03-05T14:52:00Z">
        <w:r w:rsidRPr="002A0C21">
          <w:t>Not implemented</w:t>
        </w:r>
      </w:ins>
      <w:ins w:id="1322" w:author="Sarah Thomas" w:date="2014-03-12T18:02:00Z">
        <w:r w:rsidR="002A0C21">
          <w:t xml:space="preserve">. This would take the form of a control panel for a non-technical site administrator. Again we run too short of time to </w:t>
        </w:r>
      </w:ins>
      <w:ins w:id="1323" w:author="Sarah Thomas" w:date="2014-03-12T18:03:00Z">
        <w:r w:rsidR="002A0C21">
          <w:t>implement</w:t>
        </w:r>
      </w:ins>
      <w:ins w:id="1324" w:author="Sarah Thomas" w:date="2014-03-12T18:02:00Z">
        <w:r w:rsidR="002A0C21">
          <w:t xml:space="preserve"> </w:t>
        </w:r>
      </w:ins>
      <w:ins w:id="1325" w:author="Sarah Thomas" w:date="2014-03-12T18:03:00Z">
        <w:r w:rsidR="002A0C21">
          <w:t>this but it could be done fairly easily.</w:t>
        </w:r>
      </w:ins>
    </w:p>
    <w:p w14:paraId="0472559D" w14:textId="77777777" w:rsidR="00D618DD" w:rsidRDefault="00D618DD">
      <w:pPr>
        <w:rPr>
          <w:ins w:id="1326" w:author="Sarah Thomas" w:date="2014-03-13T11:43:00Z"/>
        </w:rPr>
        <w:sectPr w:rsidR="00D618DD" w:rsidSect="00812194">
          <w:footerReference w:type="default" r:id="rId22"/>
          <w:pgSz w:w="11900" w:h="16840"/>
          <w:pgMar w:top="1440" w:right="1800" w:bottom="1440" w:left="1800" w:header="708" w:footer="708" w:gutter="0"/>
          <w:cols w:space="708"/>
          <w:docGrid w:linePitch="360"/>
        </w:sectPr>
      </w:pPr>
    </w:p>
    <w:p w14:paraId="5AE1506D" w14:textId="383B755D" w:rsidR="00766C26" w:rsidRDefault="00766C26">
      <w:pPr>
        <w:pStyle w:val="Heading2"/>
        <w:rPr>
          <w:ins w:id="1327" w:author="Sarah Thomas" w:date="2014-03-13T11:37:00Z"/>
        </w:rPr>
        <w:pPrChange w:id="1328" w:author="Sarah Thomas" w:date="2014-03-03T14:28:00Z">
          <w:pPr>
            <w:widowControl w:val="0"/>
            <w:autoSpaceDE w:val="0"/>
            <w:autoSpaceDN w:val="0"/>
            <w:adjustRightInd w:val="0"/>
          </w:pPr>
        </w:pPrChange>
      </w:pPr>
      <w:bookmarkStart w:id="1329" w:name="_Toc255483844"/>
      <w:ins w:id="1330" w:author="Sarah Thomas" w:date="2014-03-03T14:09:00Z">
        <w:r>
          <w:t xml:space="preserve">Class </w:t>
        </w:r>
      </w:ins>
      <w:bookmarkEnd w:id="1329"/>
      <w:ins w:id="1331" w:author="Sarah Thomas" w:date="2014-03-13T11:37:00Z">
        <w:r w:rsidR="00D618DD">
          <w:t>Diagram</w:t>
        </w:r>
      </w:ins>
    </w:p>
    <w:p w14:paraId="5D89D65D" w14:textId="0968F993" w:rsidR="000238A5" w:rsidRDefault="00D618DD" w:rsidP="00D618DD">
      <w:pPr>
        <w:spacing w:line="480" w:lineRule="auto"/>
        <w:rPr>
          <w:ins w:id="1332" w:author="Sarah Thomas" w:date="2014-03-16T10:24:00Z"/>
          <w:rFonts w:ascii="Arial" w:eastAsiaTheme="majorEastAsia" w:hAnsi="Arial" w:cstheme="majorBidi"/>
          <w:b/>
          <w:bCs/>
          <w:iCs/>
          <w:sz w:val="28"/>
          <w:szCs w:val="28"/>
        </w:rPr>
      </w:pPr>
      <w:bookmarkStart w:id="1333" w:name="_Toc255483845"/>
      <w:ins w:id="1334" w:author="Sarah Thomas" w:date="2014-03-13T11:44:00Z">
        <w:r>
          <w:rPr>
            <w:rFonts w:ascii="Arial" w:eastAsiaTheme="majorEastAsia" w:hAnsi="Arial" w:cstheme="majorBidi"/>
            <w:b/>
            <w:bCs/>
            <w:iCs/>
            <w:noProof/>
            <w:sz w:val="28"/>
            <w:szCs w:val="28"/>
            <w:lang w:val="en-US"/>
            <w:rPrChange w:id="1335">
              <w:rPr>
                <w:noProof/>
                <w:lang w:val="en-US"/>
              </w:rPr>
            </w:rPrChange>
          </w:rPr>
          <w:drawing>
            <wp:inline distT="0" distB="0" distL="0" distR="0" wp14:anchorId="79467D26" wp14:editId="499F4B56">
              <wp:extent cx="8264950" cy="4800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23">
                        <a:extLst>
                          <a:ext uri="{28A0092B-C50C-407E-A947-70E740481C1C}">
                            <a14:useLocalDpi xmlns:a14="http://schemas.microsoft.com/office/drawing/2010/main" val="0"/>
                          </a:ext>
                        </a:extLst>
                      </a:blip>
                      <a:stretch>
                        <a:fillRect/>
                      </a:stretch>
                    </pic:blipFill>
                    <pic:spPr>
                      <a:xfrm>
                        <a:off x="0" y="0"/>
                        <a:ext cx="8264950" cy="4800600"/>
                      </a:xfrm>
                      <a:prstGeom prst="rect">
                        <a:avLst/>
                      </a:prstGeom>
                    </pic:spPr>
                  </pic:pic>
                </a:graphicData>
              </a:graphic>
            </wp:inline>
          </w:drawing>
        </w:r>
      </w:ins>
    </w:p>
    <w:p w14:paraId="400E8DF6" w14:textId="6BB1C4F5" w:rsidR="00D618DD" w:rsidRDefault="000238A5" w:rsidP="000238A5">
      <w:pPr>
        <w:pStyle w:val="Heading2"/>
        <w:rPr>
          <w:ins w:id="1336" w:author="Sarah Thomas" w:date="2014-03-13T11:43:00Z"/>
        </w:rPr>
        <w:sectPr w:rsidR="00D618DD" w:rsidSect="00D618DD">
          <w:pgSz w:w="16840" w:h="11900" w:orient="landscape"/>
          <w:pgMar w:top="1800" w:right="1440" w:bottom="1800" w:left="1440" w:header="708" w:footer="708" w:gutter="0"/>
          <w:cols w:space="708"/>
          <w:docGrid w:linePitch="360"/>
          <w:sectPrChange w:id="1337" w:author="Sarah Thomas" w:date="2014-03-13T11:43:00Z">
            <w:sectPr w:rsidR="00D618DD" w:rsidSect="00D618DD">
              <w:pgSz w:w="11900" w:h="16840" w:orient="portrait"/>
              <w:pgMar w:top="1440" w:right="1800" w:bottom="1440" w:left="1800" w:header="708" w:footer="708" w:gutter="0"/>
            </w:sectPr>
          </w:sectPrChange>
        </w:sectPr>
        <w:pPrChange w:id="1338" w:author="Sarah Thomas" w:date="2014-03-16T10:25:00Z">
          <w:pPr>
            <w:spacing w:line="480" w:lineRule="auto"/>
          </w:pPr>
        </w:pPrChange>
      </w:pPr>
      <w:ins w:id="1339" w:author="Sarah Thomas" w:date="2014-03-16T10:25:00Z">
        <w:r>
          <w:t>Database Diagram</w:t>
        </w:r>
      </w:ins>
      <w:bookmarkStart w:id="1340" w:name="_GoBack"/>
      <w:ins w:id="1341" w:author="Sarah Thomas" w:date="2014-03-16T10:26:00Z">
        <w:r>
          <w:rPr>
            <w:noProof/>
            <w:lang w:val="en-US"/>
          </w:rPr>
          <w:drawing>
            <wp:inline distT="0" distB="0" distL="0" distR="0" wp14:anchorId="3086C8F4" wp14:editId="621735AF">
              <wp:extent cx="8830945" cy="4800600"/>
              <wp:effectExtent l="0" t="0" r="8255" b="0"/>
              <wp:docPr id="110" name="Picture 110" descr="Macintosh HD:Users:sarah:Desktop:ce805: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rah:Desktop:ce805: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30945" cy="4800600"/>
                      </a:xfrm>
                      <a:prstGeom prst="rect">
                        <a:avLst/>
                      </a:prstGeom>
                      <a:noFill/>
                      <a:ln>
                        <a:noFill/>
                      </a:ln>
                    </pic:spPr>
                  </pic:pic>
                </a:graphicData>
              </a:graphic>
            </wp:inline>
          </w:drawing>
        </w:r>
      </w:ins>
      <w:bookmarkEnd w:id="1340"/>
    </w:p>
    <w:p w14:paraId="6C55E3FF" w14:textId="7BFE345C" w:rsidR="00766C26" w:rsidRDefault="000548EA">
      <w:pPr>
        <w:pStyle w:val="Heading2"/>
        <w:rPr>
          <w:ins w:id="1342" w:author="Sarah Thomas" w:date="2014-03-12T18:07:00Z"/>
        </w:rPr>
        <w:pPrChange w:id="1343" w:author="Sarah Thomas" w:date="2014-03-03T14:29:00Z">
          <w:pPr>
            <w:widowControl w:val="0"/>
            <w:autoSpaceDE w:val="0"/>
            <w:autoSpaceDN w:val="0"/>
            <w:adjustRightInd w:val="0"/>
          </w:pPr>
        </w:pPrChange>
      </w:pPr>
      <w:ins w:id="1344" w:author="Sarah Thomas" w:date="2014-03-03T14:29:00Z">
        <w:r>
          <w:t>Overview of Code L</w:t>
        </w:r>
        <w:r w:rsidR="00766C26">
          <w:t>istings</w:t>
        </w:r>
      </w:ins>
      <w:bookmarkEnd w:id="1333"/>
    </w:p>
    <w:p w14:paraId="28297D3E" w14:textId="60B771AC" w:rsidR="00A86747" w:rsidRPr="00A86747" w:rsidRDefault="00A86747">
      <w:pPr>
        <w:rPr>
          <w:ins w:id="1345" w:author="Sarah Thomas" w:date="2014-03-05T10:35:00Z"/>
        </w:rPr>
        <w:pPrChange w:id="1346" w:author="Sarah Thomas" w:date="2014-03-12T18:07:00Z">
          <w:pPr>
            <w:widowControl w:val="0"/>
            <w:autoSpaceDE w:val="0"/>
            <w:autoSpaceDN w:val="0"/>
            <w:adjustRightInd w:val="0"/>
          </w:pPr>
        </w:pPrChange>
      </w:pPr>
      <w:ins w:id="1347" w:author="Sarah Thomas" w:date="2014-03-12T18:07:00Z">
        <w:r>
          <w:t xml:space="preserve">The </w:t>
        </w:r>
        <w:proofErr w:type="gramStart"/>
        <w:r>
          <w:t>following code was written by the team</w:t>
        </w:r>
        <w:proofErr w:type="gramEnd"/>
        <w:r>
          <w:t>:</w:t>
        </w:r>
      </w:ins>
    </w:p>
    <w:p w14:paraId="37E4212C" w14:textId="35ED7CE2" w:rsidR="00FB0B3E" w:rsidRDefault="00FB0B3E">
      <w:pPr>
        <w:pStyle w:val="Heading4"/>
        <w:rPr>
          <w:ins w:id="1348" w:author="Sarah Thomas" w:date="2014-03-05T10:44:00Z"/>
        </w:rPr>
        <w:pPrChange w:id="1349" w:author="Sarah Thomas" w:date="2014-03-05T10:37:00Z">
          <w:pPr>
            <w:widowControl w:val="0"/>
            <w:autoSpaceDE w:val="0"/>
            <w:autoSpaceDN w:val="0"/>
            <w:adjustRightInd w:val="0"/>
          </w:pPr>
        </w:pPrChange>
      </w:pPr>
      <w:proofErr w:type="gramStart"/>
      <w:ins w:id="1350" w:author="Sarah Thomas" w:date="2014-03-05T10:35:00Z">
        <w:r>
          <w:t>app</w:t>
        </w:r>
        <w:proofErr w:type="gramEnd"/>
        <w:r>
          <w:t>/</w:t>
        </w:r>
      </w:ins>
      <w:proofErr w:type="spellStart"/>
      <w:ins w:id="1351" w:author="Sarah Thomas" w:date="2014-03-05T10:36:00Z">
        <w:r>
          <w:t>routes.php</w:t>
        </w:r>
      </w:ins>
      <w:proofErr w:type="spellEnd"/>
    </w:p>
    <w:p w14:paraId="508D6614" w14:textId="7E4180FD" w:rsidR="00FB0B3E" w:rsidRDefault="00FB0B3E">
      <w:pPr>
        <w:pStyle w:val="BodyText"/>
        <w:rPr>
          <w:ins w:id="1352" w:author="Sarah Thomas" w:date="2014-03-05T10:48:00Z"/>
        </w:rPr>
        <w:pPrChange w:id="1353" w:author="Sarah Thomas" w:date="2014-03-05T10:44:00Z">
          <w:pPr>
            <w:widowControl w:val="0"/>
            <w:autoSpaceDE w:val="0"/>
            <w:autoSpaceDN w:val="0"/>
            <w:adjustRightInd w:val="0"/>
          </w:pPr>
        </w:pPrChange>
      </w:pPr>
      <w:ins w:id="1354" w:author="Sarah Thomas" w:date="2014-03-05T10:44:00Z">
        <w:r>
          <w:t xml:space="preserve">This file contains all the routing instructions for the application. Most of the routes direct requests at a named controller to </w:t>
        </w:r>
      </w:ins>
      <w:ins w:id="1355" w:author="Sarah Thomas" w:date="2014-03-05T10:45:00Z">
        <w:r>
          <w:t>separate</w:t>
        </w:r>
      </w:ins>
      <w:ins w:id="1356" w:author="Sarah Thomas" w:date="2014-03-05T10:44:00Z">
        <w:r>
          <w:t xml:space="preserve"> </w:t>
        </w:r>
      </w:ins>
      <w:ins w:id="1357" w:author="Sarah Thomas" w:date="2014-03-05T10:45:00Z">
        <w:r w:rsidR="00106A76">
          <w:t>application logic from routes.</w:t>
        </w:r>
      </w:ins>
      <w:ins w:id="1358" w:author="Sarah Thomas" w:date="2014-03-05T10:54:00Z">
        <w:r w:rsidR="00106A76">
          <w:t xml:space="preserve"> For example the URL:  /</w:t>
        </w:r>
        <w:proofErr w:type="spellStart"/>
        <w:r w:rsidR="00106A76">
          <w:t>publicProfile</w:t>
        </w:r>
        <w:proofErr w:type="spellEnd"/>
        <w:r w:rsidR="00106A76">
          <w:t xml:space="preserve">/1 follows </w:t>
        </w:r>
      </w:ins>
      <w:ins w:id="1359" w:author="Sarah Thomas" w:date="2014-03-05T10:59:00Z">
        <w:r w:rsidR="00B53DCC">
          <w:t>this</w:t>
        </w:r>
      </w:ins>
      <w:ins w:id="1360" w:author="Sarah Thomas" w:date="2014-03-05T10:54:00Z">
        <w:r w:rsidR="00106A76">
          <w:t xml:space="preserve"> route:</w:t>
        </w:r>
      </w:ins>
    </w:p>
    <w:p w14:paraId="2C7E6320" w14:textId="77777777" w:rsidR="00106A76" w:rsidRDefault="00106A76">
      <w:pPr>
        <w:pStyle w:val="code"/>
        <w:rPr>
          <w:ins w:id="1361" w:author="Sarah Thomas" w:date="2014-03-05T10:48:00Z"/>
        </w:rPr>
        <w:pPrChange w:id="1362" w:author="Sarah Thomas" w:date="2014-03-05T10:50:00Z">
          <w:pPr>
            <w:widowControl w:val="0"/>
            <w:autoSpaceDE w:val="0"/>
            <w:autoSpaceDN w:val="0"/>
            <w:adjustRightInd w:val="0"/>
          </w:pPr>
        </w:pPrChange>
      </w:pPr>
      <w:ins w:id="1363" w:author="Sarah Thomas" w:date="2014-03-05T10:48:00Z">
        <w:r w:rsidRPr="00106A76">
          <w:t>R</w:t>
        </w:r>
        <w:r>
          <w:t>oute</w:t>
        </w:r>
        <w:proofErr w:type="gramStart"/>
        <w:r>
          <w:t>::</w:t>
        </w:r>
        <w:proofErr w:type="gramEnd"/>
        <w:r>
          <w:t>get('</w:t>
        </w:r>
        <w:proofErr w:type="spellStart"/>
        <w:r>
          <w:t>publicProfile</w:t>
        </w:r>
        <w:proofErr w:type="spellEnd"/>
        <w:r>
          <w:t>/{id}',</w:t>
        </w:r>
      </w:ins>
    </w:p>
    <w:p w14:paraId="7EF31350" w14:textId="07AD8C6F" w:rsidR="00106A76" w:rsidRDefault="00106A76">
      <w:pPr>
        <w:pStyle w:val="code"/>
        <w:rPr>
          <w:ins w:id="1364" w:author="Sarah Thomas" w:date="2014-03-05T10:51:00Z"/>
        </w:rPr>
        <w:pPrChange w:id="1365" w:author="Sarah Thomas" w:date="2014-03-05T10:50:00Z">
          <w:pPr>
            <w:widowControl w:val="0"/>
            <w:autoSpaceDE w:val="0"/>
            <w:autoSpaceDN w:val="0"/>
            <w:adjustRightInd w:val="0"/>
          </w:pPr>
        </w:pPrChange>
      </w:pPr>
      <w:ins w:id="1366" w:author="Sarah Thomas" w:date="2014-03-05T10:48:00Z">
        <w:r w:rsidRPr="00106A76">
          <w:t>'</w:t>
        </w:r>
        <w:proofErr w:type="spellStart"/>
        <w:r w:rsidRPr="00106A76">
          <w:t>ProfileController@showPublicProfile</w:t>
        </w:r>
        <w:proofErr w:type="spellEnd"/>
        <w:r w:rsidRPr="00106A76">
          <w:t>');</w:t>
        </w:r>
      </w:ins>
    </w:p>
    <w:p w14:paraId="27F12E94" w14:textId="31FE5C07" w:rsidR="00106A76" w:rsidRDefault="00106A76">
      <w:pPr>
        <w:pStyle w:val="BodyText"/>
        <w:rPr>
          <w:ins w:id="1367" w:author="Sarah Thomas" w:date="2014-03-05T10:57:00Z"/>
        </w:rPr>
        <w:pPrChange w:id="1368" w:author="Sarah Thomas" w:date="2014-03-05T10:51:00Z">
          <w:pPr>
            <w:widowControl w:val="0"/>
            <w:autoSpaceDE w:val="0"/>
            <w:autoSpaceDN w:val="0"/>
            <w:adjustRightInd w:val="0"/>
          </w:pPr>
        </w:pPrChange>
      </w:pPr>
      <w:ins w:id="1369" w:author="Sarah Thomas" w:date="2014-03-05T10:51:00Z">
        <w:r>
          <w:t xml:space="preserve">This routes a request with the parameter </w:t>
        </w:r>
      </w:ins>
      <w:ins w:id="1370" w:author="Sarah Thomas" w:date="2014-03-05T10:55:00Z">
        <w:r>
          <w:rPr>
            <w:i/>
          </w:rPr>
          <w:t>id=1</w:t>
        </w:r>
      </w:ins>
      <w:ins w:id="1371" w:author="Sarah Thomas" w:date="2014-03-05T10:51:00Z">
        <w:r>
          <w:t xml:space="preserve"> to the </w:t>
        </w:r>
      </w:ins>
      <w:proofErr w:type="spellStart"/>
      <w:ins w:id="1372" w:author="Sarah Thomas" w:date="2014-03-05T10:52:00Z">
        <w:r w:rsidRPr="00106A76">
          <w:rPr>
            <w:i/>
            <w:rPrChange w:id="1373" w:author="Sarah Thomas" w:date="2014-03-05T10:53:00Z">
              <w:rPr/>
            </w:rPrChange>
          </w:rPr>
          <w:t>showPublicProfile</w:t>
        </w:r>
        <w:proofErr w:type="spellEnd"/>
        <w:r>
          <w:t xml:space="preserve"> function of the </w:t>
        </w:r>
        <w:proofErr w:type="spellStart"/>
        <w:r w:rsidRPr="00106A76">
          <w:rPr>
            <w:i/>
            <w:rPrChange w:id="1374" w:author="Sarah Thomas" w:date="2014-03-05T10:53:00Z">
              <w:rPr/>
            </w:rPrChange>
          </w:rPr>
          <w:t>ProfileController</w:t>
        </w:r>
      </w:ins>
      <w:proofErr w:type="spellEnd"/>
      <w:ins w:id="1375" w:author="Sarah Thomas" w:date="2014-03-05T10:53:00Z">
        <w:r>
          <w:t xml:space="preserve">. </w:t>
        </w:r>
      </w:ins>
    </w:p>
    <w:p w14:paraId="33743419" w14:textId="79AE5B5E" w:rsidR="00B53DCC" w:rsidRDefault="00B53DCC">
      <w:pPr>
        <w:pStyle w:val="BodyText"/>
        <w:rPr>
          <w:ins w:id="1376" w:author="Sarah Thomas" w:date="2014-03-05T10:57:00Z"/>
        </w:rPr>
        <w:pPrChange w:id="1377" w:author="Sarah Thomas" w:date="2014-03-05T10:51:00Z">
          <w:pPr>
            <w:widowControl w:val="0"/>
            <w:autoSpaceDE w:val="0"/>
            <w:autoSpaceDN w:val="0"/>
            <w:adjustRightInd w:val="0"/>
          </w:pPr>
        </w:pPrChange>
      </w:pPr>
      <w:ins w:id="1378" w:author="Sarah Thomas" w:date="2014-03-05T10:57:00Z">
        <w:r>
          <w:t xml:space="preserve">Routes can go straight to views instead of controllers, for example the route to the </w:t>
        </w:r>
      </w:ins>
      <w:ins w:id="1379" w:author="Sarah Thomas" w:date="2014-03-05T10:58:00Z">
        <w:r>
          <w:t>search</w:t>
        </w:r>
      </w:ins>
      <w:ins w:id="1380" w:author="Sarah Thomas" w:date="2014-03-05T10:57:00Z">
        <w:r>
          <w:t xml:space="preserve"> page view:</w:t>
        </w:r>
      </w:ins>
    </w:p>
    <w:p w14:paraId="27B6AF8D" w14:textId="77777777" w:rsidR="00B53DCC" w:rsidRDefault="00B53DCC">
      <w:pPr>
        <w:pStyle w:val="code"/>
        <w:rPr>
          <w:ins w:id="1381" w:author="Sarah Thomas" w:date="2014-03-05T10:58:00Z"/>
        </w:rPr>
        <w:pPrChange w:id="1382" w:author="Sarah Thomas" w:date="2014-03-05T10:58:00Z">
          <w:pPr>
            <w:widowControl w:val="0"/>
            <w:autoSpaceDE w:val="0"/>
            <w:autoSpaceDN w:val="0"/>
            <w:adjustRightInd w:val="0"/>
          </w:pPr>
        </w:pPrChange>
      </w:pPr>
      <w:ins w:id="1383" w:author="Sarah Thomas" w:date="2014-03-05T10:58:00Z">
        <w:r>
          <w:t>Route</w:t>
        </w:r>
        <w:proofErr w:type="gramStart"/>
        <w:r>
          <w:t>::</w:t>
        </w:r>
        <w:proofErr w:type="gramEnd"/>
        <w:r>
          <w:t>get('search', function()</w:t>
        </w:r>
      </w:ins>
    </w:p>
    <w:p w14:paraId="26796A66" w14:textId="77777777" w:rsidR="00B53DCC" w:rsidRDefault="00B53DCC">
      <w:pPr>
        <w:pStyle w:val="code"/>
        <w:rPr>
          <w:ins w:id="1384" w:author="Sarah Thomas" w:date="2014-03-05T10:58:00Z"/>
        </w:rPr>
      </w:pPr>
      <w:ins w:id="1385" w:author="Sarah Thomas" w:date="2014-03-05T10:58:00Z">
        <w:r>
          <w:t>{</w:t>
        </w:r>
      </w:ins>
    </w:p>
    <w:p w14:paraId="1AF38B0C" w14:textId="77777777" w:rsidR="00B53DCC" w:rsidRDefault="00B53DCC">
      <w:pPr>
        <w:pStyle w:val="code"/>
        <w:rPr>
          <w:ins w:id="1386" w:author="Sarah Thomas" w:date="2014-03-05T10:58:00Z"/>
        </w:rPr>
      </w:pPr>
      <w:ins w:id="1387" w:author="Sarah Thomas" w:date="2014-03-05T10:58:00Z">
        <w:r>
          <w:tab/>
        </w:r>
        <w:proofErr w:type="gramStart"/>
        <w:r>
          <w:t>return</w:t>
        </w:r>
        <w:proofErr w:type="gramEnd"/>
        <w:r>
          <w:t xml:space="preserve"> View::make('search');</w:t>
        </w:r>
      </w:ins>
    </w:p>
    <w:p w14:paraId="5A07BDFE" w14:textId="0C2A037C" w:rsidR="00B53DCC" w:rsidRDefault="00B53DCC">
      <w:pPr>
        <w:pStyle w:val="code"/>
        <w:rPr>
          <w:ins w:id="1388" w:author="Sarah Thomas" w:date="2014-03-05T10:48:00Z"/>
        </w:rPr>
        <w:pPrChange w:id="1389" w:author="Sarah Thomas" w:date="2014-03-05T10:58:00Z">
          <w:pPr>
            <w:widowControl w:val="0"/>
            <w:autoSpaceDE w:val="0"/>
            <w:autoSpaceDN w:val="0"/>
            <w:adjustRightInd w:val="0"/>
          </w:pPr>
        </w:pPrChange>
      </w:pPr>
      <w:ins w:id="1390" w:author="Sarah Thomas" w:date="2014-03-05T10:58:00Z">
        <w:r>
          <w:t>});</w:t>
        </w:r>
      </w:ins>
    </w:p>
    <w:p w14:paraId="7FB8B355" w14:textId="061D4499" w:rsidR="00106A76" w:rsidRDefault="00B53DCC">
      <w:pPr>
        <w:pStyle w:val="Heading4"/>
        <w:rPr>
          <w:ins w:id="1391" w:author="Sarah Thomas" w:date="2014-03-05T11:01:00Z"/>
        </w:rPr>
        <w:pPrChange w:id="1392" w:author="Sarah Thomas" w:date="2014-03-05T11:01:00Z">
          <w:pPr>
            <w:widowControl w:val="0"/>
            <w:autoSpaceDE w:val="0"/>
            <w:autoSpaceDN w:val="0"/>
            <w:adjustRightInd w:val="0"/>
          </w:pPr>
        </w:pPrChange>
      </w:pPr>
      <w:proofErr w:type="gramStart"/>
      <w:ins w:id="1393" w:author="Sarah Thomas" w:date="2014-03-05T11:01:00Z">
        <w:r>
          <w:t>app</w:t>
        </w:r>
        <w:proofErr w:type="gramEnd"/>
        <w:r>
          <w:t>/models/</w:t>
        </w:r>
      </w:ins>
    </w:p>
    <w:p w14:paraId="2BDD6312" w14:textId="56C99B15" w:rsidR="00B53DCC" w:rsidRDefault="00B53DCC">
      <w:pPr>
        <w:pStyle w:val="BodyText"/>
        <w:rPr>
          <w:ins w:id="1394" w:author="Sarah Thomas" w:date="2014-03-05T11:09:00Z"/>
        </w:rPr>
        <w:pPrChange w:id="1395" w:author="Sarah Thomas" w:date="2014-03-05T11:15:00Z">
          <w:pPr>
            <w:widowControl w:val="0"/>
            <w:autoSpaceDE w:val="0"/>
            <w:autoSpaceDN w:val="0"/>
            <w:adjustRightInd w:val="0"/>
          </w:pPr>
        </w:pPrChange>
      </w:pPr>
      <w:ins w:id="1396" w:author="Sarah Thomas" w:date="2014-03-05T11:01:00Z">
        <w:r>
          <w:t xml:space="preserve">This folder contains classes </w:t>
        </w:r>
      </w:ins>
      <w:ins w:id="1397" w:author="Sarah Thomas" w:date="2014-03-05T11:02:00Z">
        <w:r>
          <w:t xml:space="preserve">that correspond to tables in the database. </w:t>
        </w:r>
      </w:ins>
      <w:ins w:id="1398" w:author="Sarah Thomas" w:date="2014-03-05T11:03:00Z">
        <w:r>
          <w:t>These classes extend the Laravel Eloquent class and for</w:t>
        </w:r>
      </w:ins>
      <w:ins w:id="1399" w:author="Sarah Thomas" w:date="2014-03-05T11:06:00Z">
        <w:r>
          <w:t>m</w:t>
        </w:r>
      </w:ins>
      <w:ins w:id="1400" w:author="Sarah Thomas" w:date="2014-03-05T11:03:00Z">
        <w:r>
          <w:t xml:space="preserve"> the foundations for Laravel</w:t>
        </w:r>
      </w:ins>
      <w:ins w:id="1401" w:author="Sarah Thomas" w:date="2014-03-05T11:04:00Z">
        <w:r>
          <w:t>’</w:t>
        </w:r>
      </w:ins>
      <w:ins w:id="1402" w:author="Sarah Thomas" w:date="2014-03-05T11:03:00Z">
        <w:r>
          <w:t xml:space="preserve">s object relational </w:t>
        </w:r>
      </w:ins>
      <w:ins w:id="1403" w:author="Sarah Thomas" w:date="2014-03-05T11:04:00Z">
        <w:r>
          <w:t>mapping</w:t>
        </w:r>
      </w:ins>
      <w:ins w:id="1404" w:author="Sarah Thomas" w:date="2014-03-05T11:03:00Z">
        <w:r>
          <w:t xml:space="preserve"> </w:t>
        </w:r>
      </w:ins>
      <w:ins w:id="1405" w:author="Sarah Thomas" w:date="2014-03-05T11:04:00Z">
        <w:r>
          <w:t>(ORM)</w:t>
        </w:r>
      </w:ins>
      <w:ins w:id="1406" w:author="Sarah Thomas" w:date="2014-03-05T11:05:00Z">
        <w:r>
          <w:t>. By convention each class is named</w:t>
        </w:r>
      </w:ins>
      <w:ins w:id="1407" w:author="Sarah Thomas" w:date="2014-03-05T11:06:00Z">
        <w:r>
          <w:t xml:space="preserve"> as a singular</w:t>
        </w:r>
        <w:r w:rsidR="0053530D">
          <w:t xml:space="preserve"> of the plural table name, with a capitalised first letter. Thus the class </w:t>
        </w:r>
        <w:r w:rsidR="0053530D" w:rsidRPr="0053530D">
          <w:rPr>
            <w:i/>
            <w:rPrChange w:id="1408" w:author="Sarah Thomas" w:date="2014-03-05T11:07:00Z">
              <w:rPr/>
            </w:rPrChange>
          </w:rPr>
          <w:t>Message</w:t>
        </w:r>
        <w:r w:rsidR="0053530D">
          <w:t xml:space="preserve"> maps to the </w:t>
        </w:r>
      </w:ins>
      <w:ins w:id="1409" w:author="Sarah Thomas" w:date="2014-03-05T11:07:00Z">
        <w:r w:rsidR="0053530D">
          <w:t>table</w:t>
        </w:r>
      </w:ins>
      <w:ins w:id="1410" w:author="Sarah Thomas" w:date="2014-03-05T11:06:00Z">
        <w:r w:rsidR="0053530D">
          <w:t xml:space="preserve"> </w:t>
        </w:r>
      </w:ins>
      <w:ins w:id="1411" w:author="Sarah Thomas" w:date="2014-03-05T11:07:00Z">
        <w:r w:rsidR="0053530D" w:rsidRPr="0053530D">
          <w:rPr>
            <w:i/>
            <w:rPrChange w:id="1412" w:author="Sarah Thomas" w:date="2014-03-05T11:07:00Z">
              <w:rPr/>
            </w:rPrChange>
          </w:rPr>
          <w:t>messages</w:t>
        </w:r>
        <w:r w:rsidR="0053530D">
          <w:t xml:space="preserve">. Column names in the database correspond to properties </w:t>
        </w:r>
      </w:ins>
      <w:ins w:id="1413" w:author="Sarah Thomas" w:date="2014-03-05T11:08:00Z">
        <w:r w:rsidR="0053530D">
          <w:t xml:space="preserve">in the class, so the </w:t>
        </w:r>
      </w:ins>
      <w:ins w:id="1414" w:author="Sarah Thomas" w:date="2014-03-05T11:11:00Z">
        <w:r w:rsidR="0053530D" w:rsidRPr="0053530D">
          <w:rPr>
            <w:i/>
            <w:rPrChange w:id="1415" w:author="Sarah Thomas" w:date="2014-03-05T11:11:00Z">
              <w:rPr/>
            </w:rPrChange>
          </w:rPr>
          <w:t>body</w:t>
        </w:r>
      </w:ins>
      <w:ins w:id="1416" w:author="Sarah Thomas" w:date="2014-03-05T11:08:00Z">
        <w:r w:rsidR="0053530D">
          <w:t xml:space="preserve"> column of a row in the</w:t>
        </w:r>
      </w:ins>
      <w:ins w:id="1417" w:author="Sarah Thomas" w:date="2014-03-05T11:10:00Z">
        <w:r w:rsidR="0053530D">
          <w:t xml:space="preserve"> corresponding</w:t>
        </w:r>
      </w:ins>
      <w:ins w:id="1418" w:author="Sarah Thomas" w:date="2014-03-05T11:08:00Z">
        <w:r w:rsidR="0053530D">
          <w:t xml:space="preserve"> </w:t>
        </w:r>
        <w:r w:rsidR="0053530D" w:rsidRPr="0053530D">
          <w:rPr>
            <w:i/>
            <w:rPrChange w:id="1419" w:author="Sarah Thomas" w:date="2014-03-05T11:09:00Z">
              <w:rPr/>
            </w:rPrChange>
          </w:rPr>
          <w:t>messages</w:t>
        </w:r>
        <w:r w:rsidR="0053530D">
          <w:t xml:space="preserve"> table can be </w:t>
        </w:r>
      </w:ins>
      <w:ins w:id="1420" w:author="Sarah Thomas" w:date="2014-03-05T11:11:00Z">
        <w:r w:rsidR="0053530D">
          <w:t>set</w:t>
        </w:r>
      </w:ins>
      <w:ins w:id="1421" w:author="Sarah Thomas" w:date="2014-03-05T11:08:00Z">
        <w:r w:rsidR="0053530D">
          <w:t xml:space="preserve"> by:</w:t>
        </w:r>
      </w:ins>
    </w:p>
    <w:p w14:paraId="70B3ABD0" w14:textId="77777777" w:rsidR="0053530D" w:rsidRDefault="0053530D">
      <w:pPr>
        <w:pStyle w:val="code"/>
        <w:rPr>
          <w:ins w:id="1422" w:author="Sarah Thomas" w:date="2014-03-05T11:14:00Z"/>
        </w:rPr>
        <w:pPrChange w:id="1423" w:author="Sarah Thomas" w:date="2014-03-05T11:13:00Z">
          <w:pPr>
            <w:widowControl w:val="0"/>
            <w:autoSpaceDE w:val="0"/>
            <w:autoSpaceDN w:val="0"/>
            <w:adjustRightInd w:val="0"/>
          </w:pPr>
        </w:pPrChange>
      </w:pPr>
    </w:p>
    <w:p w14:paraId="37D33B08" w14:textId="77777777" w:rsidR="0053530D" w:rsidRDefault="0053530D" w:rsidP="0053530D">
      <w:pPr>
        <w:pStyle w:val="code"/>
        <w:rPr>
          <w:ins w:id="1424" w:author="Sarah Thomas" w:date="2014-03-05T11:14:00Z"/>
        </w:rPr>
      </w:pPr>
      <w:ins w:id="1425" w:author="Sarah Thomas" w:date="2014-03-05T11:14:00Z">
        <w:r>
          <w:t>//create a new object of Message Class</w:t>
        </w:r>
      </w:ins>
    </w:p>
    <w:p w14:paraId="5A97A1D3" w14:textId="3719B7F9" w:rsidR="0053530D" w:rsidRDefault="0053530D">
      <w:pPr>
        <w:pStyle w:val="code"/>
        <w:rPr>
          <w:ins w:id="1426" w:author="Sarah Thomas" w:date="2014-03-05T11:14:00Z"/>
        </w:rPr>
        <w:pPrChange w:id="1427" w:author="Sarah Thomas" w:date="2014-03-05T11:13:00Z">
          <w:pPr>
            <w:widowControl w:val="0"/>
            <w:autoSpaceDE w:val="0"/>
            <w:autoSpaceDN w:val="0"/>
            <w:adjustRightInd w:val="0"/>
          </w:pPr>
        </w:pPrChange>
      </w:pPr>
      <w:ins w:id="1428" w:author="Sarah Thomas" w:date="2014-03-05T11:09:00Z">
        <w:r>
          <w:t>$</w:t>
        </w:r>
        <w:proofErr w:type="gramStart"/>
        <w:r>
          <w:t>message</w:t>
        </w:r>
        <w:proofErr w:type="gramEnd"/>
        <w:r>
          <w:t xml:space="preserve"> = new Message;</w:t>
        </w:r>
      </w:ins>
      <w:ins w:id="1429" w:author="Sarah Thomas" w:date="2014-03-05T11:12:00Z">
        <w:r>
          <w:t xml:space="preserve">  </w:t>
        </w:r>
      </w:ins>
    </w:p>
    <w:p w14:paraId="6ED61179" w14:textId="77777777" w:rsidR="0053530D" w:rsidRDefault="0053530D" w:rsidP="0053530D">
      <w:pPr>
        <w:pStyle w:val="code"/>
        <w:rPr>
          <w:ins w:id="1430" w:author="Sarah Thomas" w:date="2014-03-05T11:14:00Z"/>
        </w:rPr>
      </w:pPr>
      <w:ins w:id="1431" w:author="Sarah Thomas" w:date="2014-03-05T11:14:00Z">
        <w:r>
          <w:t>//body property now available and maps to database column</w:t>
        </w:r>
      </w:ins>
    </w:p>
    <w:p w14:paraId="6CB0022C" w14:textId="77777777" w:rsidR="0053530D" w:rsidRDefault="0053530D">
      <w:pPr>
        <w:pStyle w:val="code"/>
        <w:rPr>
          <w:ins w:id="1432" w:author="Sarah Thomas" w:date="2014-03-05T11:12:00Z"/>
        </w:rPr>
        <w:pPrChange w:id="1433" w:author="Sarah Thomas" w:date="2014-03-05T11:13:00Z">
          <w:pPr>
            <w:widowControl w:val="0"/>
            <w:autoSpaceDE w:val="0"/>
            <w:autoSpaceDN w:val="0"/>
            <w:adjustRightInd w:val="0"/>
          </w:pPr>
        </w:pPrChange>
      </w:pPr>
      <w:ins w:id="1434" w:author="Sarah Thomas" w:date="2014-03-05T11:10:00Z">
        <w:r>
          <w:t>$</w:t>
        </w:r>
        <w:proofErr w:type="gramStart"/>
        <w:r>
          <w:t>message</w:t>
        </w:r>
        <w:proofErr w:type="gramEnd"/>
        <w:r>
          <w:t>-&gt;</w:t>
        </w:r>
      </w:ins>
      <w:ins w:id="1435" w:author="Sarah Thomas" w:date="2014-03-05T11:11:00Z">
        <w:r>
          <w:t>body = ‘This is some text in the message body</w:t>
        </w:r>
      </w:ins>
      <w:ins w:id="1436" w:author="Sarah Thomas" w:date="2014-03-05T11:12:00Z">
        <w:r>
          <w:t xml:space="preserve">’  </w:t>
        </w:r>
      </w:ins>
    </w:p>
    <w:p w14:paraId="1C740F88" w14:textId="5090B1C9" w:rsidR="0053530D" w:rsidRDefault="0053530D">
      <w:pPr>
        <w:pStyle w:val="BodyText"/>
        <w:rPr>
          <w:ins w:id="1437" w:author="Sarah Thomas" w:date="2014-03-05T11:15:00Z"/>
        </w:rPr>
        <w:pPrChange w:id="1438" w:author="Sarah Thomas" w:date="2014-03-05T11:13:00Z">
          <w:pPr>
            <w:widowControl w:val="0"/>
            <w:autoSpaceDE w:val="0"/>
            <w:autoSpaceDN w:val="0"/>
            <w:adjustRightInd w:val="0"/>
          </w:pPr>
        </w:pPrChange>
      </w:pPr>
      <w:ins w:id="1439" w:author="Sarah Thomas" w:date="2014-03-05T11:15:00Z">
        <w:r>
          <w:t>Validation can also be added to models</w:t>
        </w:r>
      </w:ins>
    </w:p>
    <w:p w14:paraId="189F1210" w14:textId="3BBF5D01" w:rsidR="00294E61" w:rsidRDefault="00294E61">
      <w:pPr>
        <w:pStyle w:val="Heading4"/>
        <w:rPr>
          <w:ins w:id="1440" w:author="Sarah Thomas" w:date="2014-03-05T11:20:00Z"/>
        </w:rPr>
        <w:pPrChange w:id="1441" w:author="Sarah Thomas" w:date="2014-03-05T11:19:00Z">
          <w:pPr>
            <w:widowControl w:val="0"/>
            <w:autoSpaceDE w:val="0"/>
            <w:autoSpaceDN w:val="0"/>
            <w:adjustRightInd w:val="0"/>
          </w:pPr>
        </w:pPrChange>
      </w:pPr>
      <w:proofErr w:type="gramStart"/>
      <w:ins w:id="1442" w:author="Sarah Thomas" w:date="2014-03-05T11:18:00Z">
        <w:r>
          <w:t>views</w:t>
        </w:r>
        <w:proofErr w:type="gramEnd"/>
        <w:r>
          <w:t>/</w:t>
        </w:r>
        <w:proofErr w:type="spellStart"/>
        <w:r w:rsidRPr="00294E61">
          <w:t>createVenture.blade</w:t>
        </w:r>
      </w:ins>
      <w:ins w:id="1443" w:author="Sarah Thomas" w:date="2014-03-05T11:19:00Z">
        <w:r>
          <w:t>.php</w:t>
        </w:r>
      </w:ins>
      <w:proofErr w:type="spellEnd"/>
    </w:p>
    <w:p w14:paraId="63681CAF" w14:textId="18C8BA83" w:rsidR="00294E61" w:rsidRDefault="00294E61">
      <w:pPr>
        <w:pStyle w:val="BodyText"/>
        <w:rPr>
          <w:ins w:id="1444" w:author="Sarah Thomas" w:date="2014-03-05T11:32:00Z"/>
        </w:rPr>
        <w:pPrChange w:id="1445" w:author="Sarah Thomas" w:date="2014-03-05T11:32:00Z">
          <w:pPr>
            <w:widowControl w:val="0"/>
            <w:autoSpaceDE w:val="0"/>
            <w:autoSpaceDN w:val="0"/>
            <w:adjustRightInd w:val="0"/>
          </w:pPr>
        </w:pPrChange>
      </w:pPr>
      <w:ins w:id="1446" w:author="Sarah Thomas" w:date="2014-03-05T11:20:00Z">
        <w:r>
          <w:t xml:space="preserve">This view </w:t>
        </w:r>
      </w:ins>
      <w:ins w:id="1447" w:author="Sarah Thomas" w:date="2014-03-05T11:21:00Z">
        <w:r>
          <w:t>allows a logged in user to create a new venture</w:t>
        </w:r>
      </w:ins>
      <w:ins w:id="1448" w:author="Sarah Thomas" w:date="2014-03-05T11:22:00Z">
        <w:r>
          <w:t xml:space="preserve"> and give it a title</w:t>
        </w:r>
      </w:ins>
      <w:ins w:id="1449" w:author="Sarah Thomas" w:date="2014-03-05T11:23:00Z">
        <w:r>
          <w:t xml:space="preserve">. This creates a new </w:t>
        </w:r>
        <w:r w:rsidRPr="00294E61">
          <w:rPr>
            <w:i/>
            <w:rPrChange w:id="1450" w:author="Sarah Thomas" w:date="2014-03-05T11:23:00Z">
              <w:rPr/>
            </w:rPrChange>
          </w:rPr>
          <w:t>ventures</w:t>
        </w:r>
        <w:r>
          <w:rPr>
            <w:i/>
          </w:rPr>
          <w:t xml:space="preserve"> </w:t>
        </w:r>
        <w:r>
          <w:t xml:space="preserve">record in the database and assigns the logged in user as a team </w:t>
        </w:r>
      </w:ins>
      <w:ins w:id="1451" w:author="Sarah Thomas" w:date="2014-03-12T18:04:00Z">
        <w:r w:rsidR="002A0C21">
          <w:t>leader</w:t>
        </w:r>
      </w:ins>
      <w:ins w:id="1452" w:author="Sarah Thomas" w:date="2014-03-05T11:25:00Z">
        <w:r>
          <w:t xml:space="preserve">. The user is then presented with a link that will take them to the </w:t>
        </w:r>
        <w:proofErr w:type="spellStart"/>
        <w:r w:rsidRPr="00294E61">
          <w:rPr>
            <w:i/>
            <w:rPrChange w:id="1453" w:author="Sarah Thomas" w:date="2014-03-05T11:26:00Z">
              <w:rPr/>
            </w:rPrChange>
          </w:rPr>
          <w:t>editVenture</w:t>
        </w:r>
        <w:proofErr w:type="spellEnd"/>
        <w:r>
          <w:t xml:space="preserve"> view </w:t>
        </w:r>
      </w:ins>
      <w:ins w:id="1454" w:author="Sarah Thomas" w:date="2014-03-05T11:26:00Z">
        <w:r>
          <w:t xml:space="preserve">with the </w:t>
        </w:r>
        <w:r w:rsidRPr="00EB37C3">
          <w:rPr>
            <w:i/>
            <w:rPrChange w:id="1455" w:author="Sarah Thomas" w:date="2014-03-05T11:26:00Z">
              <w:rPr/>
            </w:rPrChange>
          </w:rPr>
          <w:t>id</w:t>
        </w:r>
        <w:r>
          <w:t xml:space="preserve"> corresponding to the newly created venture</w:t>
        </w:r>
        <w:r w:rsidR="00EB37C3">
          <w:t>.</w:t>
        </w:r>
      </w:ins>
    </w:p>
    <w:p w14:paraId="5FD45917" w14:textId="4BDD92E8" w:rsidR="00EB37C3" w:rsidRDefault="00EB37C3" w:rsidP="00EB37C3">
      <w:pPr>
        <w:pStyle w:val="Heading4"/>
        <w:rPr>
          <w:ins w:id="1456" w:author="Sarah Thomas" w:date="2014-03-05T11:32:00Z"/>
        </w:rPr>
      </w:pPr>
      <w:proofErr w:type="gramStart"/>
      <w:ins w:id="1457" w:author="Sarah Thomas" w:date="2014-03-05T11:32:00Z">
        <w:r>
          <w:t>views</w:t>
        </w:r>
        <w:proofErr w:type="gramEnd"/>
        <w:r>
          <w:t>/</w:t>
        </w:r>
        <w:proofErr w:type="spellStart"/>
        <w:r>
          <w:t>edit</w:t>
        </w:r>
        <w:r w:rsidRPr="00294E61">
          <w:t>Venture.blade</w:t>
        </w:r>
        <w:r>
          <w:t>.php</w:t>
        </w:r>
        <w:proofErr w:type="spellEnd"/>
      </w:ins>
    </w:p>
    <w:p w14:paraId="706AA430" w14:textId="0385B624" w:rsidR="00EB37C3" w:rsidRPr="007C76CB" w:rsidRDefault="00EB37C3" w:rsidP="00EB37C3">
      <w:pPr>
        <w:pStyle w:val="BodyText"/>
        <w:rPr>
          <w:ins w:id="1458" w:author="Sarah Thomas" w:date="2014-03-05T11:32:00Z"/>
        </w:rPr>
      </w:pPr>
      <w:ins w:id="1459" w:author="Sarah Thomas" w:date="2014-03-05T11:32:00Z">
        <w:r>
          <w:t xml:space="preserve">This view </w:t>
        </w:r>
      </w:ins>
      <w:ins w:id="1460" w:author="Sarah Thomas" w:date="2014-03-05T11:33:00Z">
        <w:r>
          <w:t xml:space="preserve">edits </w:t>
        </w:r>
      </w:ins>
      <w:ins w:id="1461" w:author="Sarah Thomas" w:date="2014-03-12T18:04:00Z">
        <w:r w:rsidR="002A0C21">
          <w:t>the</w:t>
        </w:r>
      </w:ins>
      <w:ins w:id="1462" w:author="Sarah Thomas" w:date="2014-03-05T11:33:00Z">
        <w:r>
          <w:t xml:space="preserve"> venture in the database</w:t>
        </w:r>
      </w:ins>
      <w:ins w:id="1463" w:author="Sarah Thomas" w:date="2014-03-12T18:04:00Z">
        <w:r w:rsidR="002A0C21">
          <w:t xml:space="preserve"> corresponding to the logged in user</w:t>
        </w:r>
      </w:ins>
      <w:ins w:id="1464" w:author="Sarah Thomas" w:date="2014-03-05T11:34:00Z">
        <w:r>
          <w:t xml:space="preserve">. </w:t>
        </w:r>
      </w:ins>
    </w:p>
    <w:p w14:paraId="77465268" w14:textId="022408BA" w:rsidR="00EB37C3" w:rsidRDefault="00EB37C3">
      <w:pPr>
        <w:pStyle w:val="BodyText"/>
        <w:rPr>
          <w:ins w:id="1465" w:author="Sarah Thomas" w:date="2014-03-05T11:35:00Z"/>
        </w:rPr>
        <w:pPrChange w:id="1466" w:author="Sarah Thomas" w:date="2014-03-05T11:32:00Z">
          <w:pPr>
            <w:widowControl w:val="0"/>
            <w:autoSpaceDE w:val="0"/>
            <w:autoSpaceDN w:val="0"/>
            <w:adjustRightInd w:val="0"/>
          </w:pPr>
        </w:pPrChange>
      </w:pPr>
      <w:ins w:id="1467" w:author="Sarah Thomas" w:date="2014-03-05T11:34:00Z">
        <w:r>
          <w:t>If details already exist in the database these will appear in the editable form areas for the user to adjust as they see fit.</w:t>
        </w:r>
      </w:ins>
    </w:p>
    <w:p w14:paraId="40825981" w14:textId="02A7ACF3" w:rsidR="00EB37C3" w:rsidRDefault="00EB37C3">
      <w:pPr>
        <w:pStyle w:val="BodyText"/>
        <w:rPr>
          <w:ins w:id="1468" w:author="Sarah Thomas" w:date="2014-03-05T11:40:00Z"/>
        </w:rPr>
        <w:pPrChange w:id="1469" w:author="Sarah Thomas" w:date="2014-03-05T11:32:00Z">
          <w:pPr>
            <w:widowControl w:val="0"/>
            <w:autoSpaceDE w:val="0"/>
            <w:autoSpaceDN w:val="0"/>
            <w:adjustRightInd w:val="0"/>
          </w:pPr>
        </w:pPrChange>
      </w:pPr>
      <w:ins w:id="1470" w:author="Sarah Thomas" w:date="2014-03-05T11:35:00Z">
        <w:r>
          <w:t xml:space="preserve">In the skills </w:t>
        </w:r>
      </w:ins>
      <w:ins w:id="1471" w:author="Sarah Thomas" w:date="2014-03-05T11:36:00Z">
        <w:r>
          <w:t xml:space="preserve">the venture seeks </w:t>
        </w:r>
      </w:ins>
      <w:ins w:id="1472" w:author="Sarah Thomas" w:date="2014-03-05T11:37:00Z">
        <w:r w:rsidR="00A918EB">
          <w:t xml:space="preserve">area the </w:t>
        </w:r>
      </w:ins>
      <w:ins w:id="1473" w:author="Sarah Thomas" w:date="2014-03-05T11:35:00Z">
        <w:r>
          <w:t xml:space="preserve">checkboxes reflect the state of the </w:t>
        </w:r>
      </w:ins>
      <w:proofErr w:type="spellStart"/>
      <w:ins w:id="1474" w:author="Sarah Thomas" w:date="2014-03-05T11:36:00Z">
        <w:r w:rsidR="00A918EB" w:rsidRPr="00A918EB">
          <w:rPr>
            <w:i/>
            <w:rPrChange w:id="1475" w:author="Sarah Thomas" w:date="2014-03-05T11:37:00Z">
              <w:rPr/>
            </w:rPrChange>
          </w:rPr>
          <w:t>skill_wanteds</w:t>
        </w:r>
        <w:proofErr w:type="spellEnd"/>
        <w:r w:rsidR="00A918EB">
          <w:t xml:space="preserve"> table in the database</w:t>
        </w:r>
      </w:ins>
      <w:ins w:id="1476" w:author="Sarah Thomas" w:date="2014-03-05T11:37:00Z">
        <w:r w:rsidR="00A918EB">
          <w:t>.</w:t>
        </w:r>
      </w:ins>
      <w:ins w:id="1477" w:author="Sarah Thomas" w:date="2014-03-05T11:38:00Z">
        <w:r w:rsidR="00A918EB">
          <w:t xml:space="preserve"> Any changes here are reflected back to the database. </w:t>
        </w:r>
      </w:ins>
    </w:p>
    <w:p w14:paraId="75A288D1" w14:textId="5CAAD6CA" w:rsidR="00A918EB" w:rsidRDefault="00A918EB">
      <w:pPr>
        <w:pStyle w:val="BodyText"/>
        <w:rPr>
          <w:ins w:id="1478" w:author="Sarah Thomas" w:date="2014-03-05T11:44:00Z"/>
        </w:rPr>
        <w:pPrChange w:id="1479" w:author="Sarah Thomas" w:date="2014-03-05T11:32:00Z">
          <w:pPr>
            <w:widowControl w:val="0"/>
            <w:autoSpaceDE w:val="0"/>
            <w:autoSpaceDN w:val="0"/>
            <w:adjustRightInd w:val="0"/>
          </w:pPr>
        </w:pPrChange>
      </w:pPr>
      <w:ins w:id="1480" w:author="Sarah Thomas" w:date="2014-03-05T11:40:00Z">
        <w:r>
          <w:t xml:space="preserve">A loop has been used in this view to avoid repeating the skill category for every skill in the list, but just print out the skill category as a header. The </w:t>
        </w:r>
      </w:ins>
      <w:ins w:id="1481" w:author="Sarah Thomas" w:date="2014-03-05T11:41:00Z">
        <w:r w:rsidRPr="00A918EB">
          <w:rPr>
            <w:i/>
            <w:rPrChange w:id="1482" w:author="Sarah Thomas" w:date="2014-03-05T11:41:00Z">
              <w:rPr/>
            </w:rPrChange>
          </w:rPr>
          <w:t>Laravel Blade</w:t>
        </w:r>
        <w:r>
          <w:t xml:space="preserve"> </w:t>
        </w:r>
      </w:ins>
      <w:ins w:id="1483" w:author="Sarah Thomas" w:date="2014-03-05T11:40:00Z">
        <w:r>
          <w:t xml:space="preserve">template </w:t>
        </w:r>
      </w:ins>
      <w:ins w:id="1484" w:author="Sarah Thomas" w:date="2014-03-05T11:41:00Z">
        <w:r>
          <w:t xml:space="preserve">does not allow for variable </w:t>
        </w:r>
      </w:ins>
      <w:ins w:id="1485" w:author="Sarah Thomas" w:date="2014-03-05T11:50:00Z">
        <w:r w:rsidR="005A223E">
          <w:t>assignment,</w:t>
        </w:r>
      </w:ins>
      <w:ins w:id="1486" w:author="Sarah Thomas" w:date="2014-03-05T11:41:00Z">
        <w:r>
          <w:t xml:space="preserve"> as it is not recommended to assign variables in views. However, as this is more a view issue than a control issue, we felt using a little embedded </w:t>
        </w:r>
      </w:ins>
      <w:ins w:id="1487" w:author="Sarah Thomas" w:date="2014-03-05T11:44:00Z">
        <w:r>
          <w:t>PHP</w:t>
        </w:r>
      </w:ins>
      <w:ins w:id="1488" w:author="Sarah Thomas" w:date="2014-03-05T11:41:00Z">
        <w:r>
          <w:t xml:space="preserve"> here to be an acceptable solution.</w:t>
        </w:r>
      </w:ins>
    </w:p>
    <w:p w14:paraId="5E222E6C" w14:textId="3EA380B3" w:rsidR="00A918EB" w:rsidRDefault="00A918EB">
      <w:pPr>
        <w:pStyle w:val="code"/>
        <w:rPr>
          <w:ins w:id="1489" w:author="Sarah Thomas" w:date="2014-03-05T11:44:00Z"/>
        </w:rPr>
        <w:pPrChange w:id="1490" w:author="Sarah Thomas" w:date="2014-03-05T11:47:00Z">
          <w:pPr>
            <w:widowControl w:val="0"/>
            <w:autoSpaceDE w:val="0"/>
            <w:autoSpaceDN w:val="0"/>
            <w:adjustRightInd w:val="0"/>
          </w:pPr>
        </w:pPrChange>
      </w:pPr>
      <w:ins w:id="1491" w:author="Sarah Thomas" w:date="2014-03-05T11:44:00Z">
        <w:r w:rsidRPr="00A918EB">
          <w:t>&lt;</w:t>
        </w:r>
        <w:proofErr w:type="gramStart"/>
        <w:r w:rsidRPr="00A918EB">
          <w:t>?</w:t>
        </w:r>
        <w:proofErr w:type="spellStart"/>
        <w:r w:rsidRPr="00A918EB">
          <w:t>php</w:t>
        </w:r>
        <w:proofErr w:type="spellEnd"/>
        <w:proofErr w:type="gramEnd"/>
        <w:r w:rsidRPr="00A918EB">
          <w:t xml:space="preserve"> $category=$skill["category"]?&gt;</w:t>
        </w:r>
      </w:ins>
    </w:p>
    <w:p w14:paraId="218D21DB" w14:textId="20FEDF19" w:rsidR="00A918EB" w:rsidRDefault="00A918EB">
      <w:pPr>
        <w:pStyle w:val="BodyText"/>
        <w:rPr>
          <w:ins w:id="1492" w:author="Sarah Thomas" w:date="2014-03-05T11:44:00Z"/>
        </w:rPr>
        <w:pPrChange w:id="1493" w:author="Sarah Thomas" w:date="2014-03-05T11:32:00Z">
          <w:pPr>
            <w:widowControl w:val="0"/>
            <w:autoSpaceDE w:val="0"/>
            <w:autoSpaceDN w:val="0"/>
            <w:adjustRightInd w:val="0"/>
          </w:pPr>
        </w:pPrChange>
      </w:pPr>
      <w:ins w:id="1494" w:author="Sarah Thomas" w:date="2014-03-05T11:44:00Z">
        <w:r>
          <w:t>This just keeps track of the current category. Interestingly</w:t>
        </w:r>
      </w:ins>
      <w:ins w:id="1495" w:author="Sarah Thomas" w:date="2014-03-05T11:50:00Z">
        <w:r w:rsidR="005A223E">
          <w:t>,</w:t>
        </w:r>
      </w:ins>
      <w:ins w:id="1496" w:author="Sarah Thomas" w:date="2014-03-05T11:45:00Z">
        <w:r>
          <w:t xml:space="preserve"> the Blade mark up below does work for variable assignment, but as it also performs a PHP echo back to the page it could not be used in the case</w:t>
        </w:r>
      </w:ins>
    </w:p>
    <w:p w14:paraId="3E588555" w14:textId="085433F8" w:rsidR="00A918EB" w:rsidRDefault="00A918EB">
      <w:pPr>
        <w:pStyle w:val="code"/>
        <w:rPr>
          <w:ins w:id="1497" w:author="Sarah Thomas" w:date="2014-03-05T11:47:00Z"/>
        </w:rPr>
        <w:pPrChange w:id="1498" w:author="Sarah Thomas" w:date="2014-03-05T11:47:00Z">
          <w:pPr>
            <w:widowControl w:val="0"/>
            <w:autoSpaceDE w:val="0"/>
            <w:autoSpaceDN w:val="0"/>
            <w:adjustRightInd w:val="0"/>
          </w:pPr>
        </w:pPrChange>
      </w:pPr>
      <w:ins w:id="1499" w:author="Sarah Thomas" w:date="2014-03-05T11:46:00Z">
        <w:r>
          <w:t>{{</w:t>
        </w:r>
        <w:r w:rsidRPr="00A918EB">
          <w:t>$</w:t>
        </w:r>
        <w:proofErr w:type="gramStart"/>
        <w:r w:rsidRPr="00A918EB">
          <w:t>category</w:t>
        </w:r>
        <w:proofErr w:type="gramEnd"/>
        <w:r w:rsidRPr="00A918EB">
          <w:t>=$skill["category"]</w:t>
        </w:r>
        <w:r>
          <w:t>}}</w:t>
        </w:r>
      </w:ins>
    </w:p>
    <w:p w14:paraId="59EB8123" w14:textId="4BB761CF" w:rsidR="005A223E" w:rsidRDefault="005A223E">
      <w:pPr>
        <w:pStyle w:val="BodyText"/>
        <w:rPr>
          <w:ins w:id="1500" w:author="Sarah Thomas" w:date="2014-03-05T11:55:00Z"/>
        </w:rPr>
        <w:pPrChange w:id="1501" w:author="Sarah Thomas" w:date="2014-03-05T11:47:00Z">
          <w:pPr>
            <w:widowControl w:val="0"/>
            <w:autoSpaceDE w:val="0"/>
            <w:autoSpaceDN w:val="0"/>
            <w:adjustRightInd w:val="0"/>
          </w:pPr>
        </w:pPrChange>
      </w:pPr>
      <w:ins w:id="1502" w:author="Sarah Thomas" w:date="2014-03-05T11:47:00Z">
        <w:r>
          <w:t xml:space="preserve">Due to the </w:t>
        </w:r>
      </w:ins>
      <w:ins w:id="1503" w:author="Sarah Thomas" w:date="2014-03-05T11:48:00Z">
        <w:r>
          <w:t>nature of HTML checkboxes</w:t>
        </w:r>
      </w:ins>
      <w:ins w:id="1504" w:author="Sarah Thomas" w:date="2014-03-05T11:49:00Z">
        <w:r>
          <w:t>,</w:t>
        </w:r>
      </w:ins>
      <w:ins w:id="1505" w:author="Sarah Thomas" w:date="2014-03-05T11:48:00Z">
        <w:r>
          <w:t xml:space="preserve"> to maintain state of the checkboxes an array of arrays has been returned to the view from the controller instead of </w:t>
        </w:r>
      </w:ins>
      <w:ins w:id="1506" w:author="Sarah Thomas" w:date="2014-03-05T11:49:00Z">
        <w:r>
          <w:t>an array of objects.</w:t>
        </w:r>
      </w:ins>
    </w:p>
    <w:p w14:paraId="3CFFF435" w14:textId="1C4B585B" w:rsidR="005A223E" w:rsidRDefault="005A223E" w:rsidP="005A223E">
      <w:pPr>
        <w:pStyle w:val="Heading4"/>
        <w:rPr>
          <w:ins w:id="1507" w:author="Sarah Thomas" w:date="2014-03-05T11:55:00Z"/>
        </w:rPr>
      </w:pPr>
      <w:proofErr w:type="gramStart"/>
      <w:ins w:id="1508" w:author="Sarah Thomas" w:date="2014-03-05T11:55:00Z">
        <w:r>
          <w:t>views</w:t>
        </w:r>
        <w:proofErr w:type="gramEnd"/>
        <w:r>
          <w:t>/showProfile</w:t>
        </w:r>
        <w:r w:rsidRPr="00294E61">
          <w:t>.blade</w:t>
        </w:r>
        <w:r>
          <w:t>.php</w:t>
        </w:r>
      </w:ins>
    </w:p>
    <w:p w14:paraId="5722C8FC" w14:textId="3F8F6E42" w:rsidR="00A227A9" w:rsidRDefault="00A227A9">
      <w:pPr>
        <w:pStyle w:val="BodyText"/>
        <w:rPr>
          <w:ins w:id="1509" w:author="Sarah Thomas" w:date="2014-03-05T13:43:00Z"/>
        </w:rPr>
        <w:pPrChange w:id="1510" w:author="Sarah Thomas" w:date="2014-03-05T13:45:00Z">
          <w:pPr>
            <w:widowControl w:val="0"/>
            <w:autoSpaceDE w:val="0"/>
            <w:autoSpaceDN w:val="0"/>
            <w:adjustRightInd w:val="0"/>
          </w:pPr>
        </w:pPrChange>
      </w:pPr>
      <w:ins w:id="1511" w:author="Sarah Thomas" w:date="2014-03-05T13:41:00Z">
        <w:r>
          <w:t xml:space="preserve">This page </w:t>
        </w:r>
        <w:r w:rsidRPr="003E3348">
          <w:t>displays</w:t>
        </w:r>
        <w:r>
          <w:t xml:space="preserve"> the fields from the </w:t>
        </w:r>
        <w:r w:rsidRPr="00A227A9">
          <w:rPr>
            <w:i/>
            <w:rPrChange w:id="1512" w:author="Sarah Thomas" w:date="2014-03-05T13:41:00Z">
              <w:rPr/>
            </w:rPrChange>
          </w:rPr>
          <w:t>users</w:t>
        </w:r>
        <w:r>
          <w:t xml:space="preserve"> table that are available for any other user to view</w:t>
        </w:r>
      </w:ins>
      <w:ins w:id="1513" w:author="Sarah Thomas" w:date="2014-03-05T13:42:00Z">
        <w:r>
          <w:t xml:space="preserve">. </w:t>
        </w:r>
      </w:ins>
      <w:ins w:id="1514" w:author="Sarah Thomas" w:date="2014-03-05T13:44:00Z">
        <w:r w:rsidR="003E3348">
          <w:t xml:space="preserve">Offered </w:t>
        </w:r>
      </w:ins>
      <w:ins w:id="1515" w:author="Sarah Thomas" w:date="2014-03-05T13:43:00Z">
        <w:r w:rsidR="003E3348">
          <w:t>s</w:t>
        </w:r>
        <w:r>
          <w:t xml:space="preserve">kills </w:t>
        </w:r>
        <w:r w:rsidR="003E3348">
          <w:t xml:space="preserve">are obtained </w:t>
        </w:r>
      </w:ins>
      <w:ins w:id="1516" w:author="Sarah Thomas" w:date="2014-03-05T13:44:00Z">
        <w:r w:rsidR="003E3348">
          <w:t xml:space="preserve">fro the </w:t>
        </w:r>
        <w:r w:rsidR="003E3348" w:rsidRPr="003E3348">
          <w:rPr>
            <w:i/>
            <w:rPrChange w:id="1517" w:author="Sarah Thomas" w:date="2014-03-05T13:44:00Z">
              <w:rPr/>
            </w:rPrChange>
          </w:rPr>
          <w:t>skill_offers</w:t>
        </w:r>
        <w:r w:rsidR="003E3348">
          <w:t xml:space="preserve"> table.</w:t>
        </w:r>
      </w:ins>
    </w:p>
    <w:p w14:paraId="680C5AB0" w14:textId="6C8555A5" w:rsidR="005A223E" w:rsidRDefault="00A227A9">
      <w:pPr>
        <w:pStyle w:val="BodyText"/>
        <w:rPr>
          <w:ins w:id="1518" w:author="Sarah Thomas" w:date="2014-03-05T13:45:00Z"/>
        </w:rPr>
        <w:pPrChange w:id="1519" w:author="Sarah Thomas" w:date="2014-03-05T11:47:00Z">
          <w:pPr>
            <w:widowControl w:val="0"/>
            <w:autoSpaceDE w:val="0"/>
            <w:autoSpaceDN w:val="0"/>
            <w:adjustRightInd w:val="0"/>
          </w:pPr>
        </w:pPrChange>
      </w:pPr>
      <w:ins w:id="1520" w:author="Sarah Thomas" w:date="2014-03-05T13:42:00Z">
        <w:r>
          <w:t>It also provides a link to send a message to this user.</w:t>
        </w:r>
      </w:ins>
    </w:p>
    <w:p w14:paraId="73DC54D2" w14:textId="54EACC9B" w:rsidR="003E3348" w:rsidRDefault="003E3348" w:rsidP="003E3348">
      <w:pPr>
        <w:pStyle w:val="Heading4"/>
        <w:rPr>
          <w:ins w:id="1521" w:author="Sarah Thomas" w:date="2014-03-05T13:45:00Z"/>
        </w:rPr>
      </w:pPr>
      <w:proofErr w:type="gramStart"/>
      <w:ins w:id="1522" w:author="Sarah Thomas" w:date="2014-03-05T13:45:00Z">
        <w:r>
          <w:t>views</w:t>
        </w:r>
        <w:proofErr w:type="gramEnd"/>
        <w:r>
          <w:t>/</w:t>
        </w:r>
        <w:proofErr w:type="spellStart"/>
        <w:r>
          <w:t>editProfile</w:t>
        </w:r>
        <w:r w:rsidRPr="00294E61">
          <w:t>.blade</w:t>
        </w:r>
        <w:r>
          <w:t>.php</w:t>
        </w:r>
        <w:proofErr w:type="spellEnd"/>
      </w:ins>
    </w:p>
    <w:p w14:paraId="6124EA96" w14:textId="68084FF7" w:rsidR="003E3348" w:rsidRDefault="003E3348">
      <w:pPr>
        <w:pStyle w:val="BodyText"/>
        <w:rPr>
          <w:ins w:id="1523" w:author="Sarah Thomas" w:date="2014-03-05T13:49:00Z"/>
        </w:rPr>
      </w:pPr>
      <w:ins w:id="1524" w:author="Sarah Thomas" w:date="2014-03-05T13:45:00Z">
        <w:r>
          <w:t xml:space="preserve">This page </w:t>
        </w:r>
      </w:ins>
      <w:ins w:id="1525" w:author="Sarah Thomas" w:date="2014-03-05T13:46:00Z">
        <w:r>
          <w:t xml:space="preserve">allows a logged in user to edit the information that is displayed in the public profile with </w:t>
        </w:r>
        <w:r w:rsidRPr="003E3348">
          <w:rPr>
            <w:i/>
            <w:rPrChange w:id="1526" w:author="Sarah Thomas" w:date="2014-03-05T13:46:00Z">
              <w:rPr/>
            </w:rPrChange>
          </w:rPr>
          <w:t>showProfile.blade.php</w:t>
        </w:r>
      </w:ins>
      <w:ins w:id="1527" w:author="Sarah Thomas" w:date="2014-03-05T13:47:00Z">
        <w:r>
          <w:rPr>
            <w:i/>
          </w:rPr>
          <w:t xml:space="preserve">. </w:t>
        </w:r>
        <w:r>
          <w:t>The user can upload a new photo and edit their biography text as well as change the list of skills they offer.</w:t>
        </w:r>
      </w:ins>
    </w:p>
    <w:p w14:paraId="407DF13A" w14:textId="1430EB22" w:rsidR="003E3348" w:rsidRDefault="003E3348" w:rsidP="003E3348">
      <w:pPr>
        <w:pStyle w:val="Heading4"/>
        <w:rPr>
          <w:ins w:id="1528" w:author="Sarah Thomas" w:date="2014-03-05T13:49:00Z"/>
        </w:rPr>
      </w:pPr>
      <w:proofErr w:type="gramStart"/>
      <w:ins w:id="1529" w:author="Sarah Thomas" w:date="2014-03-05T13:49:00Z">
        <w:r>
          <w:t>views</w:t>
        </w:r>
        <w:proofErr w:type="gramEnd"/>
        <w:r>
          <w:t>/</w:t>
        </w:r>
        <w:proofErr w:type="spellStart"/>
        <w:r>
          <w:t>readMessage</w:t>
        </w:r>
        <w:r w:rsidRPr="00294E61">
          <w:t>.blade</w:t>
        </w:r>
        <w:r>
          <w:t>.php</w:t>
        </w:r>
        <w:proofErr w:type="spellEnd"/>
      </w:ins>
    </w:p>
    <w:p w14:paraId="3A9C08B3" w14:textId="45264F10" w:rsidR="003E3348" w:rsidRPr="007C76CB" w:rsidRDefault="003E3348" w:rsidP="003E3348">
      <w:pPr>
        <w:pStyle w:val="BodyText"/>
        <w:rPr>
          <w:ins w:id="1530" w:author="Sarah Thomas" w:date="2014-03-05T13:49:00Z"/>
        </w:rPr>
      </w:pPr>
      <w:ins w:id="1531" w:author="Sarah Thomas" w:date="2014-03-05T13:49:00Z">
        <w:r>
          <w:t xml:space="preserve">This </w:t>
        </w:r>
      </w:ins>
      <w:ins w:id="1532" w:author="Sarah Thomas" w:date="2014-03-05T13:51:00Z">
        <w:r>
          <w:t>allows a user to view their internal messages</w:t>
        </w:r>
      </w:ins>
      <w:ins w:id="1533" w:author="Sarah Thomas" w:date="2014-03-05T13:49:00Z">
        <w:r>
          <w:t>.</w:t>
        </w:r>
      </w:ins>
      <w:ins w:id="1534" w:author="Sarah Thomas" w:date="2014-03-05T13:52:00Z">
        <w:r>
          <w:t xml:space="preserve"> This page uses </w:t>
        </w:r>
        <w:proofErr w:type="spellStart"/>
        <w:r>
          <w:t>jQuery</w:t>
        </w:r>
        <w:proofErr w:type="spellEnd"/>
        <w:r>
          <w:t xml:space="preserve"> to allow the message body to slide down when the message subject button is clicked. We felt that a simple sliding animation here </w:t>
        </w:r>
      </w:ins>
      <w:ins w:id="1535" w:author="Sarah Thomas" w:date="2014-03-05T13:53:00Z">
        <w:r w:rsidR="00B0411F">
          <w:t xml:space="preserve">helped users to navigate and understand the page. An AJAX request sent via </w:t>
        </w:r>
        <w:proofErr w:type="spellStart"/>
        <w:r w:rsidR="00B0411F">
          <w:t>jQuery</w:t>
        </w:r>
        <w:proofErr w:type="spellEnd"/>
        <w:r w:rsidR="00B0411F">
          <w:t xml:space="preserve"> marks messages that have been read with a request via the </w:t>
        </w:r>
        <w:proofErr w:type="spellStart"/>
        <w:proofErr w:type="gramStart"/>
        <w:r w:rsidR="00B0411F" w:rsidRPr="00B0411F">
          <w:rPr>
            <w:i/>
            <w:rPrChange w:id="1536" w:author="Sarah Thomas" w:date="2014-03-05T13:55:00Z">
              <w:rPr/>
            </w:rPrChange>
          </w:rPr>
          <w:t>messageController</w:t>
        </w:r>
      </w:ins>
      <w:proofErr w:type="spellEnd"/>
      <w:ins w:id="1537" w:author="Sarah Thomas" w:date="2014-03-05T13:52:00Z">
        <w:r>
          <w:t xml:space="preserve"> </w:t>
        </w:r>
      </w:ins>
      <w:ins w:id="1538" w:author="Sarah Thomas" w:date="2014-03-05T13:56:00Z">
        <w:r w:rsidR="00B0411F">
          <w:t>.</w:t>
        </w:r>
        <w:proofErr w:type="gramEnd"/>
        <w:r w:rsidR="00B0411F">
          <w:t xml:space="preserve"> This</w:t>
        </w:r>
      </w:ins>
      <w:ins w:id="1539" w:author="Sarah Thomas" w:date="2014-03-05T13:55:00Z">
        <w:r w:rsidR="00B0411F">
          <w:t xml:space="preserve"> update</w:t>
        </w:r>
      </w:ins>
      <w:ins w:id="1540" w:author="Sarah Thomas" w:date="2014-03-05T13:56:00Z">
        <w:r w:rsidR="00B0411F">
          <w:t>s</w:t>
        </w:r>
      </w:ins>
      <w:ins w:id="1541" w:author="Sarah Thomas" w:date="2014-03-05T13:55:00Z">
        <w:r w:rsidR="00B0411F">
          <w:t xml:space="preserve"> the </w:t>
        </w:r>
        <w:proofErr w:type="spellStart"/>
        <w:r w:rsidR="00B0411F" w:rsidRPr="00B0411F">
          <w:rPr>
            <w:i/>
            <w:rPrChange w:id="1542" w:author="Sarah Thomas" w:date="2014-03-05T13:55:00Z">
              <w:rPr/>
            </w:rPrChange>
          </w:rPr>
          <w:t>read_flag</w:t>
        </w:r>
        <w:proofErr w:type="spellEnd"/>
        <w:r w:rsidR="00B0411F">
          <w:t xml:space="preserve"> in the </w:t>
        </w:r>
        <w:r w:rsidR="00B0411F" w:rsidRPr="00B0411F">
          <w:rPr>
            <w:i/>
            <w:rPrChange w:id="1543" w:author="Sarah Thomas" w:date="2014-03-05T13:55:00Z">
              <w:rPr/>
            </w:rPrChange>
          </w:rPr>
          <w:t>messages</w:t>
        </w:r>
        <w:r w:rsidR="00B0411F">
          <w:t xml:space="preserve"> table</w:t>
        </w:r>
      </w:ins>
      <w:ins w:id="1544" w:author="Sarah Thomas" w:date="2014-03-05T13:56:00Z">
        <w:r w:rsidR="00B0411F">
          <w:t>.</w:t>
        </w:r>
      </w:ins>
      <w:ins w:id="1545" w:author="Sarah Thomas" w:date="2014-03-05T13:57:00Z">
        <w:r w:rsidR="00B0411F">
          <w:t xml:space="preserve"> Clicking on the message subject also reveals a link to respond to the sender of the message.</w:t>
        </w:r>
      </w:ins>
    </w:p>
    <w:p w14:paraId="0F069193" w14:textId="55D4964F" w:rsidR="003E3348" w:rsidRDefault="003E3348" w:rsidP="003E3348">
      <w:pPr>
        <w:pStyle w:val="Heading4"/>
        <w:rPr>
          <w:ins w:id="1546" w:author="Sarah Thomas" w:date="2014-03-05T13:49:00Z"/>
        </w:rPr>
      </w:pPr>
      <w:proofErr w:type="gramStart"/>
      <w:ins w:id="1547" w:author="Sarah Thomas" w:date="2014-03-05T13:49:00Z">
        <w:r>
          <w:t>views</w:t>
        </w:r>
        <w:proofErr w:type="gramEnd"/>
        <w:r>
          <w:t>/</w:t>
        </w:r>
      </w:ins>
      <w:proofErr w:type="spellStart"/>
      <w:ins w:id="1548" w:author="Sarah Thomas" w:date="2014-03-05T13:50:00Z">
        <w:r>
          <w:t>sendMessage</w:t>
        </w:r>
      </w:ins>
      <w:ins w:id="1549" w:author="Sarah Thomas" w:date="2014-03-05T13:49:00Z">
        <w:r w:rsidRPr="00294E61">
          <w:t>.blade</w:t>
        </w:r>
        <w:r>
          <w:t>.php</w:t>
        </w:r>
        <w:proofErr w:type="spellEnd"/>
      </w:ins>
    </w:p>
    <w:p w14:paraId="0A0B6004" w14:textId="38DAF20C" w:rsidR="003E3348" w:rsidRPr="007C76CB" w:rsidRDefault="003E3348" w:rsidP="003E3348">
      <w:pPr>
        <w:pStyle w:val="BodyText"/>
        <w:rPr>
          <w:ins w:id="1550" w:author="Sarah Thomas" w:date="2014-03-05T13:49:00Z"/>
        </w:rPr>
      </w:pPr>
      <w:ins w:id="1551" w:author="Sarah Thomas" w:date="2014-03-05T13:49:00Z">
        <w:r>
          <w:t xml:space="preserve">This </w:t>
        </w:r>
      </w:ins>
      <w:ins w:id="1552" w:author="Sarah Thomas" w:date="2014-03-05T13:58:00Z">
        <w:r w:rsidR="00B0411F">
          <w:t xml:space="preserve">allows for a message to be sent to a user using the internal messaging system. The message is sent from the </w:t>
        </w:r>
        <w:r w:rsidR="00B0411F" w:rsidRPr="00A86747">
          <w:t>logged in user</w:t>
        </w:r>
      </w:ins>
    </w:p>
    <w:p w14:paraId="716F21FD" w14:textId="4D400BD9" w:rsidR="003E3348" w:rsidRDefault="003E3348" w:rsidP="003E3348">
      <w:pPr>
        <w:pStyle w:val="Heading4"/>
        <w:rPr>
          <w:ins w:id="1553" w:author="Sarah Thomas" w:date="2014-03-05T13:49:00Z"/>
        </w:rPr>
      </w:pPr>
      <w:proofErr w:type="gramStart"/>
      <w:ins w:id="1554" w:author="Sarah Thomas" w:date="2014-03-05T13:49:00Z">
        <w:r>
          <w:t>views</w:t>
        </w:r>
        <w:proofErr w:type="gramEnd"/>
        <w:r>
          <w:t>/</w:t>
        </w:r>
      </w:ins>
      <w:proofErr w:type="spellStart"/>
      <w:ins w:id="1555" w:author="Sarah Thomas" w:date="2014-03-05T13:50:00Z">
        <w:r>
          <w:t>search</w:t>
        </w:r>
      </w:ins>
      <w:ins w:id="1556" w:author="Sarah Thomas" w:date="2014-03-05T13:49:00Z">
        <w:r w:rsidRPr="00294E61">
          <w:t>.blade</w:t>
        </w:r>
        <w:r>
          <w:t>.php</w:t>
        </w:r>
        <w:proofErr w:type="spellEnd"/>
      </w:ins>
    </w:p>
    <w:p w14:paraId="4F77CB04" w14:textId="45369506" w:rsidR="003E3348" w:rsidRDefault="003E3348" w:rsidP="003E3348">
      <w:pPr>
        <w:pStyle w:val="BodyText"/>
        <w:rPr>
          <w:ins w:id="1557" w:author="Sarah Thomas" w:date="2014-03-05T14:04:00Z"/>
        </w:rPr>
      </w:pPr>
      <w:ins w:id="1558" w:author="Sarah Thomas" w:date="2014-03-05T13:49:00Z">
        <w:r>
          <w:t xml:space="preserve">This page </w:t>
        </w:r>
      </w:ins>
      <w:ins w:id="1559" w:author="Sarah Thomas" w:date="2014-03-05T13:59:00Z">
        <w:r w:rsidR="00B0411F">
          <w:t xml:space="preserve">allows for various searches to be performed. This has been split into several different </w:t>
        </w:r>
      </w:ins>
      <w:ins w:id="1560" w:author="Sarah Thomas" w:date="2014-03-05T14:01:00Z">
        <w:r w:rsidR="00B0411F">
          <w:t>searches,</w:t>
        </w:r>
      </w:ins>
      <w:ins w:id="1561" w:author="Sarah Thomas" w:date="2014-03-05T13:59:00Z">
        <w:r w:rsidR="00B0411F">
          <w:t xml:space="preserve"> as the logic required for each search is very different. </w:t>
        </w:r>
      </w:ins>
      <w:ins w:id="1562" w:author="Sarah Thomas" w:date="2014-03-05T14:00:00Z">
        <w:r w:rsidR="00B0411F">
          <w:t xml:space="preserve">For example </w:t>
        </w:r>
      </w:ins>
      <w:ins w:id="1563" w:author="Sarah Thomas" w:date="2014-03-05T13:59:00Z">
        <w:r w:rsidR="00B0411F">
          <w:t xml:space="preserve">it would not </w:t>
        </w:r>
      </w:ins>
      <w:ins w:id="1564" w:author="Sarah Thomas" w:date="2014-03-05T14:00:00Z">
        <w:r w:rsidR="00B0411F">
          <w:t xml:space="preserve">be meaningful to search the entire site/database for </w:t>
        </w:r>
      </w:ins>
      <w:ins w:id="1565" w:author="Sarah Thomas" w:date="2014-03-05T14:01:00Z">
        <w:r w:rsidR="00B0411F">
          <w:t>‘</w:t>
        </w:r>
        <w:proofErr w:type="spellStart"/>
        <w:r w:rsidR="00B0411F">
          <w:t>php</w:t>
        </w:r>
        <w:proofErr w:type="spellEnd"/>
        <w:r w:rsidR="00B0411F">
          <w:t>’</w:t>
        </w:r>
      </w:ins>
      <w:ins w:id="1566" w:author="Sarah Thomas" w:date="2014-03-05T14:02:00Z">
        <w:r w:rsidR="00B0411F">
          <w:t xml:space="preserve">. This phrase only occurs once in the database in the </w:t>
        </w:r>
        <w:r w:rsidR="00B0411F" w:rsidRPr="00B0411F">
          <w:rPr>
            <w:i/>
            <w:rPrChange w:id="1567" w:author="Sarah Thomas" w:date="2014-03-05T14:03:00Z">
              <w:rPr/>
            </w:rPrChange>
          </w:rPr>
          <w:t>skills</w:t>
        </w:r>
        <w:r w:rsidR="00B0411F">
          <w:t xml:space="preserve"> table</w:t>
        </w:r>
      </w:ins>
      <w:ins w:id="1568" w:author="Sarah Thomas" w:date="2014-03-05T14:03:00Z">
        <w:r w:rsidR="00B0411F">
          <w:t xml:space="preserve">. It is however, more meaningful to search for </w:t>
        </w:r>
        <w:r w:rsidR="00B0411F" w:rsidRPr="00954C0F">
          <w:rPr>
            <w:i/>
            <w:rPrChange w:id="1569" w:author="Sarah Thomas" w:date="2014-03-05T14:03:00Z">
              <w:rPr/>
            </w:rPrChange>
          </w:rPr>
          <w:t xml:space="preserve">all users who offer </w:t>
        </w:r>
        <w:proofErr w:type="spellStart"/>
        <w:r w:rsidR="00B0411F" w:rsidRPr="00954C0F">
          <w:rPr>
            <w:i/>
            <w:rPrChange w:id="1570" w:author="Sarah Thomas" w:date="2014-03-05T14:03:00Z">
              <w:rPr/>
            </w:rPrChange>
          </w:rPr>
          <w:t>php</w:t>
        </w:r>
        <w:proofErr w:type="spellEnd"/>
        <w:r w:rsidR="00B0411F" w:rsidRPr="00954C0F">
          <w:rPr>
            <w:i/>
            <w:rPrChange w:id="1571" w:author="Sarah Thomas" w:date="2014-03-05T14:03:00Z">
              <w:rPr/>
            </w:rPrChange>
          </w:rPr>
          <w:t xml:space="preserve"> as a skill</w:t>
        </w:r>
        <w:r w:rsidR="00954C0F">
          <w:t xml:space="preserve"> or </w:t>
        </w:r>
      </w:ins>
      <w:ins w:id="1572" w:author="Sarah Thomas" w:date="2014-03-05T14:04:00Z">
        <w:r w:rsidR="00954C0F">
          <w:rPr>
            <w:i/>
          </w:rPr>
          <w:t xml:space="preserve">all ventures seeking </w:t>
        </w:r>
        <w:proofErr w:type="spellStart"/>
        <w:r w:rsidR="00954C0F">
          <w:rPr>
            <w:i/>
          </w:rPr>
          <w:t>php</w:t>
        </w:r>
        <w:proofErr w:type="spellEnd"/>
        <w:r w:rsidR="00954C0F">
          <w:rPr>
            <w:i/>
          </w:rPr>
          <w:t xml:space="preserve"> skills</w:t>
        </w:r>
        <w:r w:rsidR="00954C0F">
          <w:t>.</w:t>
        </w:r>
      </w:ins>
    </w:p>
    <w:p w14:paraId="59FFDA46" w14:textId="54584F92" w:rsidR="00954C0F" w:rsidRDefault="00954C0F" w:rsidP="003E3348">
      <w:pPr>
        <w:pStyle w:val="BodyText"/>
        <w:rPr>
          <w:ins w:id="1573" w:author="Sarah Thomas" w:date="2014-03-05T14:07:00Z"/>
        </w:rPr>
      </w:pPr>
      <w:ins w:id="1574" w:author="Sarah Thomas" w:date="2014-03-05T14:04:00Z">
        <w:r>
          <w:t>The searches are all based on SQL LIKE statements so empty search fields list all possible results. We only have a small dataset so this does not present a problem but in a real system some sort of pagination or limit on the number of results returned would be required.</w:t>
        </w:r>
      </w:ins>
    </w:p>
    <w:p w14:paraId="5AF16D0D" w14:textId="39E7A6BA" w:rsidR="00954C0F" w:rsidRDefault="00954C0F" w:rsidP="003E3348">
      <w:pPr>
        <w:pStyle w:val="BodyText"/>
        <w:rPr>
          <w:ins w:id="1575" w:author="Sarah Thomas" w:date="2014-03-05T14:09:00Z"/>
        </w:rPr>
      </w:pPr>
      <w:ins w:id="1576" w:author="Sarah Thomas" w:date="2014-03-05T14:07:00Z">
        <w:r>
          <w:t xml:space="preserve">The </w:t>
        </w:r>
        <w:r w:rsidRPr="00954C0F">
          <w:rPr>
            <w:i/>
            <w:rPrChange w:id="1577" w:author="Sarah Thomas" w:date="2014-03-05T14:07:00Z">
              <w:rPr/>
            </w:rPrChange>
          </w:rPr>
          <w:t>search for user by name</w:t>
        </w:r>
        <w:r>
          <w:t xml:space="preserve"> selects all user names that contain the search string. The results are presented as links to that users profile page.</w:t>
        </w:r>
      </w:ins>
      <w:ins w:id="1578" w:author="Sarah Thomas" w:date="2014-03-05T14:08:00Z">
        <w:r>
          <w:t xml:space="preserve"> The </w:t>
        </w:r>
        <w:r w:rsidRPr="007C76CB">
          <w:rPr>
            <w:i/>
          </w:rPr>
          <w:t xml:space="preserve">search </w:t>
        </w:r>
        <w:r>
          <w:rPr>
            <w:i/>
          </w:rPr>
          <w:t>venture title</w:t>
        </w:r>
        <w:r>
          <w:t xml:space="preserve"> works in a similar fashion presenting links to ventures as results.</w:t>
        </w:r>
      </w:ins>
    </w:p>
    <w:p w14:paraId="06F404B7" w14:textId="6169AE17" w:rsidR="00954C0F" w:rsidRPr="00954C0F" w:rsidRDefault="00954C0F" w:rsidP="003E3348">
      <w:pPr>
        <w:pStyle w:val="BodyText"/>
        <w:rPr>
          <w:ins w:id="1579" w:author="Sarah Thomas" w:date="2014-03-05T13:49:00Z"/>
        </w:rPr>
      </w:pPr>
      <w:ins w:id="1580" w:author="Sarah Thomas" w:date="2014-03-05T14:09:00Z">
        <w:r>
          <w:t xml:space="preserve">The </w:t>
        </w:r>
        <w:r w:rsidRPr="00954C0F">
          <w:rPr>
            <w:i/>
            <w:rPrChange w:id="1581" w:author="Sarah Thomas" w:date="2014-03-05T14:09:00Z">
              <w:rPr/>
            </w:rPrChange>
          </w:rPr>
          <w:t>search for skills offered</w:t>
        </w:r>
        <w:r>
          <w:t xml:space="preserve"> does not include all skills in the system </w:t>
        </w:r>
      </w:ins>
      <w:ins w:id="1582" w:author="Sarah Thomas" w:date="2014-03-05T14:10:00Z">
        <w:r>
          <w:t>as possible results, but only searches the subset of skills actually being offered by users. So for example</w:t>
        </w:r>
      </w:ins>
      <w:ins w:id="1583" w:author="Sarah Thomas" w:date="2014-03-05T14:11:00Z">
        <w:r>
          <w:t>,</w:t>
        </w:r>
      </w:ins>
      <w:ins w:id="1584" w:author="Sarah Thomas" w:date="2014-03-05T14:10:00Z">
        <w:r>
          <w:t xml:space="preserve"> as no users are offering the skill</w:t>
        </w:r>
      </w:ins>
      <w:ins w:id="1585" w:author="Sarah Thomas" w:date="2014-03-05T14:11:00Z">
        <w:r>
          <w:t xml:space="preserve"> of Garden Design, a search for ‘garden’ yields no results.</w:t>
        </w:r>
      </w:ins>
      <w:ins w:id="1586" w:author="Sarah Thomas" w:date="2014-03-05T14:13:00Z">
        <w:r>
          <w:t xml:space="preserve"> A search for ‘java’ will </w:t>
        </w:r>
      </w:ins>
      <w:ins w:id="1587" w:author="Sarah Thomas" w:date="2014-03-05T14:14:00Z">
        <w:r w:rsidR="00A346C4">
          <w:t xml:space="preserve">display all offered skills containing the string ‘java’ as links. Clicking on one of these links will display all users offering </w:t>
        </w:r>
      </w:ins>
      <w:ins w:id="1588" w:author="Sarah Thomas" w:date="2014-03-05T14:15:00Z">
        <w:r w:rsidR="00A346C4">
          <w:t>Java as a</w:t>
        </w:r>
      </w:ins>
      <w:ins w:id="1589" w:author="Sarah Thomas" w:date="2014-03-05T14:14:00Z">
        <w:r w:rsidR="00A346C4">
          <w:t xml:space="preserve"> skill</w:t>
        </w:r>
      </w:ins>
      <w:ins w:id="1590" w:author="Sarah Thomas" w:date="2014-03-05T14:15:00Z">
        <w:r w:rsidR="00A346C4">
          <w:t>. Clicking on one of these users will take you to their profile page, and allow you to contact them with the messaging system,</w:t>
        </w:r>
      </w:ins>
    </w:p>
    <w:p w14:paraId="340860FF" w14:textId="590A4B61" w:rsidR="003E3348" w:rsidRPr="00A346C4" w:rsidRDefault="00A346C4">
      <w:pPr>
        <w:pStyle w:val="BodyText"/>
        <w:rPr>
          <w:ins w:id="1591" w:author="Sarah Thomas" w:date="2014-03-05T13:45:00Z"/>
        </w:rPr>
      </w:pPr>
      <w:ins w:id="1592" w:author="Sarah Thomas" w:date="2014-03-05T14:16:00Z">
        <w:r>
          <w:t xml:space="preserve">The </w:t>
        </w:r>
        <w:r>
          <w:rPr>
            <w:i/>
          </w:rPr>
          <w:t>search for skills wanted by ven</w:t>
        </w:r>
        <w:r w:rsidRPr="00A346C4">
          <w:rPr>
            <w:i/>
            <w:rPrChange w:id="1593" w:author="Sarah Thomas" w:date="2014-03-05T14:16:00Z">
              <w:rPr/>
            </w:rPrChange>
          </w:rPr>
          <w:t>t</w:t>
        </w:r>
        <w:r>
          <w:rPr>
            <w:i/>
          </w:rPr>
          <w:t>u</w:t>
        </w:r>
        <w:r w:rsidRPr="00A346C4">
          <w:rPr>
            <w:i/>
            <w:rPrChange w:id="1594" w:author="Sarah Thomas" w:date="2014-03-05T14:16:00Z">
              <w:rPr/>
            </w:rPrChange>
          </w:rPr>
          <w:t>res</w:t>
        </w:r>
        <w:r>
          <w:t xml:space="preserve"> </w:t>
        </w:r>
      </w:ins>
      <w:ins w:id="1595" w:author="Sarah Thomas" w:date="2014-03-05T14:17:00Z">
        <w:r>
          <w:t>works in a similar fashion to the previous search. This time it searches for skills that ventures require, and links to the relevant venture page.</w:t>
        </w:r>
      </w:ins>
    </w:p>
    <w:p w14:paraId="6C6AEAEE" w14:textId="5EB716D2" w:rsidR="005A223E" w:rsidRDefault="005A223E" w:rsidP="005A223E">
      <w:pPr>
        <w:pStyle w:val="Heading4"/>
        <w:rPr>
          <w:ins w:id="1596" w:author="Sarah Thomas" w:date="2014-03-05T11:51:00Z"/>
        </w:rPr>
      </w:pPr>
      <w:proofErr w:type="gramStart"/>
      <w:ins w:id="1597" w:author="Sarah Thomas" w:date="2014-03-05T11:51:00Z">
        <w:r>
          <w:t>views</w:t>
        </w:r>
        <w:proofErr w:type="gramEnd"/>
        <w:r>
          <w:t>/footer</w:t>
        </w:r>
        <w:r w:rsidRPr="00294E61">
          <w:t>.blade</w:t>
        </w:r>
        <w:r>
          <w:t>.php</w:t>
        </w:r>
      </w:ins>
    </w:p>
    <w:p w14:paraId="47247E21" w14:textId="30F34FAE" w:rsidR="00A918EB" w:rsidRDefault="005A223E">
      <w:pPr>
        <w:pStyle w:val="BodyText"/>
        <w:rPr>
          <w:ins w:id="1598" w:author="Sarah Thomas" w:date="2014-03-05T11:53:00Z"/>
        </w:rPr>
        <w:pPrChange w:id="1599" w:author="Sarah Thomas" w:date="2014-03-05T11:47:00Z">
          <w:pPr>
            <w:widowControl w:val="0"/>
            <w:autoSpaceDE w:val="0"/>
            <w:autoSpaceDN w:val="0"/>
            <w:adjustRightInd w:val="0"/>
          </w:pPr>
        </w:pPrChange>
      </w:pPr>
      <w:ins w:id="1600" w:author="Sarah Thomas" w:date="2014-03-05T11:52:00Z">
        <w:r w:rsidRPr="00630A73">
          <w:rPr>
            <w:highlight w:val="yellow"/>
            <w:rPrChange w:id="1601" w:author="Sarah Thomas" w:date="2014-03-12T18:15:00Z">
              <w:rPr/>
            </w:rPrChange>
          </w:rPr>
          <w:t>Bahit</w:t>
        </w:r>
      </w:ins>
    </w:p>
    <w:p w14:paraId="37D0279D" w14:textId="3F7A2F71" w:rsidR="005A223E" w:rsidRDefault="005A223E" w:rsidP="005A223E">
      <w:pPr>
        <w:pStyle w:val="Heading4"/>
        <w:rPr>
          <w:ins w:id="1602" w:author="Sarah Thomas" w:date="2014-03-05T11:53:00Z"/>
        </w:rPr>
      </w:pPr>
      <w:proofErr w:type="gramStart"/>
      <w:ins w:id="1603" w:author="Sarah Thomas" w:date="2014-03-05T11:53:00Z">
        <w:r>
          <w:t>views</w:t>
        </w:r>
        <w:proofErr w:type="gramEnd"/>
        <w:r>
          <w:t>/header</w:t>
        </w:r>
        <w:r w:rsidRPr="00294E61">
          <w:t>.blade</w:t>
        </w:r>
        <w:r>
          <w:t>.php</w:t>
        </w:r>
      </w:ins>
    </w:p>
    <w:p w14:paraId="0110FFE5" w14:textId="0D3AF5B8" w:rsidR="005A223E" w:rsidRDefault="005A223E" w:rsidP="005A223E">
      <w:pPr>
        <w:pStyle w:val="Heading4"/>
        <w:rPr>
          <w:ins w:id="1604" w:author="Sarah Thomas" w:date="2014-03-05T11:52:00Z"/>
        </w:rPr>
      </w:pPr>
      <w:proofErr w:type="gramStart"/>
      <w:ins w:id="1605" w:author="Sarah Thomas" w:date="2014-03-05T11:52:00Z">
        <w:r>
          <w:t>views</w:t>
        </w:r>
        <w:proofErr w:type="gramEnd"/>
        <w:r>
          <w:t>/</w:t>
        </w:r>
        <w:proofErr w:type="spellStart"/>
        <w:r>
          <w:t>marketing</w:t>
        </w:r>
        <w:r w:rsidRPr="00294E61">
          <w:t>.blade</w:t>
        </w:r>
        <w:r>
          <w:t>.php</w:t>
        </w:r>
        <w:proofErr w:type="spellEnd"/>
      </w:ins>
    </w:p>
    <w:p w14:paraId="035DDC19" w14:textId="02B61AE4" w:rsidR="005A223E" w:rsidRDefault="005A223E" w:rsidP="005A223E">
      <w:pPr>
        <w:pStyle w:val="Heading4"/>
        <w:rPr>
          <w:ins w:id="1606" w:author="Sarah Thomas" w:date="2014-03-05T11:52:00Z"/>
        </w:rPr>
      </w:pPr>
      <w:proofErr w:type="gramStart"/>
      <w:ins w:id="1607" w:author="Sarah Thomas" w:date="2014-03-05T11:52:00Z">
        <w:r>
          <w:t>views</w:t>
        </w:r>
        <w:proofErr w:type="gramEnd"/>
        <w:r>
          <w:t>/</w:t>
        </w:r>
        <w:proofErr w:type="spellStart"/>
        <w:r>
          <w:t>caro</w:t>
        </w:r>
      </w:ins>
      <w:ins w:id="1608" w:author="Sarah Thomas" w:date="2014-03-05T11:53:00Z">
        <w:r>
          <w:t>u</w:t>
        </w:r>
      </w:ins>
      <w:ins w:id="1609" w:author="Sarah Thomas" w:date="2014-03-05T11:52:00Z">
        <w:r>
          <w:t>sel</w:t>
        </w:r>
        <w:r w:rsidRPr="00294E61">
          <w:t>.blade</w:t>
        </w:r>
        <w:r>
          <w:t>.php</w:t>
        </w:r>
        <w:proofErr w:type="spellEnd"/>
      </w:ins>
    </w:p>
    <w:p w14:paraId="42D16402" w14:textId="169328ED" w:rsidR="005A223E" w:rsidRDefault="00887DF0" w:rsidP="005A223E">
      <w:pPr>
        <w:pStyle w:val="BodyText"/>
        <w:rPr>
          <w:ins w:id="1610" w:author="Sarah Thomas" w:date="2014-03-05T11:53:00Z"/>
        </w:rPr>
      </w:pPr>
      <w:ins w:id="1611" w:author="Sarah Thomas" w:date="2014-03-11T19:34:00Z">
        <w:r w:rsidRPr="00630A73">
          <w:rPr>
            <w:highlight w:val="yellow"/>
            <w:rPrChange w:id="1612" w:author="Sarah Thomas" w:date="2014-03-12T18:15:00Z">
              <w:rPr/>
            </w:rPrChange>
          </w:rPr>
          <w:t>Irena?</w:t>
        </w:r>
      </w:ins>
    </w:p>
    <w:p w14:paraId="0E098BCF" w14:textId="77777777" w:rsidR="005A223E" w:rsidRDefault="005A223E" w:rsidP="005A223E">
      <w:pPr>
        <w:pStyle w:val="Heading4"/>
        <w:rPr>
          <w:ins w:id="1613" w:author="Sarah Thomas" w:date="2014-03-05T11:54:00Z"/>
        </w:rPr>
      </w:pPr>
      <w:proofErr w:type="gramStart"/>
      <w:ins w:id="1614" w:author="Sarah Thomas" w:date="2014-03-05T11:54:00Z">
        <w:r>
          <w:t>views</w:t>
        </w:r>
        <w:proofErr w:type="gramEnd"/>
        <w:r>
          <w:t>/</w:t>
        </w:r>
        <w:proofErr w:type="spellStart"/>
        <w:r>
          <w:t>home</w:t>
        </w:r>
        <w:r w:rsidRPr="00294E61">
          <w:t>.blade</w:t>
        </w:r>
        <w:r>
          <w:t>.php</w:t>
        </w:r>
        <w:proofErr w:type="spellEnd"/>
      </w:ins>
    </w:p>
    <w:p w14:paraId="1F454743" w14:textId="019105F8" w:rsidR="005A223E" w:rsidRDefault="005A223E" w:rsidP="005A223E">
      <w:pPr>
        <w:pStyle w:val="BodyText"/>
        <w:rPr>
          <w:ins w:id="1615" w:author="Sarah Thomas" w:date="2014-03-05T14:22:00Z"/>
        </w:rPr>
      </w:pPr>
      <w:ins w:id="1616" w:author="Sarah Thomas" w:date="2014-03-05T11:54:00Z">
        <w:r w:rsidRPr="00A86747">
          <w:rPr>
            <w:highlight w:val="yellow"/>
            <w:rPrChange w:id="1617" w:author="Sarah Thomas" w:date="2014-03-12T18:13:00Z">
              <w:rPr/>
            </w:rPrChange>
          </w:rPr>
          <w:t>Irina??</w:t>
        </w:r>
      </w:ins>
    </w:p>
    <w:p w14:paraId="5184C9F7" w14:textId="2100787C" w:rsidR="0072751E" w:rsidRDefault="00920CA9">
      <w:pPr>
        <w:pStyle w:val="Heading4"/>
        <w:rPr>
          <w:ins w:id="1618" w:author="Sarah Thomas" w:date="2014-03-05T14:25:00Z"/>
        </w:rPr>
        <w:pPrChange w:id="1619" w:author="Sarah Thomas" w:date="2014-03-05T14:25:00Z">
          <w:pPr>
            <w:widowControl w:val="0"/>
            <w:autoSpaceDE w:val="0"/>
            <w:autoSpaceDN w:val="0"/>
            <w:adjustRightInd w:val="0"/>
          </w:pPr>
        </w:pPrChange>
      </w:pPr>
      <w:proofErr w:type="gramStart"/>
      <w:ins w:id="1620" w:author="Sarah Thomas" w:date="2014-03-05T14:23:00Z">
        <w:r>
          <w:t>c</w:t>
        </w:r>
        <w:r w:rsidR="0072751E">
          <w:t>ontrollers</w:t>
        </w:r>
        <w:proofErr w:type="gramEnd"/>
        <w:r w:rsidR="0072751E">
          <w:t>/</w:t>
        </w:r>
      </w:ins>
      <w:proofErr w:type="spellStart"/>
      <w:ins w:id="1621" w:author="Sarah Thomas" w:date="2014-03-05T14:22:00Z">
        <w:r>
          <w:t>M</w:t>
        </w:r>
        <w:r w:rsidR="0072751E">
          <w:t>essage</w:t>
        </w:r>
      </w:ins>
      <w:ins w:id="1622" w:author="Sarah Thomas" w:date="2014-03-05T14:24:00Z">
        <w:r>
          <w:t>Controller.php</w:t>
        </w:r>
      </w:ins>
      <w:proofErr w:type="spellEnd"/>
    </w:p>
    <w:p w14:paraId="51EF7711" w14:textId="599D100C" w:rsidR="00920CA9" w:rsidRPr="00920CA9" w:rsidRDefault="00920CA9">
      <w:pPr>
        <w:pStyle w:val="BodyText"/>
        <w:rPr>
          <w:ins w:id="1623" w:author="Sarah Thomas" w:date="2014-03-05T14:22:00Z"/>
        </w:rPr>
      </w:pPr>
      <w:ins w:id="1624" w:author="Sarah Thomas" w:date="2014-03-05T14:25:00Z">
        <w:r>
          <w:t xml:space="preserve">This controller </w:t>
        </w:r>
      </w:ins>
      <w:ins w:id="1625" w:author="Sarah Thomas" w:date="2014-03-05T14:28:00Z">
        <w:r>
          <w:t>provides the database</w:t>
        </w:r>
      </w:ins>
      <w:ins w:id="1626" w:author="Sarah Thomas" w:date="2014-03-05T14:29:00Z">
        <w:r>
          <w:t xml:space="preserve"> interactions for the</w:t>
        </w:r>
      </w:ins>
      <w:ins w:id="1627" w:author="Sarah Thomas" w:date="2014-03-05T14:28:00Z">
        <w:r>
          <w:t xml:space="preserve"> </w:t>
        </w:r>
        <w:proofErr w:type="spellStart"/>
        <w:r w:rsidRPr="00920CA9">
          <w:rPr>
            <w:i/>
            <w:rPrChange w:id="1628" w:author="Sarah Thomas" w:date="2014-03-05T14:29:00Z">
              <w:rPr/>
            </w:rPrChange>
          </w:rPr>
          <w:t>sendMessage</w:t>
        </w:r>
        <w:proofErr w:type="spellEnd"/>
        <w:r>
          <w:t xml:space="preserve"> and </w:t>
        </w:r>
        <w:proofErr w:type="spellStart"/>
        <w:r w:rsidRPr="00920CA9">
          <w:rPr>
            <w:i/>
            <w:rPrChange w:id="1629" w:author="Sarah Thomas" w:date="2014-03-05T14:29:00Z">
              <w:rPr/>
            </w:rPrChange>
          </w:rPr>
          <w:t>readMessage</w:t>
        </w:r>
        <w:proofErr w:type="spellEnd"/>
        <w:r>
          <w:t xml:space="preserve"> views</w:t>
        </w:r>
      </w:ins>
      <w:ins w:id="1630" w:author="Sarah Thomas" w:date="2014-03-05T14:33:00Z">
        <w:r>
          <w:t>.</w:t>
        </w:r>
      </w:ins>
    </w:p>
    <w:p w14:paraId="6E44F2C0" w14:textId="33510DEE" w:rsidR="0072751E" w:rsidRDefault="00920CA9">
      <w:pPr>
        <w:pStyle w:val="Heading4"/>
        <w:rPr>
          <w:ins w:id="1631" w:author="Sarah Thomas" w:date="2014-03-05T14:30:00Z"/>
        </w:rPr>
        <w:pPrChange w:id="1632" w:author="Sarah Thomas" w:date="2014-03-05T14:25:00Z">
          <w:pPr>
            <w:widowControl w:val="0"/>
            <w:autoSpaceDE w:val="0"/>
            <w:autoSpaceDN w:val="0"/>
            <w:adjustRightInd w:val="0"/>
          </w:pPr>
        </w:pPrChange>
      </w:pPr>
      <w:proofErr w:type="gramStart"/>
      <w:ins w:id="1633" w:author="Sarah Thomas" w:date="2014-03-05T14:24:00Z">
        <w:r>
          <w:t>controllers</w:t>
        </w:r>
        <w:proofErr w:type="gramEnd"/>
        <w:r>
          <w:t>/</w:t>
        </w:r>
      </w:ins>
      <w:proofErr w:type="spellStart"/>
      <w:ins w:id="1634" w:author="Sarah Thomas" w:date="2014-03-05T14:22:00Z">
        <w:r w:rsidR="0072751E">
          <w:t>Profile</w:t>
        </w:r>
      </w:ins>
      <w:ins w:id="1635" w:author="Sarah Thomas" w:date="2014-03-05T14:24:00Z">
        <w:r>
          <w:t>Controller.php</w:t>
        </w:r>
      </w:ins>
      <w:proofErr w:type="spellEnd"/>
    </w:p>
    <w:p w14:paraId="45513001" w14:textId="797D7A51" w:rsidR="00920CA9" w:rsidRPr="007C76CB" w:rsidRDefault="00920CA9" w:rsidP="00920CA9">
      <w:pPr>
        <w:pStyle w:val="BodyText"/>
        <w:rPr>
          <w:ins w:id="1636" w:author="Sarah Thomas" w:date="2014-03-05T14:30:00Z"/>
        </w:rPr>
      </w:pPr>
      <w:ins w:id="1637" w:author="Sarah Thomas" w:date="2014-03-05T14:30:00Z">
        <w:r>
          <w:t xml:space="preserve">This controller provides the database interactions for the </w:t>
        </w:r>
      </w:ins>
      <w:proofErr w:type="spellStart"/>
      <w:ins w:id="1638" w:author="Sarah Thomas" w:date="2014-03-05T14:31:00Z">
        <w:r>
          <w:rPr>
            <w:i/>
          </w:rPr>
          <w:t>showProfile</w:t>
        </w:r>
        <w:proofErr w:type="spellEnd"/>
        <w:r>
          <w:t xml:space="preserve"> </w:t>
        </w:r>
      </w:ins>
      <w:ins w:id="1639" w:author="Sarah Thomas" w:date="2014-03-05T14:30:00Z">
        <w:r>
          <w:t xml:space="preserve">and </w:t>
        </w:r>
      </w:ins>
      <w:proofErr w:type="spellStart"/>
      <w:ins w:id="1640" w:author="Sarah Thomas" w:date="2014-03-05T14:31:00Z">
        <w:r>
          <w:rPr>
            <w:i/>
          </w:rPr>
          <w:t>editProfile</w:t>
        </w:r>
        <w:proofErr w:type="spellEnd"/>
        <w:r>
          <w:t xml:space="preserve"> </w:t>
        </w:r>
      </w:ins>
      <w:ins w:id="1641" w:author="Sarah Thomas" w:date="2014-03-05T14:30:00Z">
        <w:r>
          <w:t>views</w:t>
        </w:r>
      </w:ins>
      <w:ins w:id="1642" w:author="Sarah Thomas" w:date="2014-03-05T14:33:00Z">
        <w:r>
          <w:t>.</w:t>
        </w:r>
      </w:ins>
    </w:p>
    <w:p w14:paraId="1D3C9161" w14:textId="47904385" w:rsidR="0072751E" w:rsidRDefault="00920CA9">
      <w:pPr>
        <w:pStyle w:val="Heading4"/>
        <w:rPr>
          <w:ins w:id="1643" w:author="Sarah Thomas" w:date="2014-03-05T14:30:00Z"/>
        </w:rPr>
        <w:pPrChange w:id="1644" w:author="Sarah Thomas" w:date="2014-03-05T14:25:00Z">
          <w:pPr>
            <w:widowControl w:val="0"/>
            <w:autoSpaceDE w:val="0"/>
            <w:autoSpaceDN w:val="0"/>
            <w:adjustRightInd w:val="0"/>
          </w:pPr>
        </w:pPrChange>
      </w:pPr>
      <w:proofErr w:type="gramStart"/>
      <w:ins w:id="1645" w:author="Sarah Thomas" w:date="2014-03-05T14:24:00Z">
        <w:r>
          <w:t>controllers</w:t>
        </w:r>
        <w:proofErr w:type="gramEnd"/>
        <w:r>
          <w:t>/</w:t>
        </w:r>
      </w:ins>
      <w:proofErr w:type="spellStart"/>
      <w:ins w:id="1646" w:author="Sarah Thomas" w:date="2014-03-05T14:22:00Z">
        <w:r w:rsidR="0072751E">
          <w:t>Search</w:t>
        </w:r>
      </w:ins>
      <w:ins w:id="1647" w:author="Sarah Thomas" w:date="2014-03-05T14:24:00Z">
        <w:r>
          <w:t>Controller.php</w:t>
        </w:r>
      </w:ins>
      <w:proofErr w:type="spellEnd"/>
    </w:p>
    <w:p w14:paraId="0C4C71ED" w14:textId="5DCA6D16" w:rsidR="00920CA9" w:rsidRPr="007C76CB" w:rsidRDefault="00920CA9" w:rsidP="00920CA9">
      <w:pPr>
        <w:pStyle w:val="BodyText"/>
        <w:rPr>
          <w:ins w:id="1648" w:author="Sarah Thomas" w:date="2014-03-05T14:30:00Z"/>
        </w:rPr>
      </w:pPr>
      <w:ins w:id="1649" w:author="Sarah Thomas" w:date="2014-03-05T14:30:00Z">
        <w:r>
          <w:t xml:space="preserve">This controller provides the database interactions for the </w:t>
        </w:r>
      </w:ins>
      <w:ins w:id="1650" w:author="Sarah Thomas" w:date="2014-03-05T14:32:00Z">
        <w:r>
          <w:rPr>
            <w:i/>
          </w:rPr>
          <w:t>search</w:t>
        </w:r>
      </w:ins>
      <w:ins w:id="1651" w:author="Sarah Thomas" w:date="2014-03-05T14:30:00Z">
        <w:r>
          <w:t xml:space="preserve"> view</w:t>
        </w:r>
      </w:ins>
      <w:ins w:id="1652" w:author="Sarah Thomas" w:date="2014-03-05T14:33:00Z">
        <w:r>
          <w:t>.</w:t>
        </w:r>
      </w:ins>
    </w:p>
    <w:p w14:paraId="5DD5D6E2" w14:textId="047B19EA" w:rsidR="0072751E" w:rsidRDefault="00920CA9">
      <w:pPr>
        <w:pStyle w:val="Heading4"/>
        <w:rPr>
          <w:ins w:id="1653" w:author="Sarah Thomas" w:date="2014-03-05T14:30:00Z"/>
        </w:rPr>
        <w:pPrChange w:id="1654" w:author="Sarah Thomas" w:date="2014-03-05T14:25:00Z">
          <w:pPr>
            <w:widowControl w:val="0"/>
            <w:autoSpaceDE w:val="0"/>
            <w:autoSpaceDN w:val="0"/>
            <w:adjustRightInd w:val="0"/>
          </w:pPr>
        </w:pPrChange>
      </w:pPr>
      <w:proofErr w:type="gramStart"/>
      <w:ins w:id="1655" w:author="Sarah Thomas" w:date="2014-03-05T14:24:00Z">
        <w:r>
          <w:t>controllers</w:t>
        </w:r>
        <w:proofErr w:type="gramEnd"/>
        <w:r>
          <w:t>/</w:t>
        </w:r>
      </w:ins>
      <w:proofErr w:type="spellStart"/>
      <w:ins w:id="1656" w:author="Sarah Thomas" w:date="2014-03-05T14:22:00Z">
        <w:r w:rsidR="0072751E">
          <w:t>Team</w:t>
        </w:r>
      </w:ins>
      <w:ins w:id="1657" w:author="Sarah Thomas" w:date="2014-03-05T14:24:00Z">
        <w:r>
          <w:t>Controller.php</w:t>
        </w:r>
      </w:ins>
      <w:proofErr w:type="spellEnd"/>
    </w:p>
    <w:p w14:paraId="09739664" w14:textId="39C7C1FB" w:rsidR="00920CA9" w:rsidRPr="007C76CB" w:rsidRDefault="00920CA9" w:rsidP="00920CA9">
      <w:pPr>
        <w:pStyle w:val="BodyText"/>
        <w:rPr>
          <w:ins w:id="1658" w:author="Sarah Thomas" w:date="2014-03-05T14:30:00Z"/>
        </w:rPr>
      </w:pPr>
      <w:ins w:id="1659" w:author="Sarah Thomas" w:date="2014-03-05T14:30:00Z">
        <w:r>
          <w:t xml:space="preserve">This controller provides the database interactions for the </w:t>
        </w:r>
      </w:ins>
      <w:proofErr w:type="spellStart"/>
      <w:ins w:id="1660" w:author="Sarah Thomas" w:date="2014-03-05T14:32:00Z">
        <w:r>
          <w:rPr>
            <w:i/>
          </w:rPr>
          <w:t>editTeam</w:t>
        </w:r>
      </w:ins>
      <w:proofErr w:type="spellEnd"/>
      <w:ins w:id="1661" w:author="Sarah Thomas" w:date="2014-03-05T14:30:00Z">
        <w:r>
          <w:t xml:space="preserve"> </w:t>
        </w:r>
      </w:ins>
      <w:ins w:id="1662" w:author="Sarah Thomas" w:date="2014-03-05T14:32:00Z">
        <w:r>
          <w:t>view</w:t>
        </w:r>
      </w:ins>
      <w:ins w:id="1663" w:author="Sarah Thomas" w:date="2014-03-05T14:33:00Z">
        <w:r>
          <w:t>.</w:t>
        </w:r>
      </w:ins>
    </w:p>
    <w:p w14:paraId="2F892E34" w14:textId="019DDC43" w:rsidR="0072751E" w:rsidRDefault="00920CA9">
      <w:pPr>
        <w:pStyle w:val="Heading4"/>
        <w:rPr>
          <w:ins w:id="1664" w:author="Sarah Thomas" w:date="2014-03-05T14:31:00Z"/>
        </w:rPr>
        <w:pPrChange w:id="1665" w:author="Sarah Thomas" w:date="2014-03-05T14:25:00Z">
          <w:pPr>
            <w:widowControl w:val="0"/>
            <w:autoSpaceDE w:val="0"/>
            <w:autoSpaceDN w:val="0"/>
            <w:adjustRightInd w:val="0"/>
          </w:pPr>
        </w:pPrChange>
      </w:pPr>
      <w:proofErr w:type="gramStart"/>
      <w:ins w:id="1666" w:author="Sarah Thomas" w:date="2014-03-05T14:25:00Z">
        <w:r>
          <w:t>controllers</w:t>
        </w:r>
        <w:proofErr w:type="gramEnd"/>
        <w:r>
          <w:t>/</w:t>
        </w:r>
      </w:ins>
      <w:proofErr w:type="spellStart"/>
      <w:ins w:id="1667" w:author="Sarah Thomas" w:date="2014-03-05T14:22:00Z">
        <w:r w:rsidR="0072751E">
          <w:t>Venure</w:t>
        </w:r>
      </w:ins>
      <w:ins w:id="1668" w:author="Sarah Thomas" w:date="2014-03-05T14:24:00Z">
        <w:r>
          <w:t>Controller.php</w:t>
        </w:r>
      </w:ins>
      <w:proofErr w:type="spellEnd"/>
    </w:p>
    <w:p w14:paraId="3A209B9D" w14:textId="3F697D9F" w:rsidR="00920CA9" w:rsidRPr="007C76CB" w:rsidRDefault="00920CA9" w:rsidP="00920CA9">
      <w:pPr>
        <w:pStyle w:val="BodyText"/>
        <w:rPr>
          <w:ins w:id="1669" w:author="Sarah Thomas" w:date="2014-03-05T14:31:00Z"/>
        </w:rPr>
      </w:pPr>
      <w:ins w:id="1670" w:author="Sarah Thomas" w:date="2014-03-05T14:31:00Z">
        <w:r>
          <w:t xml:space="preserve">This controller provides the database interactions for the </w:t>
        </w:r>
      </w:ins>
      <w:proofErr w:type="spellStart"/>
      <w:ins w:id="1671" w:author="Sarah Thomas" w:date="2014-03-05T14:33:00Z">
        <w:r>
          <w:rPr>
            <w:i/>
          </w:rPr>
          <w:t>viewVenture</w:t>
        </w:r>
      </w:ins>
      <w:proofErr w:type="spellEnd"/>
      <w:ins w:id="1672" w:author="Sarah Thomas" w:date="2014-03-05T14:31:00Z">
        <w:r>
          <w:t xml:space="preserve">, </w:t>
        </w:r>
      </w:ins>
      <w:proofErr w:type="spellStart"/>
      <w:ins w:id="1673" w:author="Sarah Thomas" w:date="2014-03-05T14:33:00Z">
        <w:r>
          <w:rPr>
            <w:i/>
          </w:rPr>
          <w:t>editVenture</w:t>
        </w:r>
        <w:proofErr w:type="spellEnd"/>
        <w:r>
          <w:t xml:space="preserve"> and </w:t>
        </w:r>
        <w:proofErr w:type="spellStart"/>
        <w:r>
          <w:rPr>
            <w:i/>
          </w:rPr>
          <w:t>createVenture</w:t>
        </w:r>
      </w:ins>
      <w:proofErr w:type="spellEnd"/>
      <w:ins w:id="1674" w:author="Sarah Thomas" w:date="2014-03-05T14:31:00Z">
        <w:r>
          <w:t xml:space="preserve"> views</w:t>
        </w:r>
      </w:ins>
      <w:ins w:id="1675" w:author="Sarah Thomas" w:date="2014-03-05T14:33:00Z">
        <w:r>
          <w:t>.</w:t>
        </w:r>
      </w:ins>
    </w:p>
    <w:p w14:paraId="02FFEDFE" w14:textId="65DC5D2D" w:rsidR="0072751E" w:rsidRDefault="00920CA9">
      <w:pPr>
        <w:pStyle w:val="Heading4"/>
        <w:rPr>
          <w:ins w:id="1676" w:author="Sarah Thomas" w:date="2014-03-05T14:22:00Z"/>
        </w:rPr>
        <w:pPrChange w:id="1677" w:author="Sarah Thomas" w:date="2014-03-05T14:25:00Z">
          <w:pPr>
            <w:pStyle w:val="BodyText"/>
          </w:pPr>
        </w:pPrChange>
      </w:pPr>
      <w:proofErr w:type="gramStart"/>
      <w:ins w:id="1678" w:author="Sarah Thomas" w:date="2014-03-05T14:25:00Z">
        <w:r>
          <w:t>controllers</w:t>
        </w:r>
        <w:proofErr w:type="gramEnd"/>
        <w:r>
          <w:t>/</w:t>
        </w:r>
      </w:ins>
      <w:proofErr w:type="spellStart"/>
      <w:ins w:id="1679" w:author="Sarah Thomas" w:date="2014-03-05T14:22:00Z">
        <w:r w:rsidR="0072751E">
          <w:t>Users</w:t>
        </w:r>
      </w:ins>
      <w:ins w:id="1680" w:author="Sarah Thomas" w:date="2014-03-05T14:24:00Z">
        <w:r>
          <w:t>Controller.php</w:t>
        </w:r>
      </w:ins>
      <w:proofErr w:type="spellEnd"/>
    </w:p>
    <w:p w14:paraId="31FD207F" w14:textId="56D48532" w:rsidR="0072751E" w:rsidRDefault="0072751E" w:rsidP="0072751E">
      <w:pPr>
        <w:pStyle w:val="BodyText"/>
        <w:rPr>
          <w:ins w:id="1681" w:author="Sarah Thomas" w:date="2014-03-12T18:11:00Z"/>
        </w:rPr>
      </w:pPr>
      <w:bookmarkStart w:id="1682" w:name="_Toc255483846"/>
      <w:ins w:id="1683" w:author="Sarah Thomas" w:date="2014-03-05T14:22:00Z">
        <w:r w:rsidRPr="00A86747">
          <w:rPr>
            <w:highlight w:val="yellow"/>
            <w:rPrChange w:id="1684" w:author="Sarah Thomas" w:date="2014-03-12T18:11:00Z">
              <w:rPr>
                <w:highlight w:val="lightGray"/>
              </w:rPr>
            </w:rPrChange>
          </w:rPr>
          <w:t>Bahit</w:t>
        </w:r>
      </w:ins>
      <w:ins w:id="1685" w:author="Sarah Thomas" w:date="2014-03-05T14:23:00Z">
        <w:r w:rsidRPr="00A86747">
          <w:rPr>
            <w:highlight w:val="yellow"/>
            <w:rPrChange w:id="1686" w:author="Sarah Thomas" w:date="2014-03-12T18:11:00Z">
              <w:rPr/>
            </w:rPrChange>
          </w:rPr>
          <w:t>?</w:t>
        </w:r>
      </w:ins>
    </w:p>
    <w:p w14:paraId="468067A4" w14:textId="130999F6" w:rsidR="00A86747" w:rsidRDefault="00A86747">
      <w:pPr>
        <w:pStyle w:val="Heading4"/>
        <w:rPr>
          <w:ins w:id="1687" w:author="Sarah Thomas" w:date="2014-03-12T18:11:00Z"/>
        </w:rPr>
        <w:pPrChange w:id="1688" w:author="Sarah Thomas" w:date="2014-03-12T18:11:00Z">
          <w:pPr>
            <w:pStyle w:val="BodyText"/>
          </w:pPr>
        </w:pPrChange>
      </w:pPr>
      <w:proofErr w:type="spellStart"/>
      <w:proofErr w:type="gramStart"/>
      <w:ins w:id="1689" w:author="Sarah Thomas" w:date="2014-03-12T18:11:00Z">
        <w:r>
          <w:t>css</w:t>
        </w:r>
        <w:proofErr w:type="spellEnd"/>
        <w:proofErr w:type="gramEnd"/>
        <w:r>
          <w:t>/main.css</w:t>
        </w:r>
      </w:ins>
    </w:p>
    <w:p w14:paraId="4A407304" w14:textId="1F5FA076" w:rsidR="00A86747" w:rsidRDefault="00A86747" w:rsidP="0072751E">
      <w:pPr>
        <w:pStyle w:val="BodyText"/>
        <w:rPr>
          <w:ins w:id="1690" w:author="Sarah Thomas" w:date="2014-03-12T18:06:00Z"/>
        </w:rPr>
      </w:pPr>
      <w:ins w:id="1691" w:author="Sarah Thomas" w:date="2014-03-12T18:11:00Z">
        <w:r w:rsidRPr="00A86747">
          <w:rPr>
            <w:highlight w:val="yellow"/>
            <w:rPrChange w:id="1692" w:author="Sarah Thomas" w:date="2014-03-12T18:11:00Z">
              <w:rPr/>
            </w:rPrChange>
          </w:rPr>
          <w:t>Irina</w:t>
        </w:r>
      </w:ins>
    </w:p>
    <w:p w14:paraId="559E702F" w14:textId="3A429A62" w:rsidR="00A86747" w:rsidRDefault="00A86747">
      <w:pPr>
        <w:pStyle w:val="Heading2"/>
        <w:rPr>
          <w:ins w:id="1693" w:author="Sarah Thomas" w:date="2014-03-12T18:07:00Z"/>
        </w:rPr>
        <w:pPrChange w:id="1694" w:author="Sarah Thomas" w:date="2014-03-12T18:07:00Z">
          <w:pPr>
            <w:pStyle w:val="BodyText"/>
          </w:pPr>
        </w:pPrChange>
      </w:pPr>
      <w:ins w:id="1695" w:author="Sarah Thomas" w:date="2014-03-12T18:06:00Z">
        <w:r>
          <w:t>Downloaded Code</w:t>
        </w:r>
      </w:ins>
    </w:p>
    <w:p w14:paraId="7890BDCE" w14:textId="081FC976" w:rsidR="00A86747" w:rsidRPr="00A86747" w:rsidRDefault="00A86747">
      <w:pPr>
        <w:rPr>
          <w:ins w:id="1696" w:author="Sarah Thomas" w:date="2014-03-05T14:22:00Z"/>
        </w:rPr>
        <w:pPrChange w:id="1697" w:author="Sarah Thomas" w:date="2014-03-12T18:07:00Z">
          <w:pPr>
            <w:pStyle w:val="BodyText"/>
          </w:pPr>
        </w:pPrChange>
      </w:pPr>
      <w:ins w:id="1698" w:author="Sarah Thomas" w:date="2014-03-12T18:08:00Z">
        <w:r>
          <w:t>Most of the code listed not listed above has been downloaded as part of the Laravel installation or an installed library. Some configuration files have minor modifications.</w:t>
        </w:r>
      </w:ins>
    </w:p>
    <w:p w14:paraId="12FF2A2E" w14:textId="7DC97DE3" w:rsidR="00F15707" w:rsidRDefault="00F15707">
      <w:pPr>
        <w:pStyle w:val="Heading1"/>
        <w:rPr>
          <w:ins w:id="1699" w:author="Sarah Thomas" w:date="2014-03-03T14:10:00Z"/>
          <w:szCs w:val="24"/>
        </w:rPr>
        <w:pPrChange w:id="1700" w:author="Sarah Thomas" w:date="2014-03-03T14:10:00Z">
          <w:pPr>
            <w:widowControl w:val="0"/>
            <w:autoSpaceDE w:val="0"/>
            <w:autoSpaceDN w:val="0"/>
            <w:adjustRightInd w:val="0"/>
          </w:pPr>
        </w:pPrChange>
      </w:pPr>
      <w:ins w:id="1701" w:author="Sarah Thomas" w:date="2014-03-03T14:10:00Z">
        <w:r>
          <w:t>Testing</w:t>
        </w:r>
        <w:bookmarkEnd w:id="1682"/>
      </w:ins>
    </w:p>
    <w:p w14:paraId="6201D29E" w14:textId="77777777" w:rsidR="00F15707" w:rsidRPr="00766C26" w:rsidRDefault="00F15707">
      <w:pPr>
        <w:pStyle w:val="BodyText"/>
        <w:rPr>
          <w:ins w:id="1702" w:author="Sarah Thomas" w:date="2014-03-03T14:10:00Z"/>
          <w:szCs w:val="24"/>
          <w:highlight w:val="lightGray"/>
          <w:rPrChange w:id="1703" w:author="Sarah Thomas" w:date="2014-03-03T14:27:00Z">
            <w:rPr>
              <w:ins w:id="1704" w:author="Sarah Thomas" w:date="2014-03-03T14:10:00Z"/>
              <w:szCs w:val="24"/>
            </w:rPr>
          </w:rPrChange>
        </w:rPr>
        <w:pPrChange w:id="1705" w:author="Sarah Thomas" w:date="2014-03-03T14:16:00Z">
          <w:pPr>
            <w:widowControl w:val="0"/>
            <w:autoSpaceDE w:val="0"/>
            <w:autoSpaceDN w:val="0"/>
            <w:adjustRightInd w:val="0"/>
          </w:pPr>
        </w:pPrChange>
      </w:pPr>
      <w:ins w:id="1706" w:author="Sarah Thomas" w:date="2014-03-03T14:10:00Z">
        <w:r w:rsidRPr="00766C26">
          <w:rPr>
            <w:highlight w:val="lightGray"/>
            <w:rPrChange w:id="1707" w:author="Sarah Thomas" w:date="2014-03-03T14:27:00Z">
              <w:rPr/>
            </w:rPrChange>
          </w:rPr>
          <w:t xml:space="preserve">- </w:t>
        </w:r>
        <w:proofErr w:type="gramStart"/>
        <w:r w:rsidRPr="00766C26">
          <w:rPr>
            <w:highlight w:val="lightGray"/>
            <w:rPrChange w:id="1708" w:author="Sarah Thomas" w:date="2014-03-03T14:27:00Z">
              <w:rPr/>
            </w:rPrChange>
          </w:rPr>
          <w:t>strategy</w:t>
        </w:r>
        <w:proofErr w:type="gramEnd"/>
        <w:r w:rsidRPr="00766C26">
          <w:rPr>
            <w:highlight w:val="lightGray"/>
            <w:rPrChange w:id="1709" w:author="Sarah Thomas" w:date="2014-03-03T14:27:00Z">
              <w:rPr/>
            </w:rPrChange>
          </w:rPr>
          <w:t> - unit level (black box / white box) - integration level - acceptance</w:t>
        </w:r>
      </w:ins>
    </w:p>
    <w:p w14:paraId="7AF9E22B" w14:textId="77777777" w:rsidR="00F15707" w:rsidRPr="00766C26" w:rsidRDefault="00F15707">
      <w:pPr>
        <w:pStyle w:val="BodyText"/>
        <w:rPr>
          <w:ins w:id="1710" w:author="Sarah Thomas" w:date="2014-03-03T14:10:00Z"/>
          <w:szCs w:val="24"/>
          <w:highlight w:val="lightGray"/>
          <w:rPrChange w:id="1711" w:author="Sarah Thomas" w:date="2014-03-03T14:27:00Z">
            <w:rPr>
              <w:ins w:id="1712" w:author="Sarah Thomas" w:date="2014-03-03T14:10:00Z"/>
              <w:szCs w:val="24"/>
            </w:rPr>
          </w:rPrChange>
        </w:rPr>
        <w:pPrChange w:id="1713" w:author="Sarah Thomas" w:date="2014-03-03T14:16:00Z">
          <w:pPr>
            <w:widowControl w:val="0"/>
            <w:autoSpaceDE w:val="0"/>
            <w:autoSpaceDN w:val="0"/>
            <w:adjustRightInd w:val="0"/>
          </w:pPr>
        </w:pPrChange>
      </w:pPr>
      <w:ins w:id="1714" w:author="Sarah Thomas" w:date="2014-03-03T14:10:00Z">
        <w:r w:rsidRPr="00766C26">
          <w:rPr>
            <w:highlight w:val="lightGray"/>
            <w:rPrChange w:id="1715" w:author="Sarah Thomas" w:date="2014-03-03T14:27:00Z">
              <w:rPr/>
            </w:rPrChange>
          </w:rPr>
          <w:t xml:space="preserve">- </w:t>
        </w:r>
        <w:proofErr w:type="gramStart"/>
        <w:r w:rsidRPr="00766C26">
          <w:rPr>
            <w:highlight w:val="lightGray"/>
            <w:rPrChange w:id="1716" w:author="Sarah Thomas" w:date="2014-03-03T14:27:00Z">
              <w:rPr/>
            </w:rPrChange>
          </w:rPr>
          <w:t>examples</w:t>
        </w:r>
        <w:proofErr w:type="gramEnd"/>
        <w:r w:rsidRPr="00766C26">
          <w:rPr>
            <w:highlight w:val="lightGray"/>
            <w:rPrChange w:id="1717" w:author="Sarah Thomas" w:date="2014-03-03T14:27:00Z">
              <w:rPr/>
            </w:rPrChange>
          </w:rPr>
          <w:t xml:space="preserve"> of important test results</w:t>
        </w:r>
      </w:ins>
    </w:p>
    <w:p w14:paraId="5F66859A" w14:textId="77777777" w:rsidR="00F15707" w:rsidRDefault="00F15707">
      <w:pPr>
        <w:pStyle w:val="BodyText"/>
        <w:rPr>
          <w:ins w:id="1718" w:author="Sarah Thomas" w:date="2014-03-03T14:10:00Z"/>
          <w:szCs w:val="24"/>
        </w:rPr>
        <w:pPrChange w:id="1719" w:author="Sarah Thomas" w:date="2014-03-03T14:16:00Z">
          <w:pPr>
            <w:widowControl w:val="0"/>
            <w:autoSpaceDE w:val="0"/>
            <w:autoSpaceDN w:val="0"/>
            <w:adjustRightInd w:val="0"/>
          </w:pPr>
        </w:pPrChange>
      </w:pPr>
      <w:ins w:id="1720" w:author="Sarah Thomas" w:date="2014-03-03T14:10:00Z">
        <w:r w:rsidRPr="00766C26">
          <w:rPr>
            <w:highlight w:val="lightGray"/>
            <w:rPrChange w:id="1721" w:author="Sarah Thomas" w:date="2014-03-03T14:27:00Z">
              <w:rPr/>
            </w:rPrChange>
          </w:rPr>
          <w:t>(A complete set of tests may not be necessary, as long as it can be shown that your strategy would result in a fully tested system.)</w:t>
        </w:r>
      </w:ins>
    </w:p>
    <w:p w14:paraId="7B205A0E" w14:textId="77777777" w:rsidR="00F15707" w:rsidRDefault="00F15707">
      <w:pPr>
        <w:pStyle w:val="Heading1"/>
        <w:rPr>
          <w:ins w:id="1722" w:author="Sarah Thomas" w:date="2014-03-03T14:19:00Z"/>
        </w:rPr>
        <w:pPrChange w:id="1723" w:author="Sarah Thomas" w:date="2014-03-03T14:10:00Z">
          <w:pPr>
            <w:widowControl w:val="0"/>
            <w:autoSpaceDE w:val="0"/>
            <w:autoSpaceDN w:val="0"/>
            <w:adjustRightInd w:val="0"/>
          </w:pPr>
        </w:pPrChange>
      </w:pPr>
      <w:bookmarkStart w:id="1724" w:name="_Toc255483847"/>
      <w:ins w:id="1725" w:author="Sarah Thomas" w:date="2014-03-03T14:10:00Z">
        <w:r>
          <w:t>Conclusions</w:t>
        </w:r>
      </w:ins>
      <w:bookmarkEnd w:id="1724"/>
    </w:p>
    <w:p w14:paraId="6444270E" w14:textId="4AD7DEC5" w:rsidR="00246E0B" w:rsidRDefault="00246E0B">
      <w:pPr>
        <w:pStyle w:val="Heading2"/>
        <w:rPr>
          <w:ins w:id="1726" w:author="Sarah Thomas" w:date="2014-03-12T16:55:00Z"/>
        </w:rPr>
        <w:pPrChange w:id="1727" w:author="Sarah Thomas" w:date="2014-03-03T14:20:00Z">
          <w:pPr>
            <w:widowControl w:val="0"/>
            <w:autoSpaceDE w:val="0"/>
            <w:autoSpaceDN w:val="0"/>
            <w:adjustRightInd w:val="0"/>
          </w:pPr>
        </w:pPrChange>
      </w:pPr>
      <w:bookmarkStart w:id="1728" w:name="_Toc255483848"/>
      <w:ins w:id="1729" w:author="Sarah Thomas" w:date="2014-03-03T14:19:00Z">
        <w:r>
          <w:t>Successes</w:t>
        </w:r>
      </w:ins>
      <w:bookmarkEnd w:id="1728"/>
    </w:p>
    <w:p w14:paraId="644068E6" w14:textId="16052649" w:rsidR="0095430F" w:rsidRDefault="0095430F">
      <w:pPr>
        <w:pStyle w:val="Heading3"/>
        <w:rPr>
          <w:ins w:id="1730" w:author="Sarah Thomas" w:date="2014-03-12T16:55:00Z"/>
        </w:rPr>
        <w:pPrChange w:id="1731" w:author="Sarah Thomas" w:date="2014-03-12T17:56:00Z">
          <w:pPr>
            <w:widowControl w:val="0"/>
            <w:autoSpaceDE w:val="0"/>
            <w:autoSpaceDN w:val="0"/>
            <w:adjustRightInd w:val="0"/>
          </w:pPr>
        </w:pPrChange>
      </w:pPr>
      <w:ins w:id="1732" w:author="Sarah Thomas" w:date="2014-03-12T16:55:00Z">
        <w:r>
          <w:t>Teamwork</w:t>
        </w:r>
      </w:ins>
    </w:p>
    <w:p w14:paraId="21A28573" w14:textId="52AE0D38" w:rsidR="0095430F" w:rsidRDefault="0095430F">
      <w:pPr>
        <w:pStyle w:val="BodyText"/>
        <w:rPr>
          <w:ins w:id="1733" w:author="Sarah Thomas" w:date="2014-03-12T16:59:00Z"/>
        </w:rPr>
        <w:pPrChange w:id="1734" w:author="Sarah Thomas" w:date="2014-03-12T17:16:00Z">
          <w:pPr>
            <w:widowControl w:val="0"/>
            <w:autoSpaceDE w:val="0"/>
            <w:autoSpaceDN w:val="0"/>
            <w:adjustRightInd w:val="0"/>
          </w:pPr>
        </w:pPrChange>
      </w:pPr>
      <w:ins w:id="1735" w:author="Sarah Thomas" w:date="2014-03-12T16:55:00Z">
        <w:r>
          <w:t xml:space="preserve">The teamwork aspect of the project went very well. </w:t>
        </w:r>
      </w:ins>
      <w:ins w:id="1736" w:author="Sarah Thomas" w:date="2014-03-12T16:56:00Z">
        <w:r>
          <w:t xml:space="preserve">Meetings and the </w:t>
        </w:r>
      </w:ins>
      <w:ins w:id="1737" w:author="Sarah Thomas" w:date="2014-03-12T16:57:00Z">
        <w:r>
          <w:t>initial</w:t>
        </w:r>
      </w:ins>
      <w:ins w:id="1738" w:author="Sarah Thomas" w:date="2014-03-12T16:56:00Z">
        <w:r>
          <w:t xml:space="preserve"> lectures were well attended.</w:t>
        </w:r>
      </w:ins>
      <w:ins w:id="1739" w:author="Sarah Thomas" w:date="2014-03-12T16:57:00Z">
        <w:r>
          <w:t xml:space="preserve"> Communication was generally good using a combination of Trello, WhatsApp</w:t>
        </w:r>
      </w:ins>
      <w:ins w:id="1740" w:author="Sarah Thomas" w:date="2014-03-12T16:58:00Z">
        <w:r>
          <w:t xml:space="preserve"> and email. Everyone on the team was willing to contribute and on the whole commitments were met on time</w:t>
        </w:r>
      </w:ins>
      <w:ins w:id="1741" w:author="Sarah Thomas" w:date="2014-03-12T16:59:00Z">
        <w:r>
          <w:t xml:space="preserve">. </w:t>
        </w:r>
      </w:ins>
    </w:p>
    <w:p w14:paraId="3EC7ED17" w14:textId="16DF56E3" w:rsidR="0095430F" w:rsidRDefault="0095430F">
      <w:pPr>
        <w:pStyle w:val="BodyText"/>
        <w:rPr>
          <w:ins w:id="1742" w:author="Sarah Thomas" w:date="2014-03-12T17:00:00Z"/>
        </w:rPr>
        <w:pPrChange w:id="1743" w:author="Sarah Thomas" w:date="2014-03-12T17:16:00Z">
          <w:pPr>
            <w:widowControl w:val="0"/>
            <w:autoSpaceDE w:val="0"/>
            <w:autoSpaceDN w:val="0"/>
            <w:adjustRightInd w:val="0"/>
          </w:pPr>
        </w:pPrChange>
      </w:pPr>
      <w:ins w:id="1744" w:author="Sarah Thomas" w:date="2014-03-12T17:00:00Z">
        <w:r>
          <w:t xml:space="preserve">The team worked well together brainstorming ideas and sharing skills and experiences. </w:t>
        </w:r>
      </w:ins>
      <w:ins w:id="1745" w:author="Sarah Thomas" w:date="2014-03-12T16:59:00Z">
        <w:r>
          <w:t>Differences of opinion were all sorted out very amicably in the group meetings with a little discussion.</w:t>
        </w:r>
      </w:ins>
    </w:p>
    <w:p w14:paraId="1051495F" w14:textId="5BE0CC8F" w:rsidR="0095430F" w:rsidRDefault="00104D1F">
      <w:pPr>
        <w:pStyle w:val="Heading3"/>
        <w:rPr>
          <w:ins w:id="1746" w:author="Sarah Thomas" w:date="2014-03-12T17:01:00Z"/>
        </w:rPr>
        <w:pPrChange w:id="1747" w:author="Sarah Thomas" w:date="2014-03-12T17:56:00Z">
          <w:pPr>
            <w:widowControl w:val="0"/>
            <w:autoSpaceDE w:val="0"/>
            <w:autoSpaceDN w:val="0"/>
            <w:adjustRightInd w:val="0"/>
          </w:pPr>
        </w:pPrChange>
      </w:pPr>
      <w:ins w:id="1748" w:author="Sarah Thomas" w:date="2014-03-12T17:11:00Z">
        <w:r>
          <w:t xml:space="preserve">Project </w:t>
        </w:r>
      </w:ins>
      <w:ins w:id="1749" w:author="Sarah Thomas" w:date="2014-03-12T17:00:00Z">
        <w:r w:rsidR="0095430F">
          <w:t>Management</w:t>
        </w:r>
      </w:ins>
    </w:p>
    <w:p w14:paraId="1114F98A" w14:textId="6091035B" w:rsidR="0095430F" w:rsidRPr="0095430F" w:rsidRDefault="0095430F">
      <w:pPr>
        <w:pStyle w:val="BodyText"/>
        <w:rPr>
          <w:ins w:id="1750" w:author="Sarah Thomas" w:date="2014-03-12T16:55:00Z"/>
        </w:rPr>
        <w:pPrChange w:id="1751" w:author="Sarah Thomas" w:date="2014-03-12T17:16:00Z">
          <w:pPr>
            <w:widowControl w:val="0"/>
            <w:autoSpaceDE w:val="0"/>
            <w:autoSpaceDN w:val="0"/>
            <w:adjustRightInd w:val="0"/>
          </w:pPr>
        </w:pPrChange>
      </w:pPr>
      <w:ins w:id="1752" w:author="Sarah Thomas" w:date="2014-03-12T17:01:00Z">
        <w:r>
          <w:t>There was no overall team leader. Chai</w:t>
        </w:r>
      </w:ins>
      <w:ins w:id="1753" w:author="Sarah Thomas" w:date="2014-03-12T17:02:00Z">
        <w:r>
          <w:t>r</w:t>
        </w:r>
      </w:ins>
      <w:ins w:id="1754" w:author="Sarah Thomas" w:date="2014-03-12T17:01:00Z">
        <w:r>
          <w:t>person and secretarial duties were</w:t>
        </w:r>
      </w:ins>
      <w:ins w:id="1755" w:author="Sarah Thomas" w:date="2014-03-12T17:02:00Z">
        <w:r>
          <w:t xml:space="preserve"> shared on a rotating basis.</w:t>
        </w:r>
      </w:ins>
      <w:ins w:id="1756" w:author="Sarah Thomas" w:date="2014-03-12T17:03:00Z">
        <w:r>
          <w:t xml:space="preserve"> This worked well for our team</w:t>
        </w:r>
        <w:r w:rsidR="00104D1F">
          <w:t>.</w:t>
        </w:r>
      </w:ins>
    </w:p>
    <w:p w14:paraId="5E9A731E" w14:textId="663F335E" w:rsidR="0095430F" w:rsidRDefault="0095430F">
      <w:pPr>
        <w:pStyle w:val="Heading3"/>
        <w:rPr>
          <w:ins w:id="1757" w:author="Sarah Thomas" w:date="2014-03-12T17:03:00Z"/>
        </w:rPr>
        <w:pPrChange w:id="1758" w:author="Sarah Thomas" w:date="2014-03-12T17:56:00Z">
          <w:pPr>
            <w:widowControl w:val="0"/>
            <w:autoSpaceDE w:val="0"/>
            <w:autoSpaceDN w:val="0"/>
            <w:adjustRightInd w:val="0"/>
          </w:pPr>
        </w:pPrChange>
      </w:pPr>
      <w:ins w:id="1759" w:author="Sarah Thomas" w:date="2014-03-12T16:55:00Z">
        <w:r>
          <w:t>Tools</w:t>
        </w:r>
      </w:ins>
    </w:p>
    <w:p w14:paraId="198176B8" w14:textId="77777777" w:rsidR="002D6231" w:rsidRDefault="00104D1F">
      <w:pPr>
        <w:pStyle w:val="BodyText"/>
        <w:rPr>
          <w:ins w:id="1760" w:author="Sarah Thomas" w:date="2014-03-12T17:35:00Z"/>
        </w:rPr>
        <w:pPrChange w:id="1761" w:author="Sarah Thomas" w:date="2014-03-12T17:16:00Z">
          <w:pPr>
            <w:widowControl w:val="0"/>
            <w:autoSpaceDE w:val="0"/>
            <w:autoSpaceDN w:val="0"/>
            <w:adjustRightInd w:val="0"/>
          </w:pPr>
        </w:pPrChange>
      </w:pPr>
      <w:ins w:id="1762" w:author="Sarah Thomas" w:date="2014-03-12T17:04:00Z">
        <w:r>
          <w:t xml:space="preserve">Sharing code on </w:t>
        </w:r>
        <w:proofErr w:type="spellStart"/>
        <w:r>
          <w:t>GitHub</w:t>
        </w:r>
        <w:proofErr w:type="spellEnd"/>
        <w:r>
          <w:t xml:space="preserve"> generally worked well. Trello was a very valuable organisational tool. </w:t>
        </w:r>
      </w:ins>
    </w:p>
    <w:p w14:paraId="363AB039" w14:textId="4B1CD65B" w:rsidR="00104D1F" w:rsidRPr="00104D1F" w:rsidRDefault="00104D1F">
      <w:pPr>
        <w:pStyle w:val="BodyText"/>
        <w:rPr>
          <w:ins w:id="1763" w:author="Sarah Thomas" w:date="2014-03-03T14:19:00Z"/>
        </w:rPr>
        <w:pPrChange w:id="1764" w:author="Sarah Thomas" w:date="2014-03-12T17:16:00Z">
          <w:pPr>
            <w:widowControl w:val="0"/>
            <w:autoSpaceDE w:val="0"/>
            <w:autoSpaceDN w:val="0"/>
            <w:adjustRightInd w:val="0"/>
          </w:pPr>
        </w:pPrChange>
      </w:pPr>
      <w:ins w:id="1765" w:author="Sarah Thomas" w:date="2014-03-12T17:04:00Z">
        <w:r>
          <w:t xml:space="preserve">Laravel worked well as a framework once initial </w:t>
        </w:r>
      </w:ins>
      <w:ins w:id="1766" w:author="Sarah Thomas" w:date="2014-03-12T17:13:00Z">
        <w:r>
          <w:t xml:space="preserve">configuration </w:t>
        </w:r>
      </w:ins>
      <w:ins w:id="1767" w:author="Sarah Thomas" w:date="2014-03-12T17:04:00Z">
        <w:r>
          <w:t>difficulties were overcome.</w:t>
        </w:r>
      </w:ins>
      <w:ins w:id="1768" w:author="Sarah Thomas" w:date="2014-03-12T17:35:00Z">
        <w:r w:rsidR="002D6231">
          <w:t xml:space="preserve"> The </w:t>
        </w:r>
      </w:ins>
      <w:ins w:id="1769" w:author="Sarah Thomas" w:date="2014-03-12T17:36:00Z">
        <w:r w:rsidR="002D6231">
          <w:t xml:space="preserve">Eloquent </w:t>
        </w:r>
      </w:ins>
      <w:ins w:id="1770" w:author="Sarah Thomas" w:date="2014-03-12T17:35:00Z">
        <w:r w:rsidR="002D6231">
          <w:t xml:space="preserve">ORM </w:t>
        </w:r>
      </w:ins>
      <w:ins w:id="1771" w:author="Sarah Thomas" w:date="2014-03-12T17:36:00Z">
        <w:r w:rsidR="002D6231">
          <w:t>worked very well, reducing the effort required to interact with the database. Laravel</w:t>
        </w:r>
      </w:ins>
      <w:ins w:id="1772" w:author="Sarah Thomas" w:date="2014-03-12T17:37:00Z">
        <w:r w:rsidR="002D6231">
          <w:t>’s migrations worked well for sharing the database structure. The login and authorisation system was easy to use on various pages once implemented. The Laravel documentation was very good and it was not too difficult to learn.</w:t>
        </w:r>
      </w:ins>
    </w:p>
    <w:p w14:paraId="259B1DED" w14:textId="07ECF93C" w:rsidR="00246E0B" w:rsidRDefault="00246E0B">
      <w:pPr>
        <w:pStyle w:val="Heading2"/>
        <w:rPr>
          <w:ins w:id="1773" w:author="Sarah Thomas" w:date="2014-03-12T17:06:00Z"/>
        </w:rPr>
        <w:pPrChange w:id="1774" w:author="Sarah Thomas" w:date="2014-03-03T14:20:00Z">
          <w:pPr>
            <w:widowControl w:val="0"/>
            <w:autoSpaceDE w:val="0"/>
            <w:autoSpaceDN w:val="0"/>
            <w:adjustRightInd w:val="0"/>
          </w:pPr>
        </w:pPrChange>
      </w:pPr>
      <w:bookmarkStart w:id="1775" w:name="_Toc255483849"/>
      <w:ins w:id="1776" w:author="Sarah Thomas" w:date="2014-03-03T14:19:00Z">
        <w:r>
          <w:t>Shortcomings</w:t>
        </w:r>
      </w:ins>
      <w:bookmarkEnd w:id="1775"/>
    </w:p>
    <w:p w14:paraId="7E879E34" w14:textId="33CD27CE" w:rsidR="00104D1F" w:rsidRDefault="00104D1F">
      <w:pPr>
        <w:pStyle w:val="Heading3"/>
        <w:rPr>
          <w:ins w:id="1777" w:author="Sarah Thomas" w:date="2014-03-12T17:06:00Z"/>
        </w:rPr>
        <w:pPrChange w:id="1778" w:author="Sarah Thomas" w:date="2014-03-12T17:56:00Z">
          <w:pPr>
            <w:widowControl w:val="0"/>
            <w:autoSpaceDE w:val="0"/>
            <w:autoSpaceDN w:val="0"/>
            <w:adjustRightInd w:val="0"/>
          </w:pPr>
        </w:pPrChange>
      </w:pPr>
      <w:ins w:id="1779" w:author="Sarah Thomas" w:date="2014-03-12T17:06:00Z">
        <w:r>
          <w:t>Teamwork</w:t>
        </w:r>
      </w:ins>
    </w:p>
    <w:p w14:paraId="607CC780" w14:textId="2DFE6626" w:rsidR="00104D1F" w:rsidRPr="00104D1F" w:rsidRDefault="00104D1F">
      <w:pPr>
        <w:rPr>
          <w:ins w:id="1780" w:author="Sarah Thomas" w:date="2014-03-12T17:05:00Z"/>
        </w:rPr>
        <w:pPrChange w:id="1781" w:author="Sarah Thomas" w:date="2014-03-12T17:06:00Z">
          <w:pPr>
            <w:widowControl w:val="0"/>
            <w:autoSpaceDE w:val="0"/>
            <w:autoSpaceDN w:val="0"/>
            <w:adjustRightInd w:val="0"/>
          </w:pPr>
        </w:pPrChange>
      </w:pPr>
      <w:ins w:id="1782" w:author="Sarah Thomas" w:date="2014-03-12T17:07:00Z">
        <w:r>
          <w:t>No issues. I think everyone enjoyed being on the team.</w:t>
        </w:r>
      </w:ins>
    </w:p>
    <w:p w14:paraId="69869391" w14:textId="06EE825A" w:rsidR="00104D1F" w:rsidRDefault="00104D1F">
      <w:pPr>
        <w:pStyle w:val="Heading3"/>
        <w:rPr>
          <w:ins w:id="1783" w:author="Sarah Thomas" w:date="2014-03-12T17:07:00Z"/>
        </w:rPr>
        <w:pPrChange w:id="1784" w:author="Sarah Thomas" w:date="2014-03-12T17:56:00Z">
          <w:pPr>
            <w:widowControl w:val="0"/>
            <w:autoSpaceDE w:val="0"/>
            <w:autoSpaceDN w:val="0"/>
            <w:adjustRightInd w:val="0"/>
          </w:pPr>
        </w:pPrChange>
      </w:pPr>
      <w:ins w:id="1785" w:author="Sarah Thomas" w:date="2014-03-12T17:11:00Z">
        <w:r>
          <w:t xml:space="preserve">Project </w:t>
        </w:r>
      </w:ins>
      <w:ins w:id="1786" w:author="Sarah Thomas" w:date="2014-03-12T17:05:00Z">
        <w:r>
          <w:t>Management</w:t>
        </w:r>
      </w:ins>
    </w:p>
    <w:p w14:paraId="7CFD9F10" w14:textId="162C9197" w:rsidR="00104D1F" w:rsidRDefault="00104D1F">
      <w:pPr>
        <w:pStyle w:val="BodyText"/>
        <w:rPr>
          <w:ins w:id="1787" w:author="Sarah Thomas" w:date="2014-03-12T17:32:00Z"/>
        </w:rPr>
        <w:pPrChange w:id="1788" w:author="Sarah Thomas" w:date="2014-03-12T17:15:00Z">
          <w:pPr>
            <w:widowControl w:val="0"/>
            <w:autoSpaceDE w:val="0"/>
            <w:autoSpaceDN w:val="0"/>
            <w:adjustRightInd w:val="0"/>
          </w:pPr>
        </w:pPrChange>
      </w:pPr>
      <w:ins w:id="1789" w:author="Sarah Thomas" w:date="2014-03-12T17:08:00Z">
        <w:r>
          <w:t xml:space="preserve">There were </w:t>
        </w:r>
      </w:ins>
      <w:ins w:id="1790" w:author="Sarah Thomas" w:date="2014-03-12T17:07:00Z">
        <w:r>
          <w:t>some issues with time management</w:t>
        </w:r>
      </w:ins>
      <w:ins w:id="1791" w:author="Sarah Thomas" w:date="2014-03-12T17:08:00Z">
        <w:r>
          <w:t xml:space="preserve">, we did not keep up with the Gantt Chart </w:t>
        </w:r>
      </w:ins>
      <w:ins w:id="1792" w:author="Sarah Thomas" w:date="2014-03-12T17:20:00Z">
        <w:r w:rsidR="007D6E1E">
          <w:rPr>
            <w:highlight w:val="lightGray"/>
          </w:rPr>
          <w:fldChar w:fldCharType="begin" w:fldLock="1"/>
        </w:r>
      </w:ins>
      <w:r w:rsidR="00A3367E">
        <w:rPr>
          <w:highlight w:val="lightGray"/>
        </w:rPr>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"[9]" }, "properties" : { "noteIndex" : 0 }, "schema" : "https://github.com/citation-style-language/schema/raw/master/csl-citation.json" }</w:instrText>
      </w:r>
      <w:r w:rsidR="007D6E1E">
        <w:rPr>
          <w:highlight w:val="lightGray"/>
        </w:rPr>
        <w:fldChar w:fldCharType="separate"/>
      </w:r>
      <w:r w:rsidR="00A3367E" w:rsidRPr="00A3367E">
        <w:rPr>
          <w:noProof/>
          <w:highlight w:val="lightGray"/>
        </w:rPr>
        <w:t>[9]</w:t>
      </w:r>
      <w:ins w:id="1793" w:author="Sarah Thomas" w:date="2014-03-12T17:20:00Z">
        <w:r w:rsidR="007D6E1E">
          <w:rPr>
            <w:highlight w:val="lightGray"/>
          </w:rPr>
          <w:fldChar w:fldCharType="end"/>
        </w:r>
      </w:ins>
      <w:ins w:id="1794" w:author="Sarah Thomas" w:date="2014-03-12T17:07:00Z">
        <w:r>
          <w:t>. It was difficult to complete everything for this project</w:t>
        </w:r>
      </w:ins>
      <w:ins w:id="1795" w:author="Sarah Thomas" w:date="2014-03-12T17:10:00Z">
        <w:r>
          <w:t xml:space="preserve"> within the time frame</w:t>
        </w:r>
      </w:ins>
      <w:ins w:id="1796" w:author="Sarah Thomas" w:date="2014-03-12T17:07:00Z">
        <w:r>
          <w:t xml:space="preserve">. The </w:t>
        </w:r>
      </w:ins>
      <w:ins w:id="1797" w:author="Sarah Thomas" w:date="2014-03-12T17:09:00Z">
        <w:r>
          <w:t xml:space="preserve">project </w:t>
        </w:r>
      </w:ins>
      <w:ins w:id="1798" w:author="Sarah Thomas" w:date="2014-03-12T17:07:00Z">
        <w:r>
          <w:t xml:space="preserve">scope </w:t>
        </w:r>
      </w:ins>
      <w:ins w:id="1799" w:author="Sarah Thomas" w:date="2014-03-12T17:09:00Z">
        <w:r>
          <w:t xml:space="preserve">was quite broad so we think our achievements </w:t>
        </w:r>
      </w:ins>
      <w:ins w:id="1800" w:author="Sarah Thomas" w:date="2014-03-12T17:07:00Z">
        <w:r>
          <w:t xml:space="preserve">are </w:t>
        </w:r>
      </w:ins>
      <w:ins w:id="1801" w:author="Sarah Thomas" w:date="2014-03-12T17:09:00Z">
        <w:r>
          <w:t xml:space="preserve">still </w:t>
        </w:r>
      </w:ins>
      <w:ins w:id="1802" w:author="Sarah Thomas" w:date="2014-03-12T17:07:00Z">
        <w:r>
          <w:t>good</w:t>
        </w:r>
      </w:ins>
      <w:ins w:id="1803" w:author="Sarah Thomas" w:date="2014-03-12T17:10:00Z">
        <w:r>
          <w:t xml:space="preserve">. </w:t>
        </w:r>
      </w:ins>
      <w:bookmarkStart w:id="1804" w:name="_Toc255483850"/>
    </w:p>
    <w:p w14:paraId="276442F8" w14:textId="12712412" w:rsidR="00654C0F" w:rsidRDefault="00654C0F">
      <w:pPr>
        <w:pStyle w:val="BodyText"/>
        <w:rPr>
          <w:ins w:id="1805" w:author="Sarah Thomas" w:date="2014-03-12T17:12:00Z"/>
        </w:rPr>
        <w:pPrChange w:id="1806" w:author="Sarah Thomas" w:date="2014-03-12T17:15:00Z">
          <w:pPr>
            <w:widowControl w:val="0"/>
            <w:autoSpaceDE w:val="0"/>
            <w:autoSpaceDN w:val="0"/>
            <w:adjustRightInd w:val="0"/>
          </w:pPr>
        </w:pPrChange>
      </w:pPr>
      <w:ins w:id="1807" w:author="Sarah Thomas" w:date="2014-03-12T17:32:00Z">
        <w:r>
          <w:t xml:space="preserve">We initially intended to have each team member </w:t>
        </w:r>
      </w:ins>
      <w:ins w:id="1808" w:author="Sarah Thomas" w:date="2014-03-12T17:34:00Z">
        <w:r w:rsidR="002D6231">
          <w:t>construct</w:t>
        </w:r>
      </w:ins>
      <w:ins w:id="1809" w:author="Sarah Thomas" w:date="2014-03-12T17:32:00Z">
        <w:r>
          <w:t xml:space="preserve"> a few pages of the site each. However, as time progressed it seemed more efficient to </w:t>
        </w:r>
      </w:ins>
      <w:ins w:id="1810" w:author="Sarah Thomas" w:date="2014-03-12T17:33:00Z">
        <w:r>
          <w:t>break</w:t>
        </w:r>
      </w:ins>
      <w:ins w:id="1811" w:author="Sarah Thomas" w:date="2014-03-12T17:32:00Z">
        <w:r>
          <w:t xml:space="preserve"> down tasks</w:t>
        </w:r>
      </w:ins>
      <w:ins w:id="1812" w:author="Sarah Thomas" w:date="2014-03-12T17:33:00Z">
        <w:r>
          <w:t xml:space="preserve"> so </w:t>
        </w:r>
      </w:ins>
      <w:ins w:id="1813" w:author="Sarah Thomas" w:date="2014-03-12T17:34:00Z">
        <w:r>
          <w:t xml:space="preserve">people took responsibilities for different jobs </w:t>
        </w:r>
        <w:r w:rsidR="002D6231">
          <w:t>such as testing, styling, validation etc.</w:t>
        </w:r>
      </w:ins>
    </w:p>
    <w:p w14:paraId="2001BB65" w14:textId="679F94B3" w:rsidR="00104D1F" w:rsidRDefault="00104D1F">
      <w:pPr>
        <w:pStyle w:val="Heading3"/>
        <w:rPr>
          <w:ins w:id="1814" w:author="Sarah Thomas" w:date="2014-03-12T17:12:00Z"/>
        </w:rPr>
        <w:pPrChange w:id="1815" w:author="Sarah Thomas" w:date="2014-03-12T17:56:00Z">
          <w:pPr>
            <w:widowControl w:val="0"/>
            <w:autoSpaceDE w:val="0"/>
            <w:autoSpaceDN w:val="0"/>
            <w:adjustRightInd w:val="0"/>
          </w:pPr>
        </w:pPrChange>
      </w:pPr>
      <w:ins w:id="1816" w:author="Sarah Thomas" w:date="2014-03-12T17:12:00Z">
        <w:r>
          <w:t>Tools</w:t>
        </w:r>
      </w:ins>
    </w:p>
    <w:p w14:paraId="701895BA" w14:textId="75BC86B1" w:rsidR="00104D1F" w:rsidRPr="00104D1F" w:rsidRDefault="00104D1F">
      <w:pPr>
        <w:pStyle w:val="BodyText"/>
        <w:rPr>
          <w:ins w:id="1817" w:author="Sarah Thomas" w:date="2014-03-12T17:11:00Z"/>
        </w:rPr>
        <w:pPrChange w:id="1818" w:author="Sarah Thomas" w:date="2014-03-12T17:15:00Z">
          <w:pPr>
            <w:widowControl w:val="0"/>
            <w:autoSpaceDE w:val="0"/>
            <w:autoSpaceDN w:val="0"/>
            <w:adjustRightInd w:val="0"/>
          </w:pPr>
        </w:pPrChange>
      </w:pPr>
      <w:ins w:id="1819" w:author="Sarah Thomas" w:date="2014-03-12T17:13:00Z">
        <w:r>
          <w:t xml:space="preserve">Laravel was quite difficult to install and required some changes to the server environment. It was difficult to provide a consistent environment </w:t>
        </w:r>
      </w:ins>
      <w:ins w:id="1820" w:author="Sarah Thomas" w:date="2014-03-12T17:14:00Z">
        <w:r w:rsidR="007D6E1E">
          <w:t>across all the development machines, which led to some problems with code working on some machines but not others.</w:t>
        </w:r>
      </w:ins>
      <w:ins w:id="1821" w:author="Sarah Thomas" w:date="2014-03-12T17:15:00Z">
        <w:r w:rsidR="007D6E1E">
          <w:t xml:space="preserve"> </w:t>
        </w:r>
      </w:ins>
      <w:ins w:id="1822" w:author="Sarah Thomas" w:date="2014-03-12T17:14:00Z">
        <w:r w:rsidR="007D6E1E">
          <w:t xml:space="preserve">We managed to </w:t>
        </w:r>
      </w:ins>
      <w:ins w:id="1823" w:author="Sarah Thomas" w:date="2014-03-12T17:15:00Z">
        <w:r w:rsidR="007D6E1E">
          <w:t>mitigate most of these problems by helping each other at group meetings and sharing settings and information on Trello.</w:t>
        </w:r>
      </w:ins>
    </w:p>
    <w:p w14:paraId="568A04F4" w14:textId="28CC2306" w:rsidR="00246E0B" w:rsidRPr="00812194" w:rsidRDefault="00246E0B">
      <w:pPr>
        <w:pStyle w:val="Heading2"/>
        <w:rPr>
          <w:ins w:id="1824" w:author="Sarah Thomas" w:date="2014-03-03T14:10:00Z"/>
        </w:rPr>
        <w:pPrChange w:id="1825" w:author="Sarah Thomas" w:date="2014-03-12T17:11:00Z">
          <w:pPr>
            <w:widowControl w:val="0"/>
            <w:autoSpaceDE w:val="0"/>
            <w:autoSpaceDN w:val="0"/>
            <w:adjustRightInd w:val="0"/>
          </w:pPr>
        </w:pPrChange>
      </w:pPr>
      <w:ins w:id="1826" w:author="Sarah Thomas" w:date="2014-03-03T14:20:00Z">
        <w:r>
          <w:t>Possible Extensions</w:t>
        </w:r>
      </w:ins>
      <w:bookmarkEnd w:id="1804"/>
    </w:p>
    <w:p w14:paraId="163C22A0" w14:textId="6C1C6BF9" w:rsidR="00BB1C8A" w:rsidRDefault="007D6E1E">
      <w:pPr>
        <w:pStyle w:val="BodyText"/>
        <w:rPr>
          <w:ins w:id="1827" w:author="Sarah Thomas" w:date="2014-03-12T17:28:00Z"/>
        </w:rPr>
      </w:pPr>
      <w:ins w:id="1828" w:author="Sarah Thomas" w:date="2014-03-12T17:23:00Z">
        <w:r w:rsidRPr="00BB1C8A">
          <w:t xml:space="preserve">Extensions would include implement a team area and administrator control </w:t>
        </w:r>
      </w:ins>
      <w:ins w:id="1829" w:author="Sarah Thomas" w:date="2014-03-12T17:24:00Z">
        <w:r w:rsidRPr="00BB1C8A">
          <w:t>panel</w:t>
        </w:r>
      </w:ins>
      <w:ins w:id="1830" w:author="Sarah Thomas" w:date="2014-03-12T17:23:00Z">
        <w:r w:rsidRPr="00BB1C8A">
          <w:t xml:space="preserve">. </w:t>
        </w:r>
      </w:ins>
      <w:ins w:id="1831" w:author="Sarah Thomas" w:date="2014-03-12T17:24:00Z">
        <w:r w:rsidR="00BB1C8A" w:rsidRPr="00BB1C8A">
          <w:t xml:space="preserve">This corresponds to the two user cases we did not complete </w:t>
        </w:r>
        <w:proofErr w:type="spellStart"/>
        <w:r w:rsidR="00BB1C8A" w:rsidRPr="00BB1C8A">
          <w:t>ie</w:t>
        </w:r>
        <w:proofErr w:type="spellEnd"/>
        <w:r w:rsidR="00BB1C8A" w:rsidRPr="00BB1C8A">
          <w:t xml:space="preserve">. </w:t>
        </w:r>
      </w:ins>
      <w:proofErr w:type="gramStart"/>
      <w:ins w:id="1832" w:author="Sarah Thomas" w:date="2014-03-12T17:25:00Z">
        <w:r w:rsidR="00BB1C8A" w:rsidRPr="00BB1C8A">
          <w:rPr>
            <w:i/>
            <w:rPrChange w:id="1833" w:author="Sarah Thomas" w:date="2014-03-12T17:26:00Z">
              <w:rPr>
                <w:b/>
              </w:rPr>
            </w:rPrChange>
          </w:rPr>
          <w:t>Site administrator</w:t>
        </w:r>
        <w:r w:rsidR="00BB1C8A" w:rsidRPr="00BB1C8A">
          <w:t xml:space="preserve"> and </w:t>
        </w:r>
      </w:ins>
      <w:ins w:id="1834" w:author="Sarah Thomas" w:date="2014-03-12T17:26:00Z">
        <w:r w:rsidR="00BB1C8A" w:rsidRPr="00BB1C8A">
          <w:rPr>
            <w:i/>
            <w:rPrChange w:id="1835" w:author="Sarah Thomas" w:date="2014-03-12T17:27:00Z">
              <w:rPr/>
            </w:rPrChange>
          </w:rPr>
          <w:t>Enter Private Team Area</w:t>
        </w:r>
        <w:r w:rsidR="00BB1C8A">
          <w:t>.</w:t>
        </w:r>
        <w:proofErr w:type="gramEnd"/>
        <w:r w:rsidR="00BB1C8A">
          <w:t xml:space="preserve"> </w:t>
        </w:r>
      </w:ins>
      <w:ins w:id="1836" w:author="Sarah Thomas" w:date="2014-03-12T17:27:00Z">
        <w:r w:rsidR="00BB1C8A">
          <w:t xml:space="preserve"> It would not be difficult to implement these and they could be added to the current system in a modular fashion as new views and controllers.</w:t>
        </w:r>
      </w:ins>
    </w:p>
    <w:p w14:paraId="196710B7" w14:textId="21F90DA1" w:rsidR="00BB1C8A" w:rsidRDefault="00BB1C8A">
      <w:pPr>
        <w:pStyle w:val="BodyText"/>
        <w:rPr>
          <w:ins w:id="1837" w:author="Sarah Thomas" w:date="2014-03-12T17:56:00Z"/>
        </w:rPr>
      </w:pPr>
      <w:ins w:id="1838" w:author="Sarah Thomas" w:date="2014-03-12T17:28:00Z">
        <w:r>
          <w:t>The integration with social websites could be improved.</w:t>
        </w:r>
      </w:ins>
    </w:p>
    <w:p w14:paraId="55E1002E" w14:textId="33D0DB53" w:rsidR="002A0C21" w:rsidRPr="00BB1C8A" w:rsidRDefault="002A0C21">
      <w:pPr>
        <w:pStyle w:val="BodyText"/>
        <w:rPr>
          <w:ins w:id="1839" w:author="Sarah Thomas" w:date="2014-03-12T17:24:00Z"/>
          <w:highlight w:val="yellow"/>
          <w:rPrChange w:id="1840" w:author="Sarah Thomas" w:date="2014-03-12T17:26:00Z">
            <w:rPr>
              <w:ins w:id="1841" w:author="Sarah Thomas" w:date="2014-03-12T17:24:00Z"/>
              <w:b/>
            </w:rPr>
          </w:rPrChange>
        </w:rPr>
      </w:pPr>
      <w:ins w:id="1842" w:author="Sarah Thomas" w:date="2014-03-12T17:56:00Z">
        <w:r>
          <w:t>The search page could be improved by implementing a search on any text in a venture or profile instead of just user name and profile title.</w:t>
        </w:r>
      </w:ins>
    </w:p>
    <w:p w14:paraId="5A0FE92F" w14:textId="25921B03" w:rsidR="005C63CB" w:rsidDel="00F15707" w:rsidRDefault="005C63CB" w:rsidP="00F0790D">
      <w:pPr>
        <w:pStyle w:val="Heading1"/>
        <w:rPr>
          <w:del w:id="1843" w:author="Sarah Thomas" w:date="2014-03-03T14:08:00Z"/>
        </w:rPr>
      </w:pPr>
      <w:del w:id="1844" w:author="Sarah Thomas" w:date="2014-03-03T14:08:00Z">
        <w:r w:rsidDel="00F15707">
          <w:delText>Requirements Specification</w:delText>
        </w:r>
        <w:bookmarkEnd w:id="1237"/>
        <w:bookmarkEnd w:id="1238"/>
      </w:del>
    </w:p>
    <w:p w14:paraId="74D02C03" w14:textId="2CD17A98" w:rsidR="009F5868" w:rsidRPr="00853B72" w:rsidDel="00F15707" w:rsidRDefault="009F5868" w:rsidP="009F5868">
      <w:pPr>
        <w:pStyle w:val="Heading2"/>
        <w:rPr>
          <w:del w:id="1845" w:author="Sarah Thomas" w:date="2014-03-03T14:10:00Z"/>
        </w:rPr>
      </w:pPr>
      <w:bookmarkStart w:id="1846" w:name="_Toc253043794"/>
      <w:del w:id="1847" w:author="Sarah Thomas" w:date="2014-03-03T14:10:00Z">
        <w:r w:rsidRPr="00853B72" w:rsidDel="00F15707">
          <w:delText>Requirements Elicita</w:delText>
        </w:r>
        <w:r w:rsidR="00853B72" w:rsidRPr="00853B72" w:rsidDel="00F15707">
          <w:delText>tion and</w:delText>
        </w:r>
        <w:r w:rsidRPr="00853B72" w:rsidDel="00F15707">
          <w:delText xml:space="preserve"> Analysis</w:delText>
        </w:r>
        <w:bookmarkEnd w:id="1846"/>
      </w:del>
    </w:p>
    <w:p w14:paraId="526B700E" w14:textId="3D164F09" w:rsidR="00E90EA3" w:rsidRPr="009A001B" w:rsidDel="00F15707" w:rsidRDefault="00853B72" w:rsidP="009A001B">
      <w:pPr>
        <w:pStyle w:val="BodyText"/>
        <w:rPr>
          <w:del w:id="1848" w:author="Sarah Thomas" w:date="2014-03-03T14:10:00Z"/>
        </w:rPr>
      </w:pPr>
      <w:del w:id="1849" w:author="Sarah Thomas" w:date="2014-03-03T14:10:00Z">
        <w:r w:rsidRPr="00853B72" w:rsidDel="00F15707">
          <w:delText>T</w:delText>
        </w:r>
        <w:r w:rsidR="005C63CB" w:rsidRPr="00853B72" w:rsidDel="00F15707">
          <w:delText xml:space="preserve">he </w:delText>
        </w:r>
        <w:r w:rsidRPr="00853B72" w:rsidDel="00F15707">
          <w:delText xml:space="preserve">following </w:delText>
        </w:r>
        <w:r w:rsidR="005C63CB" w:rsidRPr="00853B72" w:rsidDel="00F15707">
          <w:delText>methods</w:delText>
        </w:r>
        <w:r w:rsidRPr="00853B72" w:rsidDel="00F15707">
          <w:delText xml:space="preserve"> were</w:delText>
        </w:r>
        <w:r w:rsidR="005C63CB" w:rsidRPr="00853B72" w:rsidDel="00F15707">
          <w:delText xml:space="preserve"> adopted for requirem</w:delText>
        </w:r>
        <w:r w:rsidR="009A001B" w:rsidDel="00F15707">
          <w:delText xml:space="preserve">ents elicitation, analysis, and </w:delText>
        </w:r>
        <w:r w:rsidR="003308C9" w:rsidDel="00F15707">
          <w:rPr>
            <w:rFonts w:cs="Times New Roman"/>
            <w:szCs w:val="24"/>
          </w:rPr>
          <w:delText>specification.</w:delText>
        </w:r>
      </w:del>
    </w:p>
    <w:p w14:paraId="21283329" w14:textId="7EE8449D" w:rsidR="00251BCE" w:rsidDel="00F15707" w:rsidRDefault="00251BCE" w:rsidP="008D0C79">
      <w:pPr>
        <w:pStyle w:val="BodyText"/>
        <w:rPr>
          <w:del w:id="1850" w:author="Sarah Thomas" w:date="2014-03-03T14:10:00Z"/>
        </w:rPr>
      </w:pPr>
      <w:del w:id="1851" w:author="Sarah Thomas" w:date="2014-03-03T14:10:00Z">
        <w:r w:rsidDel="00F15707">
          <w:delText>Firstly, b</w:delText>
        </w:r>
        <w:r w:rsidR="003308C9" w:rsidDel="00F15707">
          <w:delText xml:space="preserve">ackground information for the project </w:delText>
        </w:r>
        <w:r w:rsidDel="00F15707">
          <w:delText>was</w:delText>
        </w:r>
        <w:r w:rsidR="003308C9" w:rsidDel="00F15707">
          <w:delText xml:space="preserve"> obtained from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R="00853B72" w:rsidDel="00F15707">
          <w:fldChar w:fldCharType="begin" w:fldLock="1"/>
        </w:r>
        <w:r w:rsidR="00050823" w:rsidDel="00F15707">
          <w:delInstrText>ADDIN CSL_CITATION { "citationItems" : [ { "id" : "ITEM-1", "itemData" : { "author" : [ { "dropping-particle" : "", "family" : "Gardner", "given" : "Michael", "non-dropping-particle" : "", "parse-names" : false, "suffix" : "" } ], "container-title" : "List of CE903 MSc Group Projects \u2013 2014 MSc Advanced Web Engineering", "id" : "ITEM-1", "issued" : { "date-parts" : [ [ "2014" ] ] }, "page" : "1-7", "title" : "The Faculty Cooperative \u2013 An Interactive Website for \u201cCrowd Sourced\u201d Academic Entrepreneurial Activity", "type" : "article-journal" }, "uris" : [ "http://www.mendeley.com/documents/?uuid=ee5f277f-d2ab-4aae-81c6-9998628379d4", "http://www.mendeley.com/documents/?uuid=c766c88b-e7a9-427b-88b7-149d2edeeff7" ] } ], "mendeley" : { "previouslyFormattedCitation" : "[2]" }, "properties" : { "noteIndex" : 0 }, "schema" : "https://github.com/citation-style-language/schema/raw/master/csl-citation.json" }</w:delInstrText>
        </w:r>
        <w:r w:rsidR="00853B72" w:rsidDel="00F15707">
          <w:fldChar w:fldCharType="separate"/>
        </w:r>
        <w:r w:rsidR="00CD56C2" w:rsidRPr="00CD56C2" w:rsidDel="00F15707">
          <w:rPr>
            <w:noProof/>
          </w:rPr>
          <w:delText>[2]</w:delText>
        </w:r>
        <w:r w:rsidR="00853B72" w:rsidDel="00F15707">
          <w:fldChar w:fldCharType="end"/>
        </w:r>
        <w:r w:rsidDel="00F15707">
          <w:delText xml:space="preserve">. This formed the basis upon which further planning and discussions were based. </w:delText>
        </w:r>
        <w:r w:rsidR="0013386B" w:rsidDel="00F15707">
          <w:delText>A</w:delText>
        </w:r>
        <w:r w:rsidDel="00F15707">
          <w:delText xml:space="preserve"> meeting with stakeholders Michael Gardner (</w:delText>
        </w:r>
        <w:r w:rsidR="00860F9F" w:rsidDel="00F15707">
          <w:delText>S</w:delText>
        </w:r>
        <w:r w:rsidDel="00F15707">
          <w:delText xml:space="preserve">upervisor) and Vic Callahan (Co-author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helped the team visualize the aims and ambitions for the Faculty Cooperative.</w:delText>
        </w:r>
      </w:del>
    </w:p>
    <w:p w14:paraId="2C2575AB" w14:textId="4F85D981" w:rsidR="00853B72" w:rsidRPr="00853B72" w:rsidDel="00F15707" w:rsidRDefault="00A11C25" w:rsidP="008D0C79">
      <w:pPr>
        <w:pStyle w:val="BodyText"/>
        <w:rPr>
          <w:del w:id="1852" w:author="Sarah Thomas" w:date="2014-03-03T14:10:00Z"/>
        </w:rPr>
      </w:pPr>
      <w:del w:id="1853" w:author="Sarah Thomas" w:date="2014-03-03T14:10:00Z">
        <w:r w:rsidDel="00F15707">
          <w:delText xml:space="preserve">A brainstorming session served to focus our initial thoughts. The group used </w:delText>
        </w:r>
        <w:r w:rsidR="0013386B" w:rsidDel="00F15707">
          <w:delText xml:space="preserve">a collaborative </w:delText>
        </w:r>
        <w:r w:rsidDel="00F15707">
          <w:delText xml:space="preserve">mind map tool available at </w:delText>
        </w:r>
        <w:r w:rsidRPr="00F0790D" w:rsidDel="00F15707">
          <w:delText>https://www.mindmeister.com/366697119</w:delText>
        </w:r>
        <w:r w:rsidR="00860F9F" w:rsidDel="00F15707">
          <w:delText xml:space="preserve"> </w:delText>
        </w:r>
        <w:r w:rsidDel="00F15707">
          <w:delText>to record ideas.</w:delText>
        </w:r>
      </w:del>
    </w:p>
    <w:p w14:paraId="6EEFD50C" w14:textId="4F0C6C91" w:rsidR="006F5B4A" w:rsidDel="00F15707" w:rsidRDefault="00860F9F" w:rsidP="008D0C79">
      <w:pPr>
        <w:pStyle w:val="BodyText"/>
        <w:rPr>
          <w:del w:id="1854" w:author="Sarah Thomas" w:date="2014-03-03T14:10:00Z"/>
        </w:rPr>
      </w:pPr>
      <w:del w:id="1855" w:author="Sarah Thomas" w:date="2014-03-03T14:10:00Z">
        <w:r w:rsidDel="00F15707">
          <w:delText>A draft set of functional requirements was drawn up and sent to stakeholders for consultation. As a result of comments from stakeholders the functional requirements were refined.</w:delText>
        </w:r>
        <w:r w:rsidR="00BE2DC8" w:rsidDel="00F15707">
          <w:delText xml:space="preserve"> Some optional requirements were added. These are defined as desirable but not critical. Finally the team checked for validity and consistency.</w:delText>
        </w:r>
      </w:del>
    </w:p>
    <w:p w14:paraId="69D5AA0F" w14:textId="6B3611D4" w:rsidR="00346141" w:rsidDel="00F15707" w:rsidRDefault="006624A6" w:rsidP="006624A6">
      <w:pPr>
        <w:pStyle w:val="Heading2"/>
        <w:rPr>
          <w:del w:id="1856" w:author="Sarah Thomas" w:date="2014-03-03T14:10:00Z"/>
        </w:rPr>
      </w:pPr>
      <w:del w:id="1857" w:author="Sarah Thomas" w:date="2014-03-03T14:10:00Z">
        <w:r w:rsidDel="00F15707">
          <w:delText>Development Model</w:delText>
        </w:r>
      </w:del>
    </w:p>
    <w:p w14:paraId="10CBFD48" w14:textId="7690CA0C" w:rsidR="006624A6" w:rsidRPr="006624A6" w:rsidDel="00F15707" w:rsidRDefault="006624A6" w:rsidP="00B70B99">
      <w:pPr>
        <w:pStyle w:val="BodyText"/>
        <w:rPr>
          <w:del w:id="1858" w:author="Sarah Thomas" w:date="2014-03-03T14:10:00Z"/>
        </w:rPr>
      </w:pPr>
      <w:del w:id="1859" w:author="Sarah Thomas" w:date="2014-03-03T14:10:00Z">
        <w:r w:rsidDel="00F15707">
          <w:delText xml:space="preserve">The development model to be employed in the project is waterfall with iteration allowed at each stage </w:delText>
        </w:r>
        <w:r w:rsidR="00B70B99" w:rsidDel="00F15707">
          <w:fldChar w:fldCharType="begin" w:fldLock="1"/>
        </w:r>
        <w:r w:rsidR="00050823" w:rsidDel="00F15707">
          <w:delInstrText>ADDIN CSL_CITATION { "citationItems" : [ { "id" : "ITEM-1", "itemData" : { "author" : [ { "dropping-particle" : "", "family" : "Gan", "given" : "John", "non-dropping-particle" : "", "parse-names" : false, "suffix" : "" } ], "id" : "ITEM-1", "issued" : { "date-parts" : [ [ "0" ] ] }, "page" : "Slide 5", "title" : "CE903 Group Project. Lecture 6: Software Development Models and Security Issues (Project Management II)", "type" : "paper-conference" }, "uris" : [ "http://www.mendeley.com/documents/?uuid=eca2528e-9d52-4907-a42b-3e7ccb8417e2", "http://www.mendeley.com/documents/?uuid=78b33117-6a8f-40a8-8208-ce7956371c88" ] } ], "mendeley" : { "previouslyFormattedCitation" : "[3]" }, "properties" : { "noteIndex" : 0 }, "schema" : "https://github.com/citation-style-language/schema/raw/master/csl-citation.json" }</w:delInstrText>
        </w:r>
        <w:r w:rsidR="00B70B99" w:rsidDel="00F15707">
          <w:fldChar w:fldCharType="separate"/>
        </w:r>
        <w:r w:rsidR="00CD56C2" w:rsidRPr="00CD56C2" w:rsidDel="00F15707">
          <w:rPr>
            <w:noProof/>
          </w:rPr>
          <w:delText>[3]</w:delText>
        </w:r>
        <w:r w:rsidR="00B70B99" w:rsidDel="00F15707">
          <w:fldChar w:fldCharType="end"/>
        </w:r>
        <w:r w:rsidR="00B70B99" w:rsidDel="00F15707">
          <w:delText>. This may result in some minor changes and updates to these specifications as the project progresses.</w:delText>
        </w:r>
      </w:del>
    </w:p>
    <w:p w14:paraId="69935D70" w14:textId="5125C3E4" w:rsidR="00665FC1" w:rsidDel="00F15707" w:rsidRDefault="00A5192B" w:rsidP="009F61CA">
      <w:pPr>
        <w:pStyle w:val="Heading2"/>
        <w:rPr>
          <w:del w:id="1860" w:author="Sarah Thomas" w:date="2014-03-03T14:10:00Z"/>
        </w:rPr>
      </w:pPr>
      <w:bookmarkStart w:id="1861" w:name="_Toc253043795"/>
      <w:del w:id="1862" w:author="Sarah Thomas" w:date="2014-03-03T14:10:00Z">
        <w:r w:rsidDel="00F15707">
          <w:delText>Use Cases</w:delText>
        </w:r>
        <w:bookmarkEnd w:id="1861"/>
      </w:del>
    </w:p>
    <w:p w14:paraId="26CCB567" w14:textId="78052880" w:rsidR="00E90EA3" w:rsidDel="00F15707" w:rsidRDefault="00E90EA3" w:rsidP="00920ECE">
      <w:pPr>
        <w:pStyle w:val="Heading3"/>
        <w:rPr>
          <w:del w:id="1863" w:author="Sarah Thomas" w:date="2014-03-03T14:10:00Z"/>
        </w:rPr>
      </w:pPr>
      <w:bookmarkStart w:id="1864" w:name="_Toc253043796"/>
      <w:del w:id="1865" w:author="Sarah Thomas" w:date="2014-03-03T14:10:00Z">
        <w:r w:rsidRPr="00E90EA3" w:rsidDel="00F15707">
          <w:delText>Actor</w:delText>
        </w:r>
        <w:r w:rsidR="00FC0432" w:rsidDel="00F15707">
          <w:delText xml:space="preserve"> Definitions</w:delText>
        </w:r>
        <w:r w:rsidDel="00F15707">
          <w:delText>:</w:delText>
        </w:r>
        <w:bookmarkEnd w:id="1864"/>
      </w:del>
    </w:p>
    <w:p w14:paraId="3334A6AB" w14:textId="5A9F0E53" w:rsidR="00FC0432" w:rsidDel="00F15707" w:rsidRDefault="00FC0432" w:rsidP="008D0C79">
      <w:pPr>
        <w:pStyle w:val="BodyText"/>
        <w:rPr>
          <w:del w:id="1866" w:author="Sarah Thomas" w:date="2014-03-03T14:10:00Z"/>
        </w:rPr>
      </w:pPr>
      <w:del w:id="1867" w:author="Sarah Thomas" w:date="2014-03-03T14:10:00Z">
        <w:r w:rsidRPr="00FC0432" w:rsidDel="00F15707">
          <w:rPr>
            <w:b/>
          </w:rPr>
          <w:delText>Unregistered user</w:delText>
        </w:r>
        <w:r w:rsidDel="00F15707">
          <w:delText>: Any visitor to the site who is not logged in</w:delText>
        </w:r>
        <w:r w:rsidR="001F3959" w:rsidDel="00F15707">
          <w:delText>.</w:delText>
        </w:r>
      </w:del>
    </w:p>
    <w:p w14:paraId="7080C022" w14:textId="1A65B457" w:rsidR="00FC0432" w:rsidDel="00F15707" w:rsidRDefault="00FC0432" w:rsidP="008D0C79">
      <w:pPr>
        <w:pStyle w:val="BodyText"/>
        <w:rPr>
          <w:del w:id="1868" w:author="Sarah Thomas" w:date="2014-03-03T14:10:00Z"/>
        </w:rPr>
      </w:pPr>
      <w:del w:id="1869" w:author="Sarah Thomas" w:date="2014-03-03T14:10:00Z">
        <w:r w:rsidRPr="00FC0432" w:rsidDel="00F15707">
          <w:rPr>
            <w:b/>
          </w:rPr>
          <w:delText>Registered user</w:delText>
        </w:r>
        <w:r w:rsidDel="00F15707">
          <w:delText>: Any visitor to the site who has previou</w:delText>
        </w:r>
        <w:r w:rsidR="000D536B" w:rsidDel="00F15707">
          <w:delText xml:space="preserve">sly registered and is logged in. A registered user </w:delText>
        </w:r>
        <w:r w:rsidR="001F3959" w:rsidDel="00F15707">
          <w:delText>c</w:delText>
        </w:r>
        <w:r w:rsidR="000D536B" w:rsidDel="00F15707">
          <w:delText>ould be an academic</w:delText>
        </w:r>
        <w:r w:rsidR="001F3959" w:rsidDel="00F15707">
          <w:delText xml:space="preserve"> or</w:delText>
        </w:r>
        <w:r w:rsidR="000D536B" w:rsidDel="00F15707">
          <w:delText xml:space="preserve"> student</w:delText>
        </w:r>
        <w:r w:rsidR="00C12AC5" w:rsidDel="00F15707">
          <w:delText xml:space="preserve"> (university eco-system)</w:delText>
        </w:r>
        <w:r w:rsidR="000D536B" w:rsidDel="00F15707">
          <w:delText>, or a</w:delText>
        </w:r>
        <w:r w:rsidR="00C12AC5" w:rsidDel="00F15707">
          <w:delText>n external</w:delText>
        </w:r>
        <w:r w:rsidR="000D536B" w:rsidDel="00F15707">
          <w:delText xml:space="preserve"> professional</w:delText>
        </w:r>
        <w:r w:rsidR="00C12AC5" w:rsidDel="00F15707">
          <w:delText xml:space="preserve"> (external eco-system)</w:delText>
        </w:r>
        <w:r w:rsidR="000D536B" w:rsidDel="00F15707">
          <w:delText xml:space="preserve">. </w:delText>
        </w:r>
      </w:del>
    </w:p>
    <w:p w14:paraId="3BC0FEE6" w14:textId="47FABFCF" w:rsidR="00346141" w:rsidRPr="00A8129B" w:rsidDel="00F15707" w:rsidRDefault="000D536B" w:rsidP="008D0C79">
      <w:pPr>
        <w:pStyle w:val="BodyText"/>
        <w:rPr>
          <w:del w:id="1870" w:author="Sarah Thomas" w:date="2014-03-03T14:10:00Z"/>
        </w:rPr>
      </w:pPr>
      <w:del w:id="1871" w:author="Sarah Thomas" w:date="2014-03-03T14:10:00Z">
        <w:r w:rsidRPr="00A8129B" w:rsidDel="00F15707">
          <w:rPr>
            <w:b/>
          </w:rPr>
          <w:delText>Team Leader</w:delText>
        </w:r>
        <w:r w:rsidRPr="00A8129B" w:rsidDel="00F15707">
          <w:delText xml:space="preserve">: Any </w:delText>
        </w:r>
        <w:r w:rsidR="00A8129B" w:rsidRPr="00A8129B" w:rsidDel="00F15707">
          <w:delText xml:space="preserve">university </w:delText>
        </w:r>
        <w:r w:rsidR="001F3959" w:rsidDel="00F15707">
          <w:delText>eco-system</w:delText>
        </w:r>
        <w:r w:rsidR="00A8129B" w:rsidRPr="00A8129B" w:rsidDel="00F15707">
          <w:delText xml:space="preserve"> </w:delText>
        </w:r>
        <w:r w:rsidRPr="00A8129B" w:rsidDel="00F15707">
          <w:delText>registered user who has created a venture</w:delText>
        </w:r>
        <w:r w:rsidR="00A8129B" w:rsidRPr="00A8129B" w:rsidDel="00F15707">
          <w:delText>. This restriction of university based users only becoming team leaders is to keep the project centered on university settings. This should attract outside backers who seek academically based entrepreneurial activity.</w:delText>
        </w:r>
      </w:del>
    </w:p>
    <w:p w14:paraId="49A23E53" w14:textId="5C818DAD" w:rsidR="00FC0432" w:rsidDel="00F15707" w:rsidRDefault="00FC0432" w:rsidP="008D0C79">
      <w:pPr>
        <w:pStyle w:val="BodyText"/>
        <w:rPr>
          <w:del w:id="1872" w:author="Sarah Thomas" w:date="2014-03-03T14:10:00Z"/>
        </w:rPr>
      </w:pPr>
      <w:del w:id="1873" w:author="Sarah Thomas" w:date="2014-03-03T14:10:00Z">
        <w:r w:rsidRPr="00FC0432" w:rsidDel="00F15707">
          <w:rPr>
            <w:b/>
          </w:rPr>
          <w:delText>Team member</w:delText>
        </w:r>
        <w:r w:rsidRPr="00FC0432" w:rsidDel="00F15707">
          <w:delText>: Any registered</w:delText>
        </w:r>
        <w:r w:rsidDel="00F15707">
          <w:delText xml:space="preserve"> user wh</w:delText>
        </w:r>
        <w:r w:rsidR="00C12AC5" w:rsidDel="00F15707">
          <w:delText>o is a team member of a venture.</w:delText>
        </w:r>
      </w:del>
    </w:p>
    <w:p w14:paraId="607E3B5F" w14:textId="28DE3988" w:rsidR="00B70B99" w:rsidDel="00F15707" w:rsidRDefault="000D536B" w:rsidP="008D0C79">
      <w:pPr>
        <w:pStyle w:val="BodyText"/>
        <w:rPr>
          <w:del w:id="1874" w:author="Sarah Thomas" w:date="2014-03-03T14:10:00Z"/>
        </w:rPr>
      </w:pPr>
      <w:del w:id="1875" w:author="Sarah Thomas" w:date="2014-03-03T14:10:00Z">
        <w:r w:rsidRPr="000D536B" w:rsidDel="00F15707">
          <w:rPr>
            <w:b/>
          </w:rPr>
          <w:delText>Team Mentor:</w:delText>
        </w:r>
        <w:r w:rsidDel="00F15707">
          <w:delText xml:space="preserve"> A registered user who has agreed to mentor a venture. Career status must be professional level. Students cannot become team mentors. Team mentors may offer investment or skills.</w:delText>
        </w:r>
      </w:del>
    </w:p>
    <w:p w14:paraId="2F766346" w14:textId="0DD747F9" w:rsidR="00B70B99" w:rsidDel="00F15707" w:rsidRDefault="00B70B99" w:rsidP="00B70B99">
      <w:pPr>
        <w:pStyle w:val="BodyText"/>
        <w:rPr>
          <w:del w:id="1876" w:author="Sarah Thomas" w:date="2014-03-03T14:10:00Z"/>
        </w:rPr>
      </w:pPr>
      <w:del w:id="1877" w:author="Sarah Thomas" w:date="2014-03-03T14:10:00Z">
        <w:r w:rsidDel="00F15707">
          <w:br w:type="page"/>
        </w:r>
      </w:del>
    </w:p>
    <w:p w14:paraId="629CC9E7" w14:textId="16F0DC93" w:rsidR="000D536B" w:rsidDel="00F15707" w:rsidRDefault="000D536B" w:rsidP="008D0C79">
      <w:pPr>
        <w:pStyle w:val="BodyText"/>
        <w:rPr>
          <w:del w:id="1878" w:author="Sarah Thomas" w:date="2014-03-03T14:10:00Z"/>
        </w:rPr>
      </w:pPr>
    </w:p>
    <w:p w14:paraId="183E4A24" w14:textId="170DC1A1" w:rsidR="00346141" w:rsidRPr="00346141" w:rsidDel="00F15707" w:rsidRDefault="00920ECE" w:rsidP="00346141">
      <w:pPr>
        <w:pStyle w:val="Heading3"/>
        <w:rPr>
          <w:del w:id="1879" w:author="Sarah Thomas" w:date="2014-03-03T14:10:00Z"/>
        </w:rPr>
      </w:pPr>
      <w:bookmarkStart w:id="1880" w:name="_Toc253043797"/>
      <w:del w:id="1881" w:author="Sarah Thomas" w:date="2014-03-03T14:10:00Z">
        <w:r w:rsidDel="00F15707">
          <w:delText>Use Case Diagram</w:delText>
        </w:r>
        <w:bookmarkEnd w:id="1880"/>
      </w:del>
    </w:p>
    <w:p w14:paraId="34BB3BDB" w14:textId="631ECB95" w:rsidR="00920ECE" w:rsidDel="00F15707" w:rsidRDefault="00920ECE" w:rsidP="008D0C79">
      <w:pPr>
        <w:pStyle w:val="BodyText"/>
        <w:rPr>
          <w:del w:id="1882" w:author="Sarah Thomas" w:date="2014-03-03T14:10:00Z"/>
        </w:rPr>
      </w:pPr>
      <w:del w:id="1883" w:author="Sarah Thomas" w:date="2014-03-03T14:10:00Z">
        <w:r w:rsidRPr="005C63CB" w:rsidDel="00F15707">
          <w:delText>Straight line from actor to use case represents a communication association</w:delText>
        </w:r>
        <w:r w:rsidDel="00F15707">
          <w:delText xml:space="preserve"> </w:delText>
        </w:r>
        <w:r w:rsidDel="00F15707">
          <w:fldChar w:fldCharType="begin" w:fldLock="1"/>
        </w:r>
        <w:r w:rsidR="00050823" w:rsidDel="00F15707">
          <w:delInstrText>ADDIN CSL_CITATION { "citationItems" : [ { "id" : "ITEM-1", "itemData" : { "ISBN" : "13 978-0-07-711000-0", "author" : [ { "dropping-particle" : "", "family" : "Bennett", "given" : "Simon", "non-dropping-particle" : "", "parse-names" : false, "suffix" : "" }, { "dropping-particle" : "", "family" : "McRobb", "given" : "Steve", "non-dropping-particle" : "", "parse-names" : false, "suffix" : "" }, { "dropping-particle" : "", "family" : "Farmer", "given" : "Ray", "non-dropping-particle" : "", "parse-names" : false, "suffix" : "" } ], "edition" : "Third", "id" : "ITEM-1", "issued" : { "date-parts" : [ [ "2006" ] ] }, "publisher" : "McGraw-Hill Education", "publisher-place" : "Maidenhead", "title" : "Object-Oriented Systems Analysis and Design using UML", "type" : "book" }, "uris" : [ "http://www.mendeley.com/documents/?uuid=45e3089c-0333-4a40-a36f-cbd30a4da8fa", "http://www.mendeley.com/documents/?uuid=ae25e284-6c8c-4e0b-91a2-5d8c75fe9b26" ] } ], "mendeley" : { "previouslyFormattedCitation" : "[4]" }, "properties" : { "noteIndex" : 0 }, "schema" : "https://github.com/citation-style-language/schema/raw/master/csl-citation.json" }</w:delInstrText>
        </w:r>
        <w:r w:rsidDel="00F15707">
          <w:fldChar w:fldCharType="separate"/>
        </w:r>
        <w:r w:rsidR="00CD56C2" w:rsidRPr="00CD56C2" w:rsidDel="00F15707">
          <w:rPr>
            <w:noProof/>
          </w:rPr>
          <w:delText>[4]</w:delText>
        </w:r>
        <w:r w:rsidDel="00F15707">
          <w:fldChar w:fldCharType="end"/>
        </w:r>
        <w:r w:rsidRPr="005C63CB" w:rsidDel="00F15707">
          <w:delText>.</w:delText>
        </w:r>
        <w:r w:rsidDel="00F15707">
          <w:delText xml:space="preserve"> </w:delText>
        </w:r>
      </w:del>
    </w:p>
    <w:p w14:paraId="7352D1E7" w14:textId="386B0173" w:rsidR="009F61CA" w:rsidDel="00F15707" w:rsidRDefault="009F61CA" w:rsidP="0050074F">
      <w:pPr>
        <w:keepNext/>
        <w:ind w:left="-1701"/>
        <w:rPr>
          <w:del w:id="1884" w:author="Sarah Thomas" w:date="2014-03-03T14:10:00Z"/>
        </w:rPr>
      </w:pPr>
      <w:del w:id="1885" w:author="Sarah Thomas" w:date="2014-03-03T14:10:00Z">
        <w:r w:rsidDel="00F15707">
          <w:rPr>
            <w:rFonts w:ascii="Arial" w:hAnsi="Arial" w:cs="Arial"/>
            <w:noProof/>
            <w:lang w:val="en-US"/>
            <w:rPrChange w:id="1886">
              <w:rPr>
                <w:noProof/>
                <w:lang w:val="en-US"/>
              </w:rPr>
            </w:rPrChange>
          </w:rPr>
          <w:drawing>
            <wp:inline distT="0" distB="0" distL="0" distR="0" wp14:anchorId="6CFE5691" wp14:editId="03A2DA82">
              <wp:extent cx="7368921" cy="6592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5">
                        <a:extLst>
                          <a:ext uri="{28A0092B-C50C-407E-A947-70E740481C1C}">
                            <a14:useLocalDpi xmlns:a14="http://schemas.microsoft.com/office/drawing/2010/main" val="0"/>
                          </a:ext>
                        </a:extLst>
                      </a:blip>
                      <a:stretch>
                        <a:fillRect/>
                      </a:stretch>
                    </pic:blipFill>
                    <pic:spPr>
                      <a:xfrm>
                        <a:off x="0" y="0"/>
                        <a:ext cx="7368921" cy="6592824"/>
                      </a:xfrm>
                      <a:prstGeom prst="rect">
                        <a:avLst/>
                      </a:prstGeom>
                    </pic:spPr>
                  </pic:pic>
                </a:graphicData>
              </a:graphic>
            </wp:inline>
          </w:drawing>
        </w:r>
      </w:del>
    </w:p>
    <w:p w14:paraId="4B4B89FF" w14:textId="1F5D4C77" w:rsidR="00B70B99" w:rsidDel="00F15707" w:rsidRDefault="009F61CA" w:rsidP="00F0790D">
      <w:pPr>
        <w:pStyle w:val="Caption"/>
        <w:jc w:val="center"/>
        <w:rPr>
          <w:del w:id="1887" w:author="Sarah Thomas" w:date="2014-03-03T14:10:00Z"/>
        </w:rPr>
      </w:pPr>
      <w:del w:id="1888" w:author="Sarah Thomas" w:date="2014-03-03T14:10:00Z">
        <w:r w:rsidDel="00F15707">
          <w:delText xml:space="preserve">Figure </w:delText>
        </w:r>
        <w:r w:rsidR="00246E0B" w:rsidDel="00F15707">
          <w:fldChar w:fldCharType="begin"/>
        </w:r>
        <w:r w:rsidR="00246E0B" w:rsidDel="00F15707">
          <w:delInstrText xml:space="preserve"> SEQ Figure \* ARABIC </w:delInstrText>
        </w:r>
        <w:r w:rsidR="00246E0B" w:rsidDel="00F15707">
          <w:fldChar w:fldCharType="separate"/>
        </w:r>
        <w:r w:rsidR="0028129D" w:rsidDel="00F15707">
          <w:rPr>
            <w:noProof/>
          </w:rPr>
          <w:delText>1</w:delText>
        </w:r>
        <w:r w:rsidR="00246E0B" w:rsidDel="00F15707">
          <w:rPr>
            <w:noProof/>
          </w:rPr>
          <w:fldChar w:fldCharType="end"/>
        </w:r>
        <w:r w:rsidDel="00F15707">
          <w:delText xml:space="preserve"> Use Case Diagram</w:delText>
        </w:r>
      </w:del>
    </w:p>
    <w:p w14:paraId="205B7D17" w14:textId="35BD238B" w:rsidR="00B70B99" w:rsidDel="00F15707" w:rsidRDefault="00B70B99" w:rsidP="00B70B99">
      <w:pPr>
        <w:pStyle w:val="BodyText"/>
        <w:rPr>
          <w:del w:id="1889" w:author="Sarah Thomas" w:date="2014-03-03T14:10:00Z"/>
          <w:sz w:val="18"/>
          <w:szCs w:val="18"/>
        </w:rPr>
      </w:pPr>
      <w:del w:id="1890" w:author="Sarah Thomas" w:date="2014-03-03T14:10:00Z">
        <w:r w:rsidDel="00F15707">
          <w:br w:type="page"/>
        </w:r>
      </w:del>
    </w:p>
    <w:p w14:paraId="6FDFF1BF" w14:textId="34095F58" w:rsidR="009F61CA" w:rsidRPr="005C63CB" w:rsidDel="00F15707" w:rsidRDefault="009F61CA" w:rsidP="009F61CA">
      <w:pPr>
        <w:pStyle w:val="Caption"/>
        <w:rPr>
          <w:del w:id="1891" w:author="Sarah Thomas" w:date="2014-03-03T14:10:00Z"/>
          <w:rFonts w:ascii="Arial" w:hAnsi="Arial" w:cs="Arial"/>
        </w:rPr>
      </w:pPr>
    </w:p>
    <w:p w14:paraId="2BF9D7E0" w14:textId="742E8424" w:rsidR="00E44BB3" w:rsidDel="00F15707" w:rsidRDefault="00A5192B" w:rsidP="00A5192B">
      <w:pPr>
        <w:pStyle w:val="Heading3"/>
        <w:rPr>
          <w:del w:id="1892" w:author="Sarah Thomas" w:date="2014-03-03T14:10:00Z"/>
        </w:rPr>
      </w:pPr>
      <w:bookmarkStart w:id="1893" w:name="_Toc253043798"/>
      <w:del w:id="1894" w:author="Sarah Thomas" w:date="2014-03-03T14:10:00Z">
        <w:r w:rsidDel="00F15707">
          <w:delText>Use Case Descriptions</w:delText>
        </w:r>
        <w:bookmarkEnd w:id="1893"/>
      </w:del>
    </w:p>
    <w:p w14:paraId="0948A40B" w14:textId="3790560F" w:rsidR="00BE2DC8" w:rsidRPr="00E70549" w:rsidDel="00F15707" w:rsidRDefault="00BE2DC8" w:rsidP="00BE2DC8">
      <w:pPr>
        <w:spacing w:after="0"/>
        <w:rPr>
          <w:del w:id="1895" w:author="Sarah Thomas" w:date="2014-03-03T14:10:00Z"/>
          <w:rFonts w:asciiTheme="majorHAnsi" w:hAnsiTheme="majorHAnsi" w:cstheme="majorBidi"/>
          <w:sz w:val="18"/>
          <w:szCs w:val="18"/>
        </w:rPr>
      </w:pPr>
    </w:p>
    <w:tbl>
      <w:tblPr>
        <w:tblStyle w:val="TableGrid"/>
        <w:tblW w:w="0" w:type="auto"/>
        <w:tblLook w:val="04A0" w:firstRow="1" w:lastRow="0" w:firstColumn="1" w:lastColumn="0" w:noHBand="0" w:noVBand="1"/>
      </w:tblPr>
      <w:tblGrid>
        <w:gridCol w:w="1662"/>
        <w:gridCol w:w="6854"/>
      </w:tblGrid>
      <w:tr w:rsidR="00BE2DC8" w:rsidRPr="00E70549" w:rsidDel="00F15707" w14:paraId="4EF58336" w14:textId="1D523FB0" w:rsidTr="00BE2DC8">
        <w:trPr>
          <w:del w:id="1896" w:author="Sarah Thomas" w:date="2014-03-03T14:10:00Z"/>
        </w:trPr>
        <w:tc>
          <w:tcPr>
            <w:tcW w:w="1710" w:type="dxa"/>
          </w:tcPr>
          <w:p w14:paraId="42C9FBA2" w14:textId="06F9051C" w:rsidR="00BE2DC8" w:rsidRPr="00E70549" w:rsidDel="00F15707" w:rsidRDefault="00BE2DC8" w:rsidP="00C12AC5">
            <w:pPr>
              <w:pStyle w:val="BodyText"/>
              <w:rPr>
                <w:del w:id="1897" w:author="Sarah Thomas" w:date="2014-03-03T14:10:00Z"/>
              </w:rPr>
            </w:pPr>
            <w:del w:id="1898" w:author="Sarah Thomas" w:date="2014-03-03T14:10:00Z">
              <w:r w:rsidRPr="00E70549" w:rsidDel="00F15707">
                <w:delText>Name</w:delText>
              </w:r>
            </w:del>
          </w:p>
        </w:tc>
        <w:tc>
          <w:tcPr>
            <w:tcW w:w="7640" w:type="dxa"/>
          </w:tcPr>
          <w:p w14:paraId="59C7542F" w14:textId="0114FD9E" w:rsidR="00BE2DC8" w:rsidRPr="001F3959" w:rsidDel="00F15707" w:rsidRDefault="00BE2DC8" w:rsidP="00C12AC5">
            <w:pPr>
              <w:pStyle w:val="BodyText"/>
              <w:rPr>
                <w:del w:id="1899" w:author="Sarah Thomas" w:date="2014-03-03T14:10:00Z"/>
                <w:b/>
                <w:highlight w:val="lightGray"/>
              </w:rPr>
            </w:pPr>
            <w:del w:id="1900" w:author="Sarah Thomas" w:date="2014-03-03T14:10:00Z">
              <w:r w:rsidRPr="001F3959" w:rsidDel="00F15707">
                <w:rPr>
                  <w:b/>
                </w:rPr>
                <w:delText>New User Registration</w:delText>
              </w:r>
            </w:del>
          </w:p>
        </w:tc>
      </w:tr>
      <w:tr w:rsidR="00BE2DC8" w:rsidRPr="00E70549" w:rsidDel="00F15707" w14:paraId="116F0F58" w14:textId="70630410" w:rsidTr="00BE2DC8">
        <w:trPr>
          <w:del w:id="1901" w:author="Sarah Thomas" w:date="2014-03-03T14:10:00Z"/>
        </w:trPr>
        <w:tc>
          <w:tcPr>
            <w:tcW w:w="1710" w:type="dxa"/>
          </w:tcPr>
          <w:p w14:paraId="3BB79D49" w14:textId="04B2B820" w:rsidR="00BE2DC8" w:rsidRPr="00E70549" w:rsidDel="00F15707" w:rsidRDefault="00BE2DC8" w:rsidP="00C12AC5">
            <w:pPr>
              <w:pStyle w:val="BodyText"/>
              <w:rPr>
                <w:del w:id="1902" w:author="Sarah Thomas" w:date="2014-03-03T14:10:00Z"/>
              </w:rPr>
            </w:pPr>
            <w:del w:id="1903" w:author="Sarah Thomas" w:date="2014-03-03T14:10:00Z">
              <w:r w:rsidRPr="00E70549" w:rsidDel="00F15707">
                <w:delText>Actors</w:delText>
              </w:r>
            </w:del>
          </w:p>
        </w:tc>
        <w:tc>
          <w:tcPr>
            <w:tcW w:w="7640" w:type="dxa"/>
          </w:tcPr>
          <w:p w14:paraId="0E19DE3A" w14:textId="72062269" w:rsidR="00BE2DC8" w:rsidRPr="00E70549" w:rsidDel="00F15707" w:rsidRDefault="00BE2DC8" w:rsidP="00C12AC5">
            <w:pPr>
              <w:pStyle w:val="BodyText"/>
              <w:rPr>
                <w:del w:id="1904" w:author="Sarah Thomas" w:date="2014-03-03T14:10:00Z"/>
              </w:rPr>
            </w:pPr>
            <w:del w:id="1905" w:author="Sarah Thomas" w:date="2014-03-03T14:10:00Z">
              <w:r w:rsidRPr="00E70549" w:rsidDel="00F15707">
                <w:delText>Unregistered user</w:delText>
              </w:r>
            </w:del>
          </w:p>
        </w:tc>
      </w:tr>
      <w:tr w:rsidR="00BE2DC8" w:rsidRPr="00E70549" w:rsidDel="00F15707" w14:paraId="020DDD64" w14:textId="7F7463CC" w:rsidTr="00BE2DC8">
        <w:trPr>
          <w:del w:id="1906" w:author="Sarah Thomas" w:date="2014-03-03T14:10:00Z"/>
        </w:trPr>
        <w:tc>
          <w:tcPr>
            <w:tcW w:w="1710" w:type="dxa"/>
          </w:tcPr>
          <w:p w14:paraId="6CAC6641" w14:textId="096DC061" w:rsidR="00BE2DC8" w:rsidRPr="00E70549" w:rsidDel="00F15707" w:rsidRDefault="00BE2DC8" w:rsidP="00C12AC5">
            <w:pPr>
              <w:pStyle w:val="BodyText"/>
              <w:rPr>
                <w:del w:id="1907" w:author="Sarah Thomas" w:date="2014-03-03T14:10:00Z"/>
              </w:rPr>
            </w:pPr>
            <w:del w:id="1908" w:author="Sarah Thomas" w:date="2014-03-03T14:10:00Z">
              <w:r w:rsidRPr="00E70549" w:rsidDel="00F15707">
                <w:delText>Pre-conditions</w:delText>
              </w:r>
            </w:del>
          </w:p>
        </w:tc>
        <w:tc>
          <w:tcPr>
            <w:tcW w:w="7640" w:type="dxa"/>
          </w:tcPr>
          <w:p w14:paraId="2CDBA9CD" w14:textId="2F1CD06B" w:rsidR="00BE2DC8" w:rsidRPr="00E70549" w:rsidDel="00F15707" w:rsidRDefault="00BE2DC8" w:rsidP="00C12AC5">
            <w:pPr>
              <w:pStyle w:val="BodyText"/>
              <w:rPr>
                <w:del w:id="1909" w:author="Sarah Thomas" w:date="2014-03-03T14:10:00Z"/>
              </w:rPr>
            </w:pPr>
            <w:del w:id="1910" w:author="Sarah Thomas" w:date="2014-03-03T14:10:00Z">
              <w:r w:rsidRPr="00E70549" w:rsidDel="00F15707">
                <w:delText>The user not have an account in the website.</w:delText>
              </w:r>
            </w:del>
          </w:p>
        </w:tc>
      </w:tr>
      <w:tr w:rsidR="00BE2DC8" w:rsidRPr="00E70549" w:rsidDel="00F15707" w14:paraId="0C4BC9A3" w14:textId="2E1A978C" w:rsidTr="00BE2DC8">
        <w:trPr>
          <w:del w:id="1911" w:author="Sarah Thomas" w:date="2014-03-03T14:10:00Z"/>
        </w:trPr>
        <w:tc>
          <w:tcPr>
            <w:tcW w:w="1710" w:type="dxa"/>
          </w:tcPr>
          <w:p w14:paraId="68F2F67B" w14:textId="4C00AB9B" w:rsidR="00BE2DC8" w:rsidRPr="00E70549" w:rsidDel="00F15707" w:rsidRDefault="00BE2DC8" w:rsidP="00C12AC5">
            <w:pPr>
              <w:pStyle w:val="BodyText"/>
              <w:rPr>
                <w:del w:id="1912" w:author="Sarah Thomas" w:date="2014-03-03T14:10:00Z"/>
              </w:rPr>
            </w:pPr>
            <w:del w:id="1913" w:author="Sarah Thomas" w:date="2014-03-03T14:10:00Z">
              <w:r w:rsidRPr="00E70549" w:rsidDel="00F15707">
                <w:delText>Post-conditions</w:delText>
              </w:r>
            </w:del>
          </w:p>
        </w:tc>
        <w:tc>
          <w:tcPr>
            <w:tcW w:w="7640" w:type="dxa"/>
          </w:tcPr>
          <w:p w14:paraId="4BE6AC85" w14:textId="118C2EBF" w:rsidR="00BE2DC8" w:rsidRPr="00E70549" w:rsidDel="00F15707" w:rsidRDefault="00BE2DC8" w:rsidP="00C12AC5">
            <w:pPr>
              <w:pStyle w:val="BodyText"/>
              <w:rPr>
                <w:del w:id="1914" w:author="Sarah Thomas" w:date="2014-03-03T14:10:00Z"/>
              </w:rPr>
            </w:pPr>
            <w:del w:id="1915" w:author="Sarah Thomas" w:date="2014-03-03T14:10:00Z">
              <w:r w:rsidRPr="00E70549" w:rsidDel="00F15707">
                <w:delText xml:space="preserve">The system shows if the registration is succeed or fails. </w:delText>
              </w:r>
            </w:del>
          </w:p>
          <w:p w14:paraId="6B754102" w14:textId="357394A7" w:rsidR="00BE2DC8" w:rsidRPr="00E70549" w:rsidDel="00F15707" w:rsidRDefault="00BE2DC8" w:rsidP="00C12AC5">
            <w:pPr>
              <w:pStyle w:val="BodyText"/>
              <w:rPr>
                <w:del w:id="1916" w:author="Sarah Thomas" w:date="2014-03-03T14:10:00Z"/>
              </w:rPr>
            </w:pPr>
            <w:del w:id="1917" w:author="Sarah Thomas" w:date="2014-03-03T14:10:00Z">
              <w:r w:rsidRPr="00E70549" w:rsidDel="00F15707">
                <w:delText xml:space="preserve">The system has created a user profile with a user name and password. </w:delText>
              </w:r>
            </w:del>
          </w:p>
        </w:tc>
      </w:tr>
      <w:tr w:rsidR="00BE2DC8" w:rsidRPr="00E70549" w:rsidDel="00F15707" w14:paraId="4C19B5DB" w14:textId="0219626B" w:rsidTr="00BE2DC8">
        <w:trPr>
          <w:del w:id="1918" w:author="Sarah Thomas" w:date="2014-03-03T14:10:00Z"/>
        </w:trPr>
        <w:tc>
          <w:tcPr>
            <w:tcW w:w="1710" w:type="dxa"/>
          </w:tcPr>
          <w:p w14:paraId="528338DF" w14:textId="759C21DB" w:rsidR="00BE2DC8" w:rsidRPr="00E70549" w:rsidDel="00F15707" w:rsidRDefault="00BE2DC8" w:rsidP="00C12AC5">
            <w:pPr>
              <w:pStyle w:val="BodyText"/>
              <w:rPr>
                <w:del w:id="1919" w:author="Sarah Thomas" w:date="2014-03-03T14:10:00Z"/>
              </w:rPr>
            </w:pPr>
            <w:del w:id="1920" w:author="Sarah Thomas" w:date="2014-03-03T14:10:00Z">
              <w:r w:rsidRPr="00E70549" w:rsidDel="00F15707">
                <w:delText>Description</w:delText>
              </w:r>
            </w:del>
          </w:p>
        </w:tc>
        <w:tc>
          <w:tcPr>
            <w:tcW w:w="7640" w:type="dxa"/>
          </w:tcPr>
          <w:p w14:paraId="0F29A7DE" w14:textId="02D36013" w:rsidR="00BE2DC8" w:rsidRPr="00E70549" w:rsidDel="00F15707" w:rsidRDefault="00BE2DC8" w:rsidP="00C12AC5">
            <w:pPr>
              <w:pStyle w:val="BodyText"/>
              <w:rPr>
                <w:del w:id="1921" w:author="Sarah Thomas" w:date="2014-03-03T14:10:00Z"/>
              </w:rPr>
            </w:pPr>
            <w:del w:id="1922" w:author="Sarah Thomas" w:date="2014-03-03T14:10:00Z">
              <w:r w:rsidRPr="00E70549" w:rsidDel="00F15707">
                <w:delText xml:space="preserve">An unregistered user creates a new account within the system. </w:delText>
              </w:r>
            </w:del>
          </w:p>
        </w:tc>
      </w:tr>
      <w:tr w:rsidR="00BE2DC8" w:rsidRPr="00E70549" w:rsidDel="00F15707" w14:paraId="6C265E5E" w14:textId="10BB7A32" w:rsidTr="00BE2DC8">
        <w:trPr>
          <w:del w:id="1923" w:author="Sarah Thomas" w:date="2014-03-03T14:10:00Z"/>
        </w:trPr>
        <w:tc>
          <w:tcPr>
            <w:tcW w:w="1710" w:type="dxa"/>
          </w:tcPr>
          <w:p w14:paraId="116273F8" w14:textId="3B0A88E2" w:rsidR="00BE2DC8" w:rsidRPr="00E70549" w:rsidDel="00F15707" w:rsidRDefault="00BE2DC8" w:rsidP="00C12AC5">
            <w:pPr>
              <w:pStyle w:val="BodyText"/>
              <w:rPr>
                <w:del w:id="1924" w:author="Sarah Thomas" w:date="2014-03-03T14:10:00Z"/>
              </w:rPr>
            </w:pPr>
            <w:del w:id="1925" w:author="Sarah Thomas" w:date="2014-03-03T14:10:00Z">
              <w:r w:rsidRPr="00E70549" w:rsidDel="00F15707">
                <w:delText>Steps</w:delText>
              </w:r>
            </w:del>
          </w:p>
        </w:tc>
        <w:tc>
          <w:tcPr>
            <w:tcW w:w="7640" w:type="dxa"/>
          </w:tcPr>
          <w:p w14:paraId="0907A9AB" w14:textId="0482FC61" w:rsidR="00BE2DC8" w:rsidRPr="00CB261A" w:rsidDel="00F15707" w:rsidRDefault="00BE2DC8" w:rsidP="00C12AC5">
            <w:pPr>
              <w:pStyle w:val="BodyText"/>
              <w:rPr>
                <w:del w:id="1926" w:author="Sarah Thomas" w:date="2014-03-03T14:10:00Z"/>
              </w:rPr>
            </w:pPr>
            <w:del w:id="1927" w:author="Sarah Thomas" w:date="2014-03-03T14:10:00Z">
              <w:r w:rsidRPr="00CB261A" w:rsidDel="00F15707">
                <w:delText>The user clicks on the registration link to load the registration page.</w:delText>
              </w:r>
            </w:del>
          </w:p>
          <w:p w14:paraId="0604BDEC" w14:textId="01443F6A" w:rsidR="00BE2DC8" w:rsidRPr="00CB261A" w:rsidDel="00F15707" w:rsidRDefault="00BE2DC8" w:rsidP="00C12AC5">
            <w:pPr>
              <w:pStyle w:val="BodyText"/>
              <w:rPr>
                <w:del w:id="1928" w:author="Sarah Thomas" w:date="2014-03-03T14:10:00Z"/>
              </w:rPr>
            </w:pPr>
            <w:del w:id="1929" w:author="Sarah Thomas" w:date="2014-03-03T14:10:00Z">
              <w:r w:rsidRPr="00CB261A" w:rsidDel="00F15707">
                <w:delText>The user complete</w:delText>
              </w:r>
              <w:r w:rsidR="00010A0E" w:rsidDel="00F15707">
                <w:delText>s</w:delText>
              </w:r>
              <w:r w:rsidRPr="00CB261A" w:rsidDel="00F15707">
                <w:delText xml:space="preserve"> the registration form by adding the required information, e.g. username, password, email, choose type of user (student, academic, investor, etc.).</w:delText>
              </w:r>
            </w:del>
          </w:p>
          <w:p w14:paraId="7EF6AE11" w14:textId="16E4B50A" w:rsidR="00BE2DC8" w:rsidRPr="00CB261A" w:rsidDel="00F15707" w:rsidRDefault="00BE2DC8" w:rsidP="00C12AC5">
            <w:pPr>
              <w:pStyle w:val="BodyText"/>
              <w:rPr>
                <w:del w:id="1930" w:author="Sarah Thomas" w:date="2014-03-03T14:10:00Z"/>
              </w:rPr>
            </w:pPr>
            <w:del w:id="1931" w:author="Sarah Thomas" w:date="2014-03-03T14:10:00Z">
              <w:r w:rsidRPr="00CB261A" w:rsidDel="00F15707">
                <w:delText>The system checks username, password and email are not already used.</w:delText>
              </w:r>
            </w:del>
          </w:p>
          <w:p w14:paraId="5880D03D" w14:textId="4D106CDE" w:rsidR="00BE2DC8" w:rsidRPr="00CB261A" w:rsidDel="00F15707" w:rsidRDefault="00BE2DC8" w:rsidP="00C12AC5">
            <w:pPr>
              <w:pStyle w:val="BodyText"/>
              <w:rPr>
                <w:del w:id="1932" w:author="Sarah Thomas" w:date="2014-03-03T14:10:00Z"/>
              </w:rPr>
            </w:pPr>
            <w:del w:id="1933" w:author="Sarah Thomas" w:date="2014-03-03T14:10:00Z">
              <w:r w:rsidRPr="00CB261A" w:rsidDel="00F15707">
                <w:delText>If the system check succeeds, the user information will</w:delText>
              </w:r>
              <w:r w:rsidR="00010A0E" w:rsidDel="00F15707">
                <w:delText xml:space="preserve"> be</w:delText>
              </w:r>
              <w:r w:rsidRPr="00CB261A" w:rsidDel="00F15707">
                <w:delText xml:space="preserve"> added to the system database.</w:delText>
              </w:r>
            </w:del>
          </w:p>
          <w:p w14:paraId="60C19CFC" w14:textId="14B54C77" w:rsidR="00BE2DC8" w:rsidRPr="00CB261A" w:rsidDel="00F15707" w:rsidRDefault="00BE2DC8" w:rsidP="00C12AC5">
            <w:pPr>
              <w:pStyle w:val="BodyText"/>
              <w:rPr>
                <w:del w:id="1934" w:author="Sarah Thomas" w:date="2014-03-03T14:10:00Z"/>
              </w:rPr>
            </w:pPr>
            <w:del w:id="1935" w:author="Sarah Thomas" w:date="2014-03-03T14:10:00Z">
              <w:r w:rsidRPr="00CB261A" w:rsidDel="00F15707">
                <w:delText>If the system checks fails, the user information will not</w:delText>
              </w:r>
              <w:r w:rsidR="00010A0E" w:rsidDel="00F15707">
                <w:delText xml:space="preserve"> be</w:delText>
              </w:r>
              <w:r w:rsidRPr="00CB261A" w:rsidDel="00F15707">
                <w:delText xml:space="preserve"> added to the system database.</w:delText>
              </w:r>
            </w:del>
          </w:p>
          <w:p w14:paraId="7EB04DCE" w14:textId="46690246" w:rsidR="00BE2DC8" w:rsidRPr="00CB261A" w:rsidDel="00F15707" w:rsidRDefault="00BE2DC8" w:rsidP="00C12AC5">
            <w:pPr>
              <w:pStyle w:val="BodyText"/>
              <w:rPr>
                <w:del w:id="1936" w:author="Sarah Thomas" w:date="2014-03-03T14:10:00Z"/>
              </w:rPr>
            </w:pPr>
            <w:del w:id="1937" w:author="Sarah Thomas" w:date="2014-03-03T14:10:00Z">
              <w:r w:rsidRPr="00CB261A" w:rsidDel="00F15707">
                <w:delText xml:space="preserve">Notify the user if s/he </w:delText>
              </w:r>
              <w:r w:rsidR="00010A0E" w:rsidDel="00F15707">
                <w:delText>has been</w:delText>
              </w:r>
              <w:r w:rsidR="00010A0E" w:rsidRPr="00CB261A" w:rsidDel="00F15707">
                <w:delText xml:space="preserve"> </w:delText>
              </w:r>
              <w:r w:rsidRPr="00CB261A" w:rsidDel="00F15707">
                <w:delText>added or not.</w:delText>
              </w:r>
            </w:del>
          </w:p>
          <w:p w14:paraId="4CA5C502" w14:textId="6860BD1A" w:rsidR="00BE2DC8" w:rsidRPr="00CB261A" w:rsidDel="00F15707" w:rsidRDefault="00BE2DC8" w:rsidP="00C12AC5">
            <w:pPr>
              <w:pStyle w:val="BodyText"/>
              <w:rPr>
                <w:del w:id="1938" w:author="Sarah Thomas" w:date="2014-03-03T14:10:00Z"/>
              </w:rPr>
            </w:pPr>
            <w:del w:id="1939" w:author="Sarah Thomas" w:date="2014-03-03T14:10:00Z">
              <w:r w:rsidRPr="00CB261A" w:rsidDel="00F15707">
                <w:delText xml:space="preserve">If the </w:delText>
              </w:r>
              <w:r w:rsidR="00C12AC5" w:rsidDel="00F15707">
                <w:delText>user registered, go next step (</w:delText>
              </w:r>
              <w:r w:rsidRPr="00F0790D" w:rsidDel="00F15707">
                <w:rPr>
                  <w:b/>
                </w:rPr>
                <w:delText>Edit Profile page</w:delText>
              </w:r>
              <w:r w:rsidRPr="00CB261A" w:rsidDel="00F15707">
                <w:delText>)</w:delText>
              </w:r>
            </w:del>
          </w:p>
          <w:p w14:paraId="0E83AA3B" w14:textId="4C6318CE" w:rsidR="00BE2DC8" w:rsidRPr="00CB261A" w:rsidDel="00F15707" w:rsidRDefault="00BE2DC8" w:rsidP="00C12AC5">
            <w:pPr>
              <w:pStyle w:val="BodyText"/>
              <w:rPr>
                <w:del w:id="1940" w:author="Sarah Thomas" w:date="2014-03-03T14:10:00Z"/>
              </w:rPr>
            </w:pPr>
            <w:del w:id="1941" w:author="Sarah Thomas" w:date="2014-03-03T14:10:00Z">
              <w:r w:rsidRPr="00CB261A" w:rsidDel="00F15707">
                <w:delText xml:space="preserve">If the user not registered, the system </w:delText>
              </w:r>
              <w:r w:rsidR="00C12AC5" w:rsidDel="00F15707">
                <w:delText xml:space="preserve">to </w:delText>
              </w:r>
              <w:r w:rsidRPr="00CB261A" w:rsidDel="00F15707">
                <w:delText>reload the registration page</w:delText>
              </w:r>
              <w:r w:rsidR="00010A0E" w:rsidDel="00F15707">
                <w:delText xml:space="preserve"> and notifies the user</w:delText>
              </w:r>
              <w:r w:rsidRPr="00CB261A" w:rsidDel="00F15707">
                <w:delText xml:space="preserve">. </w:delText>
              </w:r>
            </w:del>
          </w:p>
        </w:tc>
      </w:tr>
    </w:tbl>
    <w:p w14:paraId="16FF1A30" w14:textId="034B951A" w:rsidR="00BE2DC8" w:rsidRPr="00E70549" w:rsidDel="00F15707" w:rsidRDefault="00BE2DC8" w:rsidP="00C12AC5">
      <w:pPr>
        <w:pStyle w:val="BodyText"/>
        <w:rPr>
          <w:del w:id="1942"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34D546CA" w14:textId="12290406" w:rsidTr="00BE2DC8">
        <w:trPr>
          <w:del w:id="1943" w:author="Sarah Thomas" w:date="2014-03-03T14:10:00Z"/>
        </w:trPr>
        <w:tc>
          <w:tcPr>
            <w:tcW w:w="1710" w:type="dxa"/>
          </w:tcPr>
          <w:p w14:paraId="539C556A" w14:textId="75C15D2A" w:rsidR="00BE2DC8" w:rsidRPr="00E70549" w:rsidDel="00F15707" w:rsidRDefault="00BE2DC8" w:rsidP="00C12AC5">
            <w:pPr>
              <w:pStyle w:val="BodyText"/>
              <w:rPr>
                <w:del w:id="1944" w:author="Sarah Thomas" w:date="2014-03-03T14:10:00Z"/>
              </w:rPr>
            </w:pPr>
            <w:del w:id="1945" w:author="Sarah Thomas" w:date="2014-03-03T14:10:00Z">
              <w:r w:rsidRPr="00E70549" w:rsidDel="00F15707">
                <w:delText>Name</w:delText>
              </w:r>
            </w:del>
          </w:p>
        </w:tc>
        <w:tc>
          <w:tcPr>
            <w:tcW w:w="7640" w:type="dxa"/>
          </w:tcPr>
          <w:p w14:paraId="2F85A344" w14:textId="6547E4FF" w:rsidR="00BE2DC8" w:rsidRPr="001F3959" w:rsidDel="00F15707" w:rsidRDefault="00BE2DC8" w:rsidP="00C12AC5">
            <w:pPr>
              <w:pStyle w:val="BodyText"/>
              <w:rPr>
                <w:del w:id="1946" w:author="Sarah Thomas" w:date="2014-03-03T14:10:00Z"/>
                <w:b/>
              </w:rPr>
            </w:pPr>
            <w:del w:id="1947" w:author="Sarah Thomas" w:date="2014-03-03T14:10:00Z">
              <w:r w:rsidRPr="001F3959" w:rsidDel="00F15707">
                <w:rPr>
                  <w:b/>
                </w:rPr>
                <w:delText>Search Public profile</w:delText>
              </w:r>
            </w:del>
          </w:p>
        </w:tc>
      </w:tr>
      <w:tr w:rsidR="00BE2DC8" w:rsidRPr="00E70549" w:rsidDel="00F15707" w14:paraId="69FB0995" w14:textId="0A1BF970" w:rsidTr="00BE2DC8">
        <w:trPr>
          <w:del w:id="1948" w:author="Sarah Thomas" w:date="2014-03-03T14:10:00Z"/>
        </w:trPr>
        <w:tc>
          <w:tcPr>
            <w:tcW w:w="1710" w:type="dxa"/>
          </w:tcPr>
          <w:p w14:paraId="75097A1D" w14:textId="7B7026A1" w:rsidR="00BE2DC8" w:rsidRPr="00E70549" w:rsidDel="00F15707" w:rsidRDefault="00BE2DC8" w:rsidP="00C12AC5">
            <w:pPr>
              <w:pStyle w:val="BodyText"/>
              <w:rPr>
                <w:del w:id="1949" w:author="Sarah Thomas" w:date="2014-03-03T14:10:00Z"/>
              </w:rPr>
            </w:pPr>
            <w:del w:id="1950" w:author="Sarah Thomas" w:date="2014-03-03T14:10:00Z">
              <w:r w:rsidRPr="00E70549" w:rsidDel="00F15707">
                <w:delText>Actors</w:delText>
              </w:r>
            </w:del>
          </w:p>
        </w:tc>
        <w:tc>
          <w:tcPr>
            <w:tcW w:w="7640" w:type="dxa"/>
          </w:tcPr>
          <w:p w14:paraId="079E965C" w14:textId="0A661ABA" w:rsidR="00BE2DC8" w:rsidRPr="00E70549" w:rsidDel="00F15707" w:rsidRDefault="00C12AC5" w:rsidP="00C12AC5">
            <w:pPr>
              <w:pStyle w:val="BodyText"/>
              <w:rPr>
                <w:del w:id="1951" w:author="Sarah Thomas" w:date="2014-03-03T14:10:00Z"/>
              </w:rPr>
            </w:pPr>
            <w:del w:id="1952" w:author="Sarah Thomas" w:date="2014-03-03T14:10:00Z">
              <w:r w:rsidDel="00F15707">
                <w:delText>All users</w:delText>
              </w:r>
            </w:del>
          </w:p>
        </w:tc>
      </w:tr>
      <w:tr w:rsidR="00BE2DC8" w:rsidRPr="00E70549" w:rsidDel="00F15707" w14:paraId="141292CC" w14:textId="30B0EE5C" w:rsidTr="00BE2DC8">
        <w:trPr>
          <w:del w:id="1953" w:author="Sarah Thomas" w:date="2014-03-03T14:10:00Z"/>
        </w:trPr>
        <w:tc>
          <w:tcPr>
            <w:tcW w:w="1710" w:type="dxa"/>
          </w:tcPr>
          <w:p w14:paraId="5EAB81E1" w14:textId="30E0423F" w:rsidR="00BE2DC8" w:rsidRPr="00E70549" w:rsidDel="00F15707" w:rsidRDefault="00BE2DC8" w:rsidP="00C12AC5">
            <w:pPr>
              <w:pStyle w:val="BodyText"/>
              <w:rPr>
                <w:del w:id="1954" w:author="Sarah Thomas" w:date="2014-03-03T14:10:00Z"/>
              </w:rPr>
            </w:pPr>
            <w:del w:id="1955" w:author="Sarah Thomas" w:date="2014-03-03T14:10:00Z">
              <w:r w:rsidRPr="00E70549" w:rsidDel="00F15707">
                <w:delText>Pre-conditions</w:delText>
              </w:r>
            </w:del>
          </w:p>
        </w:tc>
        <w:tc>
          <w:tcPr>
            <w:tcW w:w="7640" w:type="dxa"/>
          </w:tcPr>
          <w:p w14:paraId="74A26C07" w14:textId="6B5F9B0A" w:rsidR="00BE2DC8" w:rsidRPr="00E70549" w:rsidDel="00F15707" w:rsidRDefault="00BE2DC8" w:rsidP="00C12AC5">
            <w:pPr>
              <w:pStyle w:val="BodyText"/>
              <w:rPr>
                <w:del w:id="1956" w:author="Sarah Thomas" w:date="2014-03-03T14:10:00Z"/>
              </w:rPr>
            </w:pPr>
            <w:del w:id="1957" w:author="Sarah Thomas" w:date="2014-03-03T14:10:00Z">
              <w:r w:rsidRPr="00E70549" w:rsidDel="00F15707">
                <w:delText>Any user.</w:delText>
              </w:r>
            </w:del>
          </w:p>
          <w:p w14:paraId="161739D6" w14:textId="61EBDE02" w:rsidR="00BE2DC8" w:rsidRPr="00E70549" w:rsidDel="00F15707" w:rsidRDefault="00010A0E" w:rsidP="00C12AC5">
            <w:pPr>
              <w:pStyle w:val="BodyText"/>
              <w:rPr>
                <w:del w:id="1958" w:author="Sarah Thomas" w:date="2014-03-03T14:10:00Z"/>
              </w:rPr>
            </w:pPr>
            <w:del w:id="1959" w:author="Sarah Thomas" w:date="2014-03-03T14:10:00Z">
              <w:r w:rsidDel="00F15707">
                <w:delText>Allow</w:delText>
              </w:r>
              <w:r w:rsidRPr="00E70549" w:rsidDel="00F15707">
                <w:delText xml:space="preserve"> </w:delText>
              </w:r>
              <w:r w:rsidR="00BE2DC8" w:rsidRPr="00E70549" w:rsidDel="00F15707">
                <w:delText>search for users’ public profiles.</w:delText>
              </w:r>
            </w:del>
          </w:p>
        </w:tc>
      </w:tr>
      <w:tr w:rsidR="00BE2DC8" w:rsidRPr="00E70549" w:rsidDel="00F15707" w14:paraId="3FF42134" w14:textId="2EF9B20D" w:rsidTr="00BE2DC8">
        <w:trPr>
          <w:del w:id="1960" w:author="Sarah Thomas" w:date="2014-03-03T14:10:00Z"/>
        </w:trPr>
        <w:tc>
          <w:tcPr>
            <w:tcW w:w="1710" w:type="dxa"/>
          </w:tcPr>
          <w:p w14:paraId="27965D99" w14:textId="52E7C469" w:rsidR="00BE2DC8" w:rsidRPr="00E70549" w:rsidDel="00F15707" w:rsidRDefault="00BE2DC8" w:rsidP="00C12AC5">
            <w:pPr>
              <w:pStyle w:val="BodyText"/>
              <w:rPr>
                <w:del w:id="1961" w:author="Sarah Thomas" w:date="2014-03-03T14:10:00Z"/>
              </w:rPr>
            </w:pPr>
            <w:del w:id="1962" w:author="Sarah Thomas" w:date="2014-03-03T14:10:00Z">
              <w:r w:rsidRPr="00E70549" w:rsidDel="00F15707">
                <w:delText>Post-conditions</w:delText>
              </w:r>
            </w:del>
          </w:p>
        </w:tc>
        <w:tc>
          <w:tcPr>
            <w:tcW w:w="7640" w:type="dxa"/>
          </w:tcPr>
          <w:p w14:paraId="4E9186FB" w14:textId="22F5137F" w:rsidR="00BE2DC8" w:rsidRPr="00E70549" w:rsidDel="00F15707" w:rsidRDefault="00BE2DC8" w:rsidP="00C12AC5">
            <w:pPr>
              <w:pStyle w:val="BodyText"/>
              <w:rPr>
                <w:del w:id="1963" w:author="Sarah Thomas" w:date="2014-03-03T14:10:00Z"/>
              </w:rPr>
            </w:pPr>
            <w:del w:id="1964" w:author="Sarah Thomas" w:date="2014-03-03T14:10:00Z">
              <w:r w:rsidRPr="00E70549" w:rsidDel="00F15707">
                <w:delText>Show the search result.</w:delText>
              </w:r>
            </w:del>
          </w:p>
        </w:tc>
      </w:tr>
      <w:tr w:rsidR="00BE2DC8" w:rsidRPr="00E70549" w:rsidDel="00F15707" w14:paraId="769CAA60" w14:textId="17B61D72" w:rsidTr="00BE2DC8">
        <w:trPr>
          <w:del w:id="1965" w:author="Sarah Thomas" w:date="2014-03-03T14:10:00Z"/>
        </w:trPr>
        <w:tc>
          <w:tcPr>
            <w:tcW w:w="1710" w:type="dxa"/>
          </w:tcPr>
          <w:p w14:paraId="13AA8F73" w14:textId="25AF589F" w:rsidR="00BE2DC8" w:rsidRPr="00E70549" w:rsidDel="00F15707" w:rsidRDefault="00BE2DC8" w:rsidP="00C12AC5">
            <w:pPr>
              <w:pStyle w:val="BodyText"/>
              <w:rPr>
                <w:del w:id="1966" w:author="Sarah Thomas" w:date="2014-03-03T14:10:00Z"/>
              </w:rPr>
            </w:pPr>
            <w:del w:id="1967" w:author="Sarah Thomas" w:date="2014-03-03T14:10:00Z">
              <w:r w:rsidRPr="00E70549" w:rsidDel="00F15707">
                <w:delText>Description</w:delText>
              </w:r>
            </w:del>
          </w:p>
        </w:tc>
        <w:tc>
          <w:tcPr>
            <w:tcW w:w="7640" w:type="dxa"/>
          </w:tcPr>
          <w:p w14:paraId="114DF42A" w14:textId="38971966" w:rsidR="00BE2DC8" w:rsidRPr="00E70549" w:rsidDel="00F15707" w:rsidRDefault="00BE2DC8" w:rsidP="00C12AC5">
            <w:pPr>
              <w:pStyle w:val="BodyText"/>
              <w:rPr>
                <w:del w:id="1968" w:author="Sarah Thomas" w:date="2014-03-03T14:10:00Z"/>
              </w:rPr>
            </w:pPr>
            <w:del w:id="1969" w:author="Sarah Thomas" w:date="2014-03-03T14:10:00Z">
              <w:r w:rsidRPr="00E70549" w:rsidDel="00F15707">
                <w:delText>Any user can do search of other users’ public profiles by</w:delText>
              </w:r>
              <w:r w:rsidDel="00F15707">
                <w:delText xml:space="preserve"> providing keywords in the </w:delText>
              </w:r>
              <w:r w:rsidRPr="00E70549" w:rsidDel="00F15707">
                <w:delText xml:space="preserve">search input fields.   </w:delText>
              </w:r>
            </w:del>
          </w:p>
        </w:tc>
      </w:tr>
      <w:tr w:rsidR="00BE2DC8" w:rsidRPr="00E70549" w:rsidDel="00F15707" w14:paraId="52ADBF66" w14:textId="6298DB98" w:rsidTr="00BE2DC8">
        <w:trPr>
          <w:del w:id="1970" w:author="Sarah Thomas" w:date="2014-03-03T14:10:00Z"/>
        </w:trPr>
        <w:tc>
          <w:tcPr>
            <w:tcW w:w="1710" w:type="dxa"/>
          </w:tcPr>
          <w:p w14:paraId="73410AC6" w14:textId="18ED7D46" w:rsidR="00BE2DC8" w:rsidRPr="00E70549" w:rsidDel="00F15707" w:rsidRDefault="00BE2DC8" w:rsidP="00C12AC5">
            <w:pPr>
              <w:pStyle w:val="BodyText"/>
              <w:rPr>
                <w:del w:id="1971" w:author="Sarah Thomas" w:date="2014-03-03T14:10:00Z"/>
              </w:rPr>
            </w:pPr>
            <w:del w:id="1972" w:author="Sarah Thomas" w:date="2014-03-03T14:10:00Z">
              <w:r w:rsidRPr="00E70549" w:rsidDel="00F15707">
                <w:delText xml:space="preserve">Steps </w:delText>
              </w:r>
            </w:del>
          </w:p>
        </w:tc>
        <w:tc>
          <w:tcPr>
            <w:tcW w:w="7640" w:type="dxa"/>
          </w:tcPr>
          <w:p w14:paraId="21474F55" w14:textId="0FEC1A67" w:rsidR="00BE2DC8" w:rsidRPr="00CB261A" w:rsidDel="00F15707" w:rsidRDefault="00BE2DC8" w:rsidP="00C12AC5">
            <w:pPr>
              <w:pStyle w:val="BodyText"/>
              <w:rPr>
                <w:del w:id="1973" w:author="Sarah Thomas" w:date="2014-03-03T14:10:00Z"/>
              </w:rPr>
            </w:pPr>
            <w:del w:id="1974" w:author="Sarah Thomas" w:date="2014-03-03T14:10:00Z">
              <w:r w:rsidRPr="00CB261A" w:rsidDel="00F15707">
                <w:delText>The user types the search attribute in the input filed; then clicks on the search button.</w:delText>
              </w:r>
            </w:del>
          </w:p>
          <w:p w14:paraId="47BB3E07" w14:textId="58649716" w:rsidR="00BE2DC8" w:rsidRPr="00CB261A" w:rsidDel="00F15707" w:rsidRDefault="00BE2DC8" w:rsidP="00C12AC5">
            <w:pPr>
              <w:pStyle w:val="BodyText"/>
              <w:rPr>
                <w:del w:id="1975" w:author="Sarah Thomas" w:date="2014-03-03T14:10:00Z"/>
              </w:rPr>
            </w:pPr>
            <w:del w:id="1976" w:author="Sarah Thomas" w:date="2014-03-03T14:10:00Z">
              <w:r w:rsidRPr="00CB261A" w:rsidDel="00F15707">
                <w:delText xml:space="preserve">The system do the search depends on the search attribute by using an appropriate search method. </w:delText>
              </w:r>
            </w:del>
          </w:p>
          <w:p w14:paraId="75477DB0" w14:textId="50C9A3AC" w:rsidR="00BE2DC8" w:rsidRPr="00CB261A" w:rsidDel="00F15707" w:rsidRDefault="00BE2DC8" w:rsidP="00C12AC5">
            <w:pPr>
              <w:pStyle w:val="BodyText"/>
              <w:rPr>
                <w:del w:id="1977" w:author="Sarah Thomas" w:date="2014-03-03T14:10:00Z"/>
              </w:rPr>
            </w:pPr>
            <w:del w:id="1978" w:author="Sarah Thomas" w:date="2014-03-03T14:10:00Z">
              <w:r w:rsidRPr="00CB261A" w:rsidDel="00F15707">
                <w:delText>The system shows the results of the search in the search page.</w:delText>
              </w:r>
            </w:del>
          </w:p>
        </w:tc>
      </w:tr>
    </w:tbl>
    <w:p w14:paraId="6E948CA2" w14:textId="1D2D3574" w:rsidR="00BE2DC8" w:rsidRPr="00E70549" w:rsidDel="00F15707" w:rsidRDefault="00BE2DC8" w:rsidP="00C12AC5">
      <w:pPr>
        <w:pStyle w:val="BodyText"/>
        <w:rPr>
          <w:del w:id="1979" w:author="Sarah Thomas" w:date="2014-03-03T14:10:00Z"/>
        </w:rPr>
      </w:pPr>
    </w:p>
    <w:tbl>
      <w:tblPr>
        <w:tblStyle w:val="TableGrid"/>
        <w:tblW w:w="0" w:type="auto"/>
        <w:tblLook w:val="04A0" w:firstRow="1" w:lastRow="0" w:firstColumn="1" w:lastColumn="0" w:noHBand="0" w:noVBand="1"/>
      </w:tblPr>
      <w:tblGrid>
        <w:gridCol w:w="1662"/>
        <w:gridCol w:w="6854"/>
      </w:tblGrid>
      <w:tr w:rsidR="00BE2DC8" w:rsidRPr="00E70549" w:rsidDel="00F15707" w14:paraId="4841F352" w14:textId="6571483A" w:rsidTr="00BE2DC8">
        <w:trPr>
          <w:del w:id="1980" w:author="Sarah Thomas" w:date="2014-03-03T14:10:00Z"/>
        </w:trPr>
        <w:tc>
          <w:tcPr>
            <w:tcW w:w="1710" w:type="dxa"/>
          </w:tcPr>
          <w:p w14:paraId="53E42839" w14:textId="44C923C7" w:rsidR="00BE2DC8" w:rsidRPr="00E70549" w:rsidDel="00F15707" w:rsidRDefault="00BE2DC8" w:rsidP="00C12AC5">
            <w:pPr>
              <w:pStyle w:val="BodyText"/>
              <w:rPr>
                <w:del w:id="1981" w:author="Sarah Thomas" w:date="2014-03-03T14:10:00Z"/>
              </w:rPr>
            </w:pPr>
            <w:del w:id="1982" w:author="Sarah Thomas" w:date="2014-03-03T14:10:00Z">
              <w:r w:rsidRPr="00E70549" w:rsidDel="00F15707">
                <w:delText>Name</w:delText>
              </w:r>
            </w:del>
          </w:p>
        </w:tc>
        <w:tc>
          <w:tcPr>
            <w:tcW w:w="7640" w:type="dxa"/>
          </w:tcPr>
          <w:p w14:paraId="72E7F8D5" w14:textId="6F2B2682" w:rsidR="00BE2DC8" w:rsidRPr="001F3959" w:rsidDel="00F15707" w:rsidRDefault="00BE2DC8" w:rsidP="00C12AC5">
            <w:pPr>
              <w:pStyle w:val="BodyText"/>
              <w:rPr>
                <w:del w:id="1983" w:author="Sarah Thomas" w:date="2014-03-03T14:10:00Z"/>
                <w:b/>
                <w:highlight w:val="lightGray"/>
              </w:rPr>
            </w:pPr>
            <w:del w:id="1984" w:author="Sarah Thomas" w:date="2014-03-03T14:10:00Z">
              <w:r w:rsidRPr="001F3959" w:rsidDel="00F15707">
                <w:rPr>
                  <w:b/>
                </w:rPr>
                <w:delText>View Public profile</w:delText>
              </w:r>
            </w:del>
          </w:p>
        </w:tc>
      </w:tr>
      <w:tr w:rsidR="00BE2DC8" w:rsidRPr="00E70549" w:rsidDel="00F15707" w14:paraId="52EF8D4A" w14:textId="502A60B5" w:rsidTr="00BE2DC8">
        <w:trPr>
          <w:del w:id="1985" w:author="Sarah Thomas" w:date="2014-03-03T14:10:00Z"/>
        </w:trPr>
        <w:tc>
          <w:tcPr>
            <w:tcW w:w="1710" w:type="dxa"/>
          </w:tcPr>
          <w:p w14:paraId="25207904" w14:textId="29ABABDD" w:rsidR="00BE2DC8" w:rsidRPr="00E70549" w:rsidDel="00F15707" w:rsidRDefault="00BE2DC8" w:rsidP="00C12AC5">
            <w:pPr>
              <w:pStyle w:val="BodyText"/>
              <w:rPr>
                <w:del w:id="1986" w:author="Sarah Thomas" w:date="2014-03-03T14:10:00Z"/>
              </w:rPr>
            </w:pPr>
            <w:del w:id="1987" w:author="Sarah Thomas" w:date="2014-03-03T14:10:00Z">
              <w:r w:rsidRPr="00E70549" w:rsidDel="00F15707">
                <w:delText>Actors</w:delText>
              </w:r>
            </w:del>
          </w:p>
        </w:tc>
        <w:tc>
          <w:tcPr>
            <w:tcW w:w="7640" w:type="dxa"/>
          </w:tcPr>
          <w:p w14:paraId="69CF5B54" w14:textId="545B5DCD" w:rsidR="00BE2DC8" w:rsidRPr="00E70549" w:rsidDel="00F15707" w:rsidRDefault="00BE2DC8" w:rsidP="00C12AC5">
            <w:pPr>
              <w:pStyle w:val="BodyText"/>
              <w:rPr>
                <w:del w:id="1988" w:author="Sarah Thomas" w:date="2014-03-03T14:10:00Z"/>
              </w:rPr>
            </w:pPr>
            <w:del w:id="1989" w:author="Sarah Thomas" w:date="2014-03-03T14:10:00Z">
              <w:r w:rsidRPr="00E70549" w:rsidDel="00F15707">
                <w:delText>Unregistered user</w:delText>
              </w:r>
            </w:del>
          </w:p>
        </w:tc>
      </w:tr>
      <w:tr w:rsidR="00BE2DC8" w:rsidRPr="00E70549" w:rsidDel="00F15707" w14:paraId="4BC24CD9" w14:textId="05E8129A" w:rsidTr="00BE2DC8">
        <w:trPr>
          <w:del w:id="1990" w:author="Sarah Thomas" w:date="2014-03-03T14:10:00Z"/>
        </w:trPr>
        <w:tc>
          <w:tcPr>
            <w:tcW w:w="1710" w:type="dxa"/>
          </w:tcPr>
          <w:p w14:paraId="4B0C3FAD" w14:textId="40FE16D0" w:rsidR="00BE2DC8" w:rsidRPr="00E70549" w:rsidDel="00F15707" w:rsidRDefault="00BE2DC8" w:rsidP="00C12AC5">
            <w:pPr>
              <w:pStyle w:val="BodyText"/>
              <w:rPr>
                <w:del w:id="1991" w:author="Sarah Thomas" w:date="2014-03-03T14:10:00Z"/>
              </w:rPr>
            </w:pPr>
            <w:del w:id="1992" w:author="Sarah Thomas" w:date="2014-03-03T14:10:00Z">
              <w:r w:rsidRPr="00E70549" w:rsidDel="00F15707">
                <w:delText>Pre-conditions</w:delText>
              </w:r>
            </w:del>
          </w:p>
        </w:tc>
        <w:tc>
          <w:tcPr>
            <w:tcW w:w="7640" w:type="dxa"/>
          </w:tcPr>
          <w:p w14:paraId="2FF3A9FD" w14:textId="0CE29D95" w:rsidR="00BE2DC8" w:rsidRPr="00E70549" w:rsidDel="00F15707" w:rsidRDefault="00BE2DC8" w:rsidP="00C12AC5">
            <w:pPr>
              <w:pStyle w:val="BodyText"/>
              <w:rPr>
                <w:del w:id="1993" w:author="Sarah Thomas" w:date="2014-03-03T14:10:00Z"/>
              </w:rPr>
            </w:pPr>
            <w:del w:id="1994" w:author="Sarah Thomas" w:date="2014-03-03T14:10:00Z">
              <w:r w:rsidRPr="00E70549" w:rsidDel="00F15707">
                <w:delText>Any user.</w:delText>
              </w:r>
            </w:del>
          </w:p>
          <w:p w14:paraId="31CD1618" w14:textId="61FC631F" w:rsidR="00BE2DC8" w:rsidRPr="00E70549" w:rsidDel="00F15707" w:rsidRDefault="00010A0E" w:rsidP="00C12AC5">
            <w:pPr>
              <w:pStyle w:val="BodyText"/>
              <w:rPr>
                <w:del w:id="1995" w:author="Sarah Thomas" w:date="2014-03-03T14:10:00Z"/>
              </w:rPr>
            </w:pPr>
            <w:del w:id="1996" w:author="Sarah Thomas" w:date="2014-03-03T14:10:00Z">
              <w:r w:rsidDel="00F15707">
                <w:delText>Allows</w:delText>
              </w:r>
              <w:r w:rsidRPr="00E70549" w:rsidDel="00F15707">
                <w:delText xml:space="preserve"> </w:delText>
              </w:r>
              <w:r w:rsidR="00BE2DC8" w:rsidRPr="00E70549" w:rsidDel="00F15707">
                <w:delText>search for users’ public profiles and clicks on the search result link.</w:delText>
              </w:r>
            </w:del>
          </w:p>
          <w:p w14:paraId="23D55FA0" w14:textId="1C65BBF3" w:rsidR="00BE2DC8" w:rsidRPr="00E70549" w:rsidDel="00F15707" w:rsidRDefault="00BE2DC8" w:rsidP="00C12AC5">
            <w:pPr>
              <w:pStyle w:val="BodyText"/>
              <w:rPr>
                <w:del w:id="1997" w:author="Sarah Thomas" w:date="2014-03-03T14:10:00Z"/>
              </w:rPr>
            </w:pPr>
            <w:del w:id="1998" w:author="Sarah Thomas" w:date="2014-03-03T14:10:00Z">
              <w:r w:rsidRPr="00C12AC5" w:rsidDel="00F15707">
                <w:delText>Visit the user’s public profile page.</w:delText>
              </w:r>
              <w:r w:rsidRPr="00E70549" w:rsidDel="00F15707">
                <w:delText xml:space="preserve"> </w:delText>
              </w:r>
            </w:del>
          </w:p>
        </w:tc>
      </w:tr>
      <w:tr w:rsidR="00BE2DC8" w:rsidRPr="00E70549" w:rsidDel="00F15707" w14:paraId="29409B34" w14:textId="3670A324" w:rsidTr="00BE2DC8">
        <w:trPr>
          <w:del w:id="1999" w:author="Sarah Thomas" w:date="2014-03-03T14:10:00Z"/>
        </w:trPr>
        <w:tc>
          <w:tcPr>
            <w:tcW w:w="1710" w:type="dxa"/>
          </w:tcPr>
          <w:p w14:paraId="780B04DC" w14:textId="2CE450E2" w:rsidR="00BE2DC8" w:rsidRPr="00E70549" w:rsidDel="00F15707" w:rsidRDefault="00BE2DC8" w:rsidP="00C12AC5">
            <w:pPr>
              <w:pStyle w:val="BodyText"/>
              <w:rPr>
                <w:del w:id="2000" w:author="Sarah Thomas" w:date="2014-03-03T14:10:00Z"/>
              </w:rPr>
            </w:pPr>
            <w:del w:id="2001" w:author="Sarah Thomas" w:date="2014-03-03T14:10:00Z">
              <w:r w:rsidRPr="00E70549" w:rsidDel="00F15707">
                <w:delText>Post-conditions</w:delText>
              </w:r>
            </w:del>
          </w:p>
        </w:tc>
        <w:tc>
          <w:tcPr>
            <w:tcW w:w="7640" w:type="dxa"/>
          </w:tcPr>
          <w:p w14:paraId="59C65891" w14:textId="79E3E261" w:rsidR="00BE2DC8" w:rsidRPr="00E70549" w:rsidDel="00F15707" w:rsidRDefault="00BE2DC8" w:rsidP="00C12AC5">
            <w:pPr>
              <w:pStyle w:val="BodyText"/>
              <w:rPr>
                <w:del w:id="2002" w:author="Sarah Thomas" w:date="2014-03-03T14:10:00Z"/>
              </w:rPr>
            </w:pPr>
            <w:del w:id="2003" w:author="Sarah Thomas" w:date="2014-03-03T14:10:00Z">
              <w:r w:rsidRPr="00E70549" w:rsidDel="00F15707">
                <w:delText>Show the user public profile page</w:delText>
              </w:r>
            </w:del>
          </w:p>
        </w:tc>
      </w:tr>
      <w:tr w:rsidR="00BE2DC8" w:rsidRPr="00E70549" w:rsidDel="00F15707" w14:paraId="197081EC" w14:textId="33F38123" w:rsidTr="00BE2DC8">
        <w:trPr>
          <w:del w:id="2004" w:author="Sarah Thomas" w:date="2014-03-03T14:10:00Z"/>
        </w:trPr>
        <w:tc>
          <w:tcPr>
            <w:tcW w:w="1710" w:type="dxa"/>
          </w:tcPr>
          <w:p w14:paraId="2E8EDC47" w14:textId="2A2785E8" w:rsidR="00BE2DC8" w:rsidRPr="00E70549" w:rsidDel="00F15707" w:rsidRDefault="00BE2DC8" w:rsidP="00C12AC5">
            <w:pPr>
              <w:pStyle w:val="BodyText"/>
              <w:rPr>
                <w:del w:id="2005" w:author="Sarah Thomas" w:date="2014-03-03T14:10:00Z"/>
              </w:rPr>
            </w:pPr>
            <w:del w:id="2006" w:author="Sarah Thomas" w:date="2014-03-03T14:10:00Z">
              <w:r w:rsidRPr="00E70549" w:rsidDel="00F15707">
                <w:delText>Description</w:delText>
              </w:r>
            </w:del>
          </w:p>
        </w:tc>
        <w:tc>
          <w:tcPr>
            <w:tcW w:w="7640" w:type="dxa"/>
          </w:tcPr>
          <w:p w14:paraId="39A56716" w14:textId="53671092" w:rsidR="00BE2DC8" w:rsidRPr="00E70549" w:rsidDel="00F15707" w:rsidRDefault="00BE2DC8" w:rsidP="0097380A">
            <w:pPr>
              <w:pStyle w:val="BodyText"/>
              <w:rPr>
                <w:del w:id="2007" w:author="Sarah Thomas" w:date="2014-03-03T14:10:00Z"/>
              </w:rPr>
            </w:pPr>
            <w:del w:id="2008" w:author="Sarah Thomas" w:date="2014-03-03T14:10:00Z">
              <w:r w:rsidRPr="00E70549" w:rsidDel="00F15707">
                <w:delText xml:space="preserve">Any user can visit and see </w:delText>
              </w:r>
              <w:r w:rsidDel="00F15707">
                <w:delText>the</w:delText>
              </w:r>
              <w:r w:rsidRPr="00E70549" w:rsidDel="00F15707">
                <w:delText xml:space="preserve"> other users’ public profiles by browsing the public user profile page. </w:delText>
              </w:r>
            </w:del>
          </w:p>
        </w:tc>
      </w:tr>
      <w:tr w:rsidR="00BE2DC8" w:rsidRPr="00E70549" w:rsidDel="00F15707" w14:paraId="0598D52B" w14:textId="152F3B29" w:rsidTr="00BE2DC8">
        <w:trPr>
          <w:del w:id="2009" w:author="Sarah Thomas" w:date="2014-03-03T14:10:00Z"/>
        </w:trPr>
        <w:tc>
          <w:tcPr>
            <w:tcW w:w="1710" w:type="dxa"/>
          </w:tcPr>
          <w:p w14:paraId="0C3506CA" w14:textId="70B1EEBF" w:rsidR="00BE2DC8" w:rsidRPr="00E70549" w:rsidDel="00F15707" w:rsidRDefault="00BE2DC8" w:rsidP="00C12AC5">
            <w:pPr>
              <w:pStyle w:val="BodyText"/>
              <w:rPr>
                <w:del w:id="2010" w:author="Sarah Thomas" w:date="2014-03-03T14:10:00Z"/>
              </w:rPr>
            </w:pPr>
            <w:del w:id="2011" w:author="Sarah Thomas" w:date="2014-03-03T14:10:00Z">
              <w:r w:rsidRPr="00E70549" w:rsidDel="00F15707">
                <w:delText xml:space="preserve">Steps </w:delText>
              </w:r>
            </w:del>
          </w:p>
        </w:tc>
        <w:tc>
          <w:tcPr>
            <w:tcW w:w="7640" w:type="dxa"/>
          </w:tcPr>
          <w:p w14:paraId="695234DE" w14:textId="0DFBD993" w:rsidR="00BE2DC8" w:rsidRPr="00CB261A" w:rsidDel="00F15707" w:rsidRDefault="00BE2DC8" w:rsidP="00C12AC5">
            <w:pPr>
              <w:pStyle w:val="BodyText"/>
              <w:rPr>
                <w:del w:id="2012" w:author="Sarah Thomas" w:date="2014-03-03T14:10:00Z"/>
              </w:rPr>
            </w:pPr>
            <w:del w:id="2013" w:author="Sarah Thomas" w:date="2014-03-03T14:10:00Z">
              <w:r w:rsidRPr="00CB261A" w:rsidDel="00F15707">
                <w:delText xml:space="preserve">The user clicks on the specific public profile link. </w:delText>
              </w:r>
            </w:del>
          </w:p>
          <w:p w14:paraId="11C31F6A" w14:textId="6E5D87CA" w:rsidR="00BE2DC8" w:rsidRPr="00CB261A" w:rsidDel="00F15707" w:rsidRDefault="00BE2DC8" w:rsidP="00C12AC5">
            <w:pPr>
              <w:pStyle w:val="BodyText"/>
              <w:rPr>
                <w:del w:id="2014" w:author="Sarah Thomas" w:date="2014-03-03T14:10:00Z"/>
              </w:rPr>
            </w:pPr>
            <w:del w:id="2015" w:author="Sarah Thomas" w:date="2014-03-03T14:10:00Z">
              <w:r w:rsidRPr="00CB261A" w:rsidDel="00F15707">
                <w:delText>The system shows details of that user profile.</w:delText>
              </w:r>
            </w:del>
          </w:p>
        </w:tc>
      </w:tr>
    </w:tbl>
    <w:p w14:paraId="533673D0" w14:textId="4FFD413A" w:rsidR="00BE2DC8" w:rsidRPr="00E70549" w:rsidDel="00F15707" w:rsidRDefault="00BE2DC8" w:rsidP="00C12AC5">
      <w:pPr>
        <w:pStyle w:val="BodyText"/>
        <w:rPr>
          <w:del w:id="2016"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1CDFF0B1" w14:textId="214483BB" w:rsidTr="00BE2DC8">
        <w:trPr>
          <w:del w:id="2017" w:author="Sarah Thomas" w:date="2014-03-03T14:10:00Z"/>
        </w:trPr>
        <w:tc>
          <w:tcPr>
            <w:tcW w:w="1710" w:type="dxa"/>
          </w:tcPr>
          <w:p w14:paraId="6B05DE4F" w14:textId="69B5CE6D" w:rsidR="00BE2DC8" w:rsidRPr="00E70549" w:rsidDel="00F15707" w:rsidRDefault="00BE2DC8" w:rsidP="00C12AC5">
            <w:pPr>
              <w:pStyle w:val="BodyText"/>
              <w:rPr>
                <w:del w:id="2018" w:author="Sarah Thomas" w:date="2014-03-03T14:10:00Z"/>
              </w:rPr>
            </w:pPr>
            <w:del w:id="2019" w:author="Sarah Thomas" w:date="2014-03-03T14:10:00Z">
              <w:r w:rsidRPr="00E70549" w:rsidDel="00F15707">
                <w:delText>Name</w:delText>
              </w:r>
            </w:del>
          </w:p>
        </w:tc>
        <w:tc>
          <w:tcPr>
            <w:tcW w:w="7640" w:type="dxa"/>
          </w:tcPr>
          <w:p w14:paraId="5B2E5E2E" w14:textId="5C115DB3" w:rsidR="00BE2DC8" w:rsidRPr="001F3959" w:rsidDel="00F15707" w:rsidRDefault="00BE2DC8" w:rsidP="00C12AC5">
            <w:pPr>
              <w:pStyle w:val="BodyText"/>
              <w:rPr>
                <w:del w:id="2020" w:author="Sarah Thomas" w:date="2014-03-03T14:10:00Z"/>
                <w:b/>
                <w:highlight w:val="lightGray"/>
              </w:rPr>
            </w:pPr>
            <w:del w:id="2021" w:author="Sarah Thomas" w:date="2014-03-03T14:10:00Z">
              <w:r w:rsidRPr="001F3959" w:rsidDel="00F15707">
                <w:rPr>
                  <w:b/>
                </w:rPr>
                <w:delText>Search ventures</w:delText>
              </w:r>
            </w:del>
          </w:p>
        </w:tc>
      </w:tr>
      <w:tr w:rsidR="00BE2DC8" w:rsidRPr="00E70549" w:rsidDel="00F15707" w14:paraId="639C9B33" w14:textId="3D195517" w:rsidTr="00BE2DC8">
        <w:trPr>
          <w:del w:id="2022" w:author="Sarah Thomas" w:date="2014-03-03T14:10:00Z"/>
        </w:trPr>
        <w:tc>
          <w:tcPr>
            <w:tcW w:w="1710" w:type="dxa"/>
          </w:tcPr>
          <w:p w14:paraId="562171F1" w14:textId="771E83F3" w:rsidR="00BE2DC8" w:rsidRPr="00E70549" w:rsidDel="00F15707" w:rsidRDefault="00BE2DC8" w:rsidP="00C12AC5">
            <w:pPr>
              <w:pStyle w:val="BodyText"/>
              <w:rPr>
                <w:del w:id="2023" w:author="Sarah Thomas" w:date="2014-03-03T14:10:00Z"/>
              </w:rPr>
            </w:pPr>
            <w:del w:id="2024" w:author="Sarah Thomas" w:date="2014-03-03T14:10:00Z">
              <w:r w:rsidRPr="00E70549" w:rsidDel="00F15707">
                <w:delText>Actors</w:delText>
              </w:r>
            </w:del>
          </w:p>
        </w:tc>
        <w:tc>
          <w:tcPr>
            <w:tcW w:w="7640" w:type="dxa"/>
          </w:tcPr>
          <w:p w14:paraId="5C1D1ADE" w14:textId="19A07E48" w:rsidR="00BE2DC8" w:rsidRPr="00E70549" w:rsidDel="00F15707" w:rsidRDefault="00C12AC5" w:rsidP="00C12AC5">
            <w:pPr>
              <w:pStyle w:val="BodyText"/>
              <w:rPr>
                <w:del w:id="2025" w:author="Sarah Thomas" w:date="2014-03-03T14:10:00Z"/>
              </w:rPr>
            </w:pPr>
            <w:del w:id="2026" w:author="Sarah Thomas" w:date="2014-03-03T14:10:00Z">
              <w:r w:rsidDel="00F15707">
                <w:delText>Any user</w:delText>
              </w:r>
            </w:del>
          </w:p>
        </w:tc>
      </w:tr>
      <w:tr w:rsidR="00BE2DC8" w:rsidRPr="00E70549" w:rsidDel="00F15707" w14:paraId="2B40DD97" w14:textId="10CC5259" w:rsidTr="00BE2DC8">
        <w:trPr>
          <w:del w:id="2027" w:author="Sarah Thomas" w:date="2014-03-03T14:10:00Z"/>
        </w:trPr>
        <w:tc>
          <w:tcPr>
            <w:tcW w:w="1710" w:type="dxa"/>
          </w:tcPr>
          <w:p w14:paraId="09FAEA98" w14:textId="738DA197" w:rsidR="00BE2DC8" w:rsidRPr="00E70549" w:rsidDel="00F15707" w:rsidRDefault="00BE2DC8" w:rsidP="00C12AC5">
            <w:pPr>
              <w:pStyle w:val="BodyText"/>
              <w:rPr>
                <w:del w:id="2028" w:author="Sarah Thomas" w:date="2014-03-03T14:10:00Z"/>
              </w:rPr>
            </w:pPr>
            <w:del w:id="2029" w:author="Sarah Thomas" w:date="2014-03-03T14:10:00Z">
              <w:r w:rsidRPr="00E70549" w:rsidDel="00F15707">
                <w:delText>Pre-conditions</w:delText>
              </w:r>
            </w:del>
          </w:p>
        </w:tc>
        <w:tc>
          <w:tcPr>
            <w:tcW w:w="7640" w:type="dxa"/>
          </w:tcPr>
          <w:p w14:paraId="7A066E61" w14:textId="29CEB902" w:rsidR="00BE2DC8" w:rsidRPr="00E70549" w:rsidDel="00F15707" w:rsidRDefault="00BE2DC8" w:rsidP="00C12AC5">
            <w:pPr>
              <w:pStyle w:val="BodyText"/>
              <w:rPr>
                <w:del w:id="2030" w:author="Sarah Thomas" w:date="2014-03-03T14:10:00Z"/>
              </w:rPr>
            </w:pPr>
            <w:del w:id="2031" w:author="Sarah Thomas" w:date="2014-03-03T14:10:00Z">
              <w:r w:rsidRPr="00E70549" w:rsidDel="00F15707">
                <w:delText>Any user.</w:delText>
              </w:r>
            </w:del>
          </w:p>
          <w:p w14:paraId="63C58309" w14:textId="0081DB72" w:rsidR="00BE2DC8" w:rsidRPr="00E70549" w:rsidDel="00F15707" w:rsidRDefault="00010A0E" w:rsidP="00C12AC5">
            <w:pPr>
              <w:pStyle w:val="BodyText"/>
              <w:rPr>
                <w:del w:id="2032" w:author="Sarah Thomas" w:date="2014-03-03T14:10:00Z"/>
              </w:rPr>
            </w:pPr>
            <w:del w:id="2033" w:author="Sarah Thomas" w:date="2014-03-03T14:10:00Z">
              <w:r w:rsidDel="00F15707">
                <w:delText>Allow</w:delText>
              </w:r>
              <w:r w:rsidRPr="00E70549" w:rsidDel="00F15707">
                <w:delText xml:space="preserve"> </w:delText>
              </w:r>
              <w:r w:rsidR="00BE2DC8" w:rsidRPr="00E70549" w:rsidDel="00F15707">
                <w:delText>search for ventures</w:delText>
              </w:r>
            </w:del>
          </w:p>
        </w:tc>
      </w:tr>
      <w:tr w:rsidR="00BE2DC8" w:rsidRPr="00E70549" w:rsidDel="00F15707" w14:paraId="0AEC82F2" w14:textId="68BF833E" w:rsidTr="00BE2DC8">
        <w:trPr>
          <w:del w:id="2034" w:author="Sarah Thomas" w:date="2014-03-03T14:10:00Z"/>
        </w:trPr>
        <w:tc>
          <w:tcPr>
            <w:tcW w:w="1710" w:type="dxa"/>
          </w:tcPr>
          <w:p w14:paraId="7281C437" w14:textId="09EA527C" w:rsidR="00BE2DC8" w:rsidRPr="00E70549" w:rsidDel="00F15707" w:rsidRDefault="00BE2DC8" w:rsidP="00C12AC5">
            <w:pPr>
              <w:pStyle w:val="BodyText"/>
              <w:rPr>
                <w:del w:id="2035" w:author="Sarah Thomas" w:date="2014-03-03T14:10:00Z"/>
              </w:rPr>
            </w:pPr>
            <w:del w:id="2036" w:author="Sarah Thomas" w:date="2014-03-03T14:10:00Z">
              <w:r w:rsidRPr="00E70549" w:rsidDel="00F15707">
                <w:delText>Post-conditions</w:delText>
              </w:r>
            </w:del>
          </w:p>
        </w:tc>
        <w:tc>
          <w:tcPr>
            <w:tcW w:w="7640" w:type="dxa"/>
          </w:tcPr>
          <w:p w14:paraId="7751746D" w14:textId="11BF08C1" w:rsidR="00BE2DC8" w:rsidRPr="00E70549" w:rsidDel="00F15707" w:rsidRDefault="00BE2DC8" w:rsidP="00C12AC5">
            <w:pPr>
              <w:pStyle w:val="BodyText"/>
              <w:rPr>
                <w:del w:id="2037" w:author="Sarah Thomas" w:date="2014-03-03T14:10:00Z"/>
              </w:rPr>
            </w:pPr>
            <w:del w:id="2038" w:author="Sarah Thomas" w:date="2014-03-03T14:10:00Z">
              <w:r w:rsidRPr="00E70549" w:rsidDel="00F15707">
                <w:delText>Show the search result.</w:delText>
              </w:r>
            </w:del>
          </w:p>
        </w:tc>
      </w:tr>
      <w:tr w:rsidR="00BE2DC8" w:rsidRPr="00E70549" w:rsidDel="00F15707" w14:paraId="4C8F673B" w14:textId="0570B842" w:rsidTr="00BE2DC8">
        <w:trPr>
          <w:del w:id="2039" w:author="Sarah Thomas" w:date="2014-03-03T14:10:00Z"/>
        </w:trPr>
        <w:tc>
          <w:tcPr>
            <w:tcW w:w="1710" w:type="dxa"/>
          </w:tcPr>
          <w:p w14:paraId="2E682F71" w14:textId="1C057FC7" w:rsidR="00BE2DC8" w:rsidRPr="00E70549" w:rsidDel="00F15707" w:rsidRDefault="00BE2DC8" w:rsidP="00C12AC5">
            <w:pPr>
              <w:pStyle w:val="BodyText"/>
              <w:rPr>
                <w:del w:id="2040" w:author="Sarah Thomas" w:date="2014-03-03T14:10:00Z"/>
              </w:rPr>
            </w:pPr>
            <w:del w:id="2041" w:author="Sarah Thomas" w:date="2014-03-03T14:10:00Z">
              <w:r w:rsidRPr="00E70549" w:rsidDel="00F15707">
                <w:delText>Description</w:delText>
              </w:r>
            </w:del>
          </w:p>
        </w:tc>
        <w:tc>
          <w:tcPr>
            <w:tcW w:w="7640" w:type="dxa"/>
          </w:tcPr>
          <w:p w14:paraId="6DF0DE5C" w14:textId="67716D08" w:rsidR="00BE2DC8" w:rsidRPr="00E70549" w:rsidDel="00F15707" w:rsidRDefault="00BE2DC8" w:rsidP="00C12AC5">
            <w:pPr>
              <w:pStyle w:val="BodyText"/>
              <w:rPr>
                <w:del w:id="2042" w:author="Sarah Thomas" w:date="2014-03-03T14:10:00Z"/>
              </w:rPr>
            </w:pPr>
            <w:del w:id="2043" w:author="Sarah Thomas" w:date="2014-03-03T14:10:00Z">
              <w:r w:rsidRPr="00E70549" w:rsidDel="00F15707">
                <w:delText>Any user can do search of ventures by</w:delText>
              </w:r>
              <w:r w:rsidDel="00F15707">
                <w:delText xml:space="preserve"> providing keywords in the </w:delText>
              </w:r>
              <w:r w:rsidRPr="00E70549" w:rsidDel="00F15707">
                <w:delText xml:space="preserve">search input fields.   </w:delText>
              </w:r>
            </w:del>
          </w:p>
        </w:tc>
      </w:tr>
      <w:tr w:rsidR="00BE2DC8" w:rsidRPr="00E70549" w:rsidDel="00F15707" w14:paraId="6CC36970" w14:textId="4A24336F" w:rsidTr="00BE2DC8">
        <w:trPr>
          <w:del w:id="2044" w:author="Sarah Thomas" w:date="2014-03-03T14:10:00Z"/>
        </w:trPr>
        <w:tc>
          <w:tcPr>
            <w:tcW w:w="1710" w:type="dxa"/>
          </w:tcPr>
          <w:p w14:paraId="34782D5B" w14:textId="1015DDD6" w:rsidR="00BE2DC8" w:rsidRPr="00E70549" w:rsidDel="00F15707" w:rsidRDefault="00BE2DC8" w:rsidP="00C12AC5">
            <w:pPr>
              <w:pStyle w:val="BodyText"/>
              <w:rPr>
                <w:del w:id="2045" w:author="Sarah Thomas" w:date="2014-03-03T14:10:00Z"/>
              </w:rPr>
            </w:pPr>
            <w:del w:id="2046" w:author="Sarah Thomas" w:date="2014-03-03T14:10:00Z">
              <w:r w:rsidRPr="00E70549" w:rsidDel="00F15707">
                <w:delText xml:space="preserve">Steps </w:delText>
              </w:r>
            </w:del>
          </w:p>
        </w:tc>
        <w:tc>
          <w:tcPr>
            <w:tcW w:w="7640" w:type="dxa"/>
          </w:tcPr>
          <w:p w14:paraId="0170DD9F" w14:textId="21DA38B9" w:rsidR="00BE2DC8" w:rsidRPr="00CB261A" w:rsidDel="00F15707" w:rsidRDefault="00BE2DC8" w:rsidP="00C12AC5">
            <w:pPr>
              <w:pStyle w:val="BodyText"/>
              <w:rPr>
                <w:del w:id="2047" w:author="Sarah Thomas" w:date="2014-03-03T14:10:00Z"/>
              </w:rPr>
            </w:pPr>
            <w:del w:id="2048" w:author="Sarah Thomas" w:date="2014-03-03T14:10:00Z">
              <w:r w:rsidRPr="00CB261A" w:rsidDel="00F15707">
                <w:delText>The user types the search attribute in the input filed; then clicks on the search button.</w:delText>
              </w:r>
            </w:del>
          </w:p>
          <w:p w14:paraId="61F2BCE7" w14:textId="71F38F14" w:rsidR="00BE2DC8" w:rsidRPr="00CB261A" w:rsidDel="00F15707" w:rsidRDefault="00BE2DC8" w:rsidP="00C12AC5">
            <w:pPr>
              <w:pStyle w:val="BodyText"/>
              <w:rPr>
                <w:del w:id="2049" w:author="Sarah Thomas" w:date="2014-03-03T14:10:00Z"/>
              </w:rPr>
            </w:pPr>
            <w:del w:id="2050" w:author="Sarah Thomas" w:date="2014-03-03T14:10:00Z">
              <w:r w:rsidRPr="00CB261A" w:rsidDel="00F15707">
                <w:delText xml:space="preserve">The system do the search depends on the search attribute by using an appropriate search method. </w:delText>
              </w:r>
            </w:del>
          </w:p>
          <w:p w14:paraId="3845E733" w14:textId="470FF483" w:rsidR="00BE2DC8" w:rsidRPr="00CB261A" w:rsidDel="00F15707" w:rsidRDefault="00BE2DC8" w:rsidP="00C12AC5">
            <w:pPr>
              <w:pStyle w:val="BodyText"/>
              <w:rPr>
                <w:del w:id="2051" w:author="Sarah Thomas" w:date="2014-03-03T14:10:00Z"/>
              </w:rPr>
            </w:pPr>
            <w:del w:id="2052" w:author="Sarah Thomas" w:date="2014-03-03T14:10:00Z">
              <w:r w:rsidRPr="00CB261A" w:rsidDel="00F15707">
                <w:delText>The system shows the results of the search in the search page.</w:delText>
              </w:r>
            </w:del>
          </w:p>
        </w:tc>
      </w:tr>
    </w:tbl>
    <w:p w14:paraId="1FB0ECB1" w14:textId="69D60E1A" w:rsidR="00BE2DC8" w:rsidRPr="00E70549" w:rsidDel="00F15707" w:rsidRDefault="00BE2DC8" w:rsidP="00C12AC5">
      <w:pPr>
        <w:pStyle w:val="BodyText"/>
        <w:rPr>
          <w:del w:id="2053" w:author="Sarah Thomas" w:date="2014-03-03T14:10:00Z"/>
        </w:rPr>
      </w:pPr>
    </w:p>
    <w:tbl>
      <w:tblPr>
        <w:tblStyle w:val="TableGrid"/>
        <w:tblW w:w="0" w:type="auto"/>
        <w:tblLook w:val="04A0" w:firstRow="1" w:lastRow="0" w:firstColumn="1" w:lastColumn="0" w:noHBand="0" w:noVBand="1"/>
      </w:tblPr>
      <w:tblGrid>
        <w:gridCol w:w="1665"/>
        <w:gridCol w:w="6851"/>
      </w:tblGrid>
      <w:tr w:rsidR="00BE2DC8" w:rsidRPr="00E70549" w:rsidDel="00F15707" w14:paraId="2AE967B4" w14:textId="1DADFA3C" w:rsidTr="00BE2DC8">
        <w:trPr>
          <w:del w:id="2054" w:author="Sarah Thomas" w:date="2014-03-03T14:10:00Z"/>
        </w:trPr>
        <w:tc>
          <w:tcPr>
            <w:tcW w:w="1710" w:type="dxa"/>
          </w:tcPr>
          <w:p w14:paraId="617517A4" w14:textId="01B16EE4" w:rsidR="00BE2DC8" w:rsidRPr="00E70549" w:rsidDel="00F15707" w:rsidRDefault="00BE2DC8" w:rsidP="00C12AC5">
            <w:pPr>
              <w:pStyle w:val="BodyText"/>
              <w:rPr>
                <w:del w:id="2055" w:author="Sarah Thomas" w:date="2014-03-03T14:10:00Z"/>
              </w:rPr>
            </w:pPr>
            <w:del w:id="2056" w:author="Sarah Thomas" w:date="2014-03-03T14:10:00Z">
              <w:r w:rsidRPr="00E70549" w:rsidDel="00F15707">
                <w:delText>Name</w:delText>
              </w:r>
            </w:del>
          </w:p>
        </w:tc>
        <w:tc>
          <w:tcPr>
            <w:tcW w:w="7640" w:type="dxa"/>
          </w:tcPr>
          <w:p w14:paraId="6418EA82" w14:textId="554D9DDD" w:rsidR="00BE2DC8" w:rsidRPr="001F3959" w:rsidDel="00F15707" w:rsidRDefault="00BE2DC8" w:rsidP="00C12AC5">
            <w:pPr>
              <w:pStyle w:val="BodyText"/>
              <w:rPr>
                <w:del w:id="2057" w:author="Sarah Thomas" w:date="2014-03-03T14:10:00Z"/>
                <w:b/>
                <w:highlight w:val="lightGray"/>
              </w:rPr>
            </w:pPr>
            <w:del w:id="2058" w:author="Sarah Thomas" w:date="2014-03-03T14:10:00Z">
              <w:r w:rsidRPr="001F3959" w:rsidDel="00F15707">
                <w:rPr>
                  <w:b/>
                </w:rPr>
                <w:delText>View ventures details</w:delText>
              </w:r>
            </w:del>
          </w:p>
        </w:tc>
      </w:tr>
      <w:tr w:rsidR="00BE2DC8" w:rsidRPr="00E70549" w:rsidDel="00F15707" w14:paraId="63F1C3F2" w14:textId="7F46743C" w:rsidTr="00BE2DC8">
        <w:trPr>
          <w:del w:id="2059" w:author="Sarah Thomas" w:date="2014-03-03T14:10:00Z"/>
        </w:trPr>
        <w:tc>
          <w:tcPr>
            <w:tcW w:w="1710" w:type="dxa"/>
          </w:tcPr>
          <w:p w14:paraId="573C1C23" w14:textId="6FDA010E" w:rsidR="00BE2DC8" w:rsidRPr="00E70549" w:rsidDel="00F15707" w:rsidRDefault="00BE2DC8" w:rsidP="00C12AC5">
            <w:pPr>
              <w:pStyle w:val="BodyText"/>
              <w:rPr>
                <w:del w:id="2060" w:author="Sarah Thomas" w:date="2014-03-03T14:10:00Z"/>
              </w:rPr>
            </w:pPr>
            <w:del w:id="2061" w:author="Sarah Thomas" w:date="2014-03-03T14:10:00Z">
              <w:r w:rsidRPr="00E70549" w:rsidDel="00F15707">
                <w:delText>Actors</w:delText>
              </w:r>
            </w:del>
          </w:p>
        </w:tc>
        <w:tc>
          <w:tcPr>
            <w:tcW w:w="7640" w:type="dxa"/>
          </w:tcPr>
          <w:p w14:paraId="381049F3" w14:textId="3009B3E0" w:rsidR="00BE2DC8" w:rsidRPr="00E70549" w:rsidDel="00F15707" w:rsidRDefault="00445820" w:rsidP="00C12AC5">
            <w:pPr>
              <w:pStyle w:val="BodyText"/>
              <w:rPr>
                <w:del w:id="2062" w:author="Sarah Thomas" w:date="2014-03-03T14:10:00Z"/>
              </w:rPr>
            </w:pPr>
            <w:del w:id="2063" w:author="Sarah Thomas" w:date="2014-03-03T14:10:00Z">
              <w:r w:rsidDel="00F15707">
                <w:delText>Any user</w:delText>
              </w:r>
            </w:del>
          </w:p>
        </w:tc>
      </w:tr>
      <w:tr w:rsidR="00BE2DC8" w:rsidRPr="00E70549" w:rsidDel="00F15707" w14:paraId="40B92562" w14:textId="5B78D732" w:rsidTr="00BE2DC8">
        <w:trPr>
          <w:del w:id="2064" w:author="Sarah Thomas" w:date="2014-03-03T14:10:00Z"/>
        </w:trPr>
        <w:tc>
          <w:tcPr>
            <w:tcW w:w="1710" w:type="dxa"/>
          </w:tcPr>
          <w:p w14:paraId="4CF6FE7E" w14:textId="31ED002E" w:rsidR="00BE2DC8" w:rsidRPr="00E70549" w:rsidDel="00F15707" w:rsidRDefault="00BE2DC8" w:rsidP="00C12AC5">
            <w:pPr>
              <w:pStyle w:val="BodyText"/>
              <w:rPr>
                <w:del w:id="2065" w:author="Sarah Thomas" w:date="2014-03-03T14:10:00Z"/>
              </w:rPr>
            </w:pPr>
            <w:del w:id="2066" w:author="Sarah Thomas" w:date="2014-03-03T14:10:00Z">
              <w:r w:rsidRPr="00E70549" w:rsidDel="00F15707">
                <w:delText>Pre-conditions</w:delText>
              </w:r>
            </w:del>
          </w:p>
        </w:tc>
        <w:tc>
          <w:tcPr>
            <w:tcW w:w="7640" w:type="dxa"/>
          </w:tcPr>
          <w:p w14:paraId="3A8E10F9" w14:textId="0C68CF75" w:rsidR="00BE2DC8" w:rsidRPr="00E70549" w:rsidDel="00F15707" w:rsidRDefault="00BE2DC8" w:rsidP="00C12AC5">
            <w:pPr>
              <w:pStyle w:val="BodyText"/>
              <w:rPr>
                <w:del w:id="2067" w:author="Sarah Thomas" w:date="2014-03-03T14:10:00Z"/>
              </w:rPr>
            </w:pPr>
            <w:del w:id="2068" w:author="Sarah Thomas" w:date="2014-03-03T14:10:00Z">
              <w:r w:rsidRPr="00E70549" w:rsidDel="00F15707">
                <w:delText>Any user.</w:delText>
              </w:r>
            </w:del>
          </w:p>
          <w:p w14:paraId="772DFB31" w14:textId="58034DEA" w:rsidR="00BE2DC8" w:rsidRPr="00E70549" w:rsidDel="00F15707" w:rsidRDefault="00010A0E" w:rsidP="00C12AC5">
            <w:pPr>
              <w:pStyle w:val="BodyText"/>
              <w:rPr>
                <w:del w:id="2069" w:author="Sarah Thomas" w:date="2014-03-03T14:10:00Z"/>
              </w:rPr>
            </w:pPr>
            <w:del w:id="2070" w:author="Sarah Thomas" w:date="2014-03-03T14:10:00Z">
              <w:r w:rsidDel="00F15707">
                <w:delText>Allow</w:delText>
              </w:r>
              <w:r w:rsidRPr="00E70549" w:rsidDel="00F15707">
                <w:delText xml:space="preserve"> </w:delText>
              </w:r>
              <w:r w:rsidR="00BE2DC8" w:rsidRPr="00E70549" w:rsidDel="00F15707">
                <w:delText>search for ventures details and clicks on the search result link.</w:delText>
              </w:r>
            </w:del>
          </w:p>
          <w:p w14:paraId="3A0A85BB" w14:textId="092B4168" w:rsidR="00BE2DC8" w:rsidRPr="00E70549" w:rsidDel="00F15707" w:rsidRDefault="00BE2DC8" w:rsidP="00C12AC5">
            <w:pPr>
              <w:pStyle w:val="BodyText"/>
              <w:rPr>
                <w:del w:id="2071" w:author="Sarah Thomas" w:date="2014-03-03T14:10:00Z"/>
              </w:rPr>
            </w:pPr>
            <w:del w:id="2072" w:author="Sarah Thomas" w:date="2014-03-03T14:10:00Z">
              <w:r w:rsidRPr="00445820" w:rsidDel="00F15707">
                <w:delText xml:space="preserve">Browses the ventures page and clicks on </w:delText>
              </w:r>
              <w:r w:rsidRPr="00E70549" w:rsidDel="00F15707">
                <w:delText>specific venture link</w:delText>
              </w:r>
              <w:r w:rsidR="00010A0E" w:rsidDel="00F15707">
                <w:delText>.</w:delText>
              </w:r>
            </w:del>
          </w:p>
        </w:tc>
      </w:tr>
      <w:tr w:rsidR="00BE2DC8" w:rsidRPr="00E70549" w:rsidDel="00F15707" w14:paraId="4DC840A5" w14:textId="6AB645A5" w:rsidTr="00BE2DC8">
        <w:trPr>
          <w:del w:id="2073" w:author="Sarah Thomas" w:date="2014-03-03T14:10:00Z"/>
        </w:trPr>
        <w:tc>
          <w:tcPr>
            <w:tcW w:w="1710" w:type="dxa"/>
          </w:tcPr>
          <w:p w14:paraId="19DC0143" w14:textId="69B4ECAB" w:rsidR="00BE2DC8" w:rsidRPr="00E70549" w:rsidDel="00F15707" w:rsidRDefault="00BE2DC8" w:rsidP="00C12AC5">
            <w:pPr>
              <w:pStyle w:val="BodyText"/>
              <w:rPr>
                <w:del w:id="2074" w:author="Sarah Thomas" w:date="2014-03-03T14:10:00Z"/>
              </w:rPr>
            </w:pPr>
            <w:del w:id="2075" w:author="Sarah Thomas" w:date="2014-03-03T14:10:00Z">
              <w:r w:rsidRPr="00E70549" w:rsidDel="00F15707">
                <w:delText>Post-conditions</w:delText>
              </w:r>
            </w:del>
          </w:p>
        </w:tc>
        <w:tc>
          <w:tcPr>
            <w:tcW w:w="7640" w:type="dxa"/>
          </w:tcPr>
          <w:p w14:paraId="282926F5" w14:textId="3FF30FE9" w:rsidR="00BE2DC8" w:rsidRPr="00E70549" w:rsidDel="00F15707" w:rsidRDefault="00BE2DC8" w:rsidP="00C12AC5">
            <w:pPr>
              <w:pStyle w:val="BodyText"/>
              <w:rPr>
                <w:del w:id="2076" w:author="Sarah Thomas" w:date="2014-03-03T14:10:00Z"/>
              </w:rPr>
            </w:pPr>
            <w:del w:id="2077" w:author="Sarah Thomas" w:date="2014-03-03T14:10:00Z">
              <w:r w:rsidRPr="00E70549" w:rsidDel="00F15707">
                <w:delText>Show the venture details</w:delText>
              </w:r>
              <w:r w:rsidR="00010A0E" w:rsidDel="00F15707">
                <w:delText>.</w:delText>
              </w:r>
            </w:del>
          </w:p>
        </w:tc>
      </w:tr>
      <w:tr w:rsidR="00BE2DC8" w:rsidRPr="00E70549" w:rsidDel="00F15707" w14:paraId="0015941C" w14:textId="2D09B0F4" w:rsidTr="00BE2DC8">
        <w:trPr>
          <w:del w:id="2078" w:author="Sarah Thomas" w:date="2014-03-03T14:10:00Z"/>
        </w:trPr>
        <w:tc>
          <w:tcPr>
            <w:tcW w:w="1710" w:type="dxa"/>
          </w:tcPr>
          <w:p w14:paraId="1664EA43" w14:textId="615CD691" w:rsidR="00BE2DC8" w:rsidRPr="00E70549" w:rsidDel="00F15707" w:rsidRDefault="00BE2DC8" w:rsidP="00C12AC5">
            <w:pPr>
              <w:pStyle w:val="BodyText"/>
              <w:rPr>
                <w:del w:id="2079" w:author="Sarah Thomas" w:date="2014-03-03T14:10:00Z"/>
              </w:rPr>
            </w:pPr>
            <w:del w:id="2080" w:author="Sarah Thomas" w:date="2014-03-03T14:10:00Z">
              <w:r w:rsidRPr="00E70549" w:rsidDel="00F15707">
                <w:delText>Description</w:delText>
              </w:r>
            </w:del>
          </w:p>
        </w:tc>
        <w:tc>
          <w:tcPr>
            <w:tcW w:w="7640" w:type="dxa"/>
          </w:tcPr>
          <w:p w14:paraId="387BCA88" w14:textId="7B209BE6" w:rsidR="00BE2DC8" w:rsidRPr="00E70549" w:rsidDel="00F15707" w:rsidRDefault="00BE2DC8" w:rsidP="00445820">
            <w:pPr>
              <w:pStyle w:val="BodyText"/>
              <w:rPr>
                <w:del w:id="2081" w:author="Sarah Thomas" w:date="2014-03-03T14:10:00Z"/>
              </w:rPr>
            </w:pPr>
            <w:del w:id="2082" w:author="Sarah Thomas" w:date="2014-03-03T14:10:00Z">
              <w:r w:rsidRPr="00E70549" w:rsidDel="00F15707">
                <w:delText xml:space="preserve">Any user can visit and see the venture details by browsing venture page. </w:delText>
              </w:r>
            </w:del>
          </w:p>
        </w:tc>
      </w:tr>
      <w:tr w:rsidR="00BE2DC8" w:rsidRPr="00E70549" w:rsidDel="00F15707" w14:paraId="6D028D93" w14:textId="3041C8B3" w:rsidTr="00BE2DC8">
        <w:trPr>
          <w:del w:id="2083" w:author="Sarah Thomas" w:date="2014-03-03T14:10:00Z"/>
        </w:trPr>
        <w:tc>
          <w:tcPr>
            <w:tcW w:w="1710" w:type="dxa"/>
          </w:tcPr>
          <w:p w14:paraId="56DF9B56" w14:textId="24F27703" w:rsidR="00BE2DC8" w:rsidRPr="00E70549" w:rsidDel="00F15707" w:rsidRDefault="00BE2DC8" w:rsidP="00C12AC5">
            <w:pPr>
              <w:pStyle w:val="BodyText"/>
              <w:rPr>
                <w:del w:id="2084" w:author="Sarah Thomas" w:date="2014-03-03T14:10:00Z"/>
              </w:rPr>
            </w:pPr>
            <w:del w:id="2085" w:author="Sarah Thomas" w:date="2014-03-03T14:10:00Z">
              <w:r w:rsidRPr="00E70549" w:rsidDel="00F15707">
                <w:delText xml:space="preserve">Steps </w:delText>
              </w:r>
            </w:del>
          </w:p>
        </w:tc>
        <w:tc>
          <w:tcPr>
            <w:tcW w:w="7640" w:type="dxa"/>
          </w:tcPr>
          <w:p w14:paraId="5B570FAE" w14:textId="34B2D0B4" w:rsidR="00BE2DC8" w:rsidRPr="00CB261A" w:rsidDel="00F15707" w:rsidRDefault="00BE2DC8" w:rsidP="00C12AC5">
            <w:pPr>
              <w:pStyle w:val="BodyText"/>
              <w:rPr>
                <w:del w:id="2086" w:author="Sarah Thomas" w:date="2014-03-03T14:10:00Z"/>
              </w:rPr>
            </w:pPr>
            <w:del w:id="2087" w:author="Sarah Thomas" w:date="2014-03-03T14:10:00Z">
              <w:r w:rsidRPr="00CB261A" w:rsidDel="00F15707">
                <w:delText xml:space="preserve">The user clicks on the specific venture link. </w:delText>
              </w:r>
            </w:del>
          </w:p>
          <w:p w14:paraId="36015ABB" w14:textId="7578A43E" w:rsidR="00BE2DC8" w:rsidRPr="00CB261A" w:rsidDel="00F15707" w:rsidRDefault="00BE2DC8" w:rsidP="00C12AC5">
            <w:pPr>
              <w:pStyle w:val="BodyText"/>
              <w:rPr>
                <w:del w:id="2088" w:author="Sarah Thomas" w:date="2014-03-03T14:10:00Z"/>
              </w:rPr>
            </w:pPr>
            <w:del w:id="2089" w:author="Sarah Thomas" w:date="2014-03-03T14:10:00Z">
              <w:r w:rsidRPr="00CB261A" w:rsidDel="00F15707">
                <w:delText>The system shows details of that venture.</w:delText>
              </w:r>
            </w:del>
          </w:p>
        </w:tc>
      </w:tr>
    </w:tbl>
    <w:p w14:paraId="2EA2F8DB" w14:textId="66BD3D56" w:rsidR="00BE2DC8" w:rsidRPr="00E70549" w:rsidDel="00F15707" w:rsidRDefault="00BE2DC8" w:rsidP="00BE2DC8">
      <w:pPr>
        <w:pStyle w:val="BodyText"/>
        <w:rPr>
          <w:del w:id="2090" w:author="Sarah Thomas" w:date="2014-03-03T14:10:00Z"/>
          <w:highlight w:val="yellow"/>
        </w:rPr>
      </w:pPr>
    </w:p>
    <w:tbl>
      <w:tblPr>
        <w:tblStyle w:val="TableGrid"/>
        <w:tblW w:w="0" w:type="auto"/>
        <w:tblLook w:val="04A0" w:firstRow="1" w:lastRow="0" w:firstColumn="1" w:lastColumn="0" w:noHBand="0" w:noVBand="1"/>
      </w:tblPr>
      <w:tblGrid>
        <w:gridCol w:w="1662"/>
        <w:gridCol w:w="6854"/>
      </w:tblGrid>
      <w:tr w:rsidR="00BE2DC8" w:rsidRPr="00E70549" w:rsidDel="00F15707" w14:paraId="0C19CAAC" w14:textId="446C7DE8" w:rsidTr="00BE2DC8">
        <w:trPr>
          <w:del w:id="2091" w:author="Sarah Thomas" w:date="2014-03-03T14:10:00Z"/>
        </w:trPr>
        <w:tc>
          <w:tcPr>
            <w:tcW w:w="1710" w:type="dxa"/>
          </w:tcPr>
          <w:p w14:paraId="3D31B277" w14:textId="2D683383" w:rsidR="00BE2DC8" w:rsidRPr="00CB261A" w:rsidDel="00F15707" w:rsidRDefault="00BE2DC8" w:rsidP="00BE2DC8">
            <w:pPr>
              <w:pStyle w:val="BodyText"/>
              <w:rPr>
                <w:del w:id="2092" w:author="Sarah Thomas" w:date="2014-03-03T14:10:00Z"/>
                <w:color w:val="C00000"/>
              </w:rPr>
            </w:pPr>
            <w:del w:id="2093" w:author="Sarah Thomas" w:date="2014-03-03T14:10:00Z">
              <w:r w:rsidRPr="00923DE9" w:rsidDel="00F15707">
                <w:delText>Name</w:delText>
              </w:r>
            </w:del>
          </w:p>
        </w:tc>
        <w:tc>
          <w:tcPr>
            <w:tcW w:w="7640" w:type="dxa"/>
          </w:tcPr>
          <w:p w14:paraId="36984EF4" w14:textId="6783C013" w:rsidR="00BE2DC8" w:rsidRPr="001F3959" w:rsidDel="00F15707" w:rsidRDefault="00BE2DC8" w:rsidP="00BE2DC8">
            <w:pPr>
              <w:pStyle w:val="BodyText"/>
              <w:rPr>
                <w:del w:id="2094" w:author="Sarah Thomas" w:date="2014-03-03T14:10:00Z"/>
                <w:b/>
              </w:rPr>
            </w:pPr>
            <w:del w:id="2095" w:author="Sarah Thomas" w:date="2014-03-03T14:10:00Z">
              <w:r w:rsidRPr="001F3959" w:rsidDel="00F15707">
                <w:rPr>
                  <w:b/>
                </w:rPr>
                <w:delText>User login</w:delText>
              </w:r>
            </w:del>
          </w:p>
        </w:tc>
      </w:tr>
      <w:tr w:rsidR="00BE2DC8" w:rsidRPr="00E70549" w:rsidDel="00F15707" w14:paraId="5AF9B194" w14:textId="1F6E73D1" w:rsidTr="00BE2DC8">
        <w:trPr>
          <w:del w:id="2096" w:author="Sarah Thomas" w:date="2014-03-03T14:10:00Z"/>
        </w:trPr>
        <w:tc>
          <w:tcPr>
            <w:tcW w:w="1710" w:type="dxa"/>
          </w:tcPr>
          <w:p w14:paraId="5480EEC4" w14:textId="206E8BC4" w:rsidR="00BE2DC8" w:rsidRPr="00E70549" w:rsidDel="00F15707" w:rsidRDefault="00BE2DC8" w:rsidP="00BE2DC8">
            <w:pPr>
              <w:pStyle w:val="BodyText"/>
              <w:rPr>
                <w:del w:id="2097" w:author="Sarah Thomas" w:date="2014-03-03T14:10:00Z"/>
              </w:rPr>
            </w:pPr>
            <w:del w:id="2098" w:author="Sarah Thomas" w:date="2014-03-03T14:10:00Z">
              <w:r w:rsidRPr="00E70549" w:rsidDel="00F15707">
                <w:delText>Actors</w:delText>
              </w:r>
            </w:del>
          </w:p>
        </w:tc>
        <w:tc>
          <w:tcPr>
            <w:tcW w:w="7640" w:type="dxa"/>
          </w:tcPr>
          <w:p w14:paraId="7154BD93" w14:textId="38AEA7F7" w:rsidR="00BE2DC8" w:rsidRPr="00E70549" w:rsidDel="00F15707" w:rsidRDefault="00BE2DC8" w:rsidP="00445820">
            <w:pPr>
              <w:pStyle w:val="BodyText"/>
              <w:rPr>
                <w:del w:id="2099" w:author="Sarah Thomas" w:date="2014-03-03T14:10:00Z"/>
              </w:rPr>
            </w:pPr>
            <w:del w:id="2100" w:author="Sarah Thomas" w:date="2014-03-03T14:10:00Z">
              <w:r w:rsidDel="00F15707">
                <w:delText>R</w:delText>
              </w:r>
              <w:r w:rsidRPr="00E70549" w:rsidDel="00F15707">
                <w:delText>egistered user</w:delText>
              </w:r>
            </w:del>
          </w:p>
        </w:tc>
      </w:tr>
      <w:tr w:rsidR="00BE2DC8" w:rsidRPr="00E70549" w:rsidDel="00F15707" w14:paraId="2DA7D944" w14:textId="7365609B" w:rsidTr="00BE2DC8">
        <w:trPr>
          <w:del w:id="2101" w:author="Sarah Thomas" w:date="2014-03-03T14:10:00Z"/>
        </w:trPr>
        <w:tc>
          <w:tcPr>
            <w:tcW w:w="1710" w:type="dxa"/>
          </w:tcPr>
          <w:p w14:paraId="381E5A4D" w14:textId="0CE6CA02" w:rsidR="00BE2DC8" w:rsidRPr="00E70549" w:rsidDel="00F15707" w:rsidRDefault="00BE2DC8" w:rsidP="00BE2DC8">
            <w:pPr>
              <w:pStyle w:val="BodyText"/>
              <w:rPr>
                <w:del w:id="2102" w:author="Sarah Thomas" w:date="2014-03-03T14:10:00Z"/>
              </w:rPr>
            </w:pPr>
            <w:del w:id="2103" w:author="Sarah Thomas" w:date="2014-03-03T14:10:00Z">
              <w:r w:rsidRPr="00E70549" w:rsidDel="00F15707">
                <w:delText>Pre-conditions</w:delText>
              </w:r>
            </w:del>
          </w:p>
        </w:tc>
        <w:tc>
          <w:tcPr>
            <w:tcW w:w="7640" w:type="dxa"/>
          </w:tcPr>
          <w:p w14:paraId="7F7B0626" w14:textId="15F8586F" w:rsidR="00BE2DC8" w:rsidRPr="00E70549" w:rsidDel="00F15707" w:rsidRDefault="00BE2DC8" w:rsidP="00BE2DC8">
            <w:pPr>
              <w:pStyle w:val="BodyText"/>
              <w:rPr>
                <w:del w:id="2104" w:author="Sarah Thomas" w:date="2014-03-03T14:10:00Z"/>
              </w:rPr>
            </w:pPr>
            <w:del w:id="2105" w:author="Sarah Thomas" w:date="2014-03-03T14:10:00Z">
              <w:r w:rsidRPr="00E70549" w:rsidDel="00F15707">
                <w:delText>The user have an account in the website</w:delText>
              </w:r>
              <w:r w:rsidDel="00F15707">
                <w:delText xml:space="preserve"> and is not already logged in.</w:delText>
              </w:r>
            </w:del>
          </w:p>
        </w:tc>
      </w:tr>
      <w:tr w:rsidR="00BE2DC8" w:rsidRPr="00E70549" w:rsidDel="00F15707" w14:paraId="608E6347" w14:textId="3B686F67" w:rsidTr="00BE2DC8">
        <w:trPr>
          <w:del w:id="2106" w:author="Sarah Thomas" w:date="2014-03-03T14:10:00Z"/>
        </w:trPr>
        <w:tc>
          <w:tcPr>
            <w:tcW w:w="1710" w:type="dxa"/>
          </w:tcPr>
          <w:p w14:paraId="1B46CA1D" w14:textId="66CBCE76" w:rsidR="00BE2DC8" w:rsidRPr="00E70549" w:rsidDel="00F15707" w:rsidRDefault="00BE2DC8" w:rsidP="00BE2DC8">
            <w:pPr>
              <w:pStyle w:val="BodyText"/>
              <w:rPr>
                <w:del w:id="2107" w:author="Sarah Thomas" w:date="2014-03-03T14:10:00Z"/>
              </w:rPr>
            </w:pPr>
            <w:del w:id="2108" w:author="Sarah Thomas" w:date="2014-03-03T14:10:00Z">
              <w:r w:rsidRPr="00E70549" w:rsidDel="00F15707">
                <w:delText>Post-conditions</w:delText>
              </w:r>
            </w:del>
          </w:p>
        </w:tc>
        <w:tc>
          <w:tcPr>
            <w:tcW w:w="7640" w:type="dxa"/>
          </w:tcPr>
          <w:p w14:paraId="05C48E29" w14:textId="052D7183" w:rsidR="00BE2DC8" w:rsidRPr="00E70549" w:rsidDel="00F15707" w:rsidRDefault="00BE2DC8" w:rsidP="00BE2DC8">
            <w:pPr>
              <w:pStyle w:val="BodyText"/>
              <w:rPr>
                <w:del w:id="2109" w:author="Sarah Thomas" w:date="2014-03-03T14:10:00Z"/>
              </w:rPr>
            </w:pPr>
            <w:del w:id="2110" w:author="Sarah Thomas" w:date="2014-03-03T14:10:00Z">
              <w:r w:rsidDel="00F15707">
                <w:delText>The user is logged in.</w:delText>
              </w:r>
              <w:r w:rsidRPr="00E70549" w:rsidDel="00F15707">
                <w:delText xml:space="preserve"> </w:delText>
              </w:r>
            </w:del>
          </w:p>
        </w:tc>
      </w:tr>
      <w:tr w:rsidR="00BE2DC8" w:rsidRPr="00E70549" w:rsidDel="00F15707" w14:paraId="035E3D73" w14:textId="50701E01" w:rsidTr="00BE2DC8">
        <w:trPr>
          <w:del w:id="2111" w:author="Sarah Thomas" w:date="2014-03-03T14:10:00Z"/>
        </w:trPr>
        <w:tc>
          <w:tcPr>
            <w:tcW w:w="1710" w:type="dxa"/>
          </w:tcPr>
          <w:p w14:paraId="51839753" w14:textId="37D4B9C3" w:rsidR="00BE2DC8" w:rsidRPr="00E70549" w:rsidDel="00F15707" w:rsidRDefault="00BE2DC8" w:rsidP="00BE2DC8">
            <w:pPr>
              <w:pStyle w:val="BodyText"/>
              <w:rPr>
                <w:del w:id="2112" w:author="Sarah Thomas" w:date="2014-03-03T14:10:00Z"/>
              </w:rPr>
            </w:pPr>
            <w:del w:id="2113" w:author="Sarah Thomas" w:date="2014-03-03T14:10:00Z">
              <w:r w:rsidRPr="00E70549" w:rsidDel="00F15707">
                <w:delText>Description</w:delText>
              </w:r>
            </w:del>
          </w:p>
        </w:tc>
        <w:tc>
          <w:tcPr>
            <w:tcW w:w="7640" w:type="dxa"/>
          </w:tcPr>
          <w:p w14:paraId="405120A5" w14:textId="5BF7E745" w:rsidR="00BE2DC8" w:rsidRPr="00E70549" w:rsidDel="00F15707" w:rsidRDefault="00BE2DC8" w:rsidP="00BE2DC8">
            <w:pPr>
              <w:pStyle w:val="BodyText"/>
              <w:rPr>
                <w:del w:id="2114" w:author="Sarah Thomas" w:date="2014-03-03T14:10:00Z"/>
              </w:rPr>
            </w:pPr>
            <w:del w:id="2115" w:author="Sarah Thomas" w:date="2014-03-03T14:10:00Z">
              <w:r w:rsidRPr="00432098" w:rsidDel="00F15707">
                <w:delText>A user authenticates at the system by providing his</w:delText>
              </w:r>
              <w:r w:rsidDel="00F15707">
                <w:delText>/her</w:delText>
              </w:r>
              <w:r w:rsidRPr="00432098" w:rsidDel="00F15707">
                <w:delText xml:space="preserve"> username and password.</w:delText>
              </w:r>
            </w:del>
          </w:p>
        </w:tc>
      </w:tr>
      <w:tr w:rsidR="00BE2DC8" w:rsidRPr="00E70549" w:rsidDel="00F15707" w14:paraId="718B47E4" w14:textId="46CF390D" w:rsidTr="00BE2DC8">
        <w:trPr>
          <w:del w:id="2116" w:author="Sarah Thomas" w:date="2014-03-03T14:10:00Z"/>
        </w:trPr>
        <w:tc>
          <w:tcPr>
            <w:tcW w:w="1710" w:type="dxa"/>
          </w:tcPr>
          <w:p w14:paraId="516820A5" w14:textId="2C4052F8" w:rsidR="00BE2DC8" w:rsidRPr="00E70549" w:rsidDel="00F15707" w:rsidRDefault="00BE2DC8" w:rsidP="00BE2DC8">
            <w:pPr>
              <w:pStyle w:val="BodyText"/>
              <w:rPr>
                <w:del w:id="2117" w:author="Sarah Thomas" w:date="2014-03-03T14:10:00Z"/>
              </w:rPr>
            </w:pPr>
            <w:del w:id="2118" w:author="Sarah Thomas" w:date="2014-03-03T14:10:00Z">
              <w:r w:rsidRPr="00E70549" w:rsidDel="00F15707">
                <w:delText>Steps</w:delText>
              </w:r>
            </w:del>
          </w:p>
        </w:tc>
        <w:tc>
          <w:tcPr>
            <w:tcW w:w="7640" w:type="dxa"/>
          </w:tcPr>
          <w:p w14:paraId="22B938CE" w14:textId="31CFC7FB" w:rsidR="00BE2DC8" w:rsidRPr="00CB261A" w:rsidDel="00F15707" w:rsidRDefault="00BE2DC8" w:rsidP="00BE2DC8">
            <w:pPr>
              <w:pStyle w:val="BodyText"/>
              <w:rPr>
                <w:del w:id="2119" w:author="Sarah Thomas" w:date="2014-03-03T14:10:00Z"/>
              </w:rPr>
            </w:pPr>
            <w:del w:id="2120" w:author="Sarah Thomas" w:date="2014-03-03T14:10:00Z">
              <w:r w:rsidRPr="00CB261A" w:rsidDel="00F15707">
                <w:delText xml:space="preserve">The user clicks on </w:delText>
              </w:r>
              <w:r w:rsidDel="00F15707">
                <w:delText>login button t</w:delText>
              </w:r>
              <w:r w:rsidRPr="00CB261A" w:rsidDel="00F15707">
                <w:delText xml:space="preserve">o load the </w:delText>
              </w:r>
              <w:r w:rsidDel="00F15707">
                <w:delText>login</w:delText>
              </w:r>
              <w:r w:rsidRPr="00CB261A" w:rsidDel="00F15707">
                <w:delText xml:space="preserve"> page</w:delText>
              </w:r>
              <w:r w:rsidDel="00F15707">
                <w:delText xml:space="preserve"> or use the quick login input form in each page of the website</w:delText>
              </w:r>
              <w:r w:rsidRPr="00CB261A" w:rsidDel="00F15707">
                <w:delText>.</w:delText>
              </w:r>
            </w:del>
          </w:p>
          <w:p w14:paraId="36C4E8AA" w14:textId="7AA403AE" w:rsidR="00BE2DC8" w:rsidRPr="00CB261A" w:rsidDel="00F15707" w:rsidRDefault="00BE2DC8" w:rsidP="00BE2DC8">
            <w:pPr>
              <w:pStyle w:val="BodyText"/>
              <w:rPr>
                <w:del w:id="2121" w:author="Sarah Thomas" w:date="2014-03-03T14:10:00Z"/>
              </w:rPr>
            </w:pPr>
            <w:del w:id="2122" w:author="Sarah Thomas" w:date="2014-03-03T14:10:00Z">
              <w:r w:rsidRPr="00CB261A" w:rsidDel="00F15707">
                <w:delText xml:space="preserve">The user </w:delText>
              </w:r>
              <w:r w:rsidDel="00F15707">
                <w:delText xml:space="preserve">types his/her user name and password. </w:delText>
              </w:r>
            </w:del>
          </w:p>
          <w:p w14:paraId="3B1E9395" w14:textId="6431E9D6" w:rsidR="00BE2DC8" w:rsidDel="00F15707" w:rsidRDefault="00BE2DC8" w:rsidP="00BE2DC8">
            <w:pPr>
              <w:pStyle w:val="BodyText"/>
              <w:rPr>
                <w:del w:id="2123" w:author="Sarah Thomas" w:date="2014-03-03T14:10:00Z"/>
              </w:rPr>
            </w:pPr>
            <w:del w:id="2124" w:author="Sarah Thomas" w:date="2014-03-03T14:10:00Z">
              <w:r w:rsidRPr="00432098" w:rsidDel="00F15707">
                <w:delText>The system validates the provided username and password.</w:delText>
              </w:r>
            </w:del>
          </w:p>
          <w:p w14:paraId="1F107C18" w14:textId="77E6AE54" w:rsidR="00BE2DC8" w:rsidRPr="00432098" w:rsidDel="00F15707" w:rsidRDefault="00BE2DC8" w:rsidP="00BE2DC8">
            <w:pPr>
              <w:pStyle w:val="BodyText"/>
              <w:rPr>
                <w:del w:id="2125" w:author="Sarah Thomas" w:date="2014-03-03T14:10:00Z"/>
              </w:rPr>
            </w:pPr>
            <w:del w:id="2126" w:author="Sarah Thomas" w:date="2014-03-03T14:10:00Z">
              <w:r w:rsidRPr="00432098" w:rsidDel="00F15707">
                <w:delText xml:space="preserve">If the </w:delText>
              </w:r>
              <w:r w:rsidDel="00F15707">
                <w:delText xml:space="preserve">system validation </w:delText>
              </w:r>
              <w:r w:rsidRPr="00432098" w:rsidDel="00F15707">
                <w:delText xml:space="preserve">succeeds, the </w:delText>
              </w:r>
              <w:r w:rsidDel="00F15707">
                <w:delText>entry page is shown</w:delText>
              </w:r>
              <w:r w:rsidRPr="00432098" w:rsidDel="00F15707">
                <w:delText>.</w:delText>
              </w:r>
            </w:del>
          </w:p>
          <w:p w14:paraId="56756AB3" w14:textId="676FCB18" w:rsidR="00BE2DC8" w:rsidRPr="00CB261A" w:rsidDel="00F15707" w:rsidRDefault="00BE2DC8" w:rsidP="00BE2DC8">
            <w:pPr>
              <w:pStyle w:val="BodyText"/>
              <w:rPr>
                <w:del w:id="2127" w:author="Sarah Thomas" w:date="2014-03-03T14:10:00Z"/>
              </w:rPr>
            </w:pPr>
            <w:del w:id="2128" w:author="Sarah Thomas" w:date="2014-03-03T14:10:00Z">
              <w:r w:rsidRPr="00432098" w:rsidDel="00F15707">
                <w:delText>If the system validation fails, the login is denied and an error message is shown.</w:delText>
              </w:r>
              <w:r w:rsidRPr="00CB261A" w:rsidDel="00F15707">
                <w:delText xml:space="preserve"> </w:delText>
              </w:r>
            </w:del>
          </w:p>
        </w:tc>
      </w:tr>
    </w:tbl>
    <w:p w14:paraId="6618DDEE" w14:textId="16CC7FB1" w:rsidR="00BE2DC8" w:rsidRPr="00CB261A" w:rsidDel="00F15707" w:rsidRDefault="00BE2DC8" w:rsidP="00BE2DC8">
      <w:pPr>
        <w:pStyle w:val="BodyText"/>
        <w:rPr>
          <w:del w:id="2129"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4"/>
        <w:gridCol w:w="6852"/>
      </w:tblGrid>
      <w:tr w:rsidR="00BE2DC8" w:rsidRPr="00CB261A" w:rsidDel="00F15707" w14:paraId="3E76FFF1" w14:textId="35BBFE87" w:rsidTr="00BE2DC8">
        <w:trPr>
          <w:del w:id="2130" w:author="Sarah Thomas" w:date="2014-03-03T14:10:00Z"/>
        </w:trPr>
        <w:tc>
          <w:tcPr>
            <w:tcW w:w="1710" w:type="dxa"/>
          </w:tcPr>
          <w:p w14:paraId="6306F084" w14:textId="6D9D3FAB" w:rsidR="00BE2DC8" w:rsidRPr="00156C07" w:rsidDel="00F15707" w:rsidRDefault="00BE2DC8" w:rsidP="00BE2DC8">
            <w:pPr>
              <w:pStyle w:val="BodyText"/>
              <w:rPr>
                <w:del w:id="2131" w:author="Sarah Thomas" w:date="2014-03-03T14:10:00Z"/>
              </w:rPr>
            </w:pPr>
            <w:del w:id="2132" w:author="Sarah Thomas" w:date="2014-03-03T14:10:00Z">
              <w:r w:rsidRPr="00156C07" w:rsidDel="00F15707">
                <w:delText>Name</w:delText>
              </w:r>
            </w:del>
          </w:p>
        </w:tc>
        <w:tc>
          <w:tcPr>
            <w:tcW w:w="7640" w:type="dxa"/>
          </w:tcPr>
          <w:p w14:paraId="1C45D7DD" w14:textId="59B5FD1C" w:rsidR="00BE2DC8" w:rsidRPr="001F3959" w:rsidDel="00F15707" w:rsidRDefault="00BE2DC8" w:rsidP="00BE2DC8">
            <w:pPr>
              <w:pStyle w:val="BodyText"/>
              <w:rPr>
                <w:del w:id="2133" w:author="Sarah Thomas" w:date="2014-03-03T14:10:00Z"/>
                <w:b/>
                <w:highlight w:val="lightGray"/>
              </w:rPr>
            </w:pPr>
            <w:del w:id="2134" w:author="Sarah Thomas" w:date="2014-03-03T14:10:00Z">
              <w:r w:rsidRPr="001F3959" w:rsidDel="00F15707">
                <w:rPr>
                  <w:b/>
                </w:rPr>
                <w:delText>Edit private profile</w:delText>
              </w:r>
            </w:del>
          </w:p>
        </w:tc>
      </w:tr>
      <w:tr w:rsidR="00BE2DC8" w:rsidRPr="00CB261A" w:rsidDel="00F15707" w14:paraId="0C816765" w14:textId="602078E5" w:rsidTr="00BE2DC8">
        <w:trPr>
          <w:del w:id="2135" w:author="Sarah Thomas" w:date="2014-03-03T14:10:00Z"/>
        </w:trPr>
        <w:tc>
          <w:tcPr>
            <w:tcW w:w="1710" w:type="dxa"/>
          </w:tcPr>
          <w:p w14:paraId="7645A567" w14:textId="5B76AB58" w:rsidR="00BE2DC8" w:rsidRPr="00156C07" w:rsidDel="00F15707" w:rsidRDefault="00BE2DC8" w:rsidP="00BE2DC8">
            <w:pPr>
              <w:pStyle w:val="BodyText"/>
              <w:rPr>
                <w:del w:id="2136" w:author="Sarah Thomas" w:date="2014-03-03T14:10:00Z"/>
              </w:rPr>
            </w:pPr>
            <w:del w:id="2137" w:author="Sarah Thomas" w:date="2014-03-03T14:10:00Z">
              <w:r w:rsidRPr="00156C07" w:rsidDel="00F15707">
                <w:delText>Actors</w:delText>
              </w:r>
            </w:del>
          </w:p>
        </w:tc>
        <w:tc>
          <w:tcPr>
            <w:tcW w:w="7640" w:type="dxa"/>
          </w:tcPr>
          <w:p w14:paraId="68E74CFD" w14:textId="5A112E0C" w:rsidR="00BE2DC8" w:rsidRPr="00CB261A" w:rsidDel="00F15707" w:rsidRDefault="00BE2DC8" w:rsidP="00445820">
            <w:pPr>
              <w:pStyle w:val="BodyText"/>
              <w:rPr>
                <w:del w:id="2138" w:author="Sarah Thomas" w:date="2014-03-03T14:10:00Z"/>
                <w:highlight w:val="lightGray"/>
              </w:rPr>
            </w:pPr>
            <w:del w:id="2139" w:author="Sarah Thomas" w:date="2014-03-03T14:10:00Z">
              <w:r w:rsidDel="00F15707">
                <w:delText>R</w:delText>
              </w:r>
              <w:r w:rsidRPr="00E70549" w:rsidDel="00F15707">
                <w:delText>egistered user</w:delText>
              </w:r>
            </w:del>
          </w:p>
        </w:tc>
      </w:tr>
      <w:tr w:rsidR="00BE2DC8" w:rsidRPr="00CB261A" w:rsidDel="00F15707" w14:paraId="632A0F08" w14:textId="0DB1BD43" w:rsidTr="00BE2DC8">
        <w:trPr>
          <w:del w:id="2140" w:author="Sarah Thomas" w:date="2014-03-03T14:10:00Z"/>
        </w:trPr>
        <w:tc>
          <w:tcPr>
            <w:tcW w:w="1710" w:type="dxa"/>
          </w:tcPr>
          <w:p w14:paraId="5B684D3B" w14:textId="77B4040A" w:rsidR="00BE2DC8" w:rsidRPr="00156C07" w:rsidDel="00F15707" w:rsidRDefault="00BE2DC8" w:rsidP="00BE2DC8">
            <w:pPr>
              <w:pStyle w:val="BodyText"/>
              <w:rPr>
                <w:del w:id="2141" w:author="Sarah Thomas" w:date="2014-03-03T14:10:00Z"/>
              </w:rPr>
            </w:pPr>
            <w:del w:id="2142" w:author="Sarah Thomas" w:date="2014-03-03T14:10:00Z">
              <w:r w:rsidRPr="00156C07" w:rsidDel="00F15707">
                <w:delText>Pre-conditions</w:delText>
              </w:r>
            </w:del>
          </w:p>
        </w:tc>
        <w:tc>
          <w:tcPr>
            <w:tcW w:w="7640" w:type="dxa"/>
          </w:tcPr>
          <w:p w14:paraId="4B67AB79" w14:textId="725A4FBB" w:rsidR="00BE2DC8" w:rsidRPr="00156C07" w:rsidDel="00F15707" w:rsidRDefault="00BE2DC8" w:rsidP="00BE2DC8">
            <w:pPr>
              <w:pStyle w:val="BodyText"/>
              <w:rPr>
                <w:del w:id="2143" w:author="Sarah Thomas" w:date="2014-03-03T14:10:00Z"/>
              </w:rPr>
            </w:pPr>
            <w:del w:id="2144" w:author="Sarah Thomas" w:date="2014-03-03T14:10:00Z">
              <w:r w:rsidRPr="00156C07" w:rsidDel="00F15707">
                <w:delText>The profile changes are saved.</w:delText>
              </w:r>
            </w:del>
          </w:p>
        </w:tc>
      </w:tr>
      <w:tr w:rsidR="00BE2DC8" w:rsidRPr="00CB261A" w:rsidDel="00F15707" w14:paraId="4B45F1C0" w14:textId="3F6AF0C8" w:rsidTr="00BE2DC8">
        <w:trPr>
          <w:del w:id="2145" w:author="Sarah Thomas" w:date="2014-03-03T14:10:00Z"/>
        </w:trPr>
        <w:tc>
          <w:tcPr>
            <w:tcW w:w="1710" w:type="dxa"/>
          </w:tcPr>
          <w:p w14:paraId="5F8F8A15" w14:textId="4D514015" w:rsidR="00BE2DC8" w:rsidRPr="00156C07" w:rsidDel="00F15707" w:rsidRDefault="00BE2DC8" w:rsidP="00BE2DC8">
            <w:pPr>
              <w:pStyle w:val="BodyText"/>
              <w:rPr>
                <w:del w:id="2146" w:author="Sarah Thomas" w:date="2014-03-03T14:10:00Z"/>
              </w:rPr>
            </w:pPr>
            <w:del w:id="2147" w:author="Sarah Thomas" w:date="2014-03-03T14:10:00Z">
              <w:r w:rsidRPr="00156C07" w:rsidDel="00F15707">
                <w:delText>Post-conditions</w:delText>
              </w:r>
            </w:del>
          </w:p>
        </w:tc>
        <w:tc>
          <w:tcPr>
            <w:tcW w:w="7640" w:type="dxa"/>
          </w:tcPr>
          <w:p w14:paraId="20B14237" w14:textId="40F62EB7" w:rsidR="00BE2DC8" w:rsidRPr="00156C07" w:rsidDel="00F15707" w:rsidRDefault="00BE2DC8" w:rsidP="00BE2DC8">
            <w:pPr>
              <w:pStyle w:val="BodyText"/>
              <w:rPr>
                <w:del w:id="2148" w:author="Sarah Thomas" w:date="2014-03-03T14:10:00Z"/>
              </w:rPr>
            </w:pPr>
            <w:del w:id="2149" w:author="Sarah Thomas" w:date="2014-03-03T14:10:00Z">
              <w:r w:rsidRPr="00156C07" w:rsidDel="00F15707">
                <w:delText>Registered edits his/her profile data.</w:delText>
              </w:r>
            </w:del>
          </w:p>
        </w:tc>
      </w:tr>
      <w:tr w:rsidR="00BE2DC8" w:rsidRPr="00CB261A" w:rsidDel="00F15707" w14:paraId="10F78DEC" w14:textId="2E699457" w:rsidTr="00BE2DC8">
        <w:trPr>
          <w:del w:id="2150" w:author="Sarah Thomas" w:date="2014-03-03T14:10:00Z"/>
        </w:trPr>
        <w:tc>
          <w:tcPr>
            <w:tcW w:w="1710" w:type="dxa"/>
          </w:tcPr>
          <w:p w14:paraId="55582E50" w14:textId="21EF8019" w:rsidR="00BE2DC8" w:rsidRPr="00156C07" w:rsidDel="00F15707" w:rsidRDefault="00BE2DC8" w:rsidP="00BE2DC8">
            <w:pPr>
              <w:pStyle w:val="BodyText"/>
              <w:rPr>
                <w:del w:id="2151" w:author="Sarah Thomas" w:date="2014-03-03T14:10:00Z"/>
              </w:rPr>
            </w:pPr>
            <w:del w:id="2152" w:author="Sarah Thomas" w:date="2014-03-03T14:10:00Z">
              <w:r w:rsidRPr="00156C07" w:rsidDel="00F15707">
                <w:delText>Description</w:delText>
              </w:r>
            </w:del>
          </w:p>
        </w:tc>
        <w:tc>
          <w:tcPr>
            <w:tcW w:w="7640" w:type="dxa"/>
          </w:tcPr>
          <w:p w14:paraId="32F58B8E" w14:textId="68EB8566" w:rsidR="00BE2DC8" w:rsidRPr="00923DE9" w:rsidDel="00F15707" w:rsidRDefault="00BE2DC8" w:rsidP="00BE2DC8">
            <w:pPr>
              <w:pStyle w:val="BodyText"/>
              <w:rPr>
                <w:del w:id="2153" w:author="Sarah Thomas" w:date="2014-03-03T14:10:00Z"/>
              </w:rPr>
            </w:pPr>
            <w:del w:id="2154" w:author="Sarah Thomas" w:date="2014-03-03T14:10:00Z">
              <w:r w:rsidDel="00F15707">
                <w:delText>Logged-in user edits his/her personal profile by clicking on the “Edit Profile” in the website.</w:delText>
              </w:r>
            </w:del>
          </w:p>
        </w:tc>
      </w:tr>
      <w:tr w:rsidR="00BE2DC8" w:rsidRPr="00CB261A" w:rsidDel="00F15707" w14:paraId="60A7F857" w14:textId="156C9BA5" w:rsidTr="00BE2DC8">
        <w:trPr>
          <w:del w:id="2155" w:author="Sarah Thomas" w:date="2014-03-03T14:10:00Z"/>
        </w:trPr>
        <w:tc>
          <w:tcPr>
            <w:tcW w:w="1710" w:type="dxa"/>
          </w:tcPr>
          <w:p w14:paraId="040C4738" w14:textId="1724B756" w:rsidR="00BE2DC8" w:rsidRPr="00156C07" w:rsidDel="00F15707" w:rsidRDefault="00BE2DC8" w:rsidP="00BE2DC8">
            <w:pPr>
              <w:pStyle w:val="BodyText"/>
              <w:rPr>
                <w:del w:id="2156" w:author="Sarah Thomas" w:date="2014-03-03T14:10:00Z"/>
              </w:rPr>
            </w:pPr>
            <w:del w:id="2157" w:author="Sarah Thomas" w:date="2014-03-03T14:10:00Z">
              <w:r w:rsidRPr="00156C07" w:rsidDel="00F15707">
                <w:delText xml:space="preserve">Steps </w:delText>
              </w:r>
            </w:del>
          </w:p>
        </w:tc>
        <w:tc>
          <w:tcPr>
            <w:tcW w:w="7640" w:type="dxa"/>
          </w:tcPr>
          <w:p w14:paraId="6614D076" w14:textId="0F39566F" w:rsidR="00BE2DC8" w:rsidRPr="00923DE9" w:rsidDel="00F15707" w:rsidRDefault="00BE2DC8" w:rsidP="00BE2DC8">
            <w:pPr>
              <w:pStyle w:val="BodyText"/>
              <w:rPr>
                <w:del w:id="2158" w:author="Sarah Thomas" w:date="2014-03-03T14:10:00Z"/>
              </w:rPr>
            </w:pPr>
            <w:del w:id="2159" w:author="Sarah Thomas" w:date="2014-03-03T14:10:00Z">
              <w:r w:rsidRPr="00923DE9" w:rsidDel="00F15707">
                <w:delText>The user selects “Edit Profile”</w:delText>
              </w:r>
            </w:del>
          </w:p>
          <w:p w14:paraId="478E23A5" w14:textId="52E38DE7" w:rsidR="00BE2DC8" w:rsidRPr="00923DE9" w:rsidDel="00F15707" w:rsidRDefault="00BE2DC8" w:rsidP="00BE2DC8">
            <w:pPr>
              <w:pStyle w:val="BodyText"/>
              <w:rPr>
                <w:del w:id="2160" w:author="Sarah Thomas" w:date="2014-03-03T14:10:00Z"/>
              </w:rPr>
            </w:pPr>
            <w:del w:id="2161" w:author="Sarah Thomas" w:date="2014-03-03T14:10:00Z">
              <w:r w:rsidRPr="00923DE9" w:rsidDel="00F15707">
                <w:delText>The user select</w:delText>
              </w:r>
              <w:r w:rsidR="00010A0E" w:rsidDel="00F15707">
                <w:delText>s</w:delText>
              </w:r>
              <w:r w:rsidRPr="00923DE9" w:rsidDel="00F15707">
                <w:delText xml:space="preserve"> a specific profile section to edit.</w:delText>
              </w:r>
            </w:del>
          </w:p>
          <w:p w14:paraId="32FA568C" w14:textId="4FB7BE6C" w:rsidR="00BE2DC8" w:rsidRPr="00923DE9" w:rsidDel="00F15707" w:rsidRDefault="00BE2DC8" w:rsidP="00BE2DC8">
            <w:pPr>
              <w:pStyle w:val="BodyText"/>
              <w:rPr>
                <w:del w:id="2162" w:author="Sarah Thomas" w:date="2014-03-03T14:10:00Z"/>
              </w:rPr>
            </w:pPr>
            <w:del w:id="2163" w:author="Sarah Thomas" w:date="2014-03-03T14:10:00Z">
              <w:r w:rsidRPr="00923DE9" w:rsidDel="00F15707">
                <w:delText>The user changes the data in that section.</w:delText>
              </w:r>
            </w:del>
          </w:p>
          <w:p w14:paraId="48D6F806" w14:textId="442BA132" w:rsidR="00BE2DC8" w:rsidRPr="00923DE9" w:rsidDel="00F15707" w:rsidRDefault="00BE2DC8" w:rsidP="00BE2DC8">
            <w:pPr>
              <w:pStyle w:val="BodyText"/>
              <w:rPr>
                <w:del w:id="2164" w:author="Sarah Thomas" w:date="2014-03-03T14:10:00Z"/>
              </w:rPr>
            </w:pPr>
            <w:del w:id="2165" w:author="Sarah Thomas" w:date="2014-03-03T14:10:00Z">
              <w:r w:rsidRPr="00923DE9" w:rsidDel="00F15707">
                <w:delText>The user clicks “save”</w:delText>
              </w:r>
            </w:del>
          </w:p>
          <w:p w14:paraId="79F5DCBC" w14:textId="0C9AB3E2" w:rsidR="00BE2DC8" w:rsidRPr="00923DE9" w:rsidDel="00F15707" w:rsidRDefault="00BE2DC8" w:rsidP="00BE2DC8">
            <w:pPr>
              <w:pStyle w:val="BodyText"/>
              <w:rPr>
                <w:del w:id="2166" w:author="Sarah Thomas" w:date="2014-03-03T14:10:00Z"/>
              </w:rPr>
            </w:pPr>
            <w:del w:id="2167" w:author="Sarah Thomas" w:date="2014-03-03T14:10:00Z">
              <w:r w:rsidRPr="00923DE9" w:rsidDel="00F15707">
                <w:delText>The system saves the changes in the database.</w:delText>
              </w:r>
            </w:del>
          </w:p>
          <w:p w14:paraId="68222157" w14:textId="0B56ECC8" w:rsidR="00BE2DC8" w:rsidDel="00F15707" w:rsidRDefault="00BE2DC8" w:rsidP="00BE2DC8">
            <w:pPr>
              <w:pStyle w:val="BodyText"/>
              <w:rPr>
                <w:del w:id="2168" w:author="Sarah Thomas" w:date="2014-03-03T14:10:00Z"/>
              </w:rPr>
            </w:pPr>
            <w:del w:id="2169" w:author="Sarah Thomas" w:date="2014-03-03T14:10:00Z">
              <w:r w:rsidRPr="00923DE9" w:rsidDel="00F15707">
                <w:delText>The system display a successful save message.</w:delText>
              </w:r>
            </w:del>
          </w:p>
          <w:p w14:paraId="0065E8FE" w14:textId="74EF2508" w:rsidR="00BE2DC8" w:rsidRPr="00923DE9" w:rsidDel="00F15707" w:rsidRDefault="00BE2DC8" w:rsidP="00BE2DC8">
            <w:pPr>
              <w:pStyle w:val="BodyText"/>
              <w:rPr>
                <w:del w:id="2170" w:author="Sarah Thomas" w:date="2014-03-03T14:10:00Z"/>
              </w:rPr>
            </w:pPr>
            <w:del w:id="2171" w:author="Sarah Thomas" w:date="2014-03-03T14:10:00Z">
              <w:r w:rsidRPr="00923DE9" w:rsidDel="00F15707">
                <w:delText>The profile changes are saved.</w:delText>
              </w:r>
            </w:del>
          </w:p>
        </w:tc>
      </w:tr>
    </w:tbl>
    <w:p w14:paraId="26EF17EC" w14:textId="029BC69D" w:rsidR="00BE2DC8" w:rsidRPr="00CB261A" w:rsidDel="00F15707" w:rsidRDefault="00BE2DC8" w:rsidP="00BE2DC8">
      <w:pPr>
        <w:pStyle w:val="BodyText"/>
        <w:rPr>
          <w:del w:id="2172"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7E55ACE2" w14:textId="16667FC7" w:rsidTr="00BE2DC8">
        <w:trPr>
          <w:del w:id="2173" w:author="Sarah Thomas" w:date="2014-03-03T14:10:00Z"/>
        </w:trPr>
        <w:tc>
          <w:tcPr>
            <w:tcW w:w="1710" w:type="dxa"/>
          </w:tcPr>
          <w:p w14:paraId="3D757354" w14:textId="1C73BD05" w:rsidR="00BE2DC8" w:rsidRPr="00156C07" w:rsidDel="00F15707" w:rsidRDefault="00BE2DC8" w:rsidP="00BE2DC8">
            <w:pPr>
              <w:pStyle w:val="BodyText"/>
              <w:rPr>
                <w:del w:id="2174" w:author="Sarah Thomas" w:date="2014-03-03T14:10:00Z"/>
              </w:rPr>
            </w:pPr>
            <w:del w:id="2175" w:author="Sarah Thomas" w:date="2014-03-03T14:10:00Z">
              <w:r w:rsidRPr="00156C07" w:rsidDel="00F15707">
                <w:delText>Name</w:delText>
              </w:r>
            </w:del>
          </w:p>
        </w:tc>
        <w:tc>
          <w:tcPr>
            <w:tcW w:w="7640" w:type="dxa"/>
          </w:tcPr>
          <w:p w14:paraId="5DD63900" w14:textId="3E0D1189" w:rsidR="00BE2DC8" w:rsidRPr="001F3959" w:rsidDel="00F15707" w:rsidRDefault="00BE2DC8" w:rsidP="00BE2DC8">
            <w:pPr>
              <w:pStyle w:val="BodyText"/>
              <w:rPr>
                <w:del w:id="2176" w:author="Sarah Thomas" w:date="2014-03-03T14:10:00Z"/>
                <w:b/>
                <w:highlight w:val="lightGray"/>
              </w:rPr>
            </w:pPr>
            <w:del w:id="2177" w:author="Sarah Thomas" w:date="2014-03-03T14:10:00Z">
              <w:r w:rsidRPr="001F3959" w:rsidDel="00F15707">
                <w:rPr>
                  <w:b/>
                </w:rPr>
                <w:delText>Contact another user</w:delText>
              </w:r>
            </w:del>
          </w:p>
        </w:tc>
      </w:tr>
      <w:tr w:rsidR="00BE2DC8" w:rsidRPr="00CB261A" w:rsidDel="00F15707" w14:paraId="1F327EFB" w14:textId="68016719" w:rsidTr="00BE2DC8">
        <w:trPr>
          <w:del w:id="2178" w:author="Sarah Thomas" w:date="2014-03-03T14:10:00Z"/>
        </w:trPr>
        <w:tc>
          <w:tcPr>
            <w:tcW w:w="1710" w:type="dxa"/>
          </w:tcPr>
          <w:p w14:paraId="37D64BEB" w14:textId="4B91CB02" w:rsidR="00BE2DC8" w:rsidRPr="00156C07" w:rsidDel="00F15707" w:rsidRDefault="00BE2DC8" w:rsidP="00BE2DC8">
            <w:pPr>
              <w:pStyle w:val="BodyText"/>
              <w:rPr>
                <w:del w:id="2179" w:author="Sarah Thomas" w:date="2014-03-03T14:10:00Z"/>
              </w:rPr>
            </w:pPr>
            <w:del w:id="2180" w:author="Sarah Thomas" w:date="2014-03-03T14:10:00Z">
              <w:r w:rsidRPr="00156C07" w:rsidDel="00F15707">
                <w:delText>Actors</w:delText>
              </w:r>
            </w:del>
          </w:p>
        </w:tc>
        <w:tc>
          <w:tcPr>
            <w:tcW w:w="7640" w:type="dxa"/>
          </w:tcPr>
          <w:p w14:paraId="332B4CEA" w14:textId="643F35D7" w:rsidR="00BE2DC8" w:rsidRPr="00CB261A" w:rsidDel="00F15707" w:rsidRDefault="00BE2DC8" w:rsidP="00445820">
            <w:pPr>
              <w:pStyle w:val="BodyText"/>
              <w:rPr>
                <w:del w:id="2181" w:author="Sarah Thomas" w:date="2014-03-03T14:10:00Z"/>
                <w:highlight w:val="lightGray"/>
              </w:rPr>
            </w:pPr>
            <w:del w:id="2182" w:author="Sarah Thomas" w:date="2014-03-03T14:10:00Z">
              <w:r w:rsidDel="00F15707">
                <w:delText>R</w:delText>
              </w:r>
              <w:r w:rsidRPr="00E70549" w:rsidDel="00F15707">
                <w:delText>egistered user</w:delText>
              </w:r>
            </w:del>
          </w:p>
        </w:tc>
      </w:tr>
      <w:tr w:rsidR="00BE2DC8" w:rsidRPr="00CB261A" w:rsidDel="00F15707" w14:paraId="547D5F1D" w14:textId="6869ADC6" w:rsidTr="00BE2DC8">
        <w:trPr>
          <w:del w:id="2183" w:author="Sarah Thomas" w:date="2014-03-03T14:10:00Z"/>
        </w:trPr>
        <w:tc>
          <w:tcPr>
            <w:tcW w:w="1710" w:type="dxa"/>
          </w:tcPr>
          <w:p w14:paraId="6F3E3215" w14:textId="75A69B78" w:rsidR="00BE2DC8" w:rsidRPr="00156C07" w:rsidDel="00F15707" w:rsidRDefault="00BE2DC8" w:rsidP="00BE2DC8">
            <w:pPr>
              <w:pStyle w:val="BodyText"/>
              <w:rPr>
                <w:del w:id="2184" w:author="Sarah Thomas" w:date="2014-03-03T14:10:00Z"/>
              </w:rPr>
            </w:pPr>
            <w:del w:id="2185" w:author="Sarah Thomas" w:date="2014-03-03T14:10:00Z">
              <w:r w:rsidRPr="00156C07" w:rsidDel="00F15707">
                <w:delText>Pre-conditions</w:delText>
              </w:r>
            </w:del>
          </w:p>
        </w:tc>
        <w:tc>
          <w:tcPr>
            <w:tcW w:w="7640" w:type="dxa"/>
          </w:tcPr>
          <w:p w14:paraId="401433BC" w14:textId="100AB29B" w:rsidR="00BE2DC8" w:rsidRPr="00CB261A" w:rsidDel="00F15707" w:rsidRDefault="00BE2DC8" w:rsidP="00BE2DC8">
            <w:pPr>
              <w:pStyle w:val="BodyText"/>
              <w:rPr>
                <w:del w:id="2186" w:author="Sarah Thomas" w:date="2014-03-03T14:10:00Z"/>
                <w:highlight w:val="lightGray"/>
              </w:rPr>
            </w:pPr>
            <w:del w:id="2187" w:author="Sarah Thomas" w:date="2014-03-03T14:10:00Z">
              <w:r w:rsidDel="00F15707">
                <w:delText>Logged-in user</w:delText>
              </w:r>
            </w:del>
          </w:p>
          <w:p w14:paraId="6211808C" w14:textId="1A271552" w:rsidR="00BE2DC8" w:rsidRPr="00CB261A" w:rsidDel="00F15707" w:rsidRDefault="00BE2DC8" w:rsidP="00445820">
            <w:pPr>
              <w:pStyle w:val="BodyText"/>
              <w:rPr>
                <w:del w:id="2188" w:author="Sarah Thomas" w:date="2014-03-03T14:10:00Z"/>
                <w:highlight w:val="lightGray"/>
              </w:rPr>
            </w:pPr>
            <w:del w:id="2189" w:author="Sarah Thomas" w:date="2014-03-03T14:10:00Z">
              <w:r w:rsidRPr="0039087C" w:rsidDel="00F15707">
                <w:delText>Select the other user profile and the contact information</w:delText>
              </w:r>
            </w:del>
          </w:p>
        </w:tc>
      </w:tr>
      <w:tr w:rsidR="00BE2DC8" w:rsidRPr="00CB261A" w:rsidDel="00F15707" w14:paraId="64C44747" w14:textId="3A1DF811" w:rsidTr="00BE2DC8">
        <w:trPr>
          <w:del w:id="2190" w:author="Sarah Thomas" w:date="2014-03-03T14:10:00Z"/>
        </w:trPr>
        <w:tc>
          <w:tcPr>
            <w:tcW w:w="1710" w:type="dxa"/>
          </w:tcPr>
          <w:p w14:paraId="68B6B6B9" w14:textId="5E45A3A1" w:rsidR="00BE2DC8" w:rsidRPr="00156C07" w:rsidDel="00F15707" w:rsidRDefault="00BE2DC8" w:rsidP="00BE2DC8">
            <w:pPr>
              <w:pStyle w:val="BodyText"/>
              <w:rPr>
                <w:del w:id="2191" w:author="Sarah Thomas" w:date="2014-03-03T14:10:00Z"/>
              </w:rPr>
            </w:pPr>
            <w:del w:id="2192" w:author="Sarah Thomas" w:date="2014-03-03T14:10:00Z">
              <w:r w:rsidRPr="00156C07" w:rsidDel="00F15707">
                <w:delText>Post-conditions</w:delText>
              </w:r>
            </w:del>
          </w:p>
        </w:tc>
        <w:tc>
          <w:tcPr>
            <w:tcW w:w="7640" w:type="dxa"/>
          </w:tcPr>
          <w:p w14:paraId="448CB338" w14:textId="1DD61CDC" w:rsidR="00BE2DC8" w:rsidRPr="00CB261A" w:rsidDel="00F15707" w:rsidRDefault="00445820" w:rsidP="00BE2DC8">
            <w:pPr>
              <w:pStyle w:val="BodyText"/>
              <w:rPr>
                <w:del w:id="2193" w:author="Sarah Thomas" w:date="2014-03-03T14:10:00Z"/>
                <w:highlight w:val="lightGray"/>
              </w:rPr>
            </w:pPr>
            <w:del w:id="2194" w:author="Sarah Thomas" w:date="2014-03-03T14:10:00Z">
              <w:r w:rsidRPr="00445820" w:rsidDel="00F15707">
                <w:delText xml:space="preserve">A message is sent to the other user </w:delText>
              </w:r>
              <w:r w:rsidDel="00F15707">
                <w:delText xml:space="preserve"> (optional requirement: the email will be kept anonymous and only user names will be used for this initial contact)</w:delText>
              </w:r>
              <w:r w:rsidR="00010A0E" w:rsidDel="00F15707">
                <w:delText>.</w:delText>
              </w:r>
            </w:del>
          </w:p>
        </w:tc>
      </w:tr>
      <w:tr w:rsidR="00BE2DC8" w:rsidRPr="00CB261A" w:rsidDel="00F15707" w14:paraId="3A251332" w14:textId="6A87ACD8" w:rsidTr="00BE2DC8">
        <w:trPr>
          <w:del w:id="2195" w:author="Sarah Thomas" w:date="2014-03-03T14:10:00Z"/>
        </w:trPr>
        <w:tc>
          <w:tcPr>
            <w:tcW w:w="1710" w:type="dxa"/>
          </w:tcPr>
          <w:p w14:paraId="58EF6A20" w14:textId="024F524B" w:rsidR="00BE2DC8" w:rsidRPr="00156C07" w:rsidDel="00F15707" w:rsidRDefault="00BE2DC8" w:rsidP="00BE2DC8">
            <w:pPr>
              <w:pStyle w:val="BodyText"/>
              <w:rPr>
                <w:del w:id="2196" w:author="Sarah Thomas" w:date="2014-03-03T14:10:00Z"/>
              </w:rPr>
            </w:pPr>
            <w:del w:id="2197" w:author="Sarah Thomas" w:date="2014-03-03T14:10:00Z">
              <w:r w:rsidRPr="00156C07" w:rsidDel="00F15707">
                <w:delText>Description</w:delText>
              </w:r>
            </w:del>
          </w:p>
        </w:tc>
        <w:tc>
          <w:tcPr>
            <w:tcW w:w="7640" w:type="dxa"/>
          </w:tcPr>
          <w:p w14:paraId="73C726B6" w14:textId="30A950A6" w:rsidR="00BE2DC8" w:rsidRPr="00CB261A" w:rsidDel="00F15707" w:rsidRDefault="00BE2DC8" w:rsidP="00BE2DC8">
            <w:pPr>
              <w:pStyle w:val="BodyText"/>
              <w:rPr>
                <w:del w:id="2198" w:author="Sarah Thomas" w:date="2014-03-03T14:10:00Z"/>
                <w:highlight w:val="lightGray"/>
              </w:rPr>
            </w:pPr>
            <w:del w:id="2199" w:author="Sarah Thomas" w:date="2014-03-03T14:10:00Z">
              <w:r w:rsidDel="00F15707">
                <w:delText xml:space="preserve">Logged in user can see and contact the other user by visiting the other user profile and choose the contact information of any specific user. </w:delText>
              </w:r>
              <w:r w:rsidRPr="00CB261A" w:rsidDel="00F15707">
                <w:rPr>
                  <w:highlight w:val="lightGray"/>
                </w:rPr>
                <w:delText xml:space="preserve">     </w:delText>
              </w:r>
            </w:del>
          </w:p>
        </w:tc>
      </w:tr>
      <w:tr w:rsidR="00BE2DC8" w:rsidRPr="00CB261A" w:rsidDel="00F15707" w14:paraId="2A5761F0" w14:textId="4DCB1A6C" w:rsidTr="00BE2DC8">
        <w:trPr>
          <w:del w:id="2200" w:author="Sarah Thomas" w:date="2014-03-03T14:10:00Z"/>
        </w:trPr>
        <w:tc>
          <w:tcPr>
            <w:tcW w:w="1710" w:type="dxa"/>
          </w:tcPr>
          <w:p w14:paraId="3B5E4167" w14:textId="57BED9AD" w:rsidR="00BE2DC8" w:rsidRPr="00156C07" w:rsidDel="00F15707" w:rsidRDefault="00BE2DC8" w:rsidP="00BE2DC8">
            <w:pPr>
              <w:pStyle w:val="BodyText"/>
              <w:rPr>
                <w:del w:id="2201" w:author="Sarah Thomas" w:date="2014-03-03T14:10:00Z"/>
              </w:rPr>
            </w:pPr>
            <w:del w:id="2202" w:author="Sarah Thomas" w:date="2014-03-03T14:10:00Z">
              <w:r w:rsidRPr="00156C07" w:rsidDel="00F15707">
                <w:delText xml:space="preserve">Steps </w:delText>
              </w:r>
            </w:del>
          </w:p>
        </w:tc>
        <w:tc>
          <w:tcPr>
            <w:tcW w:w="7640" w:type="dxa"/>
          </w:tcPr>
          <w:p w14:paraId="29FFD6E6" w14:textId="7273F9F2" w:rsidR="00BE2DC8" w:rsidRPr="00923DE9" w:rsidDel="00F15707" w:rsidRDefault="00BE2DC8" w:rsidP="00BE2DC8">
            <w:pPr>
              <w:pStyle w:val="BodyText"/>
              <w:rPr>
                <w:del w:id="2203" w:author="Sarah Thomas" w:date="2014-03-03T14:10:00Z"/>
              </w:rPr>
            </w:pPr>
            <w:del w:id="2204" w:author="Sarah Thomas" w:date="2014-03-03T14:10:00Z">
              <w:r w:rsidRPr="00923DE9" w:rsidDel="00F15707">
                <w:delText>The logged</w:delText>
              </w:r>
              <w:r w:rsidDel="00F15707">
                <w:delText>-</w:delText>
              </w:r>
              <w:r w:rsidRPr="00923DE9" w:rsidDel="00F15707">
                <w:delText>in user clicks on the contact information on the other user profile.</w:delText>
              </w:r>
            </w:del>
          </w:p>
          <w:p w14:paraId="56E3FE29" w14:textId="0F89835F" w:rsidR="00BE2DC8" w:rsidRPr="00923DE9" w:rsidDel="00F15707" w:rsidRDefault="00BE2DC8" w:rsidP="00BE2DC8">
            <w:pPr>
              <w:pStyle w:val="BodyText"/>
              <w:rPr>
                <w:del w:id="2205" w:author="Sarah Thomas" w:date="2014-03-03T14:10:00Z"/>
              </w:rPr>
            </w:pPr>
            <w:del w:id="2206" w:author="Sarah Thomas" w:date="2014-03-03T14:10:00Z">
              <w:r w:rsidRPr="00923DE9" w:rsidDel="00F15707">
                <w:delText>The system shows the contact details.</w:delText>
              </w:r>
            </w:del>
          </w:p>
          <w:p w14:paraId="505A1152" w14:textId="7ECB06A6" w:rsidR="00BE2DC8" w:rsidRPr="00923DE9" w:rsidDel="00F15707" w:rsidRDefault="00BE2DC8" w:rsidP="00445820">
            <w:pPr>
              <w:pStyle w:val="BodyText"/>
              <w:rPr>
                <w:del w:id="2207" w:author="Sarah Thomas" w:date="2014-03-03T14:10:00Z"/>
              </w:rPr>
            </w:pPr>
            <w:del w:id="2208" w:author="Sarah Thomas" w:date="2014-03-03T14:10:00Z">
              <w:r w:rsidRPr="00923DE9" w:rsidDel="00F15707">
                <w:delText xml:space="preserve">The user can click on the other user </w:delText>
              </w:r>
              <w:r w:rsidR="00445820" w:rsidDel="00F15707">
                <w:delText>link to start contact him/her.</w:delText>
              </w:r>
              <w:r w:rsidRPr="00923DE9" w:rsidDel="00F15707">
                <w:delText xml:space="preserve"> </w:delText>
              </w:r>
            </w:del>
          </w:p>
        </w:tc>
      </w:tr>
    </w:tbl>
    <w:p w14:paraId="75550448" w14:textId="03C16E7D" w:rsidR="00BE2DC8" w:rsidRPr="00CB261A" w:rsidDel="00F15707" w:rsidRDefault="00BE2DC8" w:rsidP="00BE2DC8">
      <w:pPr>
        <w:pStyle w:val="BodyText"/>
        <w:rPr>
          <w:del w:id="2209"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4AD03F60" w14:textId="64AAF14F" w:rsidTr="00BE2DC8">
        <w:trPr>
          <w:del w:id="2210" w:author="Sarah Thomas" w:date="2014-03-03T14:10:00Z"/>
        </w:trPr>
        <w:tc>
          <w:tcPr>
            <w:tcW w:w="1710" w:type="dxa"/>
          </w:tcPr>
          <w:p w14:paraId="59924507" w14:textId="7492B828" w:rsidR="00BE2DC8" w:rsidRPr="00156C07" w:rsidDel="00F15707" w:rsidRDefault="00BE2DC8" w:rsidP="00BE2DC8">
            <w:pPr>
              <w:pStyle w:val="BodyText"/>
              <w:rPr>
                <w:del w:id="2211" w:author="Sarah Thomas" w:date="2014-03-03T14:10:00Z"/>
              </w:rPr>
            </w:pPr>
            <w:del w:id="2212" w:author="Sarah Thomas" w:date="2014-03-03T14:10:00Z">
              <w:r w:rsidRPr="00156C07" w:rsidDel="00F15707">
                <w:delText>Name</w:delText>
              </w:r>
            </w:del>
          </w:p>
        </w:tc>
        <w:tc>
          <w:tcPr>
            <w:tcW w:w="7640" w:type="dxa"/>
          </w:tcPr>
          <w:p w14:paraId="5B6EF595" w14:textId="64211837" w:rsidR="00BE2DC8" w:rsidRPr="001F3959" w:rsidDel="00F15707" w:rsidRDefault="00BE2DC8" w:rsidP="00BE2DC8">
            <w:pPr>
              <w:pStyle w:val="BodyText"/>
              <w:rPr>
                <w:del w:id="2213" w:author="Sarah Thomas" w:date="2014-03-03T14:10:00Z"/>
                <w:b/>
                <w:highlight w:val="lightGray"/>
              </w:rPr>
            </w:pPr>
            <w:del w:id="2214" w:author="Sarah Thomas" w:date="2014-03-03T14:10:00Z">
              <w:r w:rsidRPr="001F3959" w:rsidDel="00F15707">
                <w:rPr>
                  <w:b/>
                </w:rPr>
                <w:delText>Create a new venture</w:delText>
              </w:r>
            </w:del>
          </w:p>
        </w:tc>
      </w:tr>
      <w:tr w:rsidR="00BE2DC8" w:rsidRPr="00CB261A" w:rsidDel="00F15707" w14:paraId="19A082DA" w14:textId="6D73F842" w:rsidTr="00BE2DC8">
        <w:trPr>
          <w:del w:id="2215" w:author="Sarah Thomas" w:date="2014-03-03T14:10:00Z"/>
        </w:trPr>
        <w:tc>
          <w:tcPr>
            <w:tcW w:w="1710" w:type="dxa"/>
          </w:tcPr>
          <w:p w14:paraId="321C3572" w14:textId="3000A7E2" w:rsidR="00BE2DC8" w:rsidRPr="00156C07" w:rsidDel="00F15707" w:rsidRDefault="00BE2DC8" w:rsidP="00BE2DC8">
            <w:pPr>
              <w:pStyle w:val="BodyText"/>
              <w:rPr>
                <w:del w:id="2216" w:author="Sarah Thomas" w:date="2014-03-03T14:10:00Z"/>
              </w:rPr>
            </w:pPr>
            <w:del w:id="2217" w:author="Sarah Thomas" w:date="2014-03-03T14:10:00Z">
              <w:r w:rsidRPr="00156C07" w:rsidDel="00F15707">
                <w:delText>Actors</w:delText>
              </w:r>
            </w:del>
          </w:p>
        </w:tc>
        <w:tc>
          <w:tcPr>
            <w:tcW w:w="7640" w:type="dxa"/>
          </w:tcPr>
          <w:p w14:paraId="7F3B1BA5" w14:textId="02B178CD" w:rsidR="00BE2DC8" w:rsidRPr="00CB261A" w:rsidDel="00F15707" w:rsidRDefault="00BE2DC8" w:rsidP="00445820">
            <w:pPr>
              <w:pStyle w:val="BodyText"/>
              <w:rPr>
                <w:del w:id="2218" w:author="Sarah Thomas" w:date="2014-03-03T14:10:00Z"/>
                <w:highlight w:val="lightGray"/>
              </w:rPr>
            </w:pPr>
            <w:del w:id="2219" w:author="Sarah Thomas" w:date="2014-03-03T14:10:00Z">
              <w:r w:rsidDel="00F15707">
                <w:delText>R</w:delText>
              </w:r>
              <w:r w:rsidRPr="00E70549" w:rsidDel="00F15707">
                <w:delText>egistered user</w:delText>
              </w:r>
              <w:r w:rsidR="00445820" w:rsidDel="00F15707">
                <w:delText xml:space="preserve"> from the University eco-system</w:delText>
              </w:r>
            </w:del>
          </w:p>
        </w:tc>
      </w:tr>
      <w:tr w:rsidR="00BE2DC8" w:rsidRPr="00CB261A" w:rsidDel="00F15707" w14:paraId="2937CE1D" w14:textId="63A79C84" w:rsidTr="00BE2DC8">
        <w:trPr>
          <w:del w:id="2220" w:author="Sarah Thomas" w:date="2014-03-03T14:10:00Z"/>
        </w:trPr>
        <w:tc>
          <w:tcPr>
            <w:tcW w:w="1710" w:type="dxa"/>
          </w:tcPr>
          <w:p w14:paraId="3DC8AD0D" w14:textId="6B3A9DCD" w:rsidR="00BE2DC8" w:rsidRPr="00156C07" w:rsidDel="00F15707" w:rsidRDefault="00BE2DC8" w:rsidP="00BE2DC8">
            <w:pPr>
              <w:pStyle w:val="BodyText"/>
              <w:rPr>
                <w:del w:id="2221" w:author="Sarah Thomas" w:date="2014-03-03T14:10:00Z"/>
              </w:rPr>
            </w:pPr>
            <w:del w:id="2222" w:author="Sarah Thomas" w:date="2014-03-03T14:10:00Z">
              <w:r w:rsidRPr="00156C07" w:rsidDel="00F15707">
                <w:delText>Pre-conditions</w:delText>
              </w:r>
            </w:del>
          </w:p>
        </w:tc>
        <w:tc>
          <w:tcPr>
            <w:tcW w:w="7640" w:type="dxa"/>
          </w:tcPr>
          <w:p w14:paraId="56A3ACFB" w14:textId="0C3675D9" w:rsidR="00BE2DC8" w:rsidRPr="00051650" w:rsidDel="00F15707" w:rsidRDefault="00BE2DC8" w:rsidP="00BE2DC8">
            <w:pPr>
              <w:pStyle w:val="BodyText"/>
              <w:rPr>
                <w:del w:id="2223" w:author="Sarah Thomas" w:date="2014-03-03T14:10:00Z"/>
              </w:rPr>
            </w:pPr>
            <w:del w:id="2224" w:author="Sarah Thomas" w:date="2014-03-03T14:10:00Z">
              <w:r w:rsidRPr="00051650" w:rsidDel="00F15707">
                <w:delText xml:space="preserve">Logged-in user </w:delText>
              </w:r>
            </w:del>
          </w:p>
          <w:p w14:paraId="602FEA2E" w14:textId="4979E088" w:rsidR="00BE2DC8" w:rsidRPr="00051650" w:rsidDel="00F15707" w:rsidRDefault="00BE2DC8" w:rsidP="00BE2DC8">
            <w:pPr>
              <w:pStyle w:val="BodyText"/>
              <w:rPr>
                <w:del w:id="2225" w:author="Sarah Thomas" w:date="2014-03-03T14:10:00Z"/>
              </w:rPr>
            </w:pPr>
            <w:del w:id="2226" w:author="Sarah Thomas" w:date="2014-03-03T14:10:00Z">
              <w:r w:rsidRPr="00051650" w:rsidDel="00F15707">
                <w:delText xml:space="preserve">Select “Add a new venture” </w:delText>
              </w:r>
            </w:del>
          </w:p>
        </w:tc>
      </w:tr>
      <w:tr w:rsidR="00BE2DC8" w:rsidRPr="00CB261A" w:rsidDel="00F15707" w14:paraId="57DDDB0E" w14:textId="1D702407" w:rsidTr="00BE2DC8">
        <w:trPr>
          <w:del w:id="2227" w:author="Sarah Thomas" w:date="2014-03-03T14:10:00Z"/>
        </w:trPr>
        <w:tc>
          <w:tcPr>
            <w:tcW w:w="1710" w:type="dxa"/>
          </w:tcPr>
          <w:p w14:paraId="5CEAFB7C" w14:textId="33B8FC7B" w:rsidR="00BE2DC8" w:rsidRPr="00156C07" w:rsidDel="00F15707" w:rsidRDefault="00BE2DC8" w:rsidP="00BE2DC8">
            <w:pPr>
              <w:pStyle w:val="BodyText"/>
              <w:rPr>
                <w:del w:id="2228" w:author="Sarah Thomas" w:date="2014-03-03T14:10:00Z"/>
              </w:rPr>
            </w:pPr>
            <w:del w:id="2229" w:author="Sarah Thomas" w:date="2014-03-03T14:10:00Z">
              <w:r w:rsidRPr="00156C07" w:rsidDel="00F15707">
                <w:delText>Post-conditions</w:delText>
              </w:r>
            </w:del>
          </w:p>
        </w:tc>
        <w:tc>
          <w:tcPr>
            <w:tcW w:w="7640" w:type="dxa"/>
          </w:tcPr>
          <w:p w14:paraId="3DBEB2CB" w14:textId="082563BE" w:rsidR="00BE2DC8" w:rsidRPr="00051650" w:rsidDel="00F15707" w:rsidRDefault="00BE2DC8" w:rsidP="00BE2DC8">
            <w:pPr>
              <w:pStyle w:val="BodyText"/>
              <w:rPr>
                <w:del w:id="2230" w:author="Sarah Thomas" w:date="2014-03-03T14:10:00Z"/>
              </w:rPr>
            </w:pPr>
            <w:del w:id="2231" w:author="Sarah Thomas" w:date="2014-03-03T14:10:00Z">
              <w:r w:rsidRPr="00051650" w:rsidDel="00F15707">
                <w:delText>Show an empty venture details form.</w:delText>
              </w:r>
            </w:del>
          </w:p>
        </w:tc>
      </w:tr>
      <w:tr w:rsidR="00BE2DC8" w:rsidRPr="00CB261A" w:rsidDel="00F15707" w14:paraId="69A4420B" w14:textId="140AA6DA" w:rsidTr="00BE2DC8">
        <w:trPr>
          <w:del w:id="2232" w:author="Sarah Thomas" w:date="2014-03-03T14:10:00Z"/>
        </w:trPr>
        <w:tc>
          <w:tcPr>
            <w:tcW w:w="1710" w:type="dxa"/>
          </w:tcPr>
          <w:p w14:paraId="75298299" w14:textId="3D82D19C" w:rsidR="00BE2DC8" w:rsidRPr="00156C07" w:rsidDel="00F15707" w:rsidRDefault="00BE2DC8" w:rsidP="00BE2DC8">
            <w:pPr>
              <w:pStyle w:val="BodyText"/>
              <w:rPr>
                <w:del w:id="2233" w:author="Sarah Thomas" w:date="2014-03-03T14:10:00Z"/>
              </w:rPr>
            </w:pPr>
            <w:del w:id="2234" w:author="Sarah Thomas" w:date="2014-03-03T14:10:00Z">
              <w:r w:rsidRPr="00156C07" w:rsidDel="00F15707">
                <w:delText>Description</w:delText>
              </w:r>
            </w:del>
          </w:p>
        </w:tc>
        <w:tc>
          <w:tcPr>
            <w:tcW w:w="7640" w:type="dxa"/>
          </w:tcPr>
          <w:p w14:paraId="5484119B" w14:textId="258FADC8" w:rsidR="00BE2DC8" w:rsidRPr="00051650" w:rsidDel="00F15707" w:rsidRDefault="00BE2DC8" w:rsidP="00BE2DC8">
            <w:pPr>
              <w:pStyle w:val="BodyText"/>
              <w:rPr>
                <w:del w:id="2235" w:author="Sarah Thomas" w:date="2014-03-03T14:10:00Z"/>
              </w:rPr>
            </w:pPr>
            <w:del w:id="2236" w:author="Sarah Thomas" w:date="2014-03-03T14:10:00Z">
              <w:r w:rsidRPr="00051650" w:rsidDel="00F15707">
                <w:delText xml:space="preserve">Logged-in user adds a new venture by select “add new venture” form the website.     </w:delText>
              </w:r>
            </w:del>
          </w:p>
        </w:tc>
      </w:tr>
      <w:tr w:rsidR="00BE2DC8" w:rsidRPr="00E70549" w:rsidDel="00F15707" w14:paraId="177049F0" w14:textId="53521D2F" w:rsidTr="00BE2DC8">
        <w:trPr>
          <w:del w:id="2237" w:author="Sarah Thomas" w:date="2014-03-03T14:10:00Z"/>
        </w:trPr>
        <w:tc>
          <w:tcPr>
            <w:tcW w:w="1710" w:type="dxa"/>
          </w:tcPr>
          <w:p w14:paraId="5D869EEC" w14:textId="2C85515E" w:rsidR="00BE2DC8" w:rsidRPr="00156C07" w:rsidDel="00F15707" w:rsidRDefault="00BE2DC8" w:rsidP="00BE2DC8">
            <w:pPr>
              <w:pStyle w:val="BodyText"/>
              <w:rPr>
                <w:del w:id="2238" w:author="Sarah Thomas" w:date="2014-03-03T14:10:00Z"/>
              </w:rPr>
            </w:pPr>
            <w:del w:id="2239" w:author="Sarah Thomas" w:date="2014-03-03T14:10:00Z">
              <w:r w:rsidRPr="00156C07" w:rsidDel="00F15707">
                <w:delText xml:space="preserve">Steps </w:delText>
              </w:r>
            </w:del>
          </w:p>
        </w:tc>
        <w:tc>
          <w:tcPr>
            <w:tcW w:w="7640" w:type="dxa"/>
          </w:tcPr>
          <w:p w14:paraId="108BB867" w14:textId="391165F6" w:rsidR="00BE2DC8" w:rsidRPr="00051650" w:rsidDel="00F15707" w:rsidRDefault="00BE2DC8" w:rsidP="00BE2DC8">
            <w:pPr>
              <w:pStyle w:val="BodyText"/>
              <w:rPr>
                <w:del w:id="2240" w:author="Sarah Thomas" w:date="2014-03-03T14:10:00Z"/>
              </w:rPr>
            </w:pPr>
            <w:del w:id="2241" w:author="Sarah Thomas" w:date="2014-03-03T14:10:00Z">
              <w:r w:rsidRPr="00051650" w:rsidDel="00F15707">
                <w:delText xml:space="preserve">The user clicks </w:delText>
              </w:r>
              <w:r w:rsidDel="00F15707">
                <w:delText>“</w:delText>
              </w:r>
              <w:r w:rsidRPr="00051650" w:rsidDel="00F15707">
                <w:delText>Add a new venture</w:delText>
              </w:r>
              <w:r w:rsidDel="00F15707">
                <w:delText>” link</w:delText>
              </w:r>
            </w:del>
          </w:p>
          <w:p w14:paraId="5B2DF3C6" w14:textId="780CADB3" w:rsidR="00BE2DC8" w:rsidDel="00F15707" w:rsidRDefault="00BE2DC8" w:rsidP="00BE2DC8">
            <w:pPr>
              <w:pStyle w:val="BodyText"/>
              <w:rPr>
                <w:del w:id="2242" w:author="Sarah Thomas" w:date="2014-03-03T14:10:00Z"/>
              </w:rPr>
            </w:pPr>
            <w:del w:id="2243" w:author="Sarah Thomas" w:date="2014-03-03T14:10:00Z">
              <w:r w:rsidRPr="00051650" w:rsidDel="00F15707">
                <w:delText xml:space="preserve">The system shows </w:delText>
              </w:r>
              <w:r w:rsidDel="00F15707">
                <w:delText>an empty form to add the specific information about that venture.</w:delText>
              </w:r>
            </w:del>
          </w:p>
          <w:p w14:paraId="0CEDE127" w14:textId="13D9962E" w:rsidR="00BE2DC8" w:rsidDel="00F15707" w:rsidRDefault="00BE2DC8" w:rsidP="00BE2DC8">
            <w:pPr>
              <w:pStyle w:val="BodyText"/>
              <w:rPr>
                <w:del w:id="2244" w:author="Sarah Thomas" w:date="2014-03-03T14:10:00Z"/>
              </w:rPr>
            </w:pPr>
            <w:del w:id="2245" w:author="Sarah Thomas" w:date="2014-03-03T14:10:00Z">
              <w:r w:rsidDel="00F15707">
                <w:delText>The user clicks on “save”.</w:delText>
              </w:r>
            </w:del>
          </w:p>
          <w:p w14:paraId="1CE35010" w14:textId="016A722B" w:rsidR="00BE2DC8" w:rsidDel="00F15707" w:rsidRDefault="00BE2DC8" w:rsidP="00BE2DC8">
            <w:pPr>
              <w:pStyle w:val="BodyText"/>
              <w:rPr>
                <w:del w:id="2246" w:author="Sarah Thomas" w:date="2014-03-03T14:10:00Z"/>
              </w:rPr>
            </w:pPr>
            <w:del w:id="2247" w:author="Sarah Thomas" w:date="2014-03-03T14:10:00Z">
              <w:r w:rsidDel="00F15707">
                <w:delText>The system checks if all required ventures details is provided.</w:delText>
              </w:r>
            </w:del>
          </w:p>
          <w:p w14:paraId="578346CF" w14:textId="0937E426" w:rsidR="00BE2DC8" w:rsidDel="00F15707" w:rsidRDefault="00BE2DC8" w:rsidP="00BE2DC8">
            <w:pPr>
              <w:pStyle w:val="BodyText"/>
              <w:rPr>
                <w:del w:id="2248" w:author="Sarah Thomas" w:date="2014-03-03T14:10:00Z"/>
              </w:rPr>
            </w:pPr>
            <w:del w:id="2249" w:author="Sarah Thomas" w:date="2014-03-03T14:10:00Z">
              <w:r w:rsidDel="00F15707">
                <w:delText>If system checks succeed, the new venture is added to the database.</w:delText>
              </w:r>
            </w:del>
          </w:p>
          <w:p w14:paraId="62405A99" w14:textId="45C12A6F" w:rsidR="00BE2DC8" w:rsidDel="00F15707" w:rsidRDefault="00BE2DC8" w:rsidP="00BE2DC8">
            <w:pPr>
              <w:pStyle w:val="BodyText"/>
              <w:rPr>
                <w:del w:id="2250" w:author="Sarah Thomas" w:date="2014-03-03T14:10:00Z"/>
              </w:rPr>
            </w:pPr>
            <w:del w:id="2251" w:author="Sarah Thomas" w:date="2014-03-03T14:10:00Z">
              <w:r w:rsidDel="00F15707">
                <w:delText>If system checks fail, the error message will display to the user.</w:delText>
              </w:r>
            </w:del>
          </w:p>
          <w:p w14:paraId="59E092E5" w14:textId="19E0776C" w:rsidR="00BE2DC8" w:rsidRPr="00051650" w:rsidDel="00F15707" w:rsidRDefault="00BE2DC8" w:rsidP="00BE2DC8">
            <w:pPr>
              <w:pStyle w:val="BodyText"/>
              <w:rPr>
                <w:del w:id="2252" w:author="Sarah Thomas" w:date="2014-03-03T14:10:00Z"/>
              </w:rPr>
            </w:pPr>
            <w:del w:id="2253" w:author="Sarah Thomas" w:date="2014-03-03T14:10:00Z">
              <w:r w:rsidRPr="00445820" w:rsidDel="00F15707">
                <w:delText>The system assigns the venture creator as a team leader.</w:delText>
              </w:r>
            </w:del>
          </w:p>
        </w:tc>
      </w:tr>
    </w:tbl>
    <w:p w14:paraId="49D1417F" w14:textId="103681B3" w:rsidR="00BE2DC8" w:rsidDel="00F15707" w:rsidRDefault="00BE2DC8" w:rsidP="00BE2DC8">
      <w:pPr>
        <w:pStyle w:val="BodyText"/>
        <w:rPr>
          <w:del w:id="2254" w:author="Sarah Thomas" w:date="2014-03-03T14:10:00Z"/>
          <w:highlight w:val="yellow"/>
        </w:rPr>
      </w:pPr>
    </w:p>
    <w:p w14:paraId="39D5A5FC" w14:textId="161A598A" w:rsidR="00BE2DC8" w:rsidDel="00F15707" w:rsidRDefault="00BE2DC8" w:rsidP="00BE2DC8">
      <w:pPr>
        <w:pStyle w:val="BodyText"/>
        <w:rPr>
          <w:del w:id="2255"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5"/>
        <w:gridCol w:w="6851"/>
      </w:tblGrid>
      <w:tr w:rsidR="00BE2DC8" w:rsidRPr="00CB261A" w:rsidDel="00F15707" w14:paraId="468194DA" w14:textId="7A6A0CDF" w:rsidTr="00BE2DC8">
        <w:trPr>
          <w:del w:id="2256" w:author="Sarah Thomas" w:date="2014-03-03T14:10:00Z"/>
        </w:trPr>
        <w:tc>
          <w:tcPr>
            <w:tcW w:w="1710" w:type="dxa"/>
          </w:tcPr>
          <w:p w14:paraId="544D8ACA" w14:textId="23ACE6B4" w:rsidR="00BE2DC8" w:rsidRPr="00D41BF8" w:rsidDel="00F15707" w:rsidRDefault="00BE2DC8" w:rsidP="00BE2DC8">
            <w:pPr>
              <w:pStyle w:val="BodyText"/>
              <w:rPr>
                <w:del w:id="2257" w:author="Sarah Thomas" w:date="2014-03-03T14:10:00Z"/>
              </w:rPr>
            </w:pPr>
            <w:del w:id="2258" w:author="Sarah Thomas" w:date="2014-03-03T14:10:00Z">
              <w:r w:rsidRPr="00D41BF8" w:rsidDel="00F15707">
                <w:delText>Name</w:delText>
              </w:r>
            </w:del>
          </w:p>
        </w:tc>
        <w:tc>
          <w:tcPr>
            <w:tcW w:w="7640" w:type="dxa"/>
          </w:tcPr>
          <w:p w14:paraId="3DD243D8" w14:textId="20F88DF1" w:rsidR="00BE2DC8" w:rsidRPr="001F3959" w:rsidDel="00F15707" w:rsidRDefault="00BE2DC8" w:rsidP="00BE2DC8">
            <w:pPr>
              <w:pStyle w:val="BodyText"/>
              <w:rPr>
                <w:del w:id="2259" w:author="Sarah Thomas" w:date="2014-03-03T14:10:00Z"/>
                <w:b/>
                <w:highlight w:val="lightGray"/>
              </w:rPr>
            </w:pPr>
            <w:del w:id="2260" w:author="Sarah Thomas" w:date="2014-03-03T14:10:00Z">
              <w:r w:rsidRPr="001F3959" w:rsidDel="00F15707">
                <w:rPr>
                  <w:b/>
                </w:rPr>
                <w:delText>Enter private team area</w:delText>
              </w:r>
            </w:del>
          </w:p>
        </w:tc>
      </w:tr>
      <w:tr w:rsidR="00BE2DC8" w:rsidRPr="00CB261A" w:rsidDel="00F15707" w14:paraId="34D6EF39" w14:textId="570B38CC" w:rsidTr="00BE2DC8">
        <w:trPr>
          <w:del w:id="2261" w:author="Sarah Thomas" w:date="2014-03-03T14:10:00Z"/>
        </w:trPr>
        <w:tc>
          <w:tcPr>
            <w:tcW w:w="1710" w:type="dxa"/>
          </w:tcPr>
          <w:p w14:paraId="743851CC" w14:textId="392A4F37" w:rsidR="00BE2DC8" w:rsidRPr="00D41BF8" w:rsidDel="00F15707" w:rsidRDefault="00BE2DC8" w:rsidP="00BE2DC8">
            <w:pPr>
              <w:pStyle w:val="BodyText"/>
              <w:rPr>
                <w:del w:id="2262" w:author="Sarah Thomas" w:date="2014-03-03T14:10:00Z"/>
              </w:rPr>
            </w:pPr>
            <w:del w:id="2263" w:author="Sarah Thomas" w:date="2014-03-03T14:10:00Z">
              <w:r w:rsidRPr="00D41BF8" w:rsidDel="00F15707">
                <w:delText>Actors</w:delText>
              </w:r>
            </w:del>
          </w:p>
        </w:tc>
        <w:tc>
          <w:tcPr>
            <w:tcW w:w="7640" w:type="dxa"/>
          </w:tcPr>
          <w:p w14:paraId="2FA700D0" w14:textId="67D44FEE" w:rsidR="00BE2DC8" w:rsidRPr="00CB261A" w:rsidDel="00F15707" w:rsidRDefault="00445820" w:rsidP="00BE2DC8">
            <w:pPr>
              <w:pStyle w:val="BodyText"/>
              <w:rPr>
                <w:del w:id="2264" w:author="Sarah Thomas" w:date="2014-03-03T14:10:00Z"/>
                <w:highlight w:val="lightGray"/>
              </w:rPr>
            </w:pPr>
            <w:del w:id="2265" w:author="Sarah Thomas" w:date="2014-03-03T14:10:00Z">
              <w:r w:rsidDel="00F15707">
                <w:delText>T</w:delText>
              </w:r>
              <w:r w:rsidR="00BE2DC8" w:rsidDel="00F15707">
                <w:delText>eam member, team leader, team mentor</w:delText>
              </w:r>
            </w:del>
          </w:p>
        </w:tc>
      </w:tr>
      <w:tr w:rsidR="00BE2DC8" w:rsidRPr="00CB261A" w:rsidDel="00F15707" w14:paraId="52411298" w14:textId="7D7A01DA" w:rsidTr="00BE2DC8">
        <w:trPr>
          <w:del w:id="2266" w:author="Sarah Thomas" w:date="2014-03-03T14:10:00Z"/>
        </w:trPr>
        <w:tc>
          <w:tcPr>
            <w:tcW w:w="1710" w:type="dxa"/>
          </w:tcPr>
          <w:p w14:paraId="34A4385F" w14:textId="566A1725" w:rsidR="00BE2DC8" w:rsidRPr="00D41BF8" w:rsidDel="00F15707" w:rsidRDefault="00BE2DC8" w:rsidP="00BE2DC8">
            <w:pPr>
              <w:pStyle w:val="BodyText"/>
              <w:rPr>
                <w:del w:id="2267" w:author="Sarah Thomas" w:date="2014-03-03T14:10:00Z"/>
              </w:rPr>
            </w:pPr>
            <w:del w:id="2268" w:author="Sarah Thomas" w:date="2014-03-03T14:10:00Z">
              <w:r w:rsidRPr="00D41BF8" w:rsidDel="00F15707">
                <w:delText>Pre-conditions</w:delText>
              </w:r>
            </w:del>
          </w:p>
        </w:tc>
        <w:tc>
          <w:tcPr>
            <w:tcW w:w="7640" w:type="dxa"/>
          </w:tcPr>
          <w:p w14:paraId="1B13661C" w14:textId="7AADED6A" w:rsidR="00BE2DC8" w:rsidRPr="00051650" w:rsidDel="00F15707" w:rsidRDefault="00BE2DC8" w:rsidP="00BE2DC8">
            <w:pPr>
              <w:pStyle w:val="BodyText"/>
              <w:rPr>
                <w:del w:id="2269" w:author="Sarah Thomas" w:date="2014-03-03T14:10:00Z"/>
              </w:rPr>
            </w:pPr>
            <w:del w:id="2270" w:author="Sarah Thomas" w:date="2014-03-03T14:10:00Z">
              <w:r w:rsidRPr="00051650" w:rsidDel="00F15707">
                <w:delText xml:space="preserve">Logged-in user </w:delText>
              </w:r>
              <w:r w:rsidDel="00F15707">
                <w:delText>(type: team member, team leader, team mentor)</w:delText>
              </w:r>
            </w:del>
          </w:p>
        </w:tc>
      </w:tr>
      <w:tr w:rsidR="00BE2DC8" w:rsidRPr="00CB261A" w:rsidDel="00F15707" w14:paraId="1BBB1196" w14:textId="1F47C939" w:rsidTr="00BE2DC8">
        <w:trPr>
          <w:del w:id="2271" w:author="Sarah Thomas" w:date="2014-03-03T14:10:00Z"/>
        </w:trPr>
        <w:tc>
          <w:tcPr>
            <w:tcW w:w="1710" w:type="dxa"/>
          </w:tcPr>
          <w:p w14:paraId="25732391" w14:textId="188603D7" w:rsidR="00BE2DC8" w:rsidRPr="00D41BF8" w:rsidDel="00F15707" w:rsidRDefault="00BE2DC8" w:rsidP="00BE2DC8">
            <w:pPr>
              <w:pStyle w:val="BodyText"/>
              <w:rPr>
                <w:del w:id="2272" w:author="Sarah Thomas" w:date="2014-03-03T14:10:00Z"/>
              </w:rPr>
            </w:pPr>
            <w:del w:id="2273" w:author="Sarah Thomas" w:date="2014-03-03T14:10:00Z">
              <w:r w:rsidRPr="00D41BF8" w:rsidDel="00F15707">
                <w:delText>Post-conditions</w:delText>
              </w:r>
            </w:del>
          </w:p>
        </w:tc>
        <w:tc>
          <w:tcPr>
            <w:tcW w:w="7640" w:type="dxa"/>
          </w:tcPr>
          <w:p w14:paraId="4D283D0E" w14:textId="13F0FDDD" w:rsidR="00BE2DC8" w:rsidRPr="00D41BF8" w:rsidDel="00F15707" w:rsidRDefault="00BE2DC8" w:rsidP="00BE2DC8">
            <w:pPr>
              <w:pStyle w:val="BodyText"/>
              <w:rPr>
                <w:del w:id="2274" w:author="Sarah Thomas" w:date="2014-03-03T14:10:00Z"/>
              </w:rPr>
            </w:pPr>
            <w:del w:id="2275" w:author="Sarah Thomas" w:date="2014-03-03T14:10:00Z">
              <w:r w:rsidDel="00F15707">
                <w:delText>The private team area is shown</w:delText>
              </w:r>
            </w:del>
            <w:del w:id="2276" w:author="Sarah Thomas" w:date="2014-02-05T07:11:00Z">
              <w:r w:rsidDel="00C9623B">
                <w:delText xml:space="preserve">  </w:delText>
              </w:r>
            </w:del>
          </w:p>
        </w:tc>
      </w:tr>
      <w:tr w:rsidR="00BE2DC8" w:rsidRPr="00CB261A" w:rsidDel="00F15707" w14:paraId="67D9B352" w14:textId="37869319" w:rsidTr="00BE2DC8">
        <w:trPr>
          <w:del w:id="2277" w:author="Sarah Thomas" w:date="2014-03-03T14:10:00Z"/>
        </w:trPr>
        <w:tc>
          <w:tcPr>
            <w:tcW w:w="1710" w:type="dxa"/>
          </w:tcPr>
          <w:p w14:paraId="729E769D" w14:textId="239AFBE1" w:rsidR="00BE2DC8" w:rsidRPr="00D41BF8" w:rsidDel="00F15707" w:rsidRDefault="00BE2DC8" w:rsidP="00BE2DC8">
            <w:pPr>
              <w:pStyle w:val="BodyText"/>
              <w:rPr>
                <w:del w:id="2278" w:author="Sarah Thomas" w:date="2014-03-03T14:10:00Z"/>
              </w:rPr>
            </w:pPr>
            <w:del w:id="2279" w:author="Sarah Thomas" w:date="2014-03-03T14:10:00Z">
              <w:r w:rsidRPr="00D41BF8" w:rsidDel="00F15707">
                <w:delText>Description</w:delText>
              </w:r>
            </w:del>
          </w:p>
        </w:tc>
        <w:tc>
          <w:tcPr>
            <w:tcW w:w="7640" w:type="dxa"/>
          </w:tcPr>
          <w:p w14:paraId="44395E0B" w14:textId="088D807B" w:rsidR="00BE2DC8" w:rsidRPr="00D41BF8" w:rsidDel="00F15707" w:rsidRDefault="00BE2DC8" w:rsidP="00BE2DC8">
            <w:pPr>
              <w:pStyle w:val="BodyText"/>
              <w:rPr>
                <w:del w:id="2280" w:author="Sarah Thomas" w:date="2014-03-03T14:10:00Z"/>
              </w:rPr>
            </w:pPr>
            <w:del w:id="2281" w:author="Sarah Thomas" w:date="2014-03-03T14:10:00Z">
              <w:r w:rsidDel="00F15707">
                <w:delText>It is a private area for the team members who work within a specific venture. Each member can access this area and see the other members and details about them and about the venture.</w:delText>
              </w:r>
            </w:del>
          </w:p>
        </w:tc>
      </w:tr>
      <w:tr w:rsidR="00BE2DC8" w:rsidRPr="00E70549" w:rsidDel="00F15707" w14:paraId="4CFEBAE5" w14:textId="07A794E7" w:rsidTr="00BE2DC8">
        <w:trPr>
          <w:del w:id="2282" w:author="Sarah Thomas" w:date="2014-03-03T14:10:00Z"/>
        </w:trPr>
        <w:tc>
          <w:tcPr>
            <w:tcW w:w="1710" w:type="dxa"/>
          </w:tcPr>
          <w:p w14:paraId="25C13D23" w14:textId="0890000C" w:rsidR="00BE2DC8" w:rsidRPr="00D41BF8" w:rsidDel="00F15707" w:rsidRDefault="00BE2DC8" w:rsidP="00BE2DC8">
            <w:pPr>
              <w:pStyle w:val="BodyText"/>
              <w:rPr>
                <w:del w:id="2283" w:author="Sarah Thomas" w:date="2014-03-03T14:10:00Z"/>
              </w:rPr>
            </w:pPr>
            <w:del w:id="2284" w:author="Sarah Thomas" w:date="2014-03-03T14:10:00Z">
              <w:r w:rsidRPr="00D41BF8" w:rsidDel="00F15707">
                <w:delText xml:space="preserve">Steps </w:delText>
              </w:r>
            </w:del>
          </w:p>
        </w:tc>
        <w:tc>
          <w:tcPr>
            <w:tcW w:w="7640" w:type="dxa"/>
          </w:tcPr>
          <w:p w14:paraId="01533439" w14:textId="6CA9A8C4" w:rsidR="00BE2DC8" w:rsidDel="00F15707" w:rsidRDefault="00BE2DC8" w:rsidP="00BE2DC8">
            <w:pPr>
              <w:pStyle w:val="BodyText"/>
              <w:rPr>
                <w:del w:id="2285" w:author="Sarah Thomas" w:date="2014-03-03T14:10:00Z"/>
              </w:rPr>
            </w:pPr>
            <w:del w:id="2286" w:author="Sarah Thomas" w:date="2014-03-03T14:10:00Z">
              <w:r w:rsidDel="00F15707">
                <w:delText xml:space="preserve">The system shows the related venture area links for each user who is member in that venture.  </w:delText>
              </w:r>
            </w:del>
          </w:p>
          <w:p w14:paraId="70070D46" w14:textId="3ECFD66B" w:rsidR="00BE2DC8" w:rsidRPr="00263749" w:rsidDel="00F15707" w:rsidRDefault="00BE2DC8" w:rsidP="00BE2DC8">
            <w:pPr>
              <w:pStyle w:val="BodyText"/>
              <w:rPr>
                <w:del w:id="2287" w:author="Sarah Thomas" w:date="2014-03-03T14:10:00Z"/>
              </w:rPr>
            </w:pPr>
            <w:del w:id="2288" w:author="Sarah Thomas" w:date="2014-03-03T14:10:00Z">
              <w:r w:rsidDel="00F15707">
                <w:delText xml:space="preserve">The user </w:delText>
              </w:r>
              <w:r w:rsidRPr="00263749" w:rsidDel="00F15707">
                <w:delText>clicks “</w:delText>
              </w:r>
              <w:r w:rsidDel="00F15707">
                <w:delText>Enter venture area</w:delText>
              </w:r>
              <w:r w:rsidRPr="00263749" w:rsidDel="00F15707">
                <w:delText>” link</w:delText>
              </w:r>
            </w:del>
          </w:p>
          <w:p w14:paraId="59953AD4" w14:textId="4CB99C22" w:rsidR="00BE2DC8" w:rsidRPr="00C51DEC" w:rsidDel="00F15707" w:rsidRDefault="00BE2DC8" w:rsidP="00BE2DC8">
            <w:pPr>
              <w:pStyle w:val="BodyText"/>
              <w:rPr>
                <w:del w:id="2289" w:author="Sarah Thomas" w:date="2014-03-03T14:10:00Z"/>
              </w:rPr>
            </w:pPr>
            <w:del w:id="2290" w:author="Sarah Thomas" w:date="2014-03-03T14:10:00Z">
              <w:r w:rsidRPr="00263749" w:rsidDel="00F15707">
                <w:delText xml:space="preserve">The system shows </w:delText>
              </w:r>
              <w:r w:rsidDel="00F15707">
                <w:delText>details of venture, member team, team mentor and team leader</w:delText>
              </w:r>
              <w:r w:rsidRPr="00263749" w:rsidDel="00F15707">
                <w:delText>.</w:delText>
              </w:r>
            </w:del>
          </w:p>
        </w:tc>
      </w:tr>
    </w:tbl>
    <w:p w14:paraId="6354C1E6" w14:textId="43081F82" w:rsidR="00BE2DC8" w:rsidDel="00F15707" w:rsidRDefault="00BE2DC8" w:rsidP="00BE2DC8">
      <w:pPr>
        <w:pStyle w:val="BodyText"/>
        <w:rPr>
          <w:del w:id="2291" w:author="Sarah Thomas" w:date="2014-03-03T14:10:00Z"/>
          <w:rFonts w:asciiTheme="majorBidi" w:hAnsiTheme="majorBidi"/>
          <w:highlight w:val="lightGray"/>
        </w:rPr>
      </w:pPr>
    </w:p>
    <w:p w14:paraId="459F852C" w14:textId="29ADA3E8" w:rsidR="00BE2DC8" w:rsidRPr="00D41BF8" w:rsidDel="00F15707" w:rsidRDefault="00BE2DC8" w:rsidP="00BE2DC8">
      <w:pPr>
        <w:pStyle w:val="BodyText"/>
        <w:rPr>
          <w:del w:id="2292" w:author="Sarah Thomas" w:date="2014-03-03T14:10:00Z"/>
          <w:highlight w:val="yellow"/>
        </w:rPr>
      </w:pPr>
    </w:p>
    <w:tbl>
      <w:tblPr>
        <w:tblStyle w:val="TableGrid"/>
        <w:tblW w:w="0" w:type="auto"/>
        <w:tblLook w:val="04A0" w:firstRow="1" w:lastRow="0" w:firstColumn="1" w:lastColumn="0" w:noHBand="0" w:noVBand="1"/>
      </w:tblPr>
      <w:tblGrid>
        <w:gridCol w:w="1664"/>
        <w:gridCol w:w="6852"/>
      </w:tblGrid>
      <w:tr w:rsidR="00BE2DC8" w:rsidRPr="00CB261A" w:rsidDel="00F15707" w14:paraId="64678936" w14:textId="4A698409" w:rsidTr="00BE2DC8">
        <w:trPr>
          <w:del w:id="2293" w:author="Sarah Thomas" w:date="2014-03-03T14:10:00Z"/>
        </w:trPr>
        <w:tc>
          <w:tcPr>
            <w:tcW w:w="1710" w:type="dxa"/>
          </w:tcPr>
          <w:p w14:paraId="13C4C30D" w14:textId="1189D9F3" w:rsidR="00BE2DC8" w:rsidRPr="00D41BF8" w:rsidDel="00F15707" w:rsidRDefault="00BE2DC8" w:rsidP="00BE2DC8">
            <w:pPr>
              <w:pStyle w:val="BodyText"/>
              <w:rPr>
                <w:del w:id="2294" w:author="Sarah Thomas" w:date="2014-03-03T14:10:00Z"/>
              </w:rPr>
            </w:pPr>
            <w:del w:id="2295" w:author="Sarah Thomas" w:date="2014-03-03T14:10:00Z">
              <w:r w:rsidRPr="00D41BF8" w:rsidDel="00F15707">
                <w:delText>Name</w:delText>
              </w:r>
            </w:del>
          </w:p>
        </w:tc>
        <w:tc>
          <w:tcPr>
            <w:tcW w:w="7640" w:type="dxa"/>
          </w:tcPr>
          <w:p w14:paraId="7E7B89EF" w14:textId="392137E1" w:rsidR="00BE2DC8" w:rsidRPr="001F3959" w:rsidDel="00F15707" w:rsidRDefault="00BE2DC8" w:rsidP="00BE2DC8">
            <w:pPr>
              <w:pStyle w:val="BodyText"/>
              <w:rPr>
                <w:del w:id="2296" w:author="Sarah Thomas" w:date="2014-03-03T14:10:00Z"/>
                <w:b/>
                <w:highlight w:val="lightGray"/>
              </w:rPr>
            </w:pPr>
            <w:del w:id="2297" w:author="Sarah Thomas" w:date="2014-03-03T14:10:00Z">
              <w:r w:rsidRPr="001F3959" w:rsidDel="00F15707">
                <w:rPr>
                  <w:b/>
                </w:rPr>
                <w:delText>Build team</w:delText>
              </w:r>
            </w:del>
          </w:p>
        </w:tc>
      </w:tr>
      <w:tr w:rsidR="00BE2DC8" w:rsidRPr="00CB261A" w:rsidDel="00F15707" w14:paraId="01340F38" w14:textId="275DFEB0" w:rsidTr="00BE2DC8">
        <w:trPr>
          <w:del w:id="2298" w:author="Sarah Thomas" w:date="2014-03-03T14:10:00Z"/>
        </w:trPr>
        <w:tc>
          <w:tcPr>
            <w:tcW w:w="1710" w:type="dxa"/>
          </w:tcPr>
          <w:p w14:paraId="7307D254" w14:textId="5A8E098A" w:rsidR="00BE2DC8" w:rsidRPr="00D41BF8" w:rsidDel="00F15707" w:rsidRDefault="00BE2DC8" w:rsidP="00BE2DC8">
            <w:pPr>
              <w:pStyle w:val="BodyText"/>
              <w:rPr>
                <w:del w:id="2299" w:author="Sarah Thomas" w:date="2014-03-03T14:10:00Z"/>
              </w:rPr>
            </w:pPr>
            <w:del w:id="2300" w:author="Sarah Thomas" w:date="2014-03-03T14:10:00Z">
              <w:r w:rsidRPr="00D41BF8" w:rsidDel="00F15707">
                <w:delText>Actors</w:delText>
              </w:r>
            </w:del>
          </w:p>
        </w:tc>
        <w:tc>
          <w:tcPr>
            <w:tcW w:w="7640" w:type="dxa"/>
          </w:tcPr>
          <w:p w14:paraId="0E1CC812" w14:textId="20EFB776" w:rsidR="00BE2DC8" w:rsidRPr="00D41BF8" w:rsidDel="00F15707" w:rsidRDefault="00BE2DC8" w:rsidP="00BE2DC8">
            <w:pPr>
              <w:pStyle w:val="BodyText"/>
              <w:rPr>
                <w:del w:id="2301" w:author="Sarah Thomas" w:date="2014-03-03T14:10:00Z"/>
                <w:highlight w:val="lightGray"/>
              </w:rPr>
            </w:pPr>
            <w:del w:id="2302" w:author="Sarah Thomas" w:date="2014-03-03T14:10:00Z">
              <w:r w:rsidDel="00F15707">
                <w:delText>Team leader</w:delText>
              </w:r>
            </w:del>
          </w:p>
        </w:tc>
      </w:tr>
      <w:tr w:rsidR="00BE2DC8" w:rsidRPr="00CB261A" w:rsidDel="00F15707" w14:paraId="7935B062" w14:textId="599F2A92" w:rsidTr="00BE2DC8">
        <w:trPr>
          <w:del w:id="2303" w:author="Sarah Thomas" w:date="2014-03-03T14:10:00Z"/>
        </w:trPr>
        <w:tc>
          <w:tcPr>
            <w:tcW w:w="1710" w:type="dxa"/>
          </w:tcPr>
          <w:p w14:paraId="45387F0E" w14:textId="17FF6051" w:rsidR="00BE2DC8" w:rsidRPr="00D41BF8" w:rsidDel="00F15707" w:rsidRDefault="00BE2DC8" w:rsidP="00BE2DC8">
            <w:pPr>
              <w:pStyle w:val="BodyText"/>
              <w:rPr>
                <w:del w:id="2304" w:author="Sarah Thomas" w:date="2014-03-03T14:10:00Z"/>
              </w:rPr>
            </w:pPr>
            <w:del w:id="2305" w:author="Sarah Thomas" w:date="2014-03-03T14:10:00Z">
              <w:r w:rsidRPr="00D41BF8" w:rsidDel="00F15707">
                <w:delText>Pre-conditions</w:delText>
              </w:r>
            </w:del>
          </w:p>
        </w:tc>
        <w:tc>
          <w:tcPr>
            <w:tcW w:w="7640" w:type="dxa"/>
          </w:tcPr>
          <w:p w14:paraId="236F2045" w14:textId="6160CCD6" w:rsidR="00BE2DC8" w:rsidRPr="00D41BF8" w:rsidDel="00F15707" w:rsidRDefault="00BE2DC8" w:rsidP="00BE2DC8">
            <w:pPr>
              <w:pStyle w:val="BodyText"/>
              <w:rPr>
                <w:del w:id="2306" w:author="Sarah Thomas" w:date="2014-03-03T14:10:00Z"/>
              </w:rPr>
            </w:pPr>
            <w:del w:id="2307" w:author="Sarah Thomas" w:date="2014-03-03T14:10:00Z">
              <w:r w:rsidRPr="00051650" w:rsidDel="00F15707">
                <w:delText xml:space="preserve">Logged-in user </w:delText>
              </w:r>
              <w:r w:rsidDel="00F15707">
                <w:delText>(type: team leader)</w:delText>
              </w:r>
            </w:del>
          </w:p>
        </w:tc>
      </w:tr>
      <w:tr w:rsidR="00BE2DC8" w:rsidRPr="00CB261A" w:rsidDel="00F15707" w14:paraId="37479822" w14:textId="55C75DED" w:rsidTr="00BE2DC8">
        <w:trPr>
          <w:del w:id="2308" w:author="Sarah Thomas" w:date="2014-03-03T14:10:00Z"/>
        </w:trPr>
        <w:tc>
          <w:tcPr>
            <w:tcW w:w="1710" w:type="dxa"/>
          </w:tcPr>
          <w:p w14:paraId="1BBC9E15" w14:textId="57E8ACCD" w:rsidR="00BE2DC8" w:rsidRPr="00D41BF8" w:rsidDel="00F15707" w:rsidRDefault="00BE2DC8" w:rsidP="00BE2DC8">
            <w:pPr>
              <w:pStyle w:val="BodyText"/>
              <w:rPr>
                <w:del w:id="2309" w:author="Sarah Thomas" w:date="2014-03-03T14:10:00Z"/>
              </w:rPr>
            </w:pPr>
            <w:del w:id="2310" w:author="Sarah Thomas" w:date="2014-03-03T14:10:00Z">
              <w:r w:rsidRPr="00D41BF8" w:rsidDel="00F15707">
                <w:delText>Post-conditions</w:delText>
              </w:r>
            </w:del>
          </w:p>
        </w:tc>
        <w:tc>
          <w:tcPr>
            <w:tcW w:w="7640" w:type="dxa"/>
          </w:tcPr>
          <w:p w14:paraId="2E09567C" w14:textId="2DF97341" w:rsidR="00BE2DC8" w:rsidRPr="00D41BF8" w:rsidDel="00F15707" w:rsidRDefault="00BE2DC8" w:rsidP="00BE2DC8">
            <w:pPr>
              <w:pStyle w:val="BodyText"/>
              <w:rPr>
                <w:del w:id="2311" w:author="Sarah Thomas" w:date="2014-03-03T14:10:00Z"/>
              </w:rPr>
            </w:pPr>
            <w:del w:id="2312" w:author="Sarah Thomas" w:date="2014-03-03T14:10:00Z">
              <w:r w:rsidDel="00F15707">
                <w:delText>Team leader page is shown</w:delText>
              </w:r>
            </w:del>
          </w:p>
        </w:tc>
      </w:tr>
      <w:tr w:rsidR="00BE2DC8" w:rsidRPr="00CB261A" w:rsidDel="00F15707" w14:paraId="7B2B2BDD" w14:textId="5C57C20C" w:rsidTr="00BE2DC8">
        <w:trPr>
          <w:del w:id="2313" w:author="Sarah Thomas" w:date="2014-03-03T14:10:00Z"/>
        </w:trPr>
        <w:tc>
          <w:tcPr>
            <w:tcW w:w="1710" w:type="dxa"/>
          </w:tcPr>
          <w:p w14:paraId="50A415F6" w14:textId="18B874B8" w:rsidR="00BE2DC8" w:rsidRPr="00D41BF8" w:rsidDel="00F15707" w:rsidRDefault="00BE2DC8" w:rsidP="00BE2DC8">
            <w:pPr>
              <w:pStyle w:val="BodyText"/>
              <w:rPr>
                <w:del w:id="2314" w:author="Sarah Thomas" w:date="2014-03-03T14:10:00Z"/>
              </w:rPr>
            </w:pPr>
            <w:del w:id="2315" w:author="Sarah Thomas" w:date="2014-03-03T14:10:00Z">
              <w:r w:rsidRPr="00D41BF8" w:rsidDel="00F15707">
                <w:delText>Description</w:delText>
              </w:r>
            </w:del>
          </w:p>
        </w:tc>
        <w:tc>
          <w:tcPr>
            <w:tcW w:w="7640" w:type="dxa"/>
          </w:tcPr>
          <w:p w14:paraId="41EB4E64" w14:textId="193333D2" w:rsidR="00BE2DC8" w:rsidRPr="00D41BF8" w:rsidDel="00F15707" w:rsidRDefault="00BE2DC8" w:rsidP="00BE2DC8">
            <w:pPr>
              <w:pStyle w:val="BodyText"/>
              <w:rPr>
                <w:del w:id="2316" w:author="Sarah Thomas" w:date="2014-03-03T14:10:00Z"/>
              </w:rPr>
            </w:pPr>
            <w:del w:id="2317" w:author="Sarah Thomas" w:date="2014-03-03T14:10:00Z">
              <w:r w:rsidDel="00F15707">
                <w:delText xml:space="preserve">A team leader invites registered users to become team member or mentor depends on their skills and specific field of study. </w:delText>
              </w:r>
            </w:del>
          </w:p>
        </w:tc>
      </w:tr>
      <w:tr w:rsidR="00BE2DC8" w:rsidRPr="00E70549" w:rsidDel="00F15707" w14:paraId="5FF01F0C" w14:textId="1CEF362A" w:rsidTr="00BE2DC8">
        <w:trPr>
          <w:del w:id="2318" w:author="Sarah Thomas" w:date="2014-03-03T14:10:00Z"/>
        </w:trPr>
        <w:tc>
          <w:tcPr>
            <w:tcW w:w="1710" w:type="dxa"/>
          </w:tcPr>
          <w:p w14:paraId="423EBFCF" w14:textId="2A02FE76" w:rsidR="00BE2DC8" w:rsidRPr="00D41BF8" w:rsidDel="00F15707" w:rsidRDefault="00BE2DC8" w:rsidP="00BE2DC8">
            <w:pPr>
              <w:pStyle w:val="BodyText"/>
              <w:rPr>
                <w:del w:id="2319" w:author="Sarah Thomas" w:date="2014-03-03T14:10:00Z"/>
              </w:rPr>
            </w:pPr>
            <w:del w:id="2320" w:author="Sarah Thomas" w:date="2014-03-03T14:10:00Z">
              <w:r w:rsidRPr="00D41BF8" w:rsidDel="00F15707">
                <w:delText xml:space="preserve">Steps </w:delText>
              </w:r>
            </w:del>
          </w:p>
        </w:tc>
        <w:tc>
          <w:tcPr>
            <w:tcW w:w="7640" w:type="dxa"/>
          </w:tcPr>
          <w:p w14:paraId="7C515238" w14:textId="2F85BBFD" w:rsidR="00BE2DC8" w:rsidRPr="00C51DEC" w:rsidDel="00F15707" w:rsidRDefault="00BE2DC8" w:rsidP="00BE2DC8">
            <w:pPr>
              <w:pStyle w:val="BodyText"/>
              <w:rPr>
                <w:del w:id="2321" w:author="Sarah Thomas" w:date="2014-03-03T14:10:00Z"/>
              </w:rPr>
            </w:pPr>
            <w:del w:id="2322" w:author="Sarah Thomas" w:date="2014-03-03T14:10:00Z">
              <w:r w:rsidDel="00F15707">
                <w:delText>The team leader logged-in.</w:delText>
              </w:r>
            </w:del>
          </w:p>
          <w:p w14:paraId="56CC2F5F" w14:textId="15FFDCE6" w:rsidR="00BE2DC8" w:rsidDel="00F15707" w:rsidRDefault="00BE2DC8" w:rsidP="00BE2DC8">
            <w:pPr>
              <w:pStyle w:val="BodyText"/>
              <w:rPr>
                <w:del w:id="2323" w:author="Sarah Thomas" w:date="2014-03-03T14:10:00Z"/>
              </w:rPr>
            </w:pPr>
            <w:del w:id="2324" w:author="Sarah Thomas" w:date="2014-03-03T14:10:00Z">
              <w:r w:rsidDel="00F15707">
                <w:delText>Browse the registered users’ profiles.</w:delText>
              </w:r>
            </w:del>
          </w:p>
          <w:p w14:paraId="72422141" w14:textId="4FA7EF5D" w:rsidR="00BE2DC8" w:rsidDel="00F15707" w:rsidRDefault="00BE2DC8" w:rsidP="00BE2DC8">
            <w:pPr>
              <w:pStyle w:val="BodyText"/>
              <w:rPr>
                <w:del w:id="2325" w:author="Sarah Thomas" w:date="2014-03-03T14:10:00Z"/>
              </w:rPr>
            </w:pPr>
            <w:del w:id="2326" w:author="Sarah Thomas" w:date="2014-03-03T14:10:00Z">
              <w:r w:rsidDel="00F15707">
                <w:delText>Select any users to invite him/her to be a member to a specific venture.</w:delText>
              </w:r>
            </w:del>
          </w:p>
          <w:p w14:paraId="6E02C155" w14:textId="4417C267" w:rsidR="00BE2DC8" w:rsidDel="00F15707" w:rsidRDefault="00BE2DC8" w:rsidP="00BE2DC8">
            <w:pPr>
              <w:pStyle w:val="BodyText"/>
              <w:rPr>
                <w:del w:id="2327" w:author="Sarah Thomas" w:date="2014-03-03T14:10:00Z"/>
              </w:rPr>
            </w:pPr>
            <w:del w:id="2328" w:author="Sarah Thomas" w:date="2014-03-03T14:10:00Z">
              <w:r w:rsidDel="00F15707">
                <w:delText>The team leader completes the invitation form</w:delText>
              </w:r>
            </w:del>
          </w:p>
          <w:p w14:paraId="7ABFCA7E" w14:textId="64E99A19" w:rsidR="00BE2DC8" w:rsidDel="00F15707" w:rsidRDefault="00BE2DC8" w:rsidP="00BE2DC8">
            <w:pPr>
              <w:pStyle w:val="BodyText"/>
              <w:rPr>
                <w:del w:id="2329" w:author="Sarah Thomas" w:date="2014-03-03T14:10:00Z"/>
              </w:rPr>
            </w:pPr>
            <w:del w:id="2330" w:author="Sarah Thomas" w:date="2014-03-03T14:10:00Z">
              <w:r w:rsidDel="00F15707">
                <w:delText>The team leader sends the invitation form to the registered user by click on “send invitation” links.</w:delText>
              </w:r>
            </w:del>
          </w:p>
          <w:p w14:paraId="2AC84447" w14:textId="4166B9B5" w:rsidR="00BE2DC8" w:rsidRPr="00C51DEC" w:rsidDel="00F15707" w:rsidRDefault="00BE2DC8" w:rsidP="0080393E">
            <w:pPr>
              <w:pStyle w:val="BodyText"/>
              <w:rPr>
                <w:del w:id="2331" w:author="Sarah Thomas" w:date="2014-03-03T14:10:00Z"/>
              </w:rPr>
            </w:pPr>
            <w:del w:id="2332" w:author="Sarah Thomas" w:date="2014-03-03T14:10:00Z">
              <w:r w:rsidDel="00F15707">
                <w:delText>Th</w:delText>
              </w:r>
              <w:r w:rsidR="001F3959" w:rsidDel="00F15707">
                <w:delText>e system sends the invitation</w:delText>
              </w:r>
              <w:r w:rsidDel="00F15707">
                <w:delText xml:space="preserve"> </w:delText>
              </w:r>
              <w:r w:rsidR="001F3959" w:rsidDel="00F15707">
                <w:delText xml:space="preserve">and upon agreement the </w:delText>
              </w:r>
              <w:r w:rsidR="0080393E" w:rsidDel="00F15707">
                <w:delText>invited user is added as a team member</w:delText>
              </w:r>
            </w:del>
          </w:p>
        </w:tc>
      </w:tr>
    </w:tbl>
    <w:p w14:paraId="19E40599" w14:textId="1FFDA1D5" w:rsidR="00BE2DC8" w:rsidDel="00F15707" w:rsidRDefault="00BE2DC8" w:rsidP="00BE2DC8">
      <w:pPr>
        <w:pStyle w:val="BodyText"/>
        <w:rPr>
          <w:del w:id="2333" w:author="Sarah Thomas" w:date="2014-03-03T14:10:00Z"/>
          <w:rFonts w:asciiTheme="majorBidi" w:hAnsiTheme="majorBidi"/>
          <w:highlight w:val="lightGray"/>
        </w:rPr>
      </w:pPr>
    </w:p>
    <w:p w14:paraId="668B52B5" w14:textId="6036212C" w:rsidR="00BE2DC8" w:rsidRPr="00D41BF8" w:rsidDel="00F15707" w:rsidRDefault="00BE2DC8" w:rsidP="00BE2DC8">
      <w:pPr>
        <w:pStyle w:val="BodyText"/>
        <w:rPr>
          <w:del w:id="2334" w:author="Sarah Thomas" w:date="2014-03-03T14:10:00Z"/>
          <w:highlight w:val="yellow"/>
        </w:rPr>
      </w:pPr>
    </w:p>
    <w:tbl>
      <w:tblPr>
        <w:tblStyle w:val="TableGrid"/>
        <w:tblW w:w="0" w:type="auto"/>
        <w:tblLook w:val="04A0" w:firstRow="1" w:lastRow="0" w:firstColumn="1" w:lastColumn="0" w:noHBand="0" w:noVBand="1"/>
      </w:tblPr>
      <w:tblGrid>
        <w:gridCol w:w="1661"/>
        <w:gridCol w:w="6855"/>
      </w:tblGrid>
      <w:tr w:rsidR="00BE2DC8" w:rsidRPr="00CB261A" w:rsidDel="00F15707" w14:paraId="4237FB37" w14:textId="4A2200FA" w:rsidTr="00BE2DC8">
        <w:trPr>
          <w:del w:id="2335" w:author="Sarah Thomas" w:date="2014-03-03T14:10:00Z"/>
        </w:trPr>
        <w:tc>
          <w:tcPr>
            <w:tcW w:w="1710" w:type="dxa"/>
          </w:tcPr>
          <w:p w14:paraId="09F0DAE6" w14:textId="77CD790F" w:rsidR="00BE2DC8" w:rsidRPr="00D41BF8" w:rsidDel="00F15707" w:rsidRDefault="00BE2DC8" w:rsidP="00BE2DC8">
            <w:pPr>
              <w:pStyle w:val="BodyText"/>
              <w:rPr>
                <w:del w:id="2336" w:author="Sarah Thomas" w:date="2014-03-03T14:10:00Z"/>
              </w:rPr>
            </w:pPr>
            <w:del w:id="2337" w:author="Sarah Thomas" w:date="2014-03-03T14:10:00Z">
              <w:r w:rsidRPr="00D41BF8" w:rsidDel="00F15707">
                <w:delText>Name</w:delText>
              </w:r>
            </w:del>
          </w:p>
        </w:tc>
        <w:tc>
          <w:tcPr>
            <w:tcW w:w="7640" w:type="dxa"/>
          </w:tcPr>
          <w:p w14:paraId="780A67AB" w14:textId="3931E4C4" w:rsidR="00BE2DC8" w:rsidRPr="0080393E" w:rsidDel="00F15707" w:rsidRDefault="00BE2DC8" w:rsidP="00BE2DC8">
            <w:pPr>
              <w:pStyle w:val="BodyText"/>
              <w:rPr>
                <w:del w:id="2338" w:author="Sarah Thomas" w:date="2014-03-03T14:10:00Z"/>
                <w:b/>
                <w:highlight w:val="lightGray"/>
              </w:rPr>
            </w:pPr>
            <w:del w:id="2339" w:author="Sarah Thomas" w:date="2014-03-03T14:10:00Z">
              <w:r w:rsidRPr="0080393E" w:rsidDel="00F15707">
                <w:rPr>
                  <w:b/>
                </w:rPr>
                <w:delText>Site administrator</w:delText>
              </w:r>
            </w:del>
          </w:p>
        </w:tc>
      </w:tr>
      <w:tr w:rsidR="00BE2DC8" w:rsidRPr="00CB261A" w:rsidDel="00F15707" w14:paraId="5E6FF0C6" w14:textId="20A00841" w:rsidTr="00BE2DC8">
        <w:trPr>
          <w:del w:id="2340" w:author="Sarah Thomas" w:date="2014-03-03T14:10:00Z"/>
        </w:trPr>
        <w:tc>
          <w:tcPr>
            <w:tcW w:w="1710" w:type="dxa"/>
          </w:tcPr>
          <w:p w14:paraId="78AD3CA0" w14:textId="461E511D" w:rsidR="00BE2DC8" w:rsidRPr="00D41BF8" w:rsidDel="00F15707" w:rsidRDefault="00BE2DC8" w:rsidP="00BE2DC8">
            <w:pPr>
              <w:pStyle w:val="BodyText"/>
              <w:rPr>
                <w:del w:id="2341" w:author="Sarah Thomas" w:date="2014-03-03T14:10:00Z"/>
              </w:rPr>
            </w:pPr>
            <w:del w:id="2342" w:author="Sarah Thomas" w:date="2014-03-03T14:10:00Z">
              <w:r w:rsidRPr="00D41BF8" w:rsidDel="00F15707">
                <w:delText>Actors</w:delText>
              </w:r>
            </w:del>
          </w:p>
        </w:tc>
        <w:tc>
          <w:tcPr>
            <w:tcW w:w="7640" w:type="dxa"/>
          </w:tcPr>
          <w:p w14:paraId="28FBC98D" w14:textId="5D18EF45" w:rsidR="00BE2DC8" w:rsidRPr="00D41BF8" w:rsidDel="00F15707" w:rsidRDefault="00BE2DC8" w:rsidP="00BE2DC8">
            <w:pPr>
              <w:pStyle w:val="BodyText"/>
              <w:rPr>
                <w:del w:id="2343" w:author="Sarah Thomas" w:date="2014-03-03T14:10:00Z"/>
                <w:highlight w:val="lightGray"/>
              </w:rPr>
            </w:pPr>
            <w:del w:id="2344" w:author="Sarah Thomas" w:date="2014-03-03T14:10:00Z">
              <w:r w:rsidRPr="00C6384E" w:rsidDel="00F15707">
                <w:delText xml:space="preserve">Administrator </w:delText>
              </w:r>
            </w:del>
          </w:p>
        </w:tc>
      </w:tr>
      <w:tr w:rsidR="00BE2DC8" w:rsidRPr="00CB261A" w:rsidDel="00F15707" w14:paraId="5AC9D28C" w14:textId="0B391B5D" w:rsidTr="00BE2DC8">
        <w:trPr>
          <w:del w:id="2345" w:author="Sarah Thomas" w:date="2014-03-03T14:10:00Z"/>
        </w:trPr>
        <w:tc>
          <w:tcPr>
            <w:tcW w:w="1710" w:type="dxa"/>
          </w:tcPr>
          <w:p w14:paraId="0774D1DF" w14:textId="0465E3B1" w:rsidR="00BE2DC8" w:rsidRPr="00D41BF8" w:rsidDel="00F15707" w:rsidRDefault="00BE2DC8" w:rsidP="00BE2DC8">
            <w:pPr>
              <w:pStyle w:val="BodyText"/>
              <w:rPr>
                <w:del w:id="2346" w:author="Sarah Thomas" w:date="2014-03-03T14:10:00Z"/>
              </w:rPr>
            </w:pPr>
            <w:del w:id="2347" w:author="Sarah Thomas" w:date="2014-03-03T14:10:00Z">
              <w:r w:rsidRPr="00D41BF8" w:rsidDel="00F15707">
                <w:delText>Pre-conditions</w:delText>
              </w:r>
            </w:del>
          </w:p>
        </w:tc>
        <w:tc>
          <w:tcPr>
            <w:tcW w:w="7640" w:type="dxa"/>
          </w:tcPr>
          <w:p w14:paraId="27A407BE" w14:textId="55FAA281" w:rsidR="00BE2DC8" w:rsidRPr="00C6384E" w:rsidDel="00F15707" w:rsidRDefault="00BE2DC8" w:rsidP="00BE2DC8">
            <w:pPr>
              <w:pStyle w:val="BodyText"/>
              <w:rPr>
                <w:del w:id="2348" w:author="Sarah Thomas" w:date="2014-03-03T14:10:00Z"/>
              </w:rPr>
            </w:pPr>
            <w:del w:id="2349" w:author="Sarah Thomas" w:date="2014-03-03T14:10:00Z">
              <w:r w:rsidDel="00F15707">
                <w:delText>Administrator is logged in</w:delText>
              </w:r>
            </w:del>
          </w:p>
        </w:tc>
      </w:tr>
      <w:tr w:rsidR="00BE2DC8" w:rsidRPr="00CB261A" w:rsidDel="00F15707" w14:paraId="1896EA4D" w14:textId="2D5C475A" w:rsidTr="00BE2DC8">
        <w:trPr>
          <w:del w:id="2350" w:author="Sarah Thomas" w:date="2014-03-03T14:10:00Z"/>
        </w:trPr>
        <w:tc>
          <w:tcPr>
            <w:tcW w:w="1710" w:type="dxa"/>
          </w:tcPr>
          <w:p w14:paraId="0B9F2C7D" w14:textId="05D244FB" w:rsidR="00BE2DC8" w:rsidRPr="00D41BF8" w:rsidDel="00F15707" w:rsidRDefault="00BE2DC8" w:rsidP="00BE2DC8">
            <w:pPr>
              <w:pStyle w:val="BodyText"/>
              <w:rPr>
                <w:del w:id="2351" w:author="Sarah Thomas" w:date="2014-03-03T14:10:00Z"/>
              </w:rPr>
            </w:pPr>
            <w:del w:id="2352" w:author="Sarah Thomas" w:date="2014-03-03T14:10:00Z">
              <w:r w:rsidRPr="00D41BF8" w:rsidDel="00F15707">
                <w:delText>Post-conditions</w:delText>
              </w:r>
            </w:del>
          </w:p>
        </w:tc>
        <w:tc>
          <w:tcPr>
            <w:tcW w:w="7640" w:type="dxa"/>
          </w:tcPr>
          <w:p w14:paraId="747A72E6" w14:textId="7F565087" w:rsidR="00BE2DC8" w:rsidRPr="00C6384E" w:rsidDel="00F15707" w:rsidRDefault="00BE2DC8" w:rsidP="00BE2DC8">
            <w:pPr>
              <w:pStyle w:val="BodyText"/>
              <w:rPr>
                <w:del w:id="2353" w:author="Sarah Thomas" w:date="2014-03-03T14:10:00Z"/>
              </w:rPr>
            </w:pPr>
            <w:del w:id="2354" w:author="Sarah Thomas" w:date="2014-03-03T14:10:00Z">
              <w:r w:rsidDel="00F15707">
                <w:delText>Administrator panel is shown</w:delText>
              </w:r>
            </w:del>
          </w:p>
        </w:tc>
      </w:tr>
      <w:tr w:rsidR="00BE2DC8" w:rsidRPr="00CB261A" w:rsidDel="00F15707" w14:paraId="42A75565" w14:textId="00206ABB" w:rsidTr="00BE2DC8">
        <w:trPr>
          <w:del w:id="2355" w:author="Sarah Thomas" w:date="2014-03-03T14:10:00Z"/>
        </w:trPr>
        <w:tc>
          <w:tcPr>
            <w:tcW w:w="1710" w:type="dxa"/>
          </w:tcPr>
          <w:p w14:paraId="70A7527A" w14:textId="0F8F81E6" w:rsidR="00BE2DC8" w:rsidRPr="00D41BF8" w:rsidDel="00F15707" w:rsidRDefault="00BE2DC8" w:rsidP="00BE2DC8">
            <w:pPr>
              <w:pStyle w:val="BodyText"/>
              <w:rPr>
                <w:del w:id="2356" w:author="Sarah Thomas" w:date="2014-03-03T14:10:00Z"/>
              </w:rPr>
            </w:pPr>
            <w:del w:id="2357" w:author="Sarah Thomas" w:date="2014-03-03T14:10:00Z">
              <w:r w:rsidRPr="00D41BF8" w:rsidDel="00F15707">
                <w:delText>Description</w:delText>
              </w:r>
            </w:del>
          </w:p>
        </w:tc>
        <w:tc>
          <w:tcPr>
            <w:tcW w:w="7640" w:type="dxa"/>
          </w:tcPr>
          <w:p w14:paraId="5E140F99" w14:textId="2AE3CC46" w:rsidR="00BE2DC8" w:rsidRPr="00C6384E" w:rsidDel="00F15707" w:rsidRDefault="00BE2DC8" w:rsidP="00BE2DC8">
            <w:pPr>
              <w:pStyle w:val="BodyText"/>
              <w:rPr>
                <w:del w:id="2358" w:author="Sarah Thomas" w:date="2014-03-03T14:10:00Z"/>
              </w:rPr>
            </w:pPr>
            <w:del w:id="2359" w:author="Sarah Thomas" w:date="2014-03-03T14:10:00Z">
              <w:r w:rsidDel="00F15707">
                <w:delText xml:space="preserve">Administrator has authority to add/ remove users, add/edit details to the system, and remove/ hide of ventures and profile that </w:delText>
              </w:r>
              <w:r w:rsidRPr="00C6384E" w:rsidDel="00F15707">
                <w:delText>violate terms and conditions</w:delText>
              </w:r>
              <w:r w:rsidDel="00F15707">
                <w:delText>.</w:delText>
              </w:r>
            </w:del>
          </w:p>
        </w:tc>
      </w:tr>
    </w:tbl>
    <w:p w14:paraId="2883E45A" w14:textId="76AB3E7A" w:rsidR="00BE2DC8" w:rsidRPr="00E70549" w:rsidDel="00F15707" w:rsidRDefault="00BE2DC8" w:rsidP="00BE2DC8">
      <w:pPr>
        <w:spacing w:after="0"/>
        <w:rPr>
          <w:del w:id="2360" w:author="Sarah Thomas" w:date="2014-03-03T14:10:00Z"/>
          <w:rFonts w:asciiTheme="majorBidi" w:hAnsiTheme="majorBidi" w:cstheme="majorBidi"/>
        </w:rPr>
      </w:pPr>
    </w:p>
    <w:p w14:paraId="557EE0B3" w14:textId="76C0BB4A" w:rsidR="00A5192B" w:rsidDel="00F15707" w:rsidRDefault="00A5192B" w:rsidP="00A5192B">
      <w:pPr>
        <w:pStyle w:val="Heading2"/>
        <w:rPr>
          <w:del w:id="2361" w:author="Sarah Thomas" w:date="2014-03-03T14:10:00Z"/>
        </w:rPr>
      </w:pPr>
      <w:bookmarkStart w:id="2362" w:name="_Toc253043799"/>
      <w:del w:id="2363" w:author="Sarah Thomas" w:date="2014-03-03T14:10:00Z">
        <w:r w:rsidDel="00F15707">
          <w:delText>Functional Requirements</w:delText>
        </w:r>
        <w:bookmarkEnd w:id="2362"/>
      </w:del>
    </w:p>
    <w:p w14:paraId="7F7F0A9D" w14:textId="137F619A" w:rsidR="00A5192B" w:rsidDel="00F15707" w:rsidRDefault="00A5192B" w:rsidP="00A5192B">
      <w:pPr>
        <w:pStyle w:val="Heading3"/>
        <w:rPr>
          <w:del w:id="2364" w:author="Sarah Thomas" w:date="2014-03-03T14:10:00Z"/>
        </w:rPr>
      </w:pPr>
      <w:bookmarkStart w:id="2365" w:name="_Toc253043800"/>
      <w:del w:id="2366" w:author="Sarah Thomas" w:date="2014-03-03T14:10:00Z">
        <w:r w:rsidDel="00F15707">
          <w:delText>New User Registration</w:delText>
        </w:r>
        <w:bookmarkEnd w:id="2365"/>
      </w:del>
    </w:p>
    <w:p w14:paraId="47C73633" w14:textId="272413B8" w:rsidR="00A5192B" w:rsidDel="00F15707" w:rsidRDefault="00A5192B" w:rsidP="008D0C79">
      <w:pPr>
        <w:pStyle w:val="BodyText"/>
        <w:rPr>
          <w:del w:id="2367" w:author="Sarah Thomas" w:date="2014-03-03T14:10:00Z"/>
        </w:rPr>
      </w:pPr>
      <w:del w:id="2368" w:author="Sarah Thomas" w:date="2014-03-03T14:10:00Z">
        <w:r w:rsidDel="00F15707">
          <w:delText xml:space="preserve">The </w:delText>
        </w:r>
        <w:r w:rsidR="00B64252" w:rsidDel="00F15707">
          <w:delText xml:space="preserve">new </w:delText>
        </w:r>
        <w:r w:rsidDel="00F15707">
          <w:delText>user registers with the following input</w:delText>
        </w:r>
      </w:del>
    </w:p>
    <w:p w14:paraId="40772475" w14:textId="4B3F6C22" w:rsidR="00A5192B" w:rsidDel="00F15707" w:rsidRDefault="00685136" w:rsidP="00A5192B">
      <w:pPr>
        <w:pStyle w:val="ListParagraph"/>
        <w:numPr>
          <w:ilvl w:val="0"/>
          <w:numId w:val="11"/>
        </w:numPr>
        <w:ind w:firstLine="0"/>
        <w:rPr>
          <w:del w:id="2369" w:author="Sarah Thomas" w:date="2014-03-03T14:10:00Z"/>
        </w:rPr>
      </w:pPr>
      <w:del w:id="2370" w:author="Sarah Thomas" w:date="2014-03-03T14:10:00Z">
        <w:r w:rsidDel="00F15707">
          <w:delText>Email</w:delText>
        </w:r>
      </w:del>
    </w:p>
    <w:p w14:paraId="2626F785" w14:textId="191AD34D" w:rsidR="00CE66D7" w:rsidDel="00F15707" w:rsidRDefault="00685136" w:rsidP="00A5192B">
      <w:pPr>
        <w:pStyle w:val="ListParagraph"/>
        <w:numPr>
          <w:ilvl w:val="0"/>
          <w:numId w:val="11"/>
        </w:numPr>
        <w:ind w:firstLine="0"/>
        <w:rPr>
          <w:del w:id="2371" w:author="Sarah Thomas" w:date="2014-03-03T14:10:00Z"/>
        </w:rPr>
      </w:pPr>
      <w:del w:id="2372" w:author="Sarah Thomas" w:date="2014-03-03T14:10:00Z">
        <w:r w:rsidDel="00F15707">
          <w:delText>Username</w:delText>
        </w:r>
      </w:del>
    </w:p>
    <w:p w14:paraId="35BE85DB" w14:textId="7FE19E24" w:rsidR="00A5192B" w:rsidDel="00F15707" w:rsidRDefault="00685136" w:rsidP="00A5192B">
      <w:pPr>
        <w:pStyle w:val="ListParagraph"/>
        <w:numPr>
          <w:ilvl w:val="0"/>
          <w:numId w:val="11"/>
        </w:numPr>
        <w:ind w:firstLine="0"/>
        <w:rPr>
          <w:del w:id="2373" w:author="Sarah Thomas" w:date="2014-03-03T14:10:00Z"/>
        </w:rPr>
      </w:pPr>
      <w:del w:id="2374" w:author="Sarah Thomas" w:date="2014-03-03T14:10:00Z">
        <w:r w:rsidDel="00F15707">
          <w:delText>Password</w:delText>
        </w:r>
      </w:del>
    </w:p>
    <w:p w14:paraId="05A54026" w14:textId="1C0C8110" w:rsidR="00CE66D7" w:rsidRPr="00216560" w:rsidDel="00F15707" w:rsidRDefault="00685136" w:rsidP="00A5192B">
      <w:pPr>
        <w:pStyle w:val="ListParagraph"/>
        <w:numPr>
          <w:ilvl w:val="0"/>
          <w:numId w:val="11"/>
        </w:numPr>
        <w:ind w:firstLine="0"/>
        <w:rPr>
          <w:del w:id="2375" w:author="Sarah Thomas" w:date="2014-03-03T14:10:00Z"/>
        </w:rPr>
      </w:pPr>
      <w:del w:id="2376" w:author="Sarah Thomas" w:date="2014-03-03T14:10:00Z">
        <w:r w:rsidDel="00F15707">
          <w:delText>Repeat</w:delText>
        </w:r>
        <w:r w:rsidR="00CE66D7" w:rsidDel="00F15707">
          <w:delText xml:space="preserve"> password</w:delText>
        </w:r>
      </w:del>
    </w:p>
    <w:p w14:paraId="6921E4DE" w14:textId="6079B6EC" w:rsidR="00A5192B" w:rsidDel="00F15707" w:rsidRDefault="00A5192B" w:rsidP="008D0C79">
      <w:pPr>
        <w:pStyle w:val="BodyText"/>
        <w:rPr>
          <w:del w:id="2377" w:author="Sarah Thomas" w:date="2014-03-03T14:10:00Z"/>
        </w:rPr>
      </w:pPr>
      <w:del w:id="2378" w:author="Sarah Thomas" w:date="2014-03-03T14:10:00Z">
        <w:r w:rsidDel="00F15707">
          <w:delText>Input is validated and then a new user is created</w:delText>
        </w:r>
        <w:r w:rsidR="00CE66D7" w:rsidDel="00F15707">
          <w:delText>. The user must pick a unique user name, which will also be their screen name. Passwords will be rejected if not strong enough.</w:delText>
        </w:r>
        <w:r w:rsidR="00D31B73" w:rsidDel="00F15707">
          <w:delText xml:space="preserve"> When a user is registered template public and private profiles are created.</w:delText>
        </w:r>
      </w:del>
    </w:p>
    <w:p w14:paraId="587A23FE" w14:textId="3959CFD3" w:rsidR="00685136" w:rsidDel="00F15707" w:rsidRDefault="00685136" w:rsidP="008D0C79">
      <w:pPr>
        <w:pStyle w:val="BodyText"/>
        <w:rPr>
          <w:del w:id="2379" w:author="Sarah Thomas" w:date="2014-03-03T14:10:00Z"/>
        </w:rPr>
      </w:pPr>
      <w:del w:id="2380" w:author="Sarah Thomas" w:date="2014-03-03T14:10:00Z">
        <w:r w:rsidDel="00F15707">
          <w:delText xml:space="preserve">As a baseline requirement, the username should be at least 4 characters long combination consisting of any lower case of alphabet and number. Password should at least </w:delText>
        </w:r>
      </w:del>
      <w:del w:id="2381" w:author="Sarah Thomas" w:date="2014-02-05T07:23:00Z">
        <w:r w:rsidDel="003D18C6">
          <w:delText xml:space="preserve">6 </w:delText>
        </w:r>
      </w:del>
      <w:del w:id="2382" w:author="Sarah Thomas" w:date="2014-03-03T14:10:00Z">
        <w:r w:rsidDel="00F15707">
          <w:delText>characters long, any combination of upper and lower case alphabet, numbers and punctuation.</w:delText>
        </w:r>
      </w:del>
    </w:p>
    <w:p w14:paraId="54560F55" w14:textId="5BF4C0DB" w:rsidR="00A5192B" w:rsidDel="00F15707" w:rsidRDefault="00A5192B" w:rsidP="00A5192B">
      <w:pPr>
        <w:pStyle w:val="Heading3"/>
        <w:rPr>
          <w:del w:id="2383" w:author="Sarah Thomas" w:date="2014-03-03T14:10:00Z"/>
        </w:rPr>
      </w:pPr>
      <w:bookmarkStart w:id="2384" w:name="_Toc253043801"/>
      <w:del w:id="2385" w:author="Sarah Thomas" w:date="2014-03-03T14:10:00Z">
        <w:r w:rsidDel="00F15707">
          <w:delText>User Login</w:delText>
        </w:r>
        <w:bookmarkEnd w:id="2384"/>
      </w:del>
    </w:p>
    <w:p w14:paraId="0497254C" w14:textId="44CC3C8E" w:rsidR="00A5192B" w:rsidDel="00F15707" w:rsidRDefault="00A5192B" w:rsidP="008D0C79">
      <w:pPr>
        <w:pStyle w:val="BodyText"/>
        <w:rPr>
          <w:del w:id="2386" w:author="Sarah Thomas" w:date="2014-03-03T14:10:00Z"/>
        </w:rPr>
      </w:pPr>
      <w:del w:id="2387" w:author="Sarah Thomas" w:date="2014-03-03T14:10:00Z">
        <w:r w:rsidDel="00F15707">
          <w:delText xml:space="preserve">The </w:delText>
        </w:r>
        <w:r w:rsidR="00B64252" w:rsidDel="00F15707">
          <w:delText xml:space="preserve">registered </w:delText>
        </w:r>
        <w:r w:rsidDel="00F15707">
          <w:delText xml:space="preserve">user provides email and password and is authenticated. </w:delText>
        </w:r>
        <w:r w:rsidR="00B64252" w:rsidDel="00F15707">
          <w:delText xml:space="preserve">An authenticated user has access to edit their public and private profile pages. </w:delText>
        </w:r>
      </w:del>
    </w:p>
    <w:p w14:paraId="5DF12020" w14:textId="6DBF8459" w:rsidR="00CE66D7" w:rsidDel="00F15707" w:rsidRDefault="00CE66D7" w:rsidP="008D0C79">
      <w:pPr>
        <w:pStyle w:val="BodyText"/>
        <w:rPr>
          <w:del w:id="2388" w:author="Sarah Thomas" w:date="2014-03-03T14:10:00Z"/>
        </w:rPr>
      </w:pPr>
      <w:del w:id="2389" w:author="Sarah Thomas" w:date="2014-03-03T14:10:00Z">
        <w:r w:rsidRPr="00277AF8" w:rsidDel="00F15707">
          <w:delText>Optional Requirement:</w:delText>
        </w:r>
        <w:r w:rsidDel="00F15707">
          <w:delText xml:space="preserve"> Enable login via Facebook Graph</w:delText>
        </w:r>
      </w:del>
    </w:p>
    <w:p w14:paraId="1DA3C8CF" w14:textId="68299CDD" w:rsidR="00CE66D7" w:rsidDel="00F15707" w:rsidRDefault="00CE66D7" w:rsidP="00CE66D7">
      <w:pPr>
        <w:pStyle w:val="Heading3"/>
        <w:rPr>
          <w:del w:id="2390" w:author="Sarah Thomas" w:date="2014-03-03T14:10:00Z"/>
        </w:rPr>
      </w:pPr>
      <w:bookmarkStart w:id="2391" w:name="_Toc253043802"/>
      <w:del w:id="2392" w:author="Sarah Thomas" w:date="2014-03-03T14:10:00Z">
        <w:r w:rsidDel="00F15707">
          <w:delText>Search Public Profiles</w:delText>
        </w:r>
        <w:bookmarkEnd w:id="2391"/>
      </w:del>
    </w:p>
    <w:p w14:paraId="2F5B6300" w14:textId="3366460C" w:rsidR="00CE66D7" w:rsidDel="00F15707" w:rsidRDefault="00CE66D7" w:rsidP="008D0C79">
      <w:pPr>
        <w:pStyle w:val="BodyText"/>
        <w:rPr>
          <w:del w:id="2393" w:author="Sarah Thomas" w:date="2014-03-03T14:10:00Z"/>
        </w:rPr>
      </w:pPr>
      <w:del w:id="2394" w:author="Sarah Thomas" w:date="2014-03-03T14:10:00Z">
        <w:r w:rsidDel="00F15707">
          <w:delText>Registered users can search for other registered users on the following fields</w:delText>
        </w:r>
      </w:del>
    </w:p>
    <w:p w14:paraId="36EB9B44" w14:textId="30F7B1DE" w:rsidR="00CE66D7" w:rsidDel="00F15707" w:rsidRDefault="00CE66D7" w:rsidP="00277AF8">
      <w:pPr>
        <w:pStyle w:val="ListParagraph"/>
        <w:numPr>
          <w:ilvl w:val="0"/>
          <w:numId w:val="16"/>
        </w:numPr>
        <w:rPr>
          <w:del w:id="2395" w:author="Sarah Thomas" w:date="2014-03-03T14:10:00Z"/>
        </w:rPr>
      </w:pPr>
      <w:del w:id="2396" w:author="Sarah Thomas" w:date="2014-03-03T14:10:00Z">
        <w:r w:rsidDel="00F15707">
          <w:delText>Skills Offered</w:delText>
        </w:r>
      </w:del>
    </w:p>
    <w:p w14:paraId="11AD4F16" w14:textId="3076035D" w:rsidR="00CE66D7" w:rsidDel="00F15707" w:rsidRDefault="00CE66D7" w:rsidP="00277AF8">
      <w:pPr>
        <w:pStyle w:val="ListParagraph"/>
        <w:numPr>
          <w:ilvl w:val="0"/>
          <w:numId w:val="16"/>
        </w:numPr>
        <w:rPr>
          <w:del w:id="2397" w:author="Sarah Thomas" w:date="2014-03-03T14:10:00Z"/>
        </w:rPr>
      </w:pPr>
      <w:del w:id="2398" w:author="Sarah Thomas" w:date="2014-03-03T14:10:00Z">
        <w:r w:rsidDel="00F15707">
          <w:delText>Institution/Organization</w:delText>
        </w:r>
      </w:del>
    </w:p>
    <w:p w14:paraId="183C5417" w14:textId="53B2988B" w:rsidR="00CE66D7" w:rsidDel="00F15707" w:rsidRDefault="00CE66D7" w:rsidP="00277AF8">
      <w:pPr>
        <w:pStyle w:val="ListParagraph"/>
        <w:numPr>
          <w:ilvl w:val="0"/>
          <w:numId w:val="16"/>
        </w:numPr>
        <w:rPr>
          <w:del w:id="2399" w:author="Sarah Thomas" w:date="2014-03-03T14:10:00Z"/>
        </w:rPr>
      </w:pPr>
      <w:del w:id="2400" w:author="Sarah Thomas" w:date="2014-03-03T14:10:00Z">
        <w:r w:rsidDel="00F15707">
          <w:delText>Career Status (Professor, Student, Business Professional etc.)</w:delText>
        </w:r>
      </w:del>
    </w:p>
    <w:p w14:paraId="6C8B7ECC" w14:textId="3EC7C334" w:rsidR="00277AF8" w:rsidDel="00F15707" w:rsidRDefault="00277AF8" w:rsidP="008D0C79">
      <w:pPr>
        <w:pStyle w:val="BodyText"/>
        <w:rPr>
          <w:del w:id="2401" w:author="Sarah Thomas" w:date="2014-03-03T14:10:00Z"/>
        </w:rPr>
      </w:pPr>
      <w:del w:id="2402" w:author="Sarah Thomas" w:date="2014-03-03T14:10:00Z">
        <w:r w:rsidRPr="00277AF8" w:rsidDel="00F15707">
          <w:delText>Optional Requirement</w:delText>
        </w:r>
        <w:r w:rsidDel="00F15707">
          <w:delText>s</w:delText>
        </w:r>
        <w:r w:rsidRPr="00277AF8" w:rsidDel="00F15707">
          <w:delText>:</w:delText>
        </w:r>
        <w:r w:rsidDel="00F15707">
          <w:delText xml:space="preserve"> G</w:delText>
        </w:r>
        <w:r w:rsidRPr="00A67E42" w:rsidDel="00F15707">
          <w:delText>eographic location</w:delText>
        </w:r>
        <w:r w:rsidDel="00F15707">
          <w:delText xml:space="preserve"> search, previous ventures, current ventures, venture success rating</w:delText>
        </w:r>
      </w:del>
    </w:p>
    <w:p w14:paraId="1591C62D" w14:textId="451A433E" w:rsidR="00277AF8" w:rsidDel="00F15707" w:rsidRDefault="00277AF8" w:rsidP="00277AF8">
      <w:pPr>
        <w:pStyle w:val="Heading3"/>
        <w:rPr>
          <w:del w:id="2403" w:author="Sarah Thomas" w:date="2014-03-03T14:10:00Z"/>
        </w:rPr>
      </w:pPr>
      <w:bookmarkStart w:id="2404" w:name="_Toc253043803"/>
      <w:del w:id="2405" w:author="Sarah Thomas" w:date="2014-03-03T14:10:00Z">
        <w:r w:rsidDel="00F15707">
          <w:delText>View Public Profiles</w:delText>
        </w:r>
        <w:bookmarkEnd w:id="2404"/>
      </w:del>
    </w:p>
    <w:p w14:paraId="1C3D77FC" w14:textId="0FCF6EF7" w:rsidR="00277AF8" w:rsidRPr="00277AF8" w:rsidDel="00F15707" w:rsidRDefault="009573C3" w:rsidP="008D0C79">
      <w:pPr>
        <w:pStyle w:val="BodyText"/>
        <w:rPr>
          <w:del w:id="2406" w:author="Sarah Thomas" w:date="2014-03-03T14:10:00Z"/>
        </w:rPr>
      </w:pPr>
      <w:del w:id="2407" w:author="Sarah Thomas" w:date="2014-03-03T14:10:00Z">
        <w:r w:rsidDel="00F15707">
          <w:delText>When a user clicks on a screen name link a</w:delText>
        </w:r>
        <w:r w:rsidR="00277AF8" w:rsidDel="00F15707">
          <w:delText>ll fields in the public profile to be displayed</w:delText>
        </w:r>
      </w:del>
    </w:p>
    <w:p w14:paraId="357E79ED" w14:textId="7B819185" w:rsidR="00A5192B" w:rsidDel="00F15707" w:rsidRDefault="00A5192B" w:rsidP="00A5192B">
      <w:pPr>
        <w:pStyle w:val="Heading3"/>
        <w:rPr>
          <w:del w:id="2408" w:author="Sarah Thomas" w:date="2014-03-03T14:10:00Z"/>
        </w:rPr>
      </w:pPr>
      <w:bookmarkStart w:id="2409" w:name="_Toc253043804"/>
      <w:del w:id="2410" w:author="Sarah Thomas" w:date="2014-03-03T14:10:00Z">
        <w:r w:rsidDel="00F15707">
          <w:delText>Edit Public Profile</w:delText>
        </w:r>
        <w:bookmarkEnd w:id="2409"/>
      </w:del>
    </w:p>
    <w:p w14:paraId="50183E1B" w14:textId="5F1C0855" w:rsidR="00A5192B" w:rsidDel="00F15707" w:rsidRDefault="00A5192B" w:rsidP="008D0C79">
      <w:pPr>
        <w:pStyle w:val="BodyText"/>
        <w:rPr>
          <w:del w:id="2411" w:author="Sarah Thomas" w:date="2014-03-03T14:10:00Z"/>
        </w:rPr>
      </w:pPr>
      <w:del w:id="2412" w:author="Sarah Thomas" w:date="2014-03-03T14:10:00Z">
        <w:r w:rsidDel="00F15707">
          <w:delText xml:space="preserve">The </w:delText>
        </w:r>
        <w:r w:rsidR="00277AF8" w:rsidDel="00F15707">
          <w:delText xml:space="preserve">registered </w:delText>
        </w:r>
        <w:r w:rsidDel="00F15707">
          <w:delText xml:space="preserve">user can update and edit their public </w:delText>
        </w:r>
        <w:r w:rsidR="009573C3" w:rsidDel="00F15707">
          <w:delText>profile, which</w:delText>
        </w:r>
        <w:r w:rsidR="00277AF8" w:rsidDel="00F15707">
          <w:delText xml:space="preserve"> will contain the following fields:</w:delText>
        </w:r>
      </w:del>
    </w:p>
    <w:p w14:paraId="4D1376D0" w14:textId="164BEE66" w:rsidR="00A5192B" w:rsidDel="00F15707" w:rsidRDefault="00A5192B" w:rsidP="00A5192B">
      <w:pPr>
        <w:pStyle w:val="ListParagraph"/>
        <w:numPr>
          <w:ilvl w:val="0"/>
          <w:numId w:val="12"/>
        </w:numPr>
        <w:rPr>
          <w:del w:id="2413" w:author="Sarah Thomas" w:date="2014-03-03T14:10:00Z"/>
        </w:rPr>
      </w:pPr>
      <w:del w:id="2414" w:author="Sarah Thomas" w:date="2014-03-03T14:10:00Z">
        <w:r w:rsidDel="00F15707">
          <w:delText>Screen name</w:delText>
        </w:r>
      </w:del>
    </w:p>
    <w:p w14:paraId="4571761F" w14:textId="3F3E0F1C" w:rsidR="009573C3" w:rsidDel="00F15707" w:rsidRDefault="009573C3" w:rsidP="00A5192B">
      <w:pPr>
        <w:pStyle w:val="ListParagraph"/>
        <w:numPr>
          <w:ilvl w:val="0"/>
          <w:numId w:val="12"/>
        </w:numPr>
        <w:rPr>
          <w:del w:id="2415" w:author="Sarah Thomas" w:date="2014-03-03T14:10:00Z"/>
        </w:rPr>
      </w:pPr>
      <w:del w:id="2416" w:author="Sarah Thomas" w:date="2014-03-03T14:10:00Z">
        <w:r w:rsidDel="00F15707">
          <w:delText>Short biographical details</w:delText>
        </w:r>
      </w:del>
    </w:p>
    <w:p w14:paraId="5F2D9163" w14:textId="24124DE6" w:rsidR="00277AF8" w:rsidDel="00F15707" w:rsidRDefault="00277AF8" w:rsidP="00277AF8">
      <w:pPr>
        <w:pStyle w:val="ListParagraph"/>
        <w:numPr>
          <w:ilvl w:val="0"/>
          <w:numId w:val="12"/>
        </w:numPr>
        <w:rPr>
          <w:del w:id="2417" w:author="Sarah Thomas" w:date="2014-03-03T14:10:00Z"/>
        </w:rPr>
      </w:pPr>
      <w:del w:id="2418" w:author="Sarah Thomas" w:date="2014-03-03T14:10:00Z">
        <w:r w:rsidDel="00F15707">
          <w:delText>Career Status (Professor, Student, Business Professional etc.)</w:delText>
        </w:r>
      </w:del>
    </w:p>
    <w:p w14:paraId="3F5CC6DA" w14:textId="46AFB736" w:rsidR="009573C3" w:rsidDel="00F15707" w:rsidRDefault="009573C3" w:rsidP="009573C3">
      <w:pPr>
        <w:pStyle w:val="ListParagraph"/>
        <w:numPr>
          <w:ilvl w:val="0"/>
          <w:numId w:val="12"/>
        </w:numPr>
        <w:rPr>
          <w:del w:id="2419" w:author="Sarah Thomas" w:date="2014-03-03T14:10:00Z"/>
        </w:rPr>
      </w:pPr>
      <w:del w:id="2420" w:author="Sarah Thomas" w:date="2014-03-03T14:10:00Z">
        <w:r w:rsidDel="00F15707">
          <w:delText>Institute/Organization Name</w:delText>
        </w:r>
      </w:del>
    </w:p>
    <w:p w14:paraId="70E4B434" w14:textId="52240412" w:rsidR="00A5192B" w:rsidDel="00F15707" w:rsidRDefault="00A5192B" w:rsidP="00A5192B">
      <w:pPr>
        <w:pStyle w:val="ListParagraph"/>
        <w:numPr>
          <w:ilvl w:val="0"/>
          <w:numId w:val="12"/>
        </w:numPr>
        <w:rPr>
          <w:del w:id="2421" w:author="Sarah Thomas" w:date="2014-03-03T14:10:00Z"/>
        </w:rPr>
      </w:pPr>
      <w:del w:id="2422" w:author="Sarah Thomas" w:date="2014-03-03T14:10:00Z">
        <w:r w:rsidDel="00F15707">
          <w:delText>Field of business/study</w:delText>
        </w:r>
      </w:del>
    </w:p>
    <w:p w14:paraId="10E21505" w14:textId="4F799E46" w:rsidR="00A5192B" w:rsidDel="00F15707" w:rsidRDefault="00277AF8" w:rsidP="00A5192B">
      <w:pPr>
        <w:pStyle w:val="ListParagraph"/>
        <w:numPr>
          <w:ilvl w:val="0"/>
          <w:numId w:val="12"/>
        </w:numPr>
        <w:rPr>
          <w:del w:id="2423" w:author="Sarah Thomas" w:date="2014-03-03T14:10:00Z"/>
        </w:rPr>
      </w:pPr>
      <w:del w:id="2424" w:author="Sarah Thomas" w:date="2014-03-03T14:10:00Z">
        <w:r w:rsidDel="00F15707">
          <w:delText>Investment offered</w:delText>
        </w:r>
      </w:del>
    </w:p>
    <w:p w14:paraId="4C4D2A78" w14:textId="7A5CE038" w:rsidR="00A5192B" w:rsidDel="00F15707" w:rsidRDefault="00A5192B" w:rsidP="00A5192B">
      <w:pPr>
        <w:pStyle w:val="ListParagraph"/>
        <w:numPr>
          <w:ilvl w:val="0"/>
          <w:numId w:val="12"/>
        </w:numPr>
        <w:rPr>
          <w:del w:id="2425" w:author="Sarah Thomas" w:date="2014-03-03T14:10:00Z"/>
        </w:rPr>
      </w:pPr>
      <w:del w:id="2426" w:author="Sarah Thomas" w:date="2014-03-03T14:10:00Z">
        <w:r w:rsidDel="00F15707">
          <w:delText>Skills offered</w:delText>
        </w:r>
      </w:del>
    </w:p>
    <w:p w14:paraId="47632CA3" w14:textId="56BDFE40" w:rsidR="00A5192B" w:rsidDel="00F15707" w:rsidRDefault="00A5192B" w:rsidP="00A5192B">
      <w:pPr>
        <w:pStyle w:val="ListParagraph"/>
        <w:numPr>
          <w:ilvl w:val="0"/>
          <w:numId w:val="12"/>
        </w:numPr>
        <w:rPr>
          <w:del w:id="2427" w:author="Sarah Thomas" w:date="2014-03-03T14:10:00Z"/>
        </w:rPr>
      </w:pPr>
      <w:del w:id="2428" w:author="Sarah Thomas" w:date="2014-03-03T14:10:00Z">
        <w:r w:rsidDel="00F15707">
          <w:delText>Links to ventures</w:delText>
        </w:r>
        <w:r w:rsidR="009573C3" w:rsidDel="00F15707">
          <w:delText xml:space="preserve"> (previous and current)</w:delText>
        </w:r>
      </w:del>
    </w:p>
    <w:p w14:paraId="42B44A66" w14:textId="2CDA2F0D" w:rsidR="00A5192B" w:rsidDel="00F15707" w:rsidRDefault="00A5192B" w:rsidP="00A5192B">
      <w:pPr>
        <w:pStyle w:val="ListParagraph"/>
        <w:numPr>
          <w:ilvl w:val="0"/>
          <w:numId w:val="12"/>
        </w:numPr>
        <w:rPr>
          <w:del w:id="2429" w:author="Sarah Thomas" w:date="2014-03-03T14:10:00Z"/>
        </w:rPr>
      </w:pPr>
      <w:del w:id="2430" w:author="Sarah Thomas" w:date="2014-03-03T14:10:00Z">
        <w:r w:rsidDel="00F15707">
          <w:delText>Social media links</w:delText>
        </w:r>
      </w:del>
    </w:p>
    <w:p w14:paraId="0B7EBCC1" w14:textId="2F0B2760" w:rsidR="00277AF8" w:rsidDel="00F15707" w:rsidRDefault="00277AF8" w:rsidP="008D0C79">
      <w:pPr>
        <w:pStyle w:val="BodyText"/>
        <w:rPr>
          <w:del w:id="2431" w:author="Sarah Thomas" w:date="2014-03-03T14:10:00Z"/>
        </w:rPr>
      </w:pPr>
      <w:del w:id="2432" w:author="Sarah Thomas" w:date="2014-03-03T14:10:00Z">
        <w:r w:rsidDel="00F15707">
          <w:delText>Skills will be drawn from hierarchical check box lists</w:delText>
        </w:r>
        <w:r w:rsidR="00E90EA3" w:rsidDel="00F15707">
          <w:delText>. Mentoring also to be included as a skill in each hierarchy.</w:delText>
        </w:r>
      </w:del>
    </w:p>
    <w:p w14:paraId="3009D144" w14:textId="27FA39B9" w:rsidR="00E90EA3" w:rsidDel="00F15707" w:rsidRDefault="00277AF8" w:rsidP="008D0C79">
      <w:pPr>
        <w:pStyle w:val="BodyText"/>
        <w:rPr>
          <w:del w:id="2433" w:author="Sarah Thomas" w:date="2014-03-03T14:10:00Z"/>
        </w:rPr>
      </w:pPr>
      <w:del w:id="2434" w:author="Sarah Thomas" w:date="2014-03-03T14:10:00Z">
        <w:r w:rsidRPr="00277AF8" w:rsidDel="00F15707">
          <w:delText>Optional Requirement</w:delText>
        </w:r>
        <w:r w:rsidDel="00F15707">
          <w:delText>s</w:delText>
        </w:r>
        <w:r w:rsidR="009573C3" w:rsidDel="00F15707">
          <w:delText>:</w:delText>
        </w:r>
        <w:r w:rsidDel="00F15707">
          <w:delText xml:space="preserve">  </w:delText>
        </w:r>
        <w:r w:rsidR="00A5192B" w:rsidDel="00F15707">
          <w:delText>Fields will update dynamically according to use</w:delText>
        </w:r>
        <w:r w:rsidR="009573C3" w:rsidDel="00F15707">
          <w:delText xml:space="preserve">r type, </w:delText>
        </w:r>
        <w:r w:rsidR="00201172" w:rsidDel="00F15707">
          <w:delText>i.e.</w:delText>
        </w:r>
        <w:r w:rsidR="009573C3" w:rsidDel="00F15707">
          <w:delText xml:space="preserve"> professor or student</w:delText>
        </w:r>
        <w:r w:rsidR="00E90EA3" w:rsidDel="00F15707">
          <w:delText>. R</w:delText>
        </w:r>
        <w:r w:rsidDel="00F15707">
          <w:delText>ating</w:delText>
        </w:r>
        <w:r w:rsidR="00E90EA3" w:rsidDel="00F15707">
          <w:delText>/referencing</w:delText>
        </w:r>
        <w:r w:rsidDel="00F15707">
          <w:delText xml:space="preserve"> system to be deployed.</w:delText>
        </w:r>
        <w:r w:rsidR="00E90EA3" w:rsidDel="00F15707">
          <w:delText xml:space="preserve"> Photo/</w:delText>
        </w:r>
        <w:r w:rsidR="00B8642E" w:rsidDel="00F15707">
          <w:delText>avatar</w:delText>
        </w:r>
        <w:r w:rsidR="00E90EA3" w:rsidDel="00F15707">
          <w:delText xml:space="preserve"> </w:delText>
        </w:r>
        <w:r w:rsidR="00B8642E" w:rsidDel="00F15707">
          <w:delText xml:space="preserve">image </w:delText>
        </w:r>
        <w:r w:rsidR="00E90EA3" w:rsidDel="00F15707">
          <w:delText xml:space="preserve">upload feature </w:delText>
        </w:r>
      </w:del>
    </w:p>
    <w:p w14:paraId="0C14E250" w14:textId="250A2775" w:rsidR="00277AF8" w:rsidDel="00F15707" w:rsidRDefault="0010580B" w:rsidP="00277AF8">
      <w:pPr>
        <w:rPr>
          <w:del w:id="2435" w:author="Sarah Thomas" w:date="2014-03-03T14:10:00Z"/>
        </w:rPr>
      </w:pPr>
      <w:del w:id="2436" w:author="Sarah Thomas" w:date="2014-03-03T14:10:00Z">
        <w:r w:rsidDel="00F15707">
          <w:br w:type="page"/>
        </w:r>
      </w:del>
    </w:p>
    <w:p w14:paraId="4F451227" w14:textId="1FAD919B" w:rsidR="00A5192B" w:rsidDel="00F15707" w:rsidRDefault="00A5192B" w:rsidP="00277AF8">
      <w:pPr>
        <w:pStyle w:val="Heading3"/>
        <w:rPr>
          <w:del w:id="2437" w:author="Sarah Thomas" w:date="2014-03-03T14:10:00Z"/>
        </w:rPr>
      </w:pPr>
      <w:bookmarkStart w:id="2438" w:name="_Toc253043805"/>
      <w:del w:id="2439" w:author="Sarah Thomas" w:date="2014-03-03T14:10:00Z">
        <w:r w:rsidDel="00F15707">
          <w:delText>Edit Private Profile</w:delText>
        </w:r>
        <w:bookmarkEnd w:id="2438"/>
      </w:del>
    </w:p>
    <w:p w14:paraId="0891BF02" w14:textId="026B9826" w:rsidR="009573C3" w:rsidRPr="009573C3" w:rsidDel="00F15707" w:rsidRDefault="009573C3" w:rsidP="009573C3">
      <w:pPr>
        <w:rPr>
          <w:del w:id="2440" w:author="Sarah Thomas" w:date="2014-03-03T14:10:00Z"/>
        </w:rPr>
      </w:pPr>
      <w:del w:id="2441" w:author="Sarah Thomas" w:date="2014-03-03T14:10:00Z">
        <w:r w:rsidDel="00F15707">
          <w:delText>For registered users to edit confidential information and change their passwords</w:delText>
        </w:r>
      </w:del>
    </w:p>
    <w:p w14:paraId="5ECC214A" w14:textId="676E5C3D" w:rsidR="00A5192B" w:rsidDel="00F15707" w:rsidRDefault="00A5192B" w:rsidP="00A5192B">
      <w:pPr>
        <w:pStyle w:val="ListParagraph"/>
        <w:numPr>
          <w:ilvl w:val="0"/>
          <w:numId w:val="13"/>
        </w:numPr>
        <w:rPr>
          <w:del w:id="2442" w:author="Sarah Thomas" w:date="2014-03-03T14:10:00Z"/>
        </w:rPr>
      </w:pPr>
      <w:del w:id="2443" w:author="Sarah Thomas" w:date="2014-03-03T14:10:00Z">
        <w:r w:rsidDel="00F15707">
          <w:delText>Change Password</w:delText>
        </w:r>
      </w:del>
    </w:p>
    <w:p w14:paraId="5825EDCC" w14:textId="097E519B" w:rsidR="00A5192B" w:rsidDel="00F15707" w:rsidRDefault="00A5192B" w:rsidP="00A5192B">
      <w:pPr>
        <w:pStyle w:val="ListParagraph"/>
        <w:numPr>
          <w:ilvl w:val="0"/>
          <w:numId w:val="13"/>
        </w:numPr>
        <w:rPr>
          <w:del w:id="2444" w:author="Sarah Thomas" w:date="2014-03-03T14:10:00Z"/>
        </w:rPr>
      </w:pPr>
      <w:del w:id="2445" w:author="Sarah Thomas" w:date="2014-03-03T14:10:00Z">
        <w:r w:rsidDel="00F15707">
          <w:delText>Email</w:delText>
        </w:r>
      </w:del>
    </w:p>
    <w:p w14:paraId="422083C0" w14:textId="72ED50D7" w:rsidR="00A5192B" w:rsidDel="00F15707" w:rsidRDefault="00A5192B" w:rsidP="00A5192B">
      <w:pPr>
        <w:pStyle w:val="ListParagraph"/>
        <w:numPr>
          <w:ilvl w:val="0"/>
          <w:numId w:val="13"/>
        </w:numPr>
        <w:rPr>
          <w:del w:id="2446" w:author="Sarah Thomas" w:date="2014-03-03T14:10:00Z"/>
        </w:rPr>
      </w:pPr>
      <w:del w:id="2447" w:author="Sarah Thomas" w:date="2014-03-03T14:10:00Z">
        <w:r w:rsidDel="00F15707">
          <w:delText>Date of Birth</w:delText>
        </w:r>
      </w:del>
    </w:p>
    <w:p w14:paraId="3CD6CB9A" w14:textId="72A0B5A6" w:rsidR="009573C3" w:rsidDel="00F15707" w:rsidRDefault="009573C3" w:rsidP="008D0C79">
      <w:pPr>
        <w:pStyle w:val="BodyText"/>
        <w:rPr>
          <w:del w:id="2448" w:author="Sarah Thomas" w:date="2014-03-03T14:10:00Z"/>
        </w:rPr>
      </w:pPr>
      <w:del w:id="2449" w:author="Sarah Thomas" w:date="2014-03-03T14:10:00Z">
        <w:r w:rsidRPr="00277AF8" w:rsidDel="00F15707">
          <w:delText>Optional Requirement</w:delText>
        </w:r>
        <w:r w:rsidDel="00F15707">
          <w:delText>s:</w:delText>
        </w:r>
        <w:r w:rsidRPr="009573C3" w:rsidDel="00F15707">
          <w:delText xml:space="preserve"> </w:delText>
        </w:r>
        <w:r w:rsidDel="00F15707">
          <w:delText>Postal address (for geographic search)</w:delText>
        </w:r>
      </w:del>
    </w:p>
    <w:p w14:paraId="4E323937" w14:textId="467EFABB" w:rsidR="008C1ACF" w:rsidDel="00F15707" w:rsidRDefault="008C1ACF" w:rsidP="008C1ACF">
      <w:pPr>
        <w:pStyle w:val="Heading3"/>
        <w:rPr>
          <w:del w:id="2450" w:author="Sarah Thomas" w:date="2014-03-03T14:10:00Z"/>
        </w:rPr>
      </w:pPr>
      <w:bookmarkStart w:id="2451" w:name="_Toc253043806"/>
      <w:del w:id="2452" w:author="Sarah Thomas" w:date="2014-03-03T14:10:00Z">
        <w:r w:rsidDel="00F15707">
          <w:delText>Contact Another User</w:delText>
        </w:r>
        <w:bookmarkEnd w:id="2451"/>
      </w:del>
    </w:p>
    <w:p w14:paraId="743F4122" w14:textId="29955CC4" w:rsidR="008C1ACF" w:rsidDel="00F15707" w:rsidRDefault="008C1ACF" w:rsidP="008D0C79">
      <w:pPr>
        <w:pStyle w:val="BodyText"/>
        <w:rPr>
          <w:del w:id="2453" w:author="Sarah Thomas" w:date="2014-03-03T14:10:00Z"/>
        </w:rPr>
      </w:pPr>
      <w:del w:id="2454" w:author="Sarah Thomas" w:date="2014-03-03T14:10:00Z">
        <w:r w:rsidDel="00F15707">
          <w:delText xml:space="preserve">A registered user can contact another registered user via screen names. In this way users can communicate and request collaboration, team involvement, mentorship etc. </w:delText>
        </w:r>
      </w:del>
    </w:p>
    <w:p w14:paraId="77C9E372" w14:textId="02A8AE65" w:rsidR="008C1ACF" w:rsidRPr="00DF085B" w:rsidDel="00F15707" w:rsidRDefault="008C1ACF" w:rsidP="008D0C79">
      <w:pPr>
        <w:pStyle w:val="BodyText"/>
        <w:rPr>
          <w:del w:id="2455" w:author="Sarah Thomas" w:date="2014-03-03T14:10:00Z"/>
        </w:rPr>
      </w:pPr>
      <w:del w:id="2456" w:author="Sarah Thomas" w:date="2014-03-03T14:10:00Z">
        <w:r w:rsidRPr="00277AF8" w:rsidDel="00F15707">
          <w:delText>Optional Requirement</w:delText>
        </w:r>
        <w:r w:rsidDel="00F15707">
          <w:delText>s:</w:delText>
        </w:r>
        <w:r w:rsidRPr="009573C3" w:rsidDel="00F15707">
          <w:delText xml:space="preserve"> </w:delText>
        </w:r>
        <w:r w:rsidDel="00F15707">
          <w:delText>Users actual email addresses to remain confidential but after initial contact users may exchange emails if they so wish.</w:delText>
        </w:r>
        <w:r w:rsidR="0050074F" w:rsidDel="00F15707">
          <w:delText xml:space="preserve"> This will require the implementation of a communication channel that keeps emails confidential.</w:delText>
        </w:r>
      </w:del>
    </w:p>
    <w:p w14:paraId="188B27A9" w14:textId="0664C49A" w:rsidR="00D31B73" w:rsidDel="00F15707" w:rsidRDefault="00D31B73" w:rsidP="00D31B73">
      <w:pPr>
        <w:pStyle w:val="Heading3"/>
        <w:rPr>
          <w:del w:id="2457" w:author="Sarah Thomas" w:date="2014-03-03T14:10:00Z"/>
        </w:rPr>
      </w:pPr>
      <w:bookmarkStart w:id="2458" w:name="_Toc253043807"/>
      <w:del w:id="2459" w:author="Sarah Thomas" w:date="2014-03-03T14:10:00Z">
        <w:r w:rsidDel="00F15707">
          <w:delText>Create New Venture</w:delText>
        </w:r>
        <w:bookmarkEnd w:id="2458"/>
      </w:del>
    </w:p>
    <w:p w14:paraId="3753A528" w14:textId="6FF516DD" w:rsidR="00D31B73" w:rsidRPr="00D31B73" w:rsidDel="00F15707" w:rsidRDefault="00D31B73" w:rsidP="008D0C79">
      <w:pPr>
        <w:pStyle w:val="BodyText"/>
        <w:rPr>
          <w:del w:id="2460" w:author="Sarah Thomas" w:date="2014-03-03T14:10:00Z"/>
        </w:rPr>
      </w:pPr>
      <w:del w:id="2461" w:author="Sarah Thomas" w:date="2014-03-03T14:10:00Z">
        <w:r w:rsidDel="00F15707">
          <w:delText xml:space="preserve">A registered user </w:delText>
        </w:r>
        <w:r w:rsidR="00A8129B" w:rsidDel="00F15707">
          <w:delText xml:space="preserve">who is based at a university </w:delText>
        </w:r>
        <w:r w:rsidDel="00F15707">
          <w:delText>can create a new venture. They will then initially become the team leader for this venture. They can now edit the venture</w:delText>
        </w:r>
        <w:r w:rsidR="001553BD" w:rsidDel="00F15707">
          <w:delText xml:space="preserve"> details</w:delText>
        </w:r>
        <w:r w:rsidR="00A8129B" w:rsidDel="00F15707">
          <w:delText xml:space="preserve">. Only university-based users can create ventures to keep the project on a university setting. This is to attract outside backers who seek academically based </w:delText>
        </w:r>
        <w:r w:rsidR="00A8129B" w:rsidRPr="00A8129B" w:rsidDel="00F15707">
          <w:delText>entrepreneur</w:delText>
        </w:r>
        <w:r w:rsidR="00A8129B" w:rsidDel="00F15707">
          <w:delText>ial activity.</w:delText>
        </w:r>
      </w:del>
    </w:p>
    <w:p w14:paraId="746B3204" w14:textId="39165072" w:rsidR="00A5192B" w:rsidDel="00F15707" w:rsidRDefault="00A5192B" w:rsidP="00A5192B">
      <w:pPr>
        <w:pStyle w:val="Heading3"/>
        <w:rPr>
          <w:del w:id="2462" w:author="Sarah Thomas" w:date="2014-03-03T14:10:00Z"/>
        </w:rPr>
      </w:pPr>
      <w:bookmarkStart w:id="2463" w:name="_Toc253043808"/>
      <w:del w:id="2464" w:author="Sarah Thomas" w:date="2014-03-03T14:10:00Z">
        <w:r w:rsidDel="00F15707">
          <w:delText xml:space="preserve">Edit Venture </w:delText>
        </w:r>
        <w:r w:rsidR="001553BD" w:rsidDel="00F15707">
          <w:delText>Details</w:delText>
        </w:r>
        <w:bookmarkEnd w:id="2463"/>
      </w:del>
    </w:p>
    <w:p w14:paraId="4F6AB86A" w14:textId="35BED5B0" w:rsidR="00A5192B" w:rsidDel="00F15707" w:rsidRDefault="009573C3" w:rsidP="008D0C79">
      <w:pPr>
        <w:pStyle w:val="BodyText"/>
        <w:rPr>
          <w:del w:id="2465" w:author="Sarah Thomas" w:date="2014-03-03T14:10:00Z"/>
        </w:rPr>
      </w:pPr>
      <w:del w:id="2466" w:author="Sarah Thomas" w:date="2014-03-03T14:10:00Z">
        <w:r w:rsidDel="00F15707">
          <w:delText>This is publically viewable by all users so should be used to generate interest. It should not contain any confidential information</w:delText>
        </w:r>
        <w:r w:rsidR="00A5192B" w:rsidDel="00F15707">
          <w:delText>. Details to include:</w:delText>
        </w:r>
      </w:del>
    </w:p>
    <w:p w14:paraId="4C31A92D" w14:textId="34CD120B" w:rsidR="00A5192B" w:rsidDel="00F15707" w:rsidRDefault="00A5192B" w:rsidP="00A5192B">
      <w:pPr>
        <w:pStyle w:val="ListParagraph"/>
        <w:numPr>
          <w:ilvl w:val="0"/>
          <w:numId w:val="14"/>
        </w:numPr>
        <w:rPr>
          <w:del w:id="2467" w:author="Sarah Thomas" w:date="2014-03-03T14:10:00Z"/>
        </w:rPr>
      </w:pPr>
      <w:del w:id="2468" w:author="Sarah Thomas" w:date="2014-03-03T14:10:00Z">
        <w:r w:rsidDel="00F15707">
          <w:delText>Title of venture</w:delText>
        </w:r>
      </w:del>
    </w:p>
    <w:p w14:paraId="2834080E" w14:textId="60D17A51" w:rsidR="00A5192B" w:rsidDel="00F15707" w:rsidRDefault="00A5192B" w:rsidP="00A5192B">
      <w:pPr>
        <w:pStyle w:val="ListParagraph"/>
        <w:numPr>
          <w:ilvl w:val="0"/>
          <w:numId w:val="14"/>
        </w:numPr>
        <w:rPr>
          <w:del w:id="2469" w:author="Sarah Thomas" w:date="2014-03-03T14:10:00Z"/>
        </w:rPr>
      </w:pPr>
      <w:del w:id="2470" w:author="Sarah Thomas" w:date="2014-03-03T14:10:00Z">
        <w:r w:rsidDel="00F15707">
          <w:delText>Area of venture</w:delText>
        </w:r>
      </w:del>
    </w:p>
    <w:p w14:paraId="6F25B95B" w14:textId="5BDEC2E1" w:rsidR="00A5192B" w:rsidDel="00F15707" w:rsidRDefault="00A5192B" w:rsidP="00A5192B">
      <w:pPr>
        <w:pStyle w:val="ListParagraph"/>
        <w:numPr>
          <w:ilvl w:val="0"/>
          <w:numId w:val="14"/>
        </w:numPr>
        <w:rPr>
          <w:del w:id="2471" w:author="Sarah Thomas" w:date="2014-03-03T14:10:00Z"/>
        </w:rPr>
      </w:pPr>
      <w:del w:id="2472" w:author="Sarah Thomas" w:date="2014-03-03T14:10:00Z">
        <w:r w:rsidDel="00F15707">
          <w:delText xml:space="preserve">Team Leader </w:delText>
        </w:r>
      </w:del>
    </w:p>
    <w:p w14:paraId="1544C1B6" w14:textId="3D4EB4ED" w:rsidR="00A5192B" w:rsidDel="00F15707" w:rsidRDefault="00A5192B" w:rsidP="00A5192B">
      <w:pPr>
        <w:pStyle w:val="ListParagraph"/>
        <w:numPr>
          <w:ilvl w:val="0"/>
          <w:numId w:val="14"/>
        </w:numPr>
        <w:rPr>
          <w:del w:id="2473" w:author="Sarah Thomas" w:date="2014-03-03T14:10:00Z"/>
        </w:rPr>
      </w:pPr>
      <w:del w:id="2474" w:author="Sarah Thomas" w:date="2014-03-03T14:10:00Z">
        <w:r w:rsidDel="00F15707">
          <w:delText>Description of venture</w:delText>
        </w:r>
      </w:del>
    </w:p>
    <w:p w14:paraId="09C81B18" w14:textId="3068A694" w:rsidR="00A5192B" w:rsidDel="00F15707" w:rsidRDefault="00A5192B" w:rsidP="00A5192B">
      <w:pPr>
        <w:pStyle w:val="ListParagraph"/>
        <w:numPr>
          <w:ilvl w:val="0"/>
          <w:numId w:val="14"/>
        </w:numPr>
        <w:rPr>
          <w:del w:id="2475" w:author="Sarah Thomas" w:date="2014-03-03T14:10:00Z"/>
        </w:rPr>
      </w:pPr>
      <w:del w:id="2476" w:author="Sarah Thomas" w:date="2014-03-03T14:10:00Z">
        <w:r w:rsidDel="00F15707">
          <w:delText>Level of investment needed</w:delText>
        </w:r>
      </w:del>
    </w:p>
    <w:p w14:paraId="5CC40F21" w14:textId="499441FD" w:rsidR="00A5192B" w:rsidDel="00F15707" w:rsidRDefault="00A5192B" w:rsidP="00A5192B">
      <w:pPr>
        <w:pStyle w:val="ListParagraph"/>
        <w:numPr>
          <w:ilvl w:val="0"/>
          <w:numId w:val="14"/>
        </w:numPr>
        <w:rPr>
          <w:del w:id="2477" w:author="Sarah Thomas" w:date="2014-03-03T14:10:00Z"/>
        </w:rPr>
      </w:pPr>
      <w:del w:id="2478" w:author="Sarah Thomas" w:date="2014-03-03T14:10:00Z">
        <w:r w:rsidDel="00F15707">
          <w:delText>Level of investment already obtained</w:delText>
        </w:r>
      </w:del>
    </w:p>
    <w:p w14:paraId="5DE738BC" w14:textId="3D1EA0DD" w:rsidR="00A5192B" w:rsidDel="00F15707" w:rsidRDefault="00A5192B" w:rsidP="00A5192B">
      <w:pPr>
        <w:pStyle w:val="ListParagraph"/>
        <w:numPr>
          <w:ilvl w:val="0"/>
          <w:numId w:val="14"/>
        </w:numPr>
        <w:rPr>
          <w:del w:id="2479" w:author="Sarah Thomas" w:date="2014-03-03T14:10:00Z"/>
        </w:rPr>
      </w:pPr>
      <w:del w:id="2480" w:author="Sarah Thomas" w:date="2014-03-03T14:10:00Z">
        <w:r w:rsidDel="00F15707">
          <w:delText>Skills Required</w:delText>
        </w:r>
      </w:del>
    </w:p>
    <w:p w14:paraId="0A7862EF" w14:textId="45C6408C" w:rsidR="00A5192B" w:rsidDel="00F15707" w:rsidRDefault="00A5192B" w:rsidP="00A5192B">
      <w:pPr>
        <w:pStyle w:val="ListParagraph"/>
        <w:numPr>
          <w:ilvl w:val="0"/>
          <w:numId w:val="14"/>
        </w:numPr>
        <w:rPr>
          <w:del w:id="2481" w:author="Sarah Thomas" w:date="2014-03-03T14:10:00Z"/>
        </w:rPr>
      </w:pPr>
      <w:del w:id="2482" w:author="Sarah Thomas" w:date="2014-03-03T14:10:00Z">
        <w:r w:rsidDel="00F15707">
          <w:delText>Skills already acquired</w:delText>
        </w:r>
      </w:del>
    </w:p>
    <w:p w14:paraId="47782E1C" w14:textId="75E1AFB8" w:rsidR="00A5192B" w:rsidDel="00F15707" w:rsidRDefault="00A5192B" w:rsidP="00A5192B">
      <w:pPr>
        <w:pStyle w:val="ListParagraph"/>
        <w:numPr>
          <w:ilvl w:val="0"/>
          <w:numId w:val="14"/>
        </w:numPr>
        <w:rPr>
          <w:del w:id="2483" w:author="Sarah Thomas" w:date="2014-03-03T14:10:00Z"/>
        </w:rPr>
      </w:pPr>
      <w:del w:id="2484" w:author="Sarah Thomas" w:date="2014-03-03T14:10:00Z">
        <w:r w:rsidDel="00F15707">
          <w:delText xml:space="preserve">Team members </w:delText>
        </w:r>
        <w:r w:rsidR="001553BD" w:rsidDel="00F15707">
          <w:delText>screen names</w:delText>
        </w:r>
      </w:del>
    </w:p>
    <w:p w14:paraId="608F15E3" w14:textId="38601602" w:rsidR="00A5192B" w:rsidDel="00F15707" w:rsidRDefault="00A5192B" w:rsidP="00F0790D">
      <w:pPr>
        <w:pStyle w:val="ListParagraph"/>
        <w:numPr>
          <w:ilvl w:val="0"/>
          <w:numId w:val="14"/>
        </w:numPr>
        <w:rPr>
          <w:del w:id="2485" w:author="Sarah Thomas" w:date="2014-03-03T14:10:00Z"/>
        </w:rPr>
      </w:pPr>
      <w:del w:id="2486" w:author="Sarah Thomas" w:date="2014-03-03T14:10:00Z">
        <w:r w:rsidDel="00F15707">
          <w:delText>Social media links</w:delText>
        </w:r>
      </w:del>
    </w:p>
    <w:p w14:paraId="4553A051" w14:textId="37078590" w:rsidR="001553BD" w:rsidDel="00F15707" w:rsidRDefault="001553BD" w:rsidP="008D0C79">
      <w:pPr>
        <w:pStyle w:val="BodyText"/>
        <w:rPr>
          <w:del w:id="2487" w:author="Sarah Thomas" w:date="2014-03-03T14:10:00Z"/>
        </w:rPr>
      </w:pPr>
      <w:del w:id="2488" w:author="Sarah Thomas" w:date="2014-03-03T14:10:00Z">
        <w:r w:rsidRPr="00277AF8" w:rsidDel="00F15707">
          <w:delText>Optional Requirement</w:delText>
        </w:r>
        <w:r w:rsidDel="00F15707">
          <w:delText xml:space="preserve">s: Level of investment sought for equity </w:delText>
        </w:r>
        <w:r w:rsidR="008811F6" w:rsidDel="00F15707">
          <w:delText>e.g.</w:delText>
        </w:r>
        <w:r w:rsidDel="00F15707">
          <w:delText xml:space="preserve"> £10,000 for 10% equity. Valuations of business</w:delText>
        </w:r>
      </w:del>
    </w:p>
    <w:p w14:paraId="1EE164BF" w14:textId="0D03B74C" w:rsidR="001553BD" w:rsidDel="00F15707" w:rsidRDefault="0010580B" w:rsidP="001553BD">
      <w:pPr>
        <w:pStyle w:val="ListParagraph"/>
        <w:ind w:left="0"/>
        <w:rPr>
          <w:del w:id="2489" w:author="Sarah Thomas" w:date="2014-03-03T14:10:00Z"/>
        </w:rPr>
      </w:pPr>
      <w:del w:id="2490" w:author="Sarah Thomas" w:date="2014-03-03T14:10:00Z">
        <w:r w:rsidDel="00F15707">
          <w:br w:type="page"/>
        </w:r>
      </w:del>
    </w:p>
    <w:p w14:paraId="126E1668" w14:textId="03269FDA" w:rsidR="001553BD" w:rsidDel="00F15707" w:rsidRDefault="001553BD" w:rsidP="001553BD">
      <w:pPr>
        <w:pStyle w:val="Heading3"/>
        <w:rPr>
          <w:del w:id="2491" w:author="Sarah Thomas" w:date="2014-03-03T14:10:00Z"/>
        </w:rPr>
      </w:pPr>
      <w:bookmarkStart w:id="2492" w:name="_Toc253043809"/>
      <w:del w:id="2493" w:author="Sarah Thomas" w:date="2014-03-03T14:10:00Z">
        <w:r w:rsidDel="00F15707">
          <w:delText>Build Team</w:delText>
        </w:r>
        <w:bookmarkEnd w:id="2492"/>
      </w:del>
    </w:p>
    <w:p w14:paraId="0B83E24E" w14:textId="54BBB01D" w:rsidR="001553BD" w:rsidDel="00F15707" w:rsidRDefault="008C1ACF" w:rsidP="008D0C79">
      <w:pPr>
        <w:pStyle w:val="BodyText"/>
        <w:rPr>
          <w:del w:id="2494" w:author="Sarah Thomas" w:date="2014-03-03T14:10:00Z"/>
        </w:rPr>
      </w:pPr>
      <w:del w:id="2495" w:author="Sarah Thomas" w:date="2014-03-03T14:10:00Z">
        <w:r w:rsidDel="00F15707">
          <w:delText xml:space="preserve">A team leader can invite registered users to become team members or mentors. Upon mutual consent team members or mentors are added and have access to the private team area. </w:delText>
        </w:r>
      </w:del>
    </w:p>
    <w:p w14:paraId="1A7599B0" w14:textId="4FD09E59" w:rsidR="008C1ACF" w:rsidDel="00F15707" w:rsidRDefault="0050074F" w:rsidP="008C1ACF">
      <w:pPr>
        <w:pStyle w:val="Heading3"/>
        <w:rPr>
          <w:del w:id="2496" w:author="Sarah Thomas" w:date="2014-03-03T14:10:00Z"/>
        </w:rPr>
      </w:pPr>
      <w:bookmarkStart w:id="2497" w:name="_Toc253043810"/>
      <w:del w:id="2498" w:author="Sarah Thomas" w:date="2014-03-03T14:10:00Z">
        <w:r w:rsidDel="00F15707">
          <w:delText>Enter</w:delText>
        </w:r>
        <w:r w:rsidR="008C1ACF" w:rsidDel="00F15707">
          <w:delText xml:space="preserve"> </w:delText>
        </w:r>
        <w:r w:rsidDel="00F15707">
          <w:delText xml:space="preserve">Private </w:delText>
        </w:r>
        <w:r w:rsidR="008C1ACF" w:rsidDel="00F15707">
          <w:delText>Team Area</w:delText>
        </w:r>
        <w:bookmarkEnd w:id="2497"/>
      </w:del>
    </w:p>
    <w:p w14:paraId="2C95AC16" w14:textId="688D8321" w:rsidR="008C1ACF" w:rsidRPr="001553BD" w:rsidDel="00F15707" w:rsidRDefault="008C1ACF" w:rsidP="008C1ACF">
      <w:pPr>
        <w:rPr>
          <w:del w:id="2499" w:author="Sarah Thomas" w:date="2014-03-03T14:10:00Z"/>
        </w:rPr>
      </w:pPr>
      <w:del w:id="2500" w:author="Sarah Thomas" w:date="2014-03-03T14:10:00Z">
        <w:r w:rsidDel="00F15707">
          <w:delText>A private area only accessible by team members and team mentors</w:delText>
        </w:r>
      </w:del>
    </w:p>
    <w:p w14:paraId="04F795D9" w14:textId="63E8818E" w:rsidR="008C1ACF" w:rsidDel="00F15707" w:rsidRDefault="008C1ACF" w:rsidP="008C1ACF">
      <w:pPr>
        <w:pStyle w:val="ListParagraph"/>
        <w:numPr>
          <w:ilvl w:val="0"/>
          <w:numId w:val="14"/>
        </w:numPr>
        <w:rPr>
          <w:del w:id="2501" w:author="Sarah Thomas" w:date="2014-03-03T14:10:00Z"/>
        </w:rPr>
      </w:pPr>
      <w:del w:id="2502" w:author="Sarah Thomas" w:date="2014-03-03T14:10:00Z">
        <w:r w:rsidDel="00F15707">
          <w:delText>Bulletin Board</w:delText>
        </w:r>
      </w:del>
    </w:p>
    <w:p w14:paraId="293C4EBF" w14:textId="619D7176" w:rsidR="008C1ACF" w:rsidDel="00F15707" w:rsidRDefault="008C1ACF" w:rsidP="008C1ACF">
      <w:pPr>
        <w:pStyle w:val="ListParagraph"/>
        <w:numPr>
          <w:ilvl w:val="0"/>
          <w:numId w:val="14"/>
        </w:numPr>
        <w:rPr>
          <w:del w:id="2503" w:author="Sarah Thomas" w:date="2014-03-03T14:10:00Z"/>
        </w:rPr>
      </w:pPr>
      <w:del w:id="2504" w:author="Sarah Thomas" w:date="2014-03-03T14:10:00Z">
        <w:r w:rsidDel="00F15707">
          <w:delText>Details of investments</w:delText>
        </w:r>
      </w:del>
    </w:p>
    <w:p w14:paraId="09A5AF9C" w14:textId="329BB753" w:rsidR="008C1ACF" w:rsidDel="00F15707" w:rsidRDefault="008C1ACF" w:rsidP="008C1ACF">
      <w:pPr>
        <w:pStyle w:val="ListParagraph"/>
        <w:numPr>
          <w:ilvl w:val="0"/>
          <w:numId w:val="14"/>
        </w:numPr>
        <w:rPr>
          <w:del w:id="2505" w:author="Sarah Thomas" w:date="2014-03-03T14:10:00Z"/>
        </w:rPr>
      </w:pPr>
      <w:del w:id="2506" w:author="Sarah Thomas" w:date="2014-03-03T14:10:00Z">
        <w:r w:rsidDel="00F15707">
          <w:delText>Team members emails</w:delText>
        </w:r>
      </w:del>
    </w:p>
    <w:p w14:paraId="344EAC52" w14:textId="6F009CAB" w:rsidR="008C1ACF" w:rsidDel="00F15707" w:rsidRDefault="008C1ACF" w:rsidP="008C1ACF">
      <w:pPr>
        <w:pStyle w:val="ListParagraph"/>
        <w:numPr>
          <w:ilvl w:val="0"/>
          <w:numId w:val="14"/>
        </w:numPr>
        <w:rPr>
          <w:del w:id="2507" w:author="Sarah Thomas" w:date="2014-03-03T14:10:00Z"/>
        </w:rPr>
      </w:pPr>
      <w:del w:id="2508" w:author="Sarah Thomas" w:date="2014-03-03T14:10:00Z">
        <w:r w:rsidDel="00F15707">
          <w:delText>Team mentors emails</w:delText>
        </w:r>
      </w:del>
    </w:p>
    <w:p w14:paraId="4935858E" w14:textId="30153A18" w:rsidR="008C1ACF" w:rsidDel="00F15707" w:rsidRDefault="008C1ACF" w:rsidP="008C1ACF">
      <w:pPr>
        <w:pStyle w:val="ListParagraph"/>
        <w:numPr>
          <w:ilvl w:val="0"/>
          <w:numId w:val="14"/>
        </w:numPr>
        <w:rPr>
          <w:del w:id="2509" w:author="Sarah Thomas" w:date="2014-03-03T14:10:00Z"/>
        </w:rPr>
      </w:pPr>
      <w:del w:id="2510" w:author="Sarah Thomas" w:date="2014-03-03T14:10:00Z">
        <w:r w:rsidDel="00F15707">
          <w:delText>Other confidential information</w:delText>
        </w:r>
      </w:del>
    </w:p>
    <w:p w14:paraId="22143BCB" w14:textId="1125AEE9" w:rsidR="00A5192B" w:rsidDel="00F15707" w:rsidRDefault="00EE2C8C" w:rsidP="00A5192B">
      <w:pPr>
        <w:pStyle w:val="Heading3"/>
        <w:rPr>
          <w:del w:id="2511" w:author="Sarah Thomas" w:date="2014-03-03T14:10:00Z"/>
        </w:rPr>
      </w:pPr>
      <w:bookmarkStart w:id="2512" w:name="_Toc253043811"/>
      <w:del w:id="2513" w:author="Sarah Thomas" w:date="2014-03-03T14:10:00Z">
        <w:r w:rsidDel="00F15707">
          <w:delText>Site Administration</w:delText>
        </w:r>
        <w:bookmarkEnd w:id="2512"/>
      </w:del>
    </w:p>
    <w:p w14:paraId="7D469689" w14:textId="67E68DA9" w:rsidR="00A5192B" w:rsidDel="00F15707" w:rsidRDefault="00A5192B" w:rsidP="008D0C79">
      <w:pPr>
        <w:pStyle w:val="BodyText"/>
        <w:rPr>
          <w:del w:id="2514" w:author="Sarah Thomas" w:date="2014-03-03T14:10:00Z"/>
        </w:rPr>
      </w:pPr>
      <w:del w:id="2515" w:author="Sarah Thomas" w:date="2014-03-03T14:10:00Z">
        <w:r w:rsidDel="00F15707">
          <w:delText>A non-technical administrator should be able to preform the following functions:</w:delText>
        </w:r>
      </w:del>
    </w:p>
    <w:p w14:paraId="180A0407" w14:textId="209D3383" w:rsidR="00A5192B" w:rsidDel="00F15707" w:rsidRDefault="00A5192B" w:rsidP="00A5192B">
      <w:pPr>
        <w:pStyle w:val="ListParagraph"/>
        <w:numPr>
          <w:ilvl w:val="0"/>
          <w:numId w:val="15"/>
        </w:numPr>
        <w:rPr>
          <w:del w:id="2516" w:author="Sarah Thomas" w:date="2014-03-03T14:10:00Z"/>
        </w:rPr>
      </w:pPr>
      <w:del w:id="2517" w:author="Sarah Thomas" w:date="2014-03-03T14:10:00Z">
        <w:r w:rsidDel="00F15707">
          <w:delText>Add or remove users</w:delText>
        </w:r>
      </w:del>
    </w:p>
    <w:p w14:paraId="53493691" w14:textId="7D9F3A62" w:rsidR="00A5192B" w:rsidDel="00F15707" w:rsidRDefault="00A5192B" w:rsidP="00A5192B">
      <w:pPr>
        <w:pStyle w:val="ListParagraph"/>
        <w:numPr>
          <w:ilvl w:val="0"/>
          <w:numId w:val="15"/>
        </w:numPr>
        <w:rPr>
          <w:del w:id="2518" w:author="Sarah Thomas" w:date="2014-03-03T14:10:00Z"/>
        </w:rPr>
      </w:pPr>
      <w:del w:id="2519" w:author="Sarah Thomas" w:date="2014-03-03T14:10:00Z">
        <w:r w:rsidDel="00F15707">
          <w:delText>Add news items to home page</w:delText>
        </w:r>
      </w:del>
    </w:p>
    <w:p w14:paraId="3ABF3118" w14:textId="0389CA5A" w:rsidR="00A5192B" w:rsidDel="00F15707" w:rsidRDefault="00A5192B" w:rsidP="00A5192B">
      <w:pPr>
        <w:pStyle w:val="ListParagraph"/>
        <w:numPr>
          <w:ilvl w:val="0"/>
          <w:numId w:val="15"/>
        </w:numPr>
        <w:rPr>
          <w:del w:id="2520" w:author="Sarah Thomas" w:date="2014-03-03T14:10:00Z"/>
        </w:rPr>
      </w:pPr>
      <w:del w:id="2521" w:author="Sarah Thomas" w:date="2014-03-03T14:10:00Z">
        <w:r w:rsidDel="00F15707">
          <w:delText>Obtain email lists of registered users</w:delText>
        </w:r>
      </w:del>
    </w:p>
    <w:p w14:paraId="483CE24A" w14:textId="0DB51769" w:rsidR="00B8642E" w:rsidDel="00F15707" w:rsidRDefault="00A5192B" w:rsidP="00F0790D">
      <w:pPr>
        <w:pStyle w:val="ListParagraph"/>
        <w:numPr>
          <w:ilvl w:val="0"/>
          <w:numId w:val="15"/>
        </w:numPr>
        <w:rPr>
          <w:del w:id="2522" w:author="Sarah Thomas" w:date="2014-03-03T14:10:00Z"/>
        </w:rPr>
      </w:pPr>
      <w:del w:id="2523" w:author="Sarah Thomas" w:date="2014-03-03T14:10:00Z">
        <w:r w:rsidDel="00F15707">
          <w:delText>Remove/Hide ventures or profiles that violate terms and conditions</w:delText>
        </w:r>
      </w:del>
    </w:p>
    <w:p w14:paraId="6F826453" w14:textId="4BB56094" w:rsidR="00A5192B" w:rsidRPr="001E34AB" w:rsidDel="00F15707" w:rsidRDefault="00A5192B" w:rsidP="00A5192B">
      <w:pPr>
        <w:pStyle w:val="Heading2"/>
        <w:rPr>
          <w:del w:id="2524" w:author="Sarah Thomas" w:date="2014-03-03T14:10:00Z"/>
        </w:rPr>
      </w:pPr>
      <w:bookmarkStart w:id="2525" w:name="_Toc253043812"/>
      <w:del w:id="2526" w:author="Sarah Thomas" w:date="2014-03-03T14:10:00Z">
        <w:r w:rsidDel="00F15707">
          <w:delText>Non-Functional Requirements</w:delText>
        </w:r>
        <w:bookmarkEnd w:id="2525"/>
      </w:del>
    </w:p>
    <w:p w14:paraId="57503297" w14:textId="24E4E353" w:rsidR="0092556A" w:rsidDel="00F15707" w:rsidRDefault="00347A50" w:rsidP="00F0790D">
      <w:pPr>
        <w:pStyle w:val="Heading3"/>
        <w:rPr>
          <w:del w:id="2527" w:author="Sarah Thomas" w:date="2014-03-03T14:10:00Z"/>
        </w:rPr>
      </w:pPr>
      <w:del w:id="2528" w:author="Sarah Thomas" w:date="2014-03-03T14:10:00Z">
        <w:r w:rsidDel="00F15707">
          <w:delText>Performance</w:delText>
        </w:r>
      </w:del>
    </w:p>
    <w:p w14:paraId="756CBEDB" w14:textId="02917874" w:rsidR="00347A50" w:rsidDel="00F15707" w:rsidRDefault="00347A50" w:rsidP="00F0790D">
      <w:pPr>
        <w:pStyle w:val="Heading4"/>
        <w:rPr>
          <w:del w:id="2529" w:author="Sarah Thomas" w:date="2014-03-03T14:10:00Z"/>
        </w:rPr>
      </w:pPr>
      <w:del w:id="2530" w:author="Sarah Thomas" w:date="2014-03-03T14:10:00Z">
        <w:r w:rsidDel="00F15707">
          <w:delText>Capacity</w:delText>
        </w:r>
      </w:del>
    </w:p>
    <w:p w14:paraId="17BA965C" w14:textId="5EDB6AEF" w:rsidR="00E570FB" w:rsidDel="00F15707" w:rsidRDefault="00E570FB" w:rsidP="0097380A">
      <w:pPr>
        <w:rPr>
          <w:del w:id="2531" w:author="Sarah Thomas" w:date="2014-03-03T14:10:00Z"/>
        </w:rPr>
      </w:pPr>
      <w:del w:id="2532" w:author="Sarah Thomas" w:date="2014-03-03T14:10:00Z">
        <w:r w:rsidDel="00F15707">
          <w:delText>The website sho</w:delText>
        </w:r>
        <w:r w:rsidR="00D53F74" w:rsidDel="00F15707">
          <w:delText>uld be able to allow at least 2000</w:delText>
        </w:r>
        <w:r w:rsidDel="00F15707">
          <w:delText xml:space="preserve"> </w:delText>
        </w:r>
        <w:r w:rsidR="00D53F74" w:rsidDel="00F15707">
          <w:delText>request using 10 concurrent connection (from user)</w:delText>
        </w:r>
        <w:r w:rsidDel="00F15707">
          <w:delText>.</w:delText>
        </w:r>
        <w:r w:rsidR="000D27B3" w:rsidDel="00F15707">
          <w:delText xml:space="preserve"> By </w:delText>
        </w:r>
        <w:r w:rsidR="001A2D89" w:rsidDel="00F15707">
          <w:delText>referring to the technique used</w:delText>
        </w:r>
        <w:r w:rsidR="000D27B3" w:rsidDel="00F15707">
          <w:delText xml:space="preserve"> the</w:delText>
        </w:r>
        <w:r w:rsidR="00CD56C2" w:rsidDel="00F15707">
          <w:delText xml:space="preserve"> Hello World Benchmark test </w:delText>
        </w:r>
        <w:r w:rsidR="00CD56C2" w:rsidDel="00F15707">
          <w:fldChar w:fldCharType="begin" w:fldLock="1"/>
        </w:r>
        <w:r w:rsidR="00050823" w:rsidDel="00F15707">
          <w:delInstrText>ADDIN CSL_CITATION { "citationItems" : [ { "id" : "ITEM-1", "itemData" : { "URL" : "http://yvandeuren.be/2012/12/non-functional-requirements-for-a-website/", "accessed" : { "date-parts" : [ [ "2014", "2", "4" ] ] }, "author" : [ { "dropping-particle" : "", "family" : "YVANDEUREN", "given" : "", "non-dropping-particle" : "", "parse-names" : false, "suffix" : "" } ], "id" : "ITEM-1", "issued" : { "date-parts" : [ [ "2012" ] ] }, "title" : "Non Functional Requirements for a website\u2026", "type" : "webpage" }, "uris" : [ "http://www.mendeley.com/documents/?uuid=568b5abc-c30e-4a81-96fd-f6280c5ead7f" ] } ], "mendeley" : { "previouslyFormattedCitation" : "[5]" }, "properties" : { "noteIndex" : 0 }, "schema" : "https://github.com/citation-style-language/schema/raw/master/csl-citation.json" }</w:delInstrText>
        </w:r>
        <w:r w:rsidR="00CD56C2" w:rsidDel="00F15707">
          <w:fldChar w:fldCharType="separate"/>
        </w:r>
        <w:r w:rsidR="00CD56C2" w:rsidRPr="00CD56C2" w:rsidDel="00F15707">
          <w:rPr>
            <w:noProof/>
          </w:rPr>
          <w:delText>[5]</w:delText>
        </w:r>
        <w:r w:rsidR="00CD56C2" w:rsidDel="00F15707">
          <w:fldChar w:fldCharType="end"/>
        </w:r>
        <w:r w:rsidR="0061695B" w:rsidDel="00F15707">
          <w:delText>,</w:delText>
        </w:r>
        <w:r w:rsidR="001A2D89" w:rsidDel="00F15707">
          <w:delText xml:space="preserve"> a tool </w:delText>
        </w:r>
        <w:r w:rsidR="00B35FB0" w:rsidDel="00F15707">
          <w:delText>such as</w:delText>
        </w:r>
        <w:r w:rsidR="0061695B" w:rsidDel="00F15707">
          <w:delText xml:space="preserve"> ApacheBench will be use</w:delText>
        </w:r>
        <w:r w:rsidR="000F6254" w:rsidDel="00F15707">
          <w:delText>d</w:delText>
        </w:r>
        <w:r w:rsidR="0061695B" w:rsidDel="00F15707">
          <w:delText xml:space="preserve"> to carry out this test.</w:delText>
        </w:r>
        <w:r w:rsidR="000D27B3" w:rsidDel="00F15707">
          <w:delText xml:space="preserve"> </w:delText>
        </w:r>
      </w:del>
    </w:p>
    <w:p w14:paraId="3B2C5FC4" w14:textId="6C530398" w:rsidR="00E570FB" w:rsidDel="00F15707" w:rsidRDefault="00E570FB" w:rsidP="0097380A">
      <w:pPr>
        <w:rPr>
          <w:del w:id="2533" w:author="Sarah Thomas" w:date="2014-03-03T14:10:00Z"/>
        </w:rPr>
      </w:pPr>
      <w:del w:id="2534" w:author="Sarah Thomas" w:date="2014-03-03T14:10:00Z">
        <w:r w:rsidDel="00F15707">
          <w:delText xml:space="preserve">The website should be able to store </w:delText>
        </w:r>
        <w:r w:rsidR="00D53F74" w:rsidDel="00F15707">
          <w:delText>at least 5000 users</w:delText>
        </w:r>
        <w:r w:rsidR="000F6254" w:rsidDel="00F15707">
          <w:delText xml:space="preserve"> along with their information</w:delText>
        </w:r>
        <w:r w:rsidR="00FC13FE" w:rsidDel="00F15707">
          <w:delText xml:space="preserve"> inside its database.</w:delText>
        </w:r>
      </w:del>
    </w:p>
    <w:p w14:paraId="6DB2B272" w14:textId="2F579305" w:rsidR="00B35FB0" w:rsidRPr="0097380A" w:rsidDel="00F15707" w:rsidRDefault="00B35FB0" w:rsidP="00F0790D">
      <w:pPr>
        <w:pStyle w:val="BodyText"/>
        <w:rPr>
          <w:del w:id="2535" w:author="Sarah Thomas" w:date="2014-03-03T14:10:00Z"/>
        </w:rPr>
      </w:pPr>
      <w:del w:id="2536" w:author="Sarah Thomas" w:date="2014-03-03T14:10:00Z">
        <w:r w:rsidDel="00F15707">
          <w:delText xml:space="preserve">The website should be able to store and retrieve at a minimum </w:delText>
        </w:r>
      </w:del>
      <w:del w:id="2537" w:author="Sarah Thomas" w:date="2014-02-05T07:13:00Z">
        <w:r w:rsidDel="00C9623B">
          <w:delText xml:space="preserve">of </w:delText>
        </w:r>
      </w:del>
      <w:del w:id="2538" w:author="Sarah Thomas" w:date="2014-03-03T14:10:00Z">
        <w:r w:rsidDel="00F15707">
          <w:delText>each profile image of every registered user of the website</w:delText>
        </w:r>
      </w:del>
    </w:p>
    <w:p w14:paraId="67E2D5E3" w14:textId="73A303E0" w:rsidR="00347A50" w:rsidDel="00F15707" w:rsidRDefault="00347A50" w:rsidP="00F0790D">
      <w:pPr>
        <w:pStyle w:val="Heading4"/>
        <w:rPr>
          <w:del w:id="2539" w:author="Sarah Thomas" w:date="2014-03-03T14:10:00Z"/>
        </w:rPr>
      </w:pPr>
      <w:del w:id="2540" w:author="Sarah Thomas" w:date="2014-03-03T14:10:00Z">
        <w:r w:rsidDel="00F15707">
          <w:delText>Availability</w:delText>
        </w:r>
      </w:del>
    </w:p>
    <w:p w14:paraId="1BA87EAC" w14:textId="7D29A8F6" w:rsidR="000D27B3" w:rsidDel="00F15707" w:rsidRDefault="00FC13FE" w:rsidP="00F0790D">
      <w:pPr>
        <w:rPr>
          <w:del w:id="2541" w:author="Sarah Thomas" w:date="2014-03-03T14:10:00Z"/>
        </w:rPr>
      </w:pPr>
      <w:del w:id="2542" w:author="Sarah Thomas" w:date="2014-03-03T14:10:00Z">
        <w:r w:rsidDel="00F15707">
          <w:delText>The website sho</w:delText>
        </w:r>
        <w:r w:rsidR="000D27B3" w:rsidDel="00F15707">
          <w:delText xml:space="preserve">uld be available 99.5% of the whole time it is operational. Equation for calculating maximum downtime (reboot, troubleshooting but not including maintenance work): </w:delText>
        </w:r>
      </w:del>
    </w:p>
    <w:p w14:paraId="34EDCA9E" w14:textId="0F2820AA" w:rsidR="000D27B3" w:rsidDel="00F15707" w:rsidRDefault="000D27B3" w:rsidP="00F0790D">
      <w:pPr>
        <w:rPr>
          <w:del w:id="2543" w:author="Sarah Thomas" w:date="2014-03-03T14:10:00Z"/>
        </w:rPr>
      </w:pPr>
      <w:del w:id="2544" w:author="Sarah Thomas" w:date="2014-03-03T14:10:00Z">
        <w:r w:rsidDel="00F15707">
          <w:delText>The total number of minutes in a month x (100</w:delText>
        </w:r>
        <w:r w:rsidR="00B35FB0" w:rsidDel="00F15707">
          <w:delText xml:space="preserve"> </w:delText>
        </w:r>
        <w:r w:rsidDel="00F15707">
          <w:delText>-</w:delText>
        </w:r>
        <w:r w:rsidR="00B35FB0" w:rsidDel="00F15707">
          <w:delText xml:space="preserve"> </w:delText>
        </w:r>
        <w:r w:rsidDel="00F15707">
          <w:delText>uptime%)</w:delText>
        </w:r>
        <w:r w:rsidR="00B35FB0" w:rsidDel="00F15707">
          <w:delText xml:space="preserve"> </w:delText>
        </w:r>
        <w:r w:rsidDel="00F15707">
          <w:delText>/</w:delText>
        </w:r>
        <w:r w:rsidR="00B35FB0" w:rsidDel="00F15707">
          <w:delText xml:space="preserve"> </w:delText>
        </w:r>
        <w:r w:rsidDel="00F15707">
          <w:delText>100</w:delText>
        </w:r>
      </w:del>
    </w:p>
    <w:p w14:paraId="2182EB56" w14:textId="2585FE9D" w:rsidR="000D27B3" w:rsidDel="00F15707" w:rsidRDefault="000D27B3" w:rsidP="00F0790D">
      <w:pPr>
        <w:ind w:firstLine="720"/>
        <w:rPr>
          <w:del w:id="2545" w:author="Sarah Thomas" w:date="2014-03-03T14:10:00Z"/>
        </w:rPr>
      </w:pPr>
      <w:del w:id="2546" w:author="Sarah Thomas" w:date="2014-03-03T14:10:00Z">
        <w:r w:rsidDel="00F15707">
          <w:delText>= 30</w:delText>
        </w:r>
        <w:r w:rsidR="00B35FB0" w:rsidDel="00F15707">
          <w:delText xml:space="preserve"> </w:delText>
        </w:r>
        <w:r w:rsidDel="00F15707">
          <w:delText>days x 24</w:delText>
        </w:r>
        <w:r w:rsidR="00B35FB0" w:rsidDel="00F15707">
          <w:delText xml:space="preserve"> </w:delText>
        </w:r>
        <w:r w:rsidDel="00F15707">
          <w:delText>hours x 60</w:delText>
        </w:r>
        <w:r w:rsidR="00B35FB0" w:rsidDel="00F15707">
          <w:delText xml:space="preserve"> </w:delText>
        </w:r>
        <w:r w:rsidDel="00F15707">
          <w:delText>min x (100-99.5)</w:delText>
        </w:r>
        <w:r w:rsidR="00B35FB0" w:rsidDel="00F15707">
          <w:delText xml:space="preserve"> </w:delText>
        </w:r>
        <w:r w:rsidDel="00F15707">
          <w:delText>/</w:delText>
        </w:r>
        <w:r w:rsidR="00B35FB0" w:rsidDel="00F15707">
          <w:delText xml:space="preserve"> </w:delText>
        </w:r>
        <w:r w:rsidDel="00F15707">
          <w:delText>100</w:delText>
        </w:r>
      </w:del>
    </w:p>
    <w:p w14:paraId="368B1736" w14:textId="41EF9617" w:rsidR="000D27B3" w:rsidDel="00F15707" w:rsidRDefault="000D27B3" w:rsidP="00F0790D">
      <w:pPr>
        <w:pStyle w:val="ListParagraph"/>
        <w:rPr>
          <w:del w:id="2547" w:author="Sarah Thomas" w:date="2014-03-03T14:10:00Z"/>
        </w:rPr>
      </w:pPr>
      <w:del w:id="2548" w:author="Sarah Thomas" w:date="2014-03-03T14:10:00Z">
        <w:r w:rsidDel="00F15707">
          <w:delText>= 43200 x (0.5)/100</w:delText>
        </w:r>
      </w:del>
    </w:p>
    <w:p w14:paraId="4BB33DD4" w14:textId="1F5DD104" w:rsidR="00B35FB0" w:rsidDel="00F15707" w:rsidRDefault="00B35FB0" w:rsidP="00F0790D">
      <w:pPr>
        <w:pStyle w:val="ListParagraph"/>
        <w:rPr>
          <w:del w:id="2549" w:author="Sarah Thomas" w:date="2014-03-03T14:10:00Z"/>
        </w:rPr>
      </w:pPr>
    </w:p>
    <w:p w14:paraId="61F3320D" w14:textId="3D14DC2F" w:rsidR="00FC13FE" w:rsidRPr="0097380A" w:rsidDel="00F15707" w:rsidRDefault="000D27B3" w:rsidP="00F0790D">
      <w:pPr>
        <w:pStyle w:val="ListParagraph"/>
        <w:rPr>
          <w:del w:id="2550" w:author="Sarah Thomas" w:date="2014-03-03T14:10:00Z"/>
        </w:rPr>
      </w:pPr>
      <w:del w:id="2551" w:author="Sarah Thomas" w:date="2014-03-03T14:10:00Z">
        <w:r w:rsidDel="00F15707">
          <w:delText>= 216 minutes (max downtime)</w:delText>
        </w:r>
      </w:del>
      <w:del w:id="2552" w:author="Sarah Thomas" w:date="2014-02-05T07:13:00Z">
        <w:r w:rsidDel="00C9623B">
          <w:delText>.</w:delText>
        </w:r>
      </w:del>
    </w:p>
    <w:p w14:paraId="64DD5474" w14:textId="62AD0E18" w:rsidR="00347A50" w:rsidDel="00F15707" w:rsidRDefault="00347A50" w:rsidP="00F0790D">
      <w:pPr>
        <w:pStyle w:val="Heading4"/>
        <w:rPr>
          <w:del w:id="2553" w:author="Sarah Thomas" w:date="2014-03-03T14:10:00Z"/>
        </w:rPr>
      </w:pPr>
      <w:del w:id="2554" w:author="Sarah Thomas" w:date="2014-03-03T14:10:00Z">
        <w:r w:rsidDel="00F15707">
          <w:delText>Latency</w:delText>
        </w:r>
      </w:del>
    </w:p>
    <w:p w14:paraId="05BB59D7" w14:textId="149EB530" w:rsidR="00FC13FE" w:rsidRPr="0097380A" w:rsidDel="00F15707" w:rsidRDefault="00FC13FE" w:rsidP="00F0790D">
      <w:pPr>
        <w:pStyle w:val="ListParagraph"/>
        <w:numPr>
          <w:ilvl w:val="0"/>
          <w:numId w:val="39"/>
        </w:numPr>
        <w:rPr>
          <w:del w:id="2555" w:author="Sarah Thomas" w:date="2014-03-03T14:10:00Z"/>
        </w:rPr>
      </w:pPr>
      <w:del w:id="2556" w:author="Sarah Thomas" w:date="2014-03-03T14:10:00Z">
        <w:r w:rsidDel="00F15707">
          <w:delText>95% of the transactions shall be processed in less than 1 second.</w:delText>
        </w:r>
      </w:del>
    </w:p>
    <w:p w14:paraId="1071C73D" w14:textId="4D08CD79" w:rsidR="00347A50" w:rsidDel="00F15707" w:rsidRDefault="00347A50" w:rsidP="00F0790D">
      <w:pPr>
        <w:pStyle w:val="Heading3"/>
        <w:rPr>
          <w:del w:id="2557" w:author="Sarah Thomas" w:date="2014-03-03T14:10:00Z"/>
        </w:rPr>
      </w:pPr>
      <w:del w:id="2558" w:author="Sarah Thomas" w:date="2014-03-03T14:10:00Z">
        <w:r w:rsidDel="00F15707">
          <w:delText>Manageability / Maintainability</w:delText>
        </w:r>
      </w:del>
    </w:p>
    <w:p w14:paraId="45A00E9C" w14:textId="7BF952E6" w:rsidR="00347A50" w:rsidDel="00F15707" w:rsidRDefault="00347A50" w:rsidP="00F0790D">
      <w:pPr>
        <w:pStyle w:val="Heading4"/>
        <w:rPr>
          <w:del w:id="2559" w:author="Sarah Thomas" w:date="2014-03-03T14:10:00Z"/>
        </w:rPr>
      </w:pPr>
      <w:del w:id="2560" w:author="Sarah Thomas" w:date="2014-03-03T14:10:00Z">
        <w:r w:rsidDel="00F15707">
          <w:delText>Monitoring</w:delText>
        </w:r>
      </w:del>
    </w:p>
    <w:p w14:paraId="5C30B16C" w14:textId="1F1B4362" w:rsidR="000F6254" w:rsidRPr="0097380A" w:rsidDel="00F15707" w:rsidRDefault="000F6254" w:rsidP="0097380A">
      <w:pPr>
        <w:rPr>
          <w:del w:id="2561" w:author="Sarah Thomas" w:date="2014-03-03T14:10:00Z"/>
        </w:rPr>
      </w:pPr>
      <w:del w:id="2562" w:author="Sarah Thomas" w:date="2014-03-03T14:10:00Z">
        <w:r w:rsidDel="00F15707">
          <w:delText xml:space="preserve">The website should be able to log errors to a log file found within the web server. </w:delText>
        </w:r>
      </w:del>
    </w:p>
    <w:p w14:paraId="1E42AAA3" w14:textId="12BAF317" w:rsidR="00347A50" w:rsidDel="00F15707" w:rsidRDefault="00347A50" w:rsidP="00F0790D">
      <w:pPr>
        <w:pStyle w:val="Heading4"/>
        <w:rPr>
          <w:del w:id="2563" w:author="Sarah Thomas" w:date="2014-03-03T14:10:00Z"/>
        </w:rPr>
      </w:pPr>
      <w:del w:id="2564" w:author="Sarah Thomas" w:date="2014-03-03T14:10:00Z">
        <w:r w:rsidDel="00F15707">
          <w:delText>Maintenance</w:delText>
        </w:r>
      </w:del>
    </w:p>
    <w:p w14:paraId="6A341F63" w14:textId="7402A9E2" w:rsidR="004A2CDB" w:rsidRPr="0097380A" w:rsidDel="00F15707" w:rsidRDefault="004A2CDB" w:rsidP="0097380A">
      <w:pPr>
        <w:rPr>
          <w:del w:id="2565" w:author="Sarah Thomas" w:date="2014-03-03T14:10:00Z"/>
        </w:rPr>
      </w:pPr>
      <w:del w:id="2566" w:author="Sarah Thomas" w:date="2014-03-03T14:10:00Z">
        <w:r w:rsidDel="00F15707">
          <w:delText>The website should be able to have feature</w:delText>
        </w:r>
        <w:r w:rsidR="00C76F2E" w:rsidDel="00F15707">
          <w:delText>s</w:delText>
        </w:r>
        <w:r w:rsidDel="00F15707">
          <w:delText xml:space="preserve"> where the database and the system can be backup and the backup image of the website allow </w:delText>
        </w:r>
      </w:del>
      <w:del w:id="2567" w:author="Sarah Thomas" w:date="2014-02-05T07:14:00Z">
        <w:r w:rsidDel="00C9623B">
          <w:delText xml:space="preserve">to </w:delText>
        </w:r>
      </w:del>
      <w:del w:id="2568" w:author="Sarah Thomas" w:date="2014-03-03T14:10:00Z">
        <w:r w:rsidDel="00F15707">
          <w:delText>continuity incase of disaster recovery.</w:delText>
        </w:r>
        <w:r w:rsidR="00C76F2E" w:rsidDel="00F15707">
          <w:delText xml:space="preserve"> This only </w:delText>
        </w:r>
      </w:del>
      <w:del w:id="2569" w:author="Sarah Thomas" w:date="2014-02-05T07:15:00Z">
        <w:r w:rsidR="00C76F2E" w:rsidDel="00C9623B">
          <w:delText xml:space="preserve">can </w:delText>
        </w:r>
      </w:del>
      <w:del w:id="2570" w:author="Sarah Thomas" w:date="2014-03-03T14:10:00Z">
        <w:r w:rsidR="00C76F2E" w:rsidDel="00F15707">
          <w:delText xml:space="preserve">be done </w:delText>
        </w:r>
      </w:del>
      <w:del w:id="2571" w:author="Sarah Thomas" w:date="2014-02-05T07:15:00Z">
        <w:r w:rsidR="00C76F2E" w:rsidDel="00C9623B">
          <w:delText xml:space="preserve">my </w:delText>
        </w:r>
      </w:del>
      <w:del w:id="2572" w:author="Sarah Thomas" w:date="2014-03-03T14:10:00Z">
        <w:r w:rsidR="00C76F2E" w:rsidDel="00F15707">
          <w:delText>administrator of the website with root access to the system.</w:delText>
        </w:r>
      </w:del>
    </w:p>
    <w:p w14:paraId="7E98E6F5" w14:textId="12428C6E" w:rsidR="00347A50" w:rsidDel="00F15707" w:rsidRDefault="00347A50" w:rsidP="00F0790D">
      <w:pPr>
        <w:pStyle w:val="Heading4"/>
        <w:rPr>
          <w:del w:id="2573" w:author="Sarah Thomas" w:date="2014-03-03T14:10:00Z"/>
        </w:rPr>
      </w:pPr>
      <w:del w:id="2574" w:author="Sarah Thomas" w:date="2014-03-03T14:10:00Z">
        <w:r w:rsidDel="00F15707">
          <w:delText>Operations</w:delText>
        </w:r>
      </w:del>
    </w:p>
    <w:p w14:paraId="0B2C5831" w14:textId="770BE191" w:rsidR="00C76F2E" w:rsidRPr="0097380A" w:rsidDel="00F15707" w:rsidRDefault="002D5B5A" w:rsidP="00F0790D">
      <w:pPr>
        <w:rPr>
          <w:del w:id="2575" w:author="Sarah Thomas" w:date="2014-03-03T14:10:00Z"/>
        </w:rPr>
      </w:pPr>
      <w:del w:id="2576" w:author="Sarah Thomas" w:date="2014-03-03T14:10:00Z">
        <w:r w:rsidDel="00F15707">
          <w:delText>The website should be able to work in a less secure communication (HTTP) versus more secure environment (HTTPS)</w:delText>
        </w:r>
      </w:del>
      <w:del w:id="2577" w:author="Sarah Thomas" w:date="2014-02-05T07:16:00Z">
        <w:r w:rsidDel="003D18C6">
          <w:delText xml:space="preserve">, </w:delText>
        </w:r>
      </w:del>
      <w:del w:id="2578" w:author="Sarah Thomas" w:date="2014-03-03T14:10:00Z">
        <w:r w:rsidDel="00F15707">
          <w:delText>The argument here is that HTTPS</w:delText>
        </w:r>
      </w:del>
      <w:del w:id="2579" w:author="Sarah Thomas" w:date="2014-02-05T07:16:00Z">
        <w:r w:rsidDel="003D18C6">
          <w:delText xml:space="preserve"> </w:delText>
        </w:r>
      </w:del>
      <w:del w:id="2580" w:author="Sarah Thomas" w:date="2014-03-03T14:10:00Z">
        <w:r w:rsidDel="00F15707">
          <w:delText>where SSL is used</w:delText>
        </w:r>
        <w:r w:rsidR="001A2D89" w:rsidDel="00F15707">
          <w:delText xml:space="preserve"> requires registering for a signed</w:delText>
        </w:r>
      </w:del>
      <w:del w:id="2581" w:author="Sarah Thomas" w:date="2014-02-05T07:17:00Z">
        <w:r w:rsidR="001A2D89" w:rsidDel="003D18C6">
          <w:delText xml:space="preserve"> certificate thus requires purchasing the certificate</w:delText>
        </w:r>
      </w:del>
      <w:del w:id="2582" w:author="Sarah Thomas" w:date="2014-03-03T14:10:00Z">
        <w:r w:rsidR="001A2D89" w:rsidDel="00F15707">
          <w:delText xml:space="preserve">. For development purpose, a less secure environment will be used. </w:delText>
        </w:r>
      </w:del>
      <w:del w:id="2583" w:author="Sarah Thomas" w:date="2014-02-05T07:17:00Z">
        <w:r w:rsidR="001A2D89" w:rsidDel="003D18C6">
          <w:delText xml:space="preserve">Additional feature to the website would be </w:delText>
        </w:r>
      </w:del>
      <w:del w:id="2584" w:author="Sarah Thomas" w:date="2014-03-03T14:10:00Z">
        <w:r w:rsidR="001A2D89" w:rsidDel="00F15707">
          <w:delText>provid</w:delText>
        </w:r>
      </w:del>
      <w:del w:id="2585" w:author="Sarah Thomas" w:date="2014-02-05T07:18:00Z">
        <w:r w:rsidR="001A2D89" w:rsidDel="003D18C6">
          <w:delText>ing</w:delText>
        </w:r>
      </w:del>
      <w:del w:id="2586" w:author="Sarah Thomas" w:date="2014-03-03T14:10:00Z">
        <w:r w:rsidR="001A2D89" w:rsidDel="00F15707">
          <w:delText xml:space="preserve"> support for HTTPS connection for login authentication and other sensitive transaction.</w:delText>
        </w:r>
      </w:del>
    </w:p>
    <w:p w14:paraId="2D121CA8" w14:textId="38F8BA02" w:rsidR="00347A50" w:rsidDel="00F15707" w:rsidRDefault="00347A50" w:rsidP="00F0790D">
      <w:pPr>
        <w:pStyle w:val="Heading3"/>
        <w:rPr>
          <w:del w:id="2587" w:author="Sarah Thomas" w:date="2014-03-03T14:10:00Z"/>
        </w:rPr>
      </w:pPr>
      <w:del w:id="2588" w:author="Sarah Thomas" w:date="2014-03-03T14:10:00Z">
        <w:r w:rsidDel="00F15707">
          <w:delText>System Interface</w:delText>
        </w:r>
      </w:del>
    </w:p>
    <w:p w14:paraId="2027AC7D" w14:textId="04BF0923" w:rsidR="00347A50" w:rsidDel="00F15707" w:rsidRDefault="00347A50" w:rsidP="00F0790D">
      <w:pPr>
        <w:pStyle w:val="Heading4"/>
        <w:rPr>
          <w:del w:id="2589" w:author="Sarah Thomas" w:date="2014-03-03T14:10:00Z"/>
        </w:rPr>
      </w:pPr>
      <w:del w:id="2590" w:author="Sarah Thomas" w:date="2014-03-03T14:10:00Z">
        <w:r w:rsidDel="00F15707">
          <w:delText>User Interface</w:delText>
        </w:r>
      </w:del>
    </w:p>
    <w:p w14:paraId="43E82058" w14:textId="14F186EF" w:rsidR="005E47A7" w:rsidRPr="00E8161B" w:rsidDel="00F15707" w:rsidRDefault="005E47A7" w:rsidP="005E47A7">
      <w:pPr>
        <w:rPr>
          <w:del w:id="2591" w:author="Sarah Thomas" w:date="2014-03-03T14:10:00Z"/>
        </w:rPr>
      </w:pPr>
      <w:del w:id="2592" w:author="Sarah Thomas" w:date="2014-03-03T14:10:00Z">
        <w:r w:rsidDel="00F15707">
          <w:delText>The website should be compliant to HTML5 specification as well CSS3 specification.</w:delText>
        </w:r>
      </w:del>
    </w:p>
    <w:p w14:paraId="451DB031" w14:textId="6330A894" w:rsidR="007C5311" w:rsidDel="00F15707" w:rsidRDefault="007C5311" w:rsidP="0097380A">
      <w:pPr>
        <w:rPr>
          <w:del w:id="2593" w:author="Sarah Thomas" w:date="2014-03-03T14:10:00Z"/>
        </w:rPr>
      </w:pPr>
      <w:del w:id="2594" w:author="Sarah Thomas" w:date="2014-03-03T14:10:00Z">
        <w:r w:rsidDel="00F15707">
          <w:delText>The website should deploy a responsive web layout that would enable a responsive view on a smaller screen devices such as smart phone or tablets. This feature can be implemented using third party frameworks such as Bootstrap or Zurb Foundation</w:delText>
        </w:r>
        <w:r w:rsidR="002D09EB" w:rsidDel="00F15707">
          <w:delText xml:space="preserve"> </w:delText>
        </w:r>
        <w:r w:rsidR="002D09EB" w:rsidDel="00F15707">
          <w:fldChar w:fldCharType="begin" w:fldLock="1"/>
        </w:r>
        <w:r w:rsidR="00050823" w:rsidDel="00F15707">
          <w:delInstrText>ADDIN CSL_CITATION { "citationItems" : [ { "id" : "ITEM-1", "itemData" : { "URL" : "http://foundation.zurb.com/", "abstract" : "Front-End Framework for Website", "accessed" : { "date-parts" : [ [ "2014", "2", "4" ] ] }, "author" : [ { "dropping-particle" : "", "family" : "Zurb", "given" : "", "non-dropping-particle" : "", "parse-names" : false, "suffix" : "" } ], "id" : "ITEM-1", "issued" : { "date-parts" : [ [ "2014" ] ] }, "number" : "5", "publisher" : "Zurb Inc.", "title" : "Foundation", "type" : "webpage" }, "uris" : [ "http://www.mendeley.com/documents/?uuid=9a9c4c46-9cab-43fd-8b5e-40feee2dfe6c" ] } ], "mendeley" : { "previouslyFormattedCitation" : "[6]" }, "properties" : { "noteIndex" : 0 }, "schema" : "https://github.com/citation-style-language/schema/raw/master/csl-citation.json" }</w:delInstrText>
        </w:r>
        <w:r w:rsidR="002D09EB" w:rsidDel="00F15707">
          <w:fldChar w:fldCharType="separate"/>
        </w:r>
        <w:r w:rsidR="002D09EB" w:rsidRPr="002D09EB" w:rsidDel="00F15707">
          <w:rPr>
            <w:noProof/>
          </w:rPr>
          <w:delText>[6]</w:delText>
        </w:r>
        <w:r w:rsidR="002D09EB" w:rsidDel="00F15707">
          <w:fldChar w:fldCharType="end"/>
        </w:r>
        <w:r w:rsidDel="00F15707">
          <w:delText>.</w:delText>
        </w:r>
      </w:del>
    </w:p>
    <w:p w14:paraId="2DCC3838" w14:textId="4F687BE0" w:rsidR="00C76F2E" w:rsidDel="00F15707" w:rsidRDefault="00C76F2E" w:rsidP="00F0790D">
      <w:pPr>
        <w:pStyle w:val="BodyText"/>
        <w:rPr>
          <w:del w:id="2595" w:author="Sarah Thomas" w:date="2014-03-03T14:10:00Z"/>
        </w:rPr>
      </w:pPr>
      <w:del w:id="2596" w:author="Sarah Thomas" w:date="2014-03-03T14:10:00Z">
        <w:r w:rsidDel="00F15707">
          <w:delText>The website will be written only in English language for both public facing frontend of the website as well backend administration section of the website.</w:delText>
        </w:r>
      </w:del>
    </w:p>
    <w:p w14:paraId="0E9598BC" w14:textId="108DFBA2" w:rsidR="00C76F2E" w:rsidDel="003D18C6" w:rsidRDefault="00C76F2E" w:rsidP="00F0790D">
      <w:pPr>
        <w:pStyle w:val="BodyText"/>
        <w:rPr>
          <w:del w:id="2597" w:author="Sarah Thomas" w:date="2014-02-05T07:19:00Z"/>
        </w:rPr>
      </w:pPr>
      <w:del w:id="2598" w:author="Sarah Thomas" w:date="2014-02-05T07:19:00Z">
        <w:r w:rsidDel="003D18C6">
          <w:delText>Additional feature might include supporting international localization such as dates, time or currency format.</w:delText>
        </w:r>
      </w:del>
    </w:p>
    <w:p w14:paraId="061EEC22" w14:textId="4A97E80D" w:rsidR="003D18C6" w:rsidDel="00F15707" w:rsidRDefault="004618CD" w:rsidP="00F0790D">
      <w:pPr>
        <w:pStyle w:val="BodyText"/>
        <w:rPr>
          <w:del w:id="2599" w:author="Sarah Thomas" w:date="2014-03-03T14:10:00Z"/>
        </w:rPr>
      </w:pPr>
      <w:del w:id="2600" w:author="Sarah Thomas" w:date="2014-03-03T14:10:00Z">
        <w:r w:rsidDel="00F15707">
          <w:delText>The website UI should look modern and reassuring to the user and the UX (user experience) stays relative to typical of current modern social website. An example would be the login or registration process of the website.</w:delText>
        </w:r>
      </w:del>
    </w:p>
    <w:p w14:paraId="7EBF04BC" w14:textId="77F7855D" w:rsidR="00347A50" w:rsidDel="00F15707" w:rsidRDefault="00DC5074" w:rsidP="00F0790D">
      <w:pPr>
        <w:pStyle w:val="Heading4"/>
        <w:rPr>
          <w:del w:id="2601" w:author="Sarah Thomas" w:date="2014-03-03T14:10:00Z"/>
        </w:rPr>
      </w:pPr>
      <w:del w:id="2602" w:author="Sarah Thomas" w:date="2014-03-03T14:10:00Z">
        <w:r w:rsidDel="00F15707">
          <w:delText>Software</w:delText>
        </w:r>
        <w:r w:rsidR="00347A50" w:rsidDel="00F15707">
          <w:delText xml:space="preserve"> Interface</w:delText>
        </w:r>
      </w:del>
    </w:p>
    <w:p w14:paraId="47AF1D36" w14:textId="6A042BA0" w:rsidR="007C5311" w:rsidDel="00F15707" w:rsidRDefault="007C5311" w:rsidP="0097380A">
      <w:pPr>
        <w:rPr>
          <w:del w:id="2603" w:author="Sarah Thomas" w:date="2014-03-03T14:10:00Z"/>
        </w:rPr>
      </w:pPr>
      <w:del w:id="2604" w:author="Sarah Thomas" w:date="2014-03-03T14:10:00Z">
        <w:r w:rsidDel="00F15707">
          <w:delText xml:space="preserve">The system should be able to run on </w:delText>
        </w:r>
        <w:r w:rsidR="00DC5074" w:rsidDel="00F15707">
          <w:delText>x86_64 architecture</w:delText>
        </w:r>
        <w:r w:rsidDel="00F15707">
          <w:delText xml:space="preserve"> servers on a typical Linux web stack provided by a commercial shared web hosting service which include the following web stack:</w:delText>
        </w:r>
      </w:del>
    </w:p>
    <w:p w14:paraId="76B2AF0B" w14:textId="5C7B5019" w:rsidR="007C5311" w:rsidDel="00F15707" w:rsidRDefault="00E32CDE" w:rsidP="00F0790D">
      <w:pPr>
        <w:pStyle w:val="BodyText"/>
        <w:numPr>
          <w:ilvl w:val="0"/>
          <w:numId w:val="39"/>
        </w:numPr>
        <w:rPr>
          <w:del w:id="2605" w:author="Sarah Thomas" w:date="2014-03-03T14:10:00Z"/>
        </w:rPr>
      </w:pPr>
      <w:del w:id="2606" w:author="Sarah Thomas" w:date="2014-03-03T14:10:00Z">
        <w:r w:rsidDel="00F15707">
          <w:delText xml:space="preserve">Web server: </w:delText>
        </w:r>
        <w:r w:rsidR="007C5311" w:rsidDel="00F15707">
          <w:delText>Apache</w:delText>
        </w:r>
        <w:r w:rsidR="00DC5074" w:rsidDel="00F15707">
          <w:delText xml:space="preserve"> (2.2.x)</w:delText>
        </w:r>
        <w:r w:rsidR="0009690E" w:rsidDel="00F15707">
          <w:delText>, Nginx</w:delText>
        </w:r>
        <w:r w:rsidR="00B145CD" w:rsidDel="00F15707">
          <w:delText xml:space="preserve"> (1.5.x)</w:delText>
        </w:r>
      </w:del>
    </w:p>
    <w:p w14:paraId="7239F081" w14:textId="75D1A922" w:rsidR="007C5311" w:rsidDel="00F15707" w:rsidRDefault="00E32CDE" w:rsidP="00F0790D">
      <w:pPr>
        <w:pStyle w:val="BodyText"/>
        <w:numPr>
          <w:ilvl w:val="0"/>
          <w:numId w:val="39"/>
        </w:numPr>
        <w:rPr>
          <w:del w:id="2607" w:author="Sarah Thomas" w:date="2014-03-03T14:10:00Z"/>
        </w:rPr>
      </w:pPr>
      <w:del w:id="2608" w:author="Sarah Thomas" w:date="2014-03-03T14:10:00Z">
        <w:r w:rsidDel="00F15707">
          <w:delText>Database management system: MySQL</w:delText>
        </w:r>
        <w:r w:rsidR="00B145CD" w:rsidDel="00F15707">
          <w:delText xml:space="preserve"> (5.5.x)</w:delText>
        </w:r>
        <w:r w:rsidR="0009690E" w:rsidDel="00F15707">
          <w:delText>, MongoDB</w:delText>
        </w:r>
        <w:r w:rsidR="00B145CD" w:rsidDel="00F15707">
          <w:delText xml:space="preserve"> (2.4.x)</w:delText>
        </w:r>
      </w:del>
    </w:p>
    <w:p w14:paraId="119F30D3" w14:textId="7A2BB372" w:rsidR="00E32CDE" w:rsidDel="00F15707" w:rsidRDefault="00E32CDE" w:rsidP="00F0790D">
      <w:pPr>
        <w:pStyle w:val="BodyText"/>
        <w:numPr>
          <w:ilvl w:val="0"/>
          <w:numId w:val="39"/>
        </w:numPr>
        <w:rPr>
          <w:del w:id="2609" w:author="Sarah Thomas" w:date="2014-03-03T14:10:00Z"/>
        </w:rPr>
      </w:pPr>
      <w:del w:id="2610" w:author="Sarah Thomas" w:date="2014-03-03T14:10:00Z">
        <w:r w:rsidDel="00F15707">
          <w:delText>Programming Language: PHP</w:delText>
        </w:r>
        <w:r w:rsidR="00B145CD" w:rsidDel="00F15707">
          <w:delText xml:space="preserve"> (&gt;5.2</w:delText>
        </w:r>
        <w:r w:rsidR="00DC5074" w:rsidDel="00F15707">
          <w:delText>.x)</w:delText>
        </w:r>
        <w:r w:rsidDel="00F15707">
          <w:delText>, Perl</w:delText>
        </w:r>
        <w:r w:rsidR="00B145CD" w:rsidDel="00F15707">
          <w:delText xml:space="preserve"> (5.10.x)</w:delText>
        </w:r>
        <w:r w:rsidDel="00F15707">
          <w:delText>, Python</w:delText>
        </w:r>
        <w:r w:rsidR="00B145CD" w:rsidDel="00F15707">
          <w:delText xml:space="preserve"> (2.7.x)</w:delText>
        </w:r>
      </w:del>
    </w:p>
    <w:p w14:paraId="7CD0053C" w14:textId="6C3D2235" w:rsidR="00E07F8C" w:rsidRPr="0097380A" w:rsidDel="00F15707" w:rsidRDefault="00E07F8C" w:rsidP="00F0790D">
      <w:pPr>
        <w:pStyle w:val="BodyText"/>
        <w:rPr>
          <w:del w:id="2611" w:author="Sarah Thomas" w:date="2014-03-03T14:10:00Z"/>
        </w:rPr>
      </w:pPr>
      <w:del w:id="2612" w:author="Sarah Thomas" w:date="2014-03-03T14:10:00Z">
        <w:r w:rsidDel="00F15707">
          <w:delText>Port 80 will be used for network communication port for the server serving the files to clients. If the additional feature of SSL (HTTPS) is implemented, port 443 will be used for that purpose.</w:delText>
        </w:r>
      </w:del>
    </w:p>
    <w:p w14:paraId="4EF67A38" w14:textId="05BFA58A" w:rsidR="00347A50" w:rsidDel="00F15707" w:rsidRDefault="00347A50" w:rsidP="00F0790D">
      <w:pPr>
        <w:pStyle w:val="Heading3"/>
        <w:rPr>
          <w:del w:id="2613" w:author="Sarah Thomas" w:date="2014-03-03T14:10:00Z"/>
        </w:rPr>
      </w:pPr>
      <w:del w:id="2614" w:author="Sarah Thomas" w:date="2014-03-03T14:10:00Z">
        <w:r w:rsidDel="00F15707">
          <w:delText>Security</w:delText>
        </w:r>
      </w:del>
    </w:p>
    <w:p w14:paraId="5B3189B5" w14:textId="60EAC9D7" w:rsidR="0009690E" w:rsidDel="00F15707" w:rsidRDefault="0009690E" w:rsidP="0097380A">
      <w:pPr>
        <w:rPr>
          <w:del w:id="2615" w:author="Sarah Thomas" w:date="2014-03-03T14:10:00Z"/>
        </w:rPr>
      </w:pPr>
      <w:del w:id="2616" w:author="Sarah Thomas" w:date="2014-03-03T14:10:00Z">
        <w:r w:rsidDel="00F15707">
          <w:delText>Security for accessing the website is covered by registering and authentication of users to the website. There website should have a root / super user that has access to all areas of the website. This includes a root user for the database of the website to read, modify and delete data on the database.</w:delText>
        </w:r>
      </w:del>
    </w:p>
    <w:p w14:paraId="1A0DAF49" w14:textId="2EA65B16" w:rsidR="0009690E" w:rsidDel="00F15707" w:rsidRDefault="0009690E" w:rsidP="00F0790D">
      <w:pPr>
        <w:pStyle w:val="BodyText"/>
        <w:rPr>
          <w:del w:id="2617" w:author="Sarah Thomas" w:date="2014-03-03T14:10:00Z"/>
        </w:rPr>
      </w:pPr>
      <w:del w:id="2618" w:author="Sarah Thomas" w:date="2014-03-03T14:10:00Z">
        <w:r w:rsidDel="00F15707">
          <w:delText xml:space="preserve">A different administration account user will be use for </w:delText>
        </w:r>
        <w:r w:rsidR="00C76F2E" w:rsidDel="00F15707">
          <w:delText>day-to-day</w:delText>
        </w:r>
        <w:r w:rsidDel="00F15707">
          <w:delText xml:space="preserve"> maintenance of the website apart for the root / super user used for development purpose and critical maintenance.</w:delText>
        </w:r>
      </w:del>
    </w:p>
    <w:p w14:paraId="660D1EC4" w14:textId="4F7AB125" w:rsidR="00C76F2E" w:rsidDel="00F15707" w:rsidRDefault="00C76F2E" w:rsidP="00F0790D">
      <w:pPr>
        <w:pStyle w:val="BodyText"/>
        <w:rPr>
          <w:del w:id="2619" w:author="Sarah Thomas" w:date="2014-03-03T14:10:00Z"/>
        </w:rPr>
      </w:pPr>
      <w:del w:id="2620" w:author="Sarah Thomas" w:date="2014-02-05T07:20:00Z">
        <w:r w:rsidDel="003D18C6">
          <w:delText>The part where</w:delText>
        </w:r>
      </w:del>
      <w:del w:id="2621" w:author="Sarah Thomas" w:date="2014-03-03T14:10:00Z">
        <w:r w:rsidDel="00F15707">
          <w:delText xml:space="preserve"> third party authentication is used</w:delText>
        </w:r>
      </w:del>
      <w:del w:id="2622" w:author="Sarah Thomas" w:date="2014-02-05T07:20:00Z">
        <w:r w:rsidDel="003D18C6">
          <w:delText xml:space="preserve"> for the system</w:delText>
        </w:r>
      </w:del>
      <w:del w:id="2623" w:author="Sarah Thomas" w:date="2014-03-03T14:10:00Z">
        <w:r w:rsidDel="00F15707">
          <w:delText xml:space="preserve">, such as </w:delText>
        </w:r>
      </w:del>
      <w:del w:id="2624" w:author="Sarah Thomas" w:date="2014-02-05T07:20:00Z">
        <w:r w:rsidDel="003D18C6">
          <w:delText xml:space="preserve">using </w:delText>
        </w:r>
      </w:del>
      <w:del w:id="2625" w:author="Sarah Thomas" w:date="2014-03-03T14:10:00Z">
        <w:r w:rsidDel="00F15707">
          <w:delText>Facebook Graph, the data or scheme should be compatible with the local authentication module of the website.</w:delText>
        </w:r>
      </w:del>
    </w:p>
    <w:p w14:paraId="087D0F18" w14:textId="38B4AF96" w:rsidR="00F0183D" w:rsidDel="00F15707" w:rsidRDefault="00F0183D" w:rsidP="00F0790D">
      <w:pPr>
        <w:pStyle w:val="BodyText"/>
        <w:rPr>
          <w:del w:id="2626" w:author="Sarah Thomas" w:date="2014-03-03T14:10:00Z"/>
        </w:rPr>
      </w:pPr>
      <w:del w:id="2627" w:author="Sarah Thomas" w:date="2014-03-03T14:10:00Z">
        <w:r w:rsidDel="00F15707">
          <w:delText xml:space="preserve">Server maintenance such as update or patch will not be covered in security section of this SRS since it is outside the scope of the system. </w:delText>
        </w:r>
      </w:del>
    </w:p>
    <w:p w14:paraId="6F254357" w14:textId="34650C32" w:rsidR="00F0563C" w:rsidRPr="0097380A" w:rsidDel="00F15707" w:rsidRDefault="00F0563C" w:rsidP="00F0790D">
      <w:pPr>
        <w:pStyle w:val="BodyText"/>
        <w:rPr>
          <w:del w:id="2628" w:author="Sarah Thomas" w:date="2014-03-03T14:10:00Z"/>
        </w:rPr>
      </w:pPr>
      <w:del w:id="2629" w:author="Sarah Thomas" w:date="2014-03-03T14:10:00Z">
        <w:r w:rsidDel="00F15707">
          <w:delText xml:space="preserve">Data validation should be </w:delText>
        </w:r>
      </w:del>
      <w:del w:id="2630" w:author="Sarah Thomas" w:date="2014-02-05T07:21:00Z">
        <w:r w:rsidDel="003D18C6">
          <w:delText xml:space="preserve">done </w:delText>
        </w:r>
      </w:del>
      <w:del w:id="2631" w:author="Sarah Thomas" w:date="2014-02-05T07:22:00Z">
        <w:r w:rsidDel="003D18C6">
          <w:delText>to</w:delText>
        </w:r>
      </w:del>
      <w:del w:id="2632" w:author="Sarah Thomas" w:date="2014-03-03T14:10:00Z">
        <w:r w:rsidDel="00F15707">
          <w:delText xml:space="preserve"> all </w:delText>
        </w:r>
      </w:del>
      <w:del w:id="2633" w:author="Sarah Thomas" w:date="2014-02-05T07:22:00Z">
        <w:r w:rsidDel="003D18C6">
          <w:delText xml:space="preserve">web </w:delText>
        </w:r>
      </w:del>
      <w:del w:id="2634" w:author="Sarah Thomas" w:date="2014-03-03T14:10:00Z">
        <w:r w:rsidDel="00F15707">
          <w:delText>forms use</w:delText>
        </w:r>
      </w:del>
      <w:del w:id="2635" w:author="Sarah Thomas" w:date="2014-02-05T07:21:00Z">
        <w:r w:rsidDel="003D18C6">
          <w:delText>s</w:delText>
        </w:r>
      </w:del>
      <w:del w:id="2636" w:author="Sarah Thomas" w:date="2014-03-03T14:10:00Z">
        <w:r w:rsidDel="00F15707">
          <w:delText xml:space="preserve"> by the website prior processing and committing them to the database</w:delText>
        </w:r>
      </w:del>
      <w:del w:id="2637" w:author="Sarah Thomas" w:date="2014-02-05T07:21:00Z">
        <w:r w:rsidDel="003D18C6">
          <w:delText xml:space="preserve"> of the website</w:delText>
        </w:r>
      </w:del>
      <w:del w:id="2638" w:author="Sarah Thomas" w:date="2014-03-03T14:10:00Z">
        <w:r w:rsidDel="00F15707">
          <w:delText>.</w:delText>
        </w:r>
      </w:del>
    </w:p>
    <w:p w14:paraId="1AD32887" w14:textId="2412E5CF" w:rsidR="00347A50" w:rsidDel="00F15707" w:rsidRDefault="00347A50" w:rsidP="00F0790D">
      <w:pPr>
        <w:pStyle w:val="Heading4"/>
        <w:rPr>
          <w:del w:id="2639" w:author="Sarah Thomas" w:date="2014-03-03T14:10:00Z"/>
        </w:rPr>
      </w:pPr>
      <w:del w:id="2640" w:author="Sarah Thomas" w:date="2014-03-03T14:10:00Z">
        <w:r w:rsidDel="00F15707">
          <w:delText>Protection</w:delText>
        </w:r>
      </w:del>
    </w:p>
    <w:p w14:paraId="25FFC684" w14:textId="0564EE55" w:rsidR="00347A50" w:rsidDel="00F15707" w:rsidRDefault="0009690E" w:rsidP="0097380A">
      <w:pPr>
        <w:rPr>
          <w:del w:id="2641" w:author="Sarah Thomas" w:date="2014-03-03T14:10:00Z"/>
        </w:rPr>
      </w:pPr>
      <w:del w:id="2642" w:author="Sarah Thomas" w:date="2014-03-03T14:10:00Z">
        <w:r w:rsidDel="00F15707">
          <w:delText>Password and other sensitive data such as credit card information should be sufficiently encrypted using industry standard of storing sensitive data within the database. This includes using hash and salting the encrypted data.</w:delText>
        </w:r>
      </w:del>
    </w:p>
    <w:p w14:paraId="3F526D9D" w14:textId="0CA4FA75" w:rsidR="00B35FB0" w:rsidRPr="0097380A" w:rsidDel="00F15707" w:rsidRDefault="00B35FB0" w:rsidP="00F0790D">
      <w:pPr>
        <w:pStyle w:val="BodyText"/>
        <w:rPr>
          <w:del w:id="2643" w:author="Sarah Thomas" w:date="2014-03-03T14:10:00Z"/>
        </w:rPr>
      </w:pPr>
      <w:del w:id="2644" w:author="Sarah Thomas" w:date="2014-03-03T14:10:00Z">
        <w:r w:rsidDel="00F15707">
          <w:delText>A minimum of MD5 hash should be applied to password and other sensitive data of the website when storing them.</w:delText>
        </w:r>
      </w:del>
    </w:p>
    <w:p w14:paraId="1729C627" w14:textId="32B0E05B" w:rsidR="00347A50" w:rsidDel="00F15707" w:rsidRDefault="00347A50" w:rsidP="00F0790D">
      <w:pPr>
        <w:pStyle w:val="Heading3"/>
        <w:rPr>
          <w:del w:id="2645" w:author="Sarah Thomas" w:date="2014-03-03T14:10:00Z"/>
        </w:rPr>
      </w:pPr>
      <w:del w:id="2646" w:author="Sarah Thomas" w:date="2014-03-03T14:10:00Z">
        <w:r w:rsidDel="00F15707">
          <w:delText>Data Management</w:delText>
        </w:r>
      </w:del>
    </w:p>
    <w:p w14:paraId="75A16816" w14:textId="6311C543" w:rsidR="00C76F2E" w:rsidDel="00F15707" w:rsidRDefault="00C76F2E" w:rsidP="0097380A">
      <w:pPr>
        <w:rPr>
          <w:del w:id="2647" w:author="Sarah Thomas" w:date="2014-03-03T14:10:00Z"/>
        </w:rPr>
      </w:pPr>
      <w:del w:id="2648" w:author="Sarah Thomas" w:date="2014-03-03T14:10:00Z">
        <w:r w:rsidDel="00F15707">
          <w:delText>The data that would be stored by the website on the database and parts of the website should be using UTF-8 encoding and follows English UK localization format such as using £ and dd/mm/yyyy format.</w:delText>
        </w:r>
      </w:del>
    </w:p>
    <w:p w14:paraId="0F099630" w14:textId="354CB608" w:rsidR="00B35FB0" w:rsidRPr="0097380A" w:rsidDel="00F15707" w:rsidRDefault="00B35FB0" w:rsidP="00F0790D">
      <w:pPr>
        <w:pStyle w:val="BodyText"/>
        <w:rPr>
          <w:del w:id="2649" w:author="Sarah Thomas" w:date="2014-03-03T14:10:00Z"/>
        </w:rPr>
      </w:pPr>
      <w:del w:id="2650" w:author="Sarah Thomas" w:date="2014-03-03T14:10:00Z">
        <w:r w:rsidDel="00F15707">
          <w:delText>Binary data such as text files, script fi</w:delText>
        </w:r>
        <w:r w:rsidR="004618CD" w:rsidDel="00F15707">
          <w:delText xml:space="preserve">les and images should be stored </w:delText>
        </w:r>
        <w:r w:rsidDel="00F15707">
          <w:delText xml:space="preserve">using appropriate </w:delText>
        </w:r>
        <w:r w:rsidR="004618CD" w:rsidDel="00F15707">
          <w:delText>permission flags by the host OS file system</w:delText>
        </w:r>
        <w:r w:rsidR="002D09EB" w:rsidDel="00F15707">
          <w:delText>, s</w:delText>
        </w:r>
        <w:r w:rsidR="004618CD" w:rsidDel="00F15707">
          <w:delText>uch as chmod 644 for files and 755 for directory.</w:delText>
        </w:r>
      </w:del>
    </w:p>
    <w:p w14:paraId="3AB1AE5C" w14:textId="48320F40" w:rsidR="0092556A" w:rsidDel="00F15707" w:rsidRDefault="00A57983" w:rsidP="00A57983">
      <w:pPr>
        <w:pStyle w:val="Heading2"/>
        <w:rPr>
          <w:del w:id="2651" w:author="Sarah Thomas" w:date="2014-03-03T14:10:00Z"/>
        </w:rPr>
      </w:pPr>
      <w:bookmarkStart w:id="2652" w:name="_Toc253043813"/>
      <w:del w:id="2653" w:author="Sarah Thomas" w:date="2014-03-03T14:10:00Z">
        <w:r w:rsidDel="00F15707">
          <w:delText>Class Diagram</w:delText>
        </w:r>
        <w:bookmarkEnd w:id="2652"/>
      </w:del>
    </w:p>
    <w:p w14:paraId="3D7FED52" w14:textId="4991C33A" w:rsidR="00A57983" w:rsidDel="00F15707" w:rsidRDefault="00A57983" w:rsidP="008D0C79">
      <w:pPr>
        <w:pStyle w:val="BodyText"/>
        <w:rPr>
          <w:del w:id="2654" w:author="Sarah Thomas" w:date="2014-03-03T14:10:00Z"/>
        </w:rPr>
      </w:pPr>
      <w:del w:id="2655" w:author="Sarah Thomas" w:date="2014-03-03T14:10:00Z">
        <w:r w:rsidDel="00F15707">
          <w:delText xml:space="preserve">The following class diagram represents the system at the highest level to model specifications. It </w:delText>
        </w:r>
        <w:r w:rsidR="00445820" w:rsidDel="00F15707">
          <w:delText xml:space="preserve">does not represent actual software </w:delText>
        </w:r>
        <w:r w:rsidDel="00F15707">
          <w:delText>implementation.</w:delText>
        </w:r>
      </w:del>
    </w:p>
    <w:p w14:paraId="024D5E48" w14:textId="01721E9F" w:rsidR="00C773D7" w:rsidDel="00F15707" w:rsidRDefault="00A57983" w:rsidP="00C773D7">
      <w:pPr>
        <w:keepNext/>
        <w:rPr>
          <w:del w:id="2656" w:author="Sarah Thomas" w:date="2014-03-03T14:10:00Z"/>
        </w:rPr>
      </w:pPr>
      <w:del w:id="2657" w:author="Sarah Thomas" w:date="2014-03-03T14:10:00Z">
        <w:r w:rsidDel="00F15707">
          <w:rPr>
            <w:noProof/>
            <w:lang w:val="en-US"/>
          </w:rPr>
          <w:drawing>
            <wp:inline distT="0" distB="0" distL="0" distR="0" wp14:anchorId="3A9613E3" wp14:editId="69734D0E">
              <wp:extent cx="5270500" cy="4415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2.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4415155"/>
                      </a:xfrm>
                      <a:prstGeom prst="rect">
                        <a:avLst/>
                      </a:prstGeom>
                    </pic:spPr>
                  </pic:pic>
                </a:graphicData>
              </a:graphic>
            </wp:inline>
          </w:drawing>
        </w:r>
      </w:del>
    </w:p>
    <w:p w14:paraId="6D26A2A8" w14:textId="00EF8705" w:rsidR="00C773D7" w:rsidDel="00F15707" w:rsidRDefault="00C773D7" w:rsidP="00F0790D">
      <w:pPr>
        <w:pStyle w:val="Caption"/>
        <w:jc w:val="center"/>
        <w:rPr>
          <w:del w:id="2658" w:author="Sarah Thomas" w:date="2014-03-03T14:10:00Z"/>
        </w:rPr>
      </w:pPr>
      <w:del w:id="2659" w:author="Sarah Thomas" w:date="2014-03-03T14:10:00Z">
        <w:r w:rsidDel="00F15707">
          <w:delText xml:space="preserve">Figure </w:delText>
        </w:r>
        <w:r w:rsidR="00246E0B" w:rsidDel="00F15707">
          <w:fldChar w:fldCharType="begin"/>
        </w:r>
        <w:r w:rsidR="00246E0B" w:rsidDel="00F15707">
          <w:delInstrText xml:space="preserve"> SEQ Figure \* ARABIC </w:delInstrText>
        </w:r>
        <w:r w:rsidR="00246E0B" w:rsidDel="00F15707">
          <w:fldChar w:fldCharType="separate"/>
        </w:r>
        <w:r w:rsidR="0028129D" w:rsidDel="00F15707">
          <w:rPr>
            <w:noProof/>
          </w:rPr>
          <w:delText>2</w:delText>
        </w:r>
        <w:r w:rsidR="00246E0B" w:rsidDel="00F15707">
          <w:rPr>
            <w:noProof/>
          </w:rPr>
          <w:fldChar w:fldCharType="end"/>
        </w:r>
        <w:r w:rsidDel="00F15707">
          <w:delText xml:space="preserve"> - Class Diagram</w:delText>
        </w:r>
      </w:del>
    </w:p>
    <w:p w14:paraId="5DBD91D8" w14:textId="393BFB42" w:rsidR="00A57983" w:rsidRPr="00A57983" w:rsidDel="00F15707" w:rsidRDefault="00A57983" w:rsidP="00A57983">
      <w:pPr>
        <w:rPr>
          <w:del w:id="2660" w:author="Sarah Thomas" w:date="2014-03-03T14:10:00Z"/>
        </w:rPr>
      </w:pPr>
      <w:del w:id="2661" w:author="Sarah Thomas" w:date="2014-03-03T14:10:00Z">
        <w:r w:rsidDel="00F15707">
          <w:delText xml:space="preserve"> </w:delText>
        </w:r>
      </w:del>
    </w:p>
    <w:p w14:paraId="24A0579C" w14:textId="4D501929" w:rsidR="00A5192B" w:rsidRPr="00F0790D" w:rsidDel="00F15707" w:rsidRDefault="005C63CB" w:rsidP="00F0790D">
      <w:pPr>
        <w:pStyle w:val="Heading1"/>
        <w:rPr>
          <w:del w:id="2662" w:author="Sarah Thomas" w:date="2014-03-03T14:10:00Z"/>
          <w:rFonts w:cs="Times New Roman"/>
          <w:szCs w:val="24"/>
          <w:highlight w:val="lightGray"/>
        </w:rPr>
      </w:pPr>
      <w:bookmarkStart w:id="2663" w:name="_Toc253043814"/>
      <w:bookmarkStart w:id="2664" w:name="_Ref253124777"/>
      <w:del w:id="2665" w:author="Sarah Thomas" w:date="2014-03-03T14:10:00Z">
        <w:r w:rsidRPr="00A5192B" w:rsidDel="00F15707">
          <w:delText>Testing Schedule</w:delText>
        </w:r>
        <w:bookmarkEnd w:id="2663"/>
        <w:bookmarkEnd w:id="2664"/>
      </w:del>
    </w:p>
    <w:p w14:paraId="3A645AF6" w14:textId="3F5E2D81" w:rsidR="00EE5885" w:rsidRPr="00F0790D" w:rsidDel="00F15707" w:rsidRDefault="00EE5885" w:rsidP="00F0790D">
      <w:pPr>
        <w:pStyle w:val="Heading2"/>
        <w:rPr>
          <w:del w:id="2666" w:author="Sarah Thomas" w:date="2014-03-03T14:10:00Z"/>
        </w:rPr>
      </w:pPr>
      <w:del w:id="2667" w:author="Sarah Thomas" w:date="2014-03-03T14:10:00Z">
        <w:r w:rsidRPr="00F0790D" w:rsidDel="00F15707">
          <w:delText>Methods</w:delText>
        </w:r>
      </w:del>
    </w:p>
    <w:p w14:paraId="637FAEAC" w14:textId="1849D0E4" w:rsidR="00B343D7" w:rsidDel="00F15707" w:rsidRDefault="00DE7CD8" w:rsidP="00F0790D">
      <w:pPr>
        <w:pStyle w:val="BodyText"/>
        <w:rPr>
          <w:del w:id="2668" w:author="Sarah Thomas" w:date="2014-03-03T14:10:00Z"/>
        </w:rPr>
      </w:pPr>
      <w:del w:id="2669" w:author="Sarah Thomas" w:date="2014-03-03T14:10:00Z">
        <w:r w:rsidDel="00F15707">
          <w:delText>Methods that are going to be adopted for testing are:</w:delText>
        </w:r>
      </w:del>
    </w:p>
    <w:p w14:paraId="487BA7A8" w14:textId="7B3D1462" w:rsidR="00DE7CD8" w:rsidDel="00F15707" w:rsidRDefault="00DE7CD8" w:rsidP="00F0790D">
      <w:pPr>
        <w:pStyle w:val="BodyText"/>
        <w:numPr>
          <w:ilvl w:val="0"/>
          <w:numId w:val="45"/>
        </w:numPr>
        <w:rPr>
          <w:del w:id="2670" w:author="Sarah Thomas" w:date="2014-03-03T14:10:00Z"/>
        </w:rPr>
      </w:pPr>
      <w:del w:id="2671" w:author="Sarah Thomas" w:date="2014-03-03T14:10:00Z">
        <w:r w:rsidRPr="00F0790D" w:rsidDel="00F15707">
          <w:rPr>
            <w:b/>
          </w:rPr>
          <w:delText>Unit Testing</w:delText>
        </w:r>
        <w:r w:rsidDel="00F15707">
          <w:delText xml:space="preserve"> – This is useful for testing every unit within a module where </w:delText>
        </w:r>
        <w:r w:rsidR="00050823" w:rsidDel="00F15707">
          <w:delText xml:space="preserve">testing </w:delText>
        </w:r>
        <w:r w:rsidDel="00F15707">
          <w:delText xml:space="preserve">automation can be done </w:delText>
        </w:r>
        <w:r w:rsidR="00050823" w:rsidDel="00F15707">
          <w:delText xml:space="preserve">using PHPUnit </w:delText>
        </w:r>
        <w:r w:rsidR="00050823" w:rsidDel="00F15707">
          <w:fldChar w:fldCharType="begin" w:fldLock="1"/>
        </w:r>
        <w:r w:rsidR="00050823" w:rsidDel="00F15707">
          <w:delInstrText>ADDIN CSL_CITATION { "citationItems" : [ { "id" : "ITEM-1", "itemData" : { "URL" : "http://phpunit.de/getting-started.html", "accessed" : { "date-parts" : [ [ "2014", "2", "5" ] ] }, "author" : [ { "dropping-particle" : "", "family" : "Sebastian", "given" : "Bergmann", "non-dropping-particle" : "", "parse-names" : false, "suffix" : "" } ], "id" : "ITEM-1", "issued" : { "date-parts" : [ [ "2014" ] ] }, "title" : "Getting Started with PHPUnit", "type" : "webpage" }, "uris" : [ "http://www.mendeley.com/documents/?uuid=75dbbb7e-1e93-4fa9-b781-61135ae08ec9" ] } ], "mendeley" : { "previouslyFormattedCitation" : "[7]" }, "properties" : { "noteIndex" : 0 }, "schema" : "https://github.com/citation-style-language/schema/raw/master/csl-citation.json" }</w:delInstrText>
        </w:r>
        <w:r w:rsidR="00050823" w:rsidDel="00F15707">
          <w:fldChar w:fldCharType="separate"/>
        </w:r>
        <w:r w:rsidR="00050823" w:rsidRPr="00050823" w:rsidDel="00F15707">
          <w:rPr>
            <w:noProof/>
          </w:rPr>
          <w:delText>[7]</w:delText>
        </w:r>
        <w:r w:rsidR="00050823" w:rsidDel="00F15707">
          <w:fldChar w:fldCharType="end"/>
        </w:r>
        <w:r w:rsidR="00050823" w:rsidDel="00F15707">
          <w:delText xml:space="preserve"> where supplied input and the expected output are set and tested against the function required and see whether it passes or fails.</w:delText>
        </w:r>
      </w:del>
    </w:p>
    <w:p w14:paraId="6961E33D" w14:textId="5F62286E" w:rsidR="00DE7CD8" w:rsidDel="00F15707" w:rsidRDefault="00DE7CD8" w:rsidP="00F0790D">
      <w:pPr>
        <w:pStyle w:val="BodyText"/>
        <w:numPr>
          <w:ilvl w:val="0"/>
          <w:numId w:val="45"/>
        </w:numPr>
        <w:rPr>
          <w:del w:id="2672" w:author="Sarah Thomas" w:date="2014-03-03T14:10:00Z"/>
        </w:rPr>
      </w:pPr>
      <w:del w:id="2673" w:author="Sarah Thomas" w:date="2014-03-03T14:10:00Z">
        <w:r w:rsidRPr="00F0790D" w:rsidDel="00F15707">
          <w:rPr>
            <w:b/>
          </w:rPr>
          <w:delText>Module Testing</w:delText>
        </w:r>
        <w:r w:rsidR="00050823" w:rsidDel="00F15707">
          <w:delText xml:space="preserve"> – The website will be made by a number of modules that represent the system such as user authentication, user profiles, venture profiles and search modules. Testing them individually and making sure they work as intended before connecting them together.</w:delText>
        </w:r>
      </w:del>
    </w:p>
    <w:p w14:paraId="5F44F81D" w14:textId="2EBEBBDA" w:rsidR="00DE7CD8" w:rsidDel="00F15707" w:rsidRDefault="00DE7CD8" w:rsidP="00F0790D">
      <w:pPr>
        <w:pStyle w:val="BodyText"/>
        <w:numPr>
          <w:ilvl w:val="0"/>
          <w:numId w:val="45"/>
        </w:numPr>
        <w:rPr>
          <w:del w:id="2674" w:author="Sarah Thomas" w:date="2014-03-03T14:10:00Z"/>
        </w:rPr>
      </w:pPr>
      <w:del w:id="2675" w:author="Sarah Thomas" w:date="2014-03-03T14:10:00Z">
        <w:r w:rsidRPr="00F0790D" w:rsidDel="00F15707">
          <w:rPr>
            <w:b/>
          </w:rPr>
          <w:delText>System Testing</w:delText>
        </w:r>
        <w:r w:rsidR="00050823" w:rsidDel="00F15707">
          <w:delText xml:space="preserve"> – This step is required to test the whole system by testing how data flow from interconnecting modules within the website.</w:delText>
        </w:r>
      </w:del>
    </w:p>
    <w:p w14:paraId="4A2A1999" w14:textId="240A402C" w:rsidR="00DE7CD8" w:rsidDel="00F15707" w:rsidRDefault="00DE7CD8" w:rsidP="00F0790D">
      <w:pPr>
        <w:pStyle w:val="BodyText"/>
        <w:numPr>
          <w:ilvl w:val="0"/>
          <w:numId w:val="45"/>
        </w:numPr>
        <w:rPr>
          <w:del w:id="2676" w:author="Sarah Thomas" w:date="2014-03-03T14:10:00Z"/>
        </w:rPr>
      </w:pPr>
      <w:del w:id="2677" w:author="Sarah Thomas" w:date="2014-03-03T14:10:00Z">
        <w:r w:rsidRPr="00F0790D" w:rsidDel="00F15707">
          <w:rPr>
            <w:b/>
          </w:rPr>
          <w:delText>Acceptance Testing</w:delText>
        </w:r>
        <w:r w:rsidR="00EE5885" w:rsidDel="00F15707">
          <w:delText xml:space="preserve"> – This test will be done with the stakeholders of the project and check whether the functional and non-functional requirements are met.</w:delText>
        </w:r>
      </w:del>
    </w:p>
    <w:p w14:paraId="4E93999F" w14:textId="6E85DD65" w:rsidR="00EE5885" w:rsidDel="00F15707" w:rsidRDefault="00EE5885" w:rsidP="00F0790D">
      <w:pPr>
        <w:pStyle w:val="Heading2"/>
        <w:rPr>
          <w:del w:id="2678" w:author="Sarah Thomas" w:date="2014-03-03T14:10:00Z"/>
        </w:rPr>
      </w:pPr>
      <w:del w:id="2679" w:author="Sarah Thomas" w:date="2014-03-03T14:10:00Z">
        <w:r w:rsidDel="00F15707">
          <w:delText>Test case</w:delText>
        </w:r>
      </w:del>
    </w:p>
    <w:p w14:paraId="7DEAE528" w14:textId="728F9D51" w:rsidR="00EE5885" w:rsidDel="00F15707" w:rsidRDefault="00EE5885" w:rsidP="00F0790D">
      <w:pPr>
        <w:rPr>
          <w:del w:id="2680" w:author="Sarah Thomas" w:date="2014-03-03T14:10:00Z"/>
        </w:rPr>
      </w:pPr>
      <w:del w:id="2681" w:author="Sarah Thomas" w:date="2014-03-03T14:10:00Z">
        <w:r w:rsidRPr="00F0790D" w:rsidDel="00F15707">
          <w:rPr>
            <w:b/>
          </w:rPr>
          <w:delText>Scenarios</w:delText>
        </w:r>
        <w:r w:rsidDel="00F15707">
          <w:delText>:</w:delText>
        </w:r>
      </w:del>
    </w:p>
    <w:p w14:paraId="7FD2657B" w14:textId="270F1307" w:rsidR="00EE5885" w:rsidDel="00F15707" w:rsidRDefault="00EE5885" w:rsidP="00F0790D">
      <w:pPr>
        <w:pStyle w:val="BodyText"/>
        <w:numPr>
          <w:ilvl w:val="0"/>
          <w:numId w:val="47"/>
        </w:numPr>
        <w:rPr>
          <w:del w:id="2682" w:author="Sarah Thomas" w:date="2014-03-03T14:10:00Z"/>
        </w:rPr>
      </w:pPr>
      <w:del w:id="2683" w:author="Sarah Thomas" w:date="2014-03-03T14:10:00Z">
        <w:r w:rsidDel="00F15707">
          <w:delText>User authentication and registration</w:delText>
        </w:r>
      </w:del>
    </w:p>
    <w:p w14:paraId="30C3FF56" w14:textId="031DCE27" w:rsidR="00EE5885" w:rsidDel="00F15707" w:rsidRDefault="00EE5885" w:rsidP="00F0790D">
      <w:pPr>
        <w:pStyle w:val="BodyText"/>
        <w:numPr>
          <w:ilvl w:val="0"/>
          <w:numId w:val="47"/>
        </w:numPr>
        <w:rPr>
          <w:del w:id="2684" w:author="Sarah Thomas" w:date="2014-03-03T14:10:00Z"/>
        </w:rPr>
      </w:pPr>
      <w:del w:id="2685" w:author="Sarah Thomas" w:date="2014-03-03T14:10:00Z">
        <w:r w:rsidDel="00F15707">
          <w:delText>Listing, finding and viewing user</w:delText>
        </w:r>
        <w:r w:rsidR="00894DBA" w:rsidDel="00F15707">
          <w:delText xml:space="preserve"> profiles</w:delText>
        </w:r>
      </w:del>
    </w:p>
    <w:p w14:paraId="18271D8B" w14:textId="570C4819" w:rsidR="00894DBA" w:rsidDel="00F15707" w:rsidRDefault="00894DBA" w:rsidP="00F0790D">
      <w:pPr>
        <w:pStyle w:val="BodyText"/>
        <w:numPr>
          <w:ilvl w:val="0"/>
          <w:numId w:val="47"/>
        </w:numPr>
        <w:rPr>
          <w:del w:id="2686" w:author="Sarah Thomas" w:date="2014-03-03T14:10:00Z"/>
        </w:rPr>
      </w:pPr>
      <w:del w:id="2687" w:author="Sarah Thomas" w:date="2014-03-03T14:10:00Z">
        <w:r w:rsidDel="00F15707">
          <w:delText>Editing Public and Private Profile</w:delText>
        </w:r>
      </w:del>
    </w:p>
    <w:p w14:paraId="6DF5AAAF" w14:textId="129BC351" w:rsidR="00894DBA" w:rsidDel="00F15707" w:rsidRDefault="00894DBA" w:rsidP="00F0790D">
      <w:pPr>
        <w:pStyle w:val="BodyText"/>
        <w:numPr>
          <w:ilvl w:val="0"/>
          <w:numId w:val="47"/>
        </w:numPr>
        <w:rPr>
          <w:del w:id="2688" w:author="Sarah Thomas" w:date="2014-03-03T14:10:00Z"/>
        </w:rPr>
      </w:pPr>
      <w:del w:id="2689" w:author="Sarah Thomas" w:date="2014-02-05T07:24:00Z">
        <w:r w:rsidDel="003D18C6">
          <w:delText xml:space="preserve">Inter </w:delText>
        </w:r>
      </w:del>
      <w:del w:id="2690" w:author="Sarah Thomas" w:date="2014-03-03T14:10:00Z">
        <w:r w:rsidDel="00F15707">
          <w:delText>user communication</w:delText>
        </w:r>
      </w:del>
    </w:p>
    <w:p w14:paraId="50CFA675" w14:textId="3E0AE842" w:rsidR="00894DBA" w:rsidDel="00F15707" w:rsidRDefault="00894DBA" w:rsidP="00F0790D">
      <w:pPr>
        <w:pStyle w:val="BodyText"/>
        <w:numPr>
          <w:ilvl w:val="0"/>
          <w:numId w:val="47"/>
        </w:numPr>
        <w:rPr>
          <w:del w:id="2691" w:author="Sarah Thomas" w:date="2014-03-03T14:10:00Z"/>
        </w:rPr>
      </w:pPr>
      <w:del w:id="2692" w:author="Sarah Thomas" w:date="2014-03-03T14:10:00Z">
        <w:r w:rsidDel="00F15707">
          <w:delText>Listing, finding and viewing ventures</w:delText>
        </w:r>
      </w:del>
    </w:p>
    <w:p w14:paraId="0B261D1F" w14:textId="2F186BCE" w:rsidR="00894DBA" w:rsidDel="00F15707" w:rsidRDefault="00894DBA" w:rsidP="00F0790D">
      <w:pPr>
        <w:pStyle w:val="BodyText"/>
        <w:numPr>
          <w:ilvl w:val="0"/>
          <w:numId w:val="47"/>
        </w:numPr>
        <w:rPr>
          <w:del w:id="2693" w:author="Sarah Thomas" w:date="2014-03-03T14:10:00Z"/>
        </w:rPr>
      </w:pPr>
      <w:del w:id="2694" w:author="Sarah Thomas" w:date="2014-03-03T14:10:00Z">
        <w:r w:rsidDel="00F15707">
          <w:delText>Managing ventures</w:delText>
        </w:r>
      </w:del>
    </w:p>
    <w:p w14:paraId="55DCE284" w14:textId="04165A6C" w:rsidR="00894DBA" w:rsidDel="00F15707" w:rsidRDefault="00894DBA" w:rsidP="00F0790D">
      <w:pPr>
        <w:pStyle w:val="BodyText"/>
        <w:rPr>
          <w:del w:id="2695" w:author="Sarah Thomas" w:date="2014-03-03T14:10:00Z"/>
        </w:rPr>
      </w:pPr>
      <w:del w:id="2696" w:author="Sarah Thomas" w:date="2014-03-03T14:10:00Z">
        <w:r w:rsidRPr="00F0790D" w:rsidDel="00F15707">
          <w:rPr>
            <w:b/>
          </w:rPr>
          <w:delText>Case</w:delText>
        </w:r>
        <w:r w:rsidDel="00F15707">
          <w:delText>:</w:delText>
        </w:r>
      </w:del>
    </w:p>
    <w:p w14:paraId="15EAC340" w14:textId="49A71552" w:rsidR="00894DBA" w:rsidDel="00F15707" w:rsidRDefault="00894DBA" w:rsidP="00F0790D">
      <w:pPr>
        <w:pStyle w:val="BodyText"/>
        <w:numPr>
          <w:ilvl w:val="0"/>
          <w:numId w:val="48"/>
        </w:numPr>
        <w:rPr>
          <w:del w:id="2697" w:author="Sarah Thomas" w:date="2014-03-03T14:10:00Z"/>
        </w:rPr>
      </w:pPr>
      <w:del w:id="2698" w:author="Sarah Thomas" w:date="2014-03-03T14:10:00Z">
        <w:r w:rsidRPr="00F0790D" w:rsidDel="00F15707">
          <w:rPr>
            <w:b/>
          </w:rPr>
          <w:delText>Scenario 1</w:delText>
        </w:r>
        <w:r w:rsidDel="00F15707">
          <w:delText>:</w:delText>
        </w:r>
      </w:del>
    </w:p>
    <w:p w14:paraId="16BF0919" w14:textId="7C2BB4F9" w:rsidR="00894DBA" w:rsidDel="00F15707" w:rsidRDefault="00894DBA" w:rsidP="00F0790D">
      <w:pPr>
        <w:pStyle w:val="BodyText"/>
        <w:numPr>
          <w:ilvl w:val="1"/>
          <w:numId w:val="48"/>
        </w:numPr>
        <w:rPr>
          <w:del w:id="2699" w:author="Sarah Thomas" w:date="2014-03-03T14:10:00Z"/>
        </w:rPr>
      </w:pPr>
      <w:del w:id="2700" w:author="Sarah Thomas" w:date="2014-03-03T14:10:00Z">
        <w:r w:rsidDel="00F15707">
          <w:delText>Choose input that would fire up the validator checks of the page and check whether the system prevented user from logging in.</w:delText>
        </w:r>
      </w:del>
    </w:p>
    <w:p w14:paraId="59694631" w14:textId="02E064CD" w:rsidR="00894DBA" w:rsidDel="00F15707" w:rsidRDefault="00894DBA" w:rsidP="00F0790D">
      <w:pPr>
        <w:pStyle w:val="BodyText"/>
        <w:numPr>
          <w:ilvl w:val="1"/>
          <w:numId w:val="48"/>
        </w:numPr>
        <w:rPr>
          <w:del w:id="2701" w:author="Sarah Thomas" w:date="2014-03-03T14:10:00Z"/>
        </w:rPr>
      </w:pPr>
      <w:del w:id="2702" w:author="Sarah Thomas" w:date="2014-03-03T14:10:00Z">
        <w:r w:rsidDel="00F15707">
          <w:delText>Check whether the system would allow same username register more than once.</w:delText>
        </w:r>
      </w:del>
    </w:p>
    <w:p w14:paraId="3B86551E" w14:textId="13DDA5DA" w:rsidR="00894DBA" w:rsidDel="00F15707" w:rsidRDefault="00894DBA" w:rsidP="00F0790D">
      <w:pPr>
        <w:pStyle w:val="BodyText"/>
        <w:numPr>
          <w:ilvl w:val="0"/>
          <w:numId w:val="48"/>
        </w:numPr>
        <w:rPr>
          <w:del w:id="2703" w:author="Sarah Thomas" w:date="2014-03-03T14:10:00Z"/>
        </w:rPr>
      </w:pPr>
      <w:del w:id="2704" w:author="Sarah Thomas" w:date="2014-03-03T14:10:00Z">
        <w:r w:rsidRPr="00F0790D" w:rsidDel="00F15707">
          <w:rPr>
            <w:b/>
          </w:rPr>
          <w:delText>Scenario 2</w:delText>
        </w:r>
        <w:r w:rsidDel="00F15707">
          <w:delText xml:space="preserve">: </w:delText>
        </w:r>
      </w:del>
    </w:p>
    <w:p w14:paraId="179B624E" w14:textId="1CA108E0" w:rsidR="00894DBA" w:rsidDel="00F15707" w:rsidRDefault="00894DBA" w:rsidP="00F0790D">
      <w:pPr>
        <w:pStyle w:val="BodyText"/>
        <w:numPr>
          <w:ilvl w:val="1"/>
          <w:numId w:val="48"/>
        </w:numPr>
        <w:rPr>
          <w:del w:id="2705" w:author="Sarah Thomas" w:date="2014-03-03T14:10:00Z"/>
        </w:rPr>
      </w:pPr>
      <w:del w:id="2706" w:author="Sarah Thomas" w:date="2014-03-03T14:10:00Z">
        <w:r w:rsidDel="00F15707">
          <w:delText>Check</w:delText>
        </w:r>
        <w:r w:rsidR="00581D0E" w:rsidDel="00F15707">
          <w:delText xml:space="preserve"> whether user can open other user profile page.</w:delText>
        </w:r>
      </w:del>
    </w:p>
    <w:p w14:paraId="33465E37" w14:textId="0782FAAF" w:rsidR="00581D0E" w:rsidDel="00F15707" w:rsidRDefault="00581D0E" w:rsidP="00F0790D">
      <w:pPr>
        <w:pStyle w:val="BodyText"/>
        <w:numPr>
          <w:ilvl w:val="1"/>
          <w:numId w:val="48"/>
        </w:numPr>
        <w:rPr>
          <w:del w:id="2707" w:author="Sarah Thomas" w:date="2014-03-03T14:10:00Z"/>
        </w:rPr>
      </w:pPr>
      <w:del w:id="2708" w:author="Sarah Thomas" w:date="2014-03-03T14:10:00Z">
        <w:r w:rsidDel="00F15707">
          <w:delText>Check whether user can open non-existing user profile page</w:delText>
        </w:r>
      </w:del>
    </w:p>
    <w:p w14:paraId="0013B24C" w14:textId="5ECBDBC1" w:rsidR="00581D0E" w:rsidDel="00F15707" w:rsidRDefault="00581D0E" w:rsidP="00F0790D">
      <w:pPr>
        <w:pStyle w:val="BodyText"/>
        <w:numPr>
          <w:ilvl w:val="1"/>
          <w:numId w:val="48"/>
        </w:numPr>
        <w:rPr>
          <w:del w:id="2709" w:author="Sarah Thomas" w:date="2014-03-03T14:10:00Z"/>
        </w:rPr>
      </w:pPr>
      <w:del w:id="2710" w:author="Sarah Thomas" w:date="2014-03-03T14:10:00Z">
        <w:r w:rsidDel="00F15707">
          <w:delText>Check whether the website list all available users from the website.</w:delText>
        </w:r>
      </w:del>
    </w:p>
    <w:p w14:paraId="0A89857C" w14:textId="0231511B" w:rsidR="00581D0E" w:rsidDel="00F15707" w:rsidRDefault="00581D0E" w:rsidP="00F0790D">
      <w:pPr>
        <w:pStyle w:val="BodyText"/>
        <w:numPr>
          <w:ilvl w:val="1"/>
          <w:numId w:val="48"/>
        </w:numPr>
        <w:rPr>
          <w:del w:id="2711" w:author="Sarah Thomas" w:date="2014-03-03T14:10:00Z"/>
        </w:rPr>
      </w:pPr>
      <w:del w:id="2712" w:author="Sarah Thomas" w:date="2014-03-03T14:10:00Z">
        <w:r w:rsidDel="00F15707">
          <w:delText>Check for invalid search string entered as a search parameter and check whether handle the exception gracefully.</w:delText>
        </w:r>
      </w:del>
    </w:p>
    <w:p w14:paraId="58D2A01D" w14:textId="452BE56B" w:rsidR="00581D0E" w:rsidDel="00F15707" w:rsidRDefault="00581D0E" w:rsidP="00F0790D">
      <w:pPr>
        <w:pStyle w:val="BodyText"/>
        <w:numPr>
          <w:ilvl w:val="0"/>
          <w:numId w:val="48"/>
        </w:numPr>
        <w:rPr>
          <w:del w:id="2713" w:author="Sarah Thomas" w:date="2014-03-03T14:10:00Z"/>
        </w:rPr>
      </w:pPr>
      <w:del w:id="2714" w:author="Sarah Thomas" w:date="2014-03-03T14:10:00Z">
        <w:r w:rsidRPr="00F0790D" w:rsidDel="00F15707">
          <w:rPr>
            <w:b/>
          </w:rPr>
          <w:delText>Scenario 3</w:delText>
        </w:r>
        <w:r w:rsidDel="00F15707">
          <w:delText>:</w:delText>
        </w:r>
      </w:del>
    </w:p>
    <w:p w14:paraId="0DE87D10" w14:textId="2F8C3AD8" w:rsidR="00581D0E" w:rsidDel="00F15707" w:rsidRDefault="00581D0E" w:rsidP="00F0790D">
      <w:pPr>
        <w:pStyle w:val="BodyText"/>
        <w:numPr>
          <w:ilvl w:val="1"/>
          <w:numId w:val="48"/>
        </w:numPr>
        <w:rPr>
          <w:del w:id="2715" w:author="Sarah Thomas" w:date="2014-03-03T14:10:00Z"/>
        </w:rPr>
      </w:pPr>
      <w:del w:id="2716" w:author="Sarah Thomas" w:date="2014-03-03T14:10:00Z">
        <w:r w:rsidDel="00F15707">
          <w:delText>Check whether user can edit and save their user profile.</w:delText>
        </w:r>
      </w:del>
    </w:p>
    <w:p w14:paraId="034D7DD5" w14:textId="4EB998CC" w:rsidR="00581D0E" w:rsidDel="00F15707" w:rsidRDefault="00581D0E" w:rsidP="00F0790D">
      <w:pPr>
        <w:pStyle w:val="BodyText"/>
        <w:numPr>
          <w:ilvl w:val="1"/>
          <w:numId w:val="48"/>
        </w:numPr>
        <w:rPr>
          <w:del w:id="2717" w:author="Sarah Thomas" w:date="2014-03-03T14:10:00Z"/>
        </w:rPr>
      </w:pPr>
      <w:del w:id="2718" w:author="Sarah Thomas" w:date="2014-03-03T14:10:00Z">
        <w:r w:rsidDel="00F15707">
          <w:delText>Check whether user can edit and save user profile they don’t own.</w:delText>
        </w:r>
      </w:del>
    </w:p>
    <w:p w14:paraId="4AA68CB3" w14:textId="3B22BCBA" w:rsidR="00581D0E" w:rsidDel="00F15707" w:rsidRDefault="00581D0E" w:rsidP="00F0790D">
      <w:pPr>
        <w:pStyle w:val="BodyText"/>
        <w:numPr>
          <w:ilvl w:val="0"/>
          <w:numId w:val="48"/>
        </w:numPr>
        <w:rPr>
          <w:del w:id="2719" w:author="Sarah Thomas" w:date="2014-03-03T14:10:00Z"/>
        </w:rPr>
      </w:pPr>
      <w:del w:id="2720" w:author="Sarah Thomas" w:date="2014-03-03T14:10:00Z">
        <w:r w:rsidRPr="00F0790D" w:rsidDel="00F15707">
          <w:rPr>
            <w:b/>
          </w:rPr>
          <w:delText>Scenario 4</w:delText>
        </w:r>
        <w:r w:rsidDel="00F15707">
          <w:delText xml:space="preserve">: </w:delText>
        </w:r>
      </w:del>
    </w:p>
    <w:p w14:paraId="616DA7C2" w14:textId="58560282" w:rsidR="00581D0E" w:rsidDel="00F15707" w:rsidRDefault="00581D0E" w:rsidP="00F0790D">
      <w:pPr>
        <w:pStyle w:val="BodyText"/>
        <w:numPr>
          <w:ilvl w:val="1"/>
          <w:numId w:val="48"/>
        </w:numPr>
        <w:rPr>
          <w:del w:id="2721" w:author="Sarah Thomas" w:date="2014-03-03T14:10:00Z"/>
        </w:rPr>
      </w:pPr>
      <w:del w:id="2722" w:author="Sarah Thomas" w:date="2014-03-03T14:10:00Z">
        <w:r w:rsidDel="00F15707">
          <w:delText>Check whether user can send, accept and read requests from other user.</w:delText>
        </w:r>
      </w:del>
    </w:p>
    <w:p w14:paraId="5A1160F4" w14:textId="4C9CC694" w:rsidR="00581D0E" w:rsidDel="00F15707" w:rsidRDefault="00581D0E" w:rsidP="00F0790D">
      <w:pPr>
        <w:pStyle w:val="BodyText"/>
        <w:numPr>
          <w:ilvl w:val="0"/>
          <w:numId w:val="48"/>
        </w:numPr>
        <w:rPr>
          <w:del w:id="2723" w:author="Sarah Thomas" w:date="2014-03-03T14:10:00Z"/>
        </w:rPr>
      </w:pPr>
      <w:del w:id="2724" w:author="Sarah Thomas" w:date="2014-03-03T14:10:00Z">
        <w:r w:rsidRPr="00F0790D" w:rsidDel="00F15707">
          <w:rPr>
            <w:b/>
          </w:rPr>
          <w:delText>Scenario 5</w:delText>
        </w:r>
        <w:r w:rsidDel="00F15707">
          <w:delText>:</w:delText>
        </w:r>
      </w:del>
    </w:p>
    <w:p w14:paraId="67C1574A" w14:textId="487DB4DE" w:rsidR="00581D0E" w:rsidDel="00F15707" w:rsidRDefault="00581D0E" w:rsidP="00F0790D">
      <w:pPr>
        <w:pStyle w:val="BodyText"/>
        <w:numPr>
          <w:ilvl w:val="1"/>
          <w:numId w:val="48"/>
        </w:numPr>
        <w:rPr>
          <w:del w:id="2725" w:author="Sarah Thomas" w:date="2014-03-03T14:10:00Z"/>
        </w:rPr>
      </w:pPr>
      <w:del w:id="2726" w:author="Sarah Thomas" w:date="2014-03-03T14:10:00Z">
        <w:r w:rsidDel="00F15707">
          <w:delText>Check whether user can view ventures</w:delText>
        </w:r>
      </w:del>
    </w:p>
    <w:p w14:paraId="1C697637" w14:textId="3714DDBC" w:rsidR="00581D0E" w:rsidDel="00F15707" w:rsidRDefault="00581D0E" w:rsidP="00F0790D">
      <w:pPr>
        <w:pStyle w:val="BodyText"/>
        <w:numPr>
          <w:ilvl w:val="1"/>
          <w:numId w:val="48"/>
        </w:numPr>
        <w:rPr>
          <w:del w:id="2727" w:author="Sarah Thomas" w:date="2014-03-03T14:10:00Z"/>
        </w:rPr>
      </w:pPr>
      <w:del w:id="2728" w:author="Sarah Thomas" w:date="2014-03-03T14:10:00Z">
        <w:r w:rsidDel="00F15707">
          <w:delText>Check whether the website list all the available ventures on the system.</w:delText>
        </w:r>
      </w:del>
    </w:p>
    <w:p w14:paraId="46FA98AB" w14:textId="6C94F3CF" w:rsidR="00581D0E" w:rsidDel="00F15707" w:rsidRDefault="00581D0E" w:rsidP="00F0790D">
      <w:pPr>
        <w:pStyle w:val="BodyText"/>
        <w:numPr>
          <w:ilvl w:val="0"/>
          <w:numId w:val="48"/>
        </w:numPr>
        <w:rPr>
          <w:del w:id="2729" w:author="Sarah Thomas" w:date="2014-03-03T14:10:00Z"/>
        </w:rPr>
      </w:pPr>
      <w:del w:id="2730" w:author="Sarah Thomas" w:date="2014-03-03T14:10:00Z">
        <w:r w:rsidRPr="00F0790D" w:rsidDel="00F15707">
          <w:rPr>
            <w:b/>
          </w:rPr>
          <w:delText>Scenario 6</w:delText>
        </w:r>
        <w:r w:rsidDel="00F15707">
          <w:delText>:</w:delText>
        </w:r>
      </w:del>
    </w:p>
    <w:p w14:paraId="16BFC059" w14:textId="06859083" w:rsidR="00581D0E" w:rsidDel="00F15707" w:rsidRDefault="00581D0E" w:rsidP="00F0790D">
      <w:pPr>
        <w:pStyle w:val="BodyText"/>
        <w:numPr>
          <w:ilvl w:val="1"/>
          <w:numId w:val="48"/>
        </w:numPr>
        <w:rPr>
          <w:del w:id="2731" w:author="Sarah Thomas" w:date="2014-03-03T14:10:00Z"/>
        </w:rPr>
      </w:pPr>
      <w:del w:id="2732" w:author="Sarah Thomas" w:date="2014-03-03T14:10:00Z">
        <w:r w:rsidDel="00F15707">
          <w:delText>Check whether owner can modify venture details</w:delText>
        </w:r>
      </w:del>
    </w:p>
    <w:p w14:paraId="5D77C7A4" w14:textId="6EA8572E" w:rsidR="00581D0E" w:rsidRPr="00F0790D" w:rsidDel="00F15707" w:rsidRDefault="00581D0E" w:rsidP="00F0790D">
      <w:pPr>
        <w:pStyle w:val="BodyText"/>
        <w:numPr>
          <w:ilvl w:val="1"/>
          <w:numId w:val="48"/>
        </w:numPr>
        <w:rPr>
          <w:del w:id="2733" w:author="Sarah Thomas" w:date="2014-03-03T14:10:00Z"/>
        </w:rPr>
      </w:pPr>
      <w:del w:id="2734" w:author="Sarah Thomas" w:date="2014-03-03T14:10:00Z">
        <w:r w:rsidDel="00F15707">
          <w:delText>Check whether other user can modify venture details they don’t own.</w:delText>
        </w:r>
      </w:del>
    </w:p>
    <w:p w14:paraId="6786E25A" w14:textId="7A3DD1D7" w:rsidR="00EE5885" w:rsidDel="00F15707" w:rsidRDefault="00E005D3" w:rsidP="00F0790D">
      <w:pPr>
        <w:pStyle w:val="BodyText"/>
        <w:rPr>
          <w:del w:id="2735" w:author="Sarah Thomas" w:date="2014-03-03T14:10:00Z"/>
        </w:rPr>
      </w:pPr>
      <w:del w:id="2736" w:author="Sarah Thomas" w:date="2014-03-03T14:10:00Z">
        <w:r w:rsidDel="00F15707">
          <w:delText xml:space="preserve">Non-Functional Requirements </w:delText>
        </w:r>
      </w:del>
      <w:del w:id="2737" w:author="Sarah Thomas" w:date="2014-02-05T07:26:00Z">
        <w:r w:rsidDel="00550D17">
          <w:delText xml:space="preserve">are </w:delText>
        </w:r>
      </w:del>
      <w:del w:id="2738" w:author="Sarah Thomas" w:date="2014-03-03T14:10:00Z">
        <w:r w:rsidDel="00F15707">
          <w:delText xml:space="preserve">handle </w:delText>
        </w:r>
      </w:del>
      <w:del w:id="2739" w:author="Sarah Thomas" w:date="2014-02-05T07:26:00Z">
        <w:r w:rsidDel="00550D17">
          <w:delText xml:space="preserve">using </w:delText>
        </w:r>
      </w:del>
      <w:del w:id="2740" w:author="Sarah Thomas" w:date="2014-03-03T14:10:00Z">
        <w:r w:rsidDel="00F15707">
          <w:delText xml:space="preserve">acceptance testing and most of the testing for all case </w:delText>
        </w:r>
      </w:del>
      <w:del w:id="2741" w:author="Sarah Thomas" w:date="2014-02-05T07:27:00Z">
        <w:r w:rsidDel="00550D17">
          <w:delText>are done</w:delText>
        </w:r>
      </w:del>
      <w:del w:id="2742" w:author="Sarah Thomas" w:date="2014-03-03T14:10:00Z">
        <w:r w:rsidDel="00F15707">
          <w:delText xml:space="preserve"> using black-box method </w:delText>
        </w:r>
      </w:del>
      <w:del w:id="2743" w:author="Sarah Thomas" w:date="2014-02-05T07:27:00Z">
        <w:r w:rsidDel="00550D17">
          <w:delText>since unit</w:delText>
        </w:r>
      </w:del>
      <w:del w:id="2744" w:author="Sarah Thomas" w:date="2014-03-03T14:10:00Z">
        <w:r w:rsidDel="00F15707">
          <w:delText xml:space="preserve">-testing will test the code for known variable </w:delText>
        </w:r>
      </w:del>
      <w:del w:id="2745" w:author="Sarah Thomas" w:date="2014-02-05T07:28:00Z">
        <w:r w:rsidDel="00550D17">
          <w:delText>as in</w:delText>
        </w:r>
      </w:del>
      <w:del w:id="2746" w:author="Sarah Thomas" w:date="2014-03-03T14:10:00Z">
        <w:r w:rsidDel="00F15707">
          <w:delText xml:space="preserve"> white-box method.</w:delText>
        </w:r>
      </w:del>
    </w:p>
    <w:p w14:paraId="265C0324" w14:textId="3D2D9F23" w:rsidR="00E005D3" w:rsidDel="00F15707" w:rsidRDefault="00E005D3" w:rsidP="00F0790D">
      <w:pPr>
        <w:pStyle w:val="Heading2"/>
        <w:rPr>
          <w:del w:id="2747" w:author="Sarah Thomas" w:date="2014-03-03T14:10:00Z"/>
        </w:rPr>
      </w:pPr>
      <w:del w:id="2748" w:author="Sarah Thomas" w:date="2014-03-03T14:10:00Z">
        <w:r w:rsidDel="00F15707">
          <w:delText>Schedule</w:delText>
        </w:r>
      </w:del>
    </w:p>
    <w:p w14:paraId="06464B66" w14:textId="1E21A56D" w:rsidR="00E005D3" w:rsidDel="00F15707" w:rsidRDefault="00E005D3" w:rsidP="00F0790D">
      <w:pPr>
        <w:rPr>
          <w:del w:id="2749" w:author="Sarah Thomas" w:date="2014-03-03T14:10:00Z"/>
        </w:rPr>
      </w:pPr>
      <w:del w:id="2750" w:author="Sarah Thomas" w:date="2014-03-03T14:10:00Z">
        <w:r w:rsidDel="00F15707">
          <w:delText>Based on the Gantt chart found under Appendix 4.3, different type of testing method</w:delText>
        </w:r>
      </w:del>
      <w:del w:id="2751" w:author="Sarah Thomas" w:date="2014-02-05T07:28:00Z">
        <w:r w:rsidDel="00550D17">
          <w:delText xml:space="preserve"> </w:delText>
        </w:r>
      </w:del>
      <w:del w:id="2752" w:author="Sarah Thomas" w:date="2014-03-03T14:10:00Z">
        <w:r w:rsidDel="00F15707">
          <w:delText xml:space="preserve">will be </w:delText>
        </w:r>
      </w:del>
      <w:del w:id="2753" w:author="Sarah Thomas" w:date="2014-02-05T07:28:00Z">
        <w:r w:rsidDel="00550D17">
          <w:delText xml:space="preserve">done </w:delText>
        </w:r>
      </w:del>
      <w:del w:id="2754" w:author="Sarah Thomas" w:date="2014-03-03T14:10:00Z">
        <w:r w:rsidDel="00F15707">
          <w:delText>during different phase of the system development process:</w:delText>
        </w:r>
      </w:del>
    </w:p>
    <w:p w14:paraId="796EECD0" w14:textId="0BD410EE" w:rsidR="00E005D3" w:rsidDel="00550D17" w:rsidRDefault="00E005D3">
      <w:pPr>
        <w:pStyle w:val="BodyText"/>
        <w:numPr>
          <w:ilvl w:val="0"/>
          <w:numId w:val="50"/>
        </w:numPr>
        <w:rPr>
          <w:del w:id="2755" w:author="Sarah Thomas" w:date="2014-02-05T07:30:00Z"/>
        </w:rPr>
        <w:pPrChange w:id="2756" w:author="Sarah Thomas" w:date="2014-02-05T07:30:00Z">
          <w:pPr/>
        </w:pPrChange>
      </w:pPr>
      <w:del w:id="2757" w:author="Sarah Thomas" w:date="2014-03-03T14:10:00Z">
        <w:r w:rsidDel="00F15707">
          <w:delText>System &amp; Software Design phase: Unit Testing with Module Testing</w:delText>
        </w:r>
      </w:del>
    </w:p>
    <w:p w14:paraId="6C384F8C" w14:textId="619A40A1" w:rsidR="00E005D3" w:rsidDel="00550D17" w:rsidRDefault="00E005D3">
      <w:pPr>
        <w:pStyle w:val="BodyText"/>
        <w:numPr>
          <w:ilvl w:val="0"/>
          <w:numId w:val="50"/>
        </w:numPr>
        <w:rPr>
          <w:del w:id="2758" w:author="Sarah Thomas" w:date="2014-02-05T07:29:00Z"/>
        </w:rPr>
        <w:pPrChange w:id="2759" w:author="Sarah Thomas" w:date="2014-02-05T07:29:00Z">
          <w:pPr/>
        </w:pPrChange>
      </w:pPr>
      <w:del w:id="2760" w:author="Sarah Thomas" w:date="2014-03-03T14:10:00Z">
        <w:r w:rsidDel="00F15707">
          <w:delText>Implementation &amp; Unit Testing phase: Unit Testing and Module Testing</w:delText>
        </w:r>
      </w:del>
    </w:p>
    <w:p w14:paraId="54EF373B" w14:textId="45C25C18" w:rsidR="00E005D3" w:rsidDel="00F15707" w:rsidRDefault="00E005D3">
      <w:pPr>
        <w:pStyle w:val="BodyText"/>
        <w:numPr>
          <w:ilvl w:val="0"/>
          <w:numId w:val="50"/>
        </w:numPr>
        <w:rPr>
          <w:del w:id="2761" w:author="Sarah Thomas" w:date="2014-03-03T14:10:00Z"/>
        </w:rPr>
        <w:pPrChange w:id="2762" w:author="Sarah Thomas" w:date="2014-02-05T07:29:00Z">
          <w:pPr/>
        </w:pPrChange>
      </w:pPr>
      <w:del w:id="2763" w:author="Sarah Thomas" w:date="2014-03-03T14:10:00Z">
        <w:r w:rsidDel="00F15707">
          <w:delText>Integration &amp; System Testing phase: Module Testing and System Testing.</w:delText>
        </w:r>
      </w:del>
    </w:p>
    <w:p w14:paraId="53D3A3F1" w14:textId="46859D07" w:rsidR="00E005D3" w:rsidDel="00F15707" w:rsidRDefault="00E005D3">
      <w:pPr>
        <w:pStyle w:val="BodyText"/>
        <w:numPr>
          <w:ilvl w:val="0"/>
          <w:numId w:val="50"/>
        </w:numPr>
        <w:rPr>
          <w:del w:id="2764" w:author="Sarah Thomas" w:date="2014-03-03T14:10:00Z"/>
        </w:rPr>
        <w:pPrChange w:id="2765" w:author="Sarah Thomas" w:date="2014-02-05T07:29:00Z">
          <w:pPr/>
        </w:pPrChange>
      </w:pPr>
      <w:del w:id="2766" w:author="Sarah Thomas" w:date="2014-03-03T14:10:00Z">
        <w:r w:rsidDel="00F15707">
          <w:delText xml:space="preserve">Operation and Maintenance phase: Acceptance testing </w:delText>
        </w:r>
      </w:del>
    </w:p>
    <w:p w14:paraId="26953216" w14:textId="0EE5FFF2" w:rsidR="00E005D3" w:rsidDel="00F15707" w:rsidRDefault="00E005D3" w:rsidP="00F0790D">
      <w:pPr>
        <w:pStyle w:val="BodyText"/>
        <w:rPr>
          <w:del w:id="2767" w:author="Sarah Thomas" w:date="2014-03-03T14:10:00Z"/>
        </w:rPr>
      </w:pPr>
    </w:p>
    <w:p w14:paraId="44AF33CF" w14:textId="7F73550A" w:rsidR="00E005D3" w:rsidRPr="00F0790D" w:rsidDel="00550D17" w:rsidRDefault="00E005D3" w:rsidP="00F0790D">
      <w:pPr>
        <w:pStyle w:val="BodyText"/>
        <w:rPr>
          <w:del w:id="2768" w:author="Sarah Thomas" w:date="2014-02-05T07:30:00Z"/>
        </w:rPr>
      </w:pPr>
      <w:del w:id="2769" w:author="Sarah Thomas" w:date="2014-02-05T07:30:00Z">
        <w:r w:rsidDel="00550D17">
          <w:delText>Testing will be done by the all the member of Group-1 and will be divided depending on what part of the system they are developing</w:delText>
        </w:r>
      </w:del>
    </w:p>
    <w:p w14:paraId="3AB9F008" w14:textId="010044A9" w:rsidR="00B343D7" w:rsidDel="00F15707" w:rsidRDefault="00B343D7" w:rsidP="00F0790D">
      <w:pPr>
        <w:pStyle w:val="BodyText"/>
        <w:rPr>
          <w:del w:id="2770" w:author="Sarah Thomas" w:date="2014-03-03T14:10:00Z"/>
        </w:rPr>
      </w:pPr>
      <w:del w:id="2771" w:author="Sarah Thomas" w:date="2014-03-03T14:10:00Z">
        <w:r w:rsidDel="00F15707">
          <w:delText xml:space="preserve">Period: 6 February – 17 March </w:delText>
        </w:r>
      </w:del>
    </w:p>
    <w:p w14:paraId="4F76C901" w14:textId="53771841" w:rsidR="00E005D3" w:rsidDel="00F15707" w:rsidRDefault="00E005D3" w:rsidP="00F0790D">
      <w:pPr>
        <w:pStyle w:val="Heading2"/>
        <w:rPr>
          <w:del w:id="2772" w:author="Sarah Thomas" w:date="2014-03-03T14:10:00Z"/>
        </w:rPr>
      </w:pPr>
      <w:del w:id="2773" w:author="Sarah Thomas" w:date="2014-03-03T14:10:00Z">
        <w:r w:rsidDel="00F15707">
          <w:delText>Summary</w:delText>
        </w:r>
      </w:del>
    </w:p>
    <w:p w14:paraId="1D76366B" w14:textId="52FBCC4E" w:rsidR="00E005D3" w:rsidDel="00F15707" w:rsidRDefault="00E005D3" w:rsidP="00F0790D">
      <w:pPr>
        <w:pStyle w:val="BodyText"/>
        <w:rPr>
          <w:del w:id="2774" w:author="Sarah Thomas" w:date="2014-03-03T14:10:00Z"/>
        </w:rPr>
      </w:pPr>
      <w:del w:id="2775" w:author="Sarah Thomas" w:date="2014-03-03T14:10:00Z">
        <w:r w:rsidDel="00F15707">
          <w:delText>Below is an overview of items that needed to be tested.</w:delText>
        </w:r>
      </w:del>
    </w:p>
    <w:p w14:paraId="11E01936" w14:textId="5A8F0996" w:rsidR="00B343D7" w:rsidDel="00F15707" w:rsidRDefault="00B343D7" w:rsidP="00F0790D">
      <w:pPr>
        <w:pStyle w:val="BodyText"/>
        <w:rPr>
          <w:del w:id="2776" w:author="Sarah Thomas" w:date="2014-03-03T14:10:00Z"/>
        </w:rPr>
      </w:pPr>
      <w:del w:id="2777" w:author="Sarah Thomas" w:date="2014-03-03T14:10:00Z">
        <w:r w:rsidDel="00F15707">
          <w:delText>Function to test:</w:delText>
        </w:r>
      </w:del>
    </w:p>
    <w:p w14:paraId="2B597CAF" w14:textId="20712285" w:rsidR="00B343D7" w:rsidDel="00F15707" w:rsidRDefault="00B343D7" w:rsidP="00F0790D">
      <w:pPr>
        <w:pStyle w:val="BodyText"/>
        <w:numPr>
          <w:ilvl w:val="0"/>
          <w:numId w:val="44"/>
        </w:numPr>
        <w:rPr>
          <w:del w:id="2778" w:author="Sarah Thomas" w:date="2014-03-03T14:10:00Z"/>
        </w:rPr>
      </w:pPr>
      <w:del w:id="2779" w:author="Sarah Thomas" w:date="2014-03-03T14:10:00Z">
        <w:r w:rsidDel="00F15707">
          <w:delText>Functional</w:delText>
        </w:r>
      </w:del>
    </w:p>
    <w:p w14:paraId="06ED3475" w14:textId="2B9723E2" w:rsidR="00B343D7" w:rsidDel="00F15707" w:rsidRDefault="0003761F" w:rsidP="00F0790D">
      <w:pPr>
        <w:pStyle w:val="BodyText"/>
        <w:numPr>
          <w:ilvl w:val="1"/>
          <w:numId w:val="44"/>
        </w:numPr>
        <w:rPr>
          <w:del w:id="2780" w:author="Sarah Thomas" w:date="2014-03-03T14:10:00Z"/>
        </w:rPr>
      </w:pPr>
      <w:del w:id="2781" w:author="Sarah Thomas" w:date="2014-03-03T14:10:00Z">
        <w:r w:rsidDel="00F15707">
          <w:delText>New user registration</w:delText>
        </w:r>
      </w:del>
    </w:p>
    <w:p w14:paraId="2F73A62D" w14:textId="553F6BF2" w:rsidR="0003761F" w:rsidDel="00F15707" w:rsidRDefault="0003761F" w:rsidP="00F0790D">
      <w:pPr>
        <w:pStyle w:val="BodyText"/>
        <w:numPr>
          <w:ilvl w:val="1"/>
          <w:numId w:val="44"/>
        </w:numPr>
        <w:rPr>
          <w:del w:id="2782" w:author="Sarah Thomas" w:date="2014-03-03T14:10:00Z"/>
        </w:rPr>
      </w:pPr>
      <w:del w:id="2783" w:author="Sarah Thomas" w:date="2014-03-03T14:10:00Z">
        <w:r w:rsidDel="00F15707">
          <w:delText>User login</w:delText>
        </w:r>
      </w:del>
    </w:p>
    <w:p w14:paraId="53E1B65B" w14:textId="5F6663C3" w:rsidR="0003761F" w:rsidDel="00F15707" w:rsidRDefault="0003761F" w:rsidP="00F0790D">
      <w:pPr>
        <w:pStyle w:val="BodyText"/>
        <w:numPr>
          <w:ilvl w:val="1"/>
          <w:numId w:val="44"/>
        </w:numPr>
        <w:rPr>
          <w:del w:id="2784" w:author="Sarah Thomas" w:date="2014-03-03T14:10:00Z"/>
        </w:rPr>
      </w:pPr>
      <w:del w:id="2785" w:author="Sarah Thomas" w:date="2014-03-03T14:10:00Z">
        <w:r w:rsidDel="00F15707">
          <w:delText>Search Public Profiles</w:delText>
        </w:r>
      </w:del>
    </w:p>
    <w:p w14:paraId="2B5F1725" w14:textId="15EC0EFC" w:rsidR="0003761F" w:rsidDel="00F15707" w:rsidRDefault="0003761F" w:rsidP="00F0790D">
      <w:pPr>
        <w:pStyle w:val="BodyText"/>
        <w:numPr>
          <w:ilvl w:val="1"/>
          <w:numId w:val="44"/>
        </w:numPr>
        <w:rPr>
          <w:del w:id="2786" w:author="Sarah Thomas" w:date="2014-03-03T14:10:00Z"/>
        </w:rPr>
      </w:pPr>
      <w:del w:id="2787" w:author="Sarah Thomas" w:date="2014-03-03T14:10:00Z">
        <w:r w:rsidDel="00F15707">
          <w:delText>View Public Profiles</w:delText>
        </w:r>
      </w:del>
    </w:p>
    <w:p w14:paraId="157406D3" w14:textId="6C7445EA" w:rsidR="0003761F" w:rsidDel="00F15707" w:rsidRDefault="0003761F" w:rsidP="00F0790D">
      <w:pPr>
        <w:pStyle w:val="BodyText"/>
        <w:numPr>
          <w:ilvl w:val="1"/>
          <w:numId w:val="44"/>
        </w:numPr>
        <w:rPr>
          <w:del w:id="2788" w:author="Sarah Thomas" w:date="2014-03-03T14:10:00Z"/>
        </w:rPr>
      </w:pPr>
      <w:del w:id="2789" w:author="Sarah Thomas" w:date="2014-03-03T14:10:00Z">
        <w:r w:rsidDel="00F15707">
          <w:delText>Edit Public Profiles</w:delText>
        </w:r>
      </w:del>
    </w:p>
    <w:p w14:paraId="06E42902" w14:textId="1369B01D" w:rsidR="0003761F" w:rsidDel="00F15707" w:rsidRDefault="0003761F" w:rsidP="00F0790D">
      <w:pPr>
        <w:pStyle w:val="BodyText"/>
        <w:numPr>
          <w:ilvl w:val="1"/>
          <w:numId w:val="44"/>
        </w:numPr>
        <w:rPr>
          <w:del w:id="2790" w:author="Sarah Thomas" w:date="2014-03-03T14:10:00Z"/>
        </w:rPr>
      </w:pPr>
      <w:del w:id="2791" w:author="Sarah Thomas" w:date="2014-03-03T14:10:00Z">
        <w:r w:rsidDel="00F15707">
          <w:delText>Edit Private Profile</w:delText>
        </w:r>
      </w:del>
    </w:p>
    <w:p w14:paraId="50F45984" w14:textId="0EE31A64" w:rsidR="0003761F" w:rsidDel="00F15707" w:rsidRDefault="0003761F" w:rsidP="00F0790D">
      <w:pPr>
        <w:pStyle w:val="BodyText"/>
        <w:numPr>
          <w:ilvl w:val="1"/>
          <w:numId w:val="44"/>
        </w:numPr>
        <w:rPr>
          <w:del w:id="2792" w:author="Sarah Thomas" w:date="2014-03-03T14:10:00Z"/>
        </w:rPr>
      </w:pPr>
      <w:del w:id="2793" w:author="Sarah Thomas" w:date="2014-03-03T14:10:00Z">
        <w:r w:rsidDel="00F15707">
          <w:delText>Contact Another User</w:delText>
        </w:r>
      </w:del>
    </w:p>
    <w:p w14:paraId="2C6EC4EB" w14:textId="5308B2BD" w:rsidR="0003761F" w:rsidDel="00F15707" w:rsidRDefault="0003761F" w:rsidP="00F0790D">
      <w:pPr>
        <w:pStyle w:val="BodyText"/>
        <w:numPr>
          <w:ilvl w:val="1"/>
          <w:numId w:val="44"/>
        </w:numPr>
        <w:rPr>
          <w:del w:id="2794" w:author="Sarah Thomas" w:date="2014-03-03T14:10:00Z"/>
        </w:rPr>
      </w:pPr>
      <w:del w:id="2795" w:author="Sarah Thomas" w:date="2014-03-03T14:10:00Z">
        <w:r w:rsidDel="00F15707">
          <w:delText>Create New Venture</w:delText>
        </w:r>
      </w:del>
    </w:p>
    <w:p w14:paraId="7FB228D8" w14:textId="2DCFEF43" w:rsidR="0003761F" w:rsidDel="00F15707" w:rsidRDefault="0003761F" w:rsidP="00F0790D">
      <w:pPr>
        <w:pStyle w:val="BodyText"/>
        <w:numPr>
          <w:ilvl w:val="1"/>
          <w:numId w:val="44"/>
        </w:numPr>
        <w:rPr>
          <w:del w:id="2796" w:author="Sarah Thomas" w:date="2014-03-03T14:10:00Z"/>
        </w:rPr>
      </w:pPr>
      <w:del w:id="2797" w:author="Sarah Thomas" w:date="2014-03-03T14:10:00Z">
        <w:r w:rsidDel="00F15707">
          <w:delText>Edit Venture Details</w:delText>
        </w:r>
      </w:del>
    </w:p>
    <w:p w14:paraId="70D5D9A2" w14:textId="21D8D514" w:rsidR="0003761F" w:rsidDel="00F15707" w:rsidRDefault="0003761F" w:rsidP="00F0790D">
      <w:pPr>
        <w:pStyle w:val="BodyText"/>
        <w:numPr>
          <w:ilvl w:val="1"/>
          <w:numId w:val="44"/>
        </w:numPr>
        <w:rPr>
          <w:del w:id="2798" w:author="Sarah Thomas" w:date="2014-03-03T14:10:00Z"/>
        </w:rPr>
      </w:pPr>
      <w:del w:id="2799" w:author="Sarah Thomas" w:date="2014-03-03T14:10:00Z">
        <w:r w:rsidDel="00F15707">
          <w:delText>Build Team</w:delText>
        </w:r>
      </w:del>
    </w:p>
    <w:p w14:paraId="0A852D03" w14:textId="5B724789" w:rsidR="0003761F" w:rsidDel="00F15707" w:rsidRDefault="0003761F" w:rsidP="00F0790D">
      <w:pPr>
        <w:pStyle w:val="BodyText"/>
        <w:numPr>
          <w:ilvl w:val="1"/>
          <w:numId w:val="44"/>
        </w:numPr>
        <w:rPr>
          <w:del w:id="2800" w:author="Sarah Thomas" w:date="2014-03-03T14:10:00Z"/>
        </w:rPr>
      </w:pPr>
      <w:del w:id="2801" w:author="Sarah Thomas" w:date="2014-03-03T14:10:00Z">
        <w:r w:rsidDel="00F15707">
          <w:delText>Enter Private Team Area</w:delText>
        </w:r>
      </w:del>
    </w:p>
    <w:p w14:paraId="3E7EA7F5" w14:textId="0EA1306B" w:rsidR="0003761F" w:rsidDel="00F15707" w:rsidRDefault="0003761F" w:rsidP="00F0790D">
      <w:pPr>
        <w:pStyle w:val="BodyText"/>
        <w:numPr>
          <w:ilvl w:val="1"/>
          <w:numId w:val="44"/>
        </w:numPr>
        <w:rPr>
          <w:del w:id="2802" w:author="Sarah Thomas" w:date="2014-03-03T14:10:00Z"/>
        </w:rPr>
      </w:pPr>
      <w:del w:id="2803" w:author="Sarah Thomas" w:date="2014-03-03T14:10:00Z">
        <w:r w:rsidDel="00F15707">
          <w:delText>Site Administration</w:delText>
        </w:r>
      </w:del>
    </w:p>
    <w:p w14:paraId="1BFE32DB" w14:textId="03C1F768" w:rsidR="0003761F" w:rsidDel="00F15707" w:rsidRDefault="0003761F" w:rsidP="00F0790D">
      <w:pPr>
        <w:pStyle w:val="BodyText"/>
        <w:numPr>
          <w:ilvl w:val="0"/>
          <w:numId w:val="44"/>
        </w:numPr>
        <w:rPr>
          <w:del w:id="2804" w:author="Sarah Thomas" w:date="2014-03-03T14:10:00Z"/>
        </w:rPr>
      </w:pPr>
      <w:del w:id="2805" w:author="Sarah Thomas" w:date="2014-03-03T14:10:00Z">
        <w:r w:rsidDel="00F15707">
          <w:delText>Non-Functional Requirements</w:delText>
        </w:r>
      </w:del>
    </w:p>
    <w:p w14:paraId="68278E7D" w14:textId="176EA2ED" w:rsidR="0003761F" w:rsidDel="00F15707" w:rsidRDefault="0003761F" w:rsidP="00F0790D">
      <w:pPr>
        <w:pStyle w:val="BodyText"/>
        <w:numPr>
          <w:ilvl w:val="1"/>
          <w:numId w:val="44"/>
        </w:numPr>
        <w:rPr>
          <w:del w:id="2806" w:author="Sarah Thomas" w:date="2014-03-03T14:10:00Z"/>
        </w:rPr>
      </w:pPr>
      <w:del w:id="2807" w:author="Sarah Thomas" w:date="2014-03-03T14:10:00Z">
        <w:r w:rsidDel="00F15707">
          <w:delText>Capacity: Allow 2000 requests using 10 concurrent connection</w:delText>
        </w:r>
      </w:del>
    </w:p>
    <w:p w14:paraId="3C354A3D" w14:textId="43C715C5" w:rsidR="0003761F" w:rsidDel="00F15707" w:rsidRDefault="0003761F" w:rsidP="00F0790D">
      <w:pPr>
        <w:pStyle w:val="BodyText"/>
        <w:numPr>
          <w:ilvl w:val="1"/>
          <w:numId w:val="44"/>
        </w:numPr>
        <w:rPr>
          <w:del w:id="2808" w:author="Sarah Thomas" w:date="2014-03-03T14:10:00Z"/>
        </w:rPr>
      </w:pPr>
      <w:del w:id="2809" w:author="Sarah Thomas" w:date="2014-03-03T14:10:00Z">
        <w:r w:rsidDel="00F15707">
          <w:delText>Capacity: Store and retrieve</w:delText>
        </w:r>
        <w:r w:rsidR="00AB54C7" w:rsidDel="00F15707">
          <w:delText xml:space="preserve"> 5000 users from database</w:delText>
        </w:r>
      </w:del>
    </w:p>
    <w:p w14:paraId="4DCBF7FF" w14:textId="247104D3" w:rsidR="00AB54C7" w:rsidDel="00F15707" w:rsidRDefault="00AB54C7" w:rsidP="00F0790D">
      <w:pPr>
        <w:pStyle w:val="BodyText"/>
        <w:numPr>
          <w:ilvl w:val="1"/>
          <w:numId w:val="44"/>
        </w:numPr>
        <w:rPr>
          <w:del w:id="2810" w:author="Sarah Thomas" w:date="2014-03-03T14:10:00Z"/>
        </w:rPr>
      </w:pPr>
      <w:del w:id="2811" w:author="Sarah Thomas" w:date="2014-03-03T14:10:00Z">
        <w:r w:rsidDel="00F15707">
          <w:delText>Availability: Website available 99.5% of the time under operational time frame.</w:delText>
        </w:r>
      </w:del>
    </w:p>
    <w:p w14:paraId="7F87EAE4" w14:textId="186C21A0" w:rsidR="00AB54C7" w:rsidDel="00F15707" w:rsidRDefault="00AB54C7" w:rsidP="00F0790D">
      <w:pPr>
        <w:pStyle w:val="BodyText"/>
        <w:numPr>
          <w:ilvl w:val="1"/>
          <w:numId w:val="44"/>
        </w:numPr>
        <w:rPr>
          <w:del w:id="2812" w:author="Sarah Thomas" w:date="2014-03-03T14:10:00Z"/>
        </w:rPr>
      </w:pPr>
      <w:del w:id="2813" w:author="Sarah Thomas" w:date="2014-03-03T14:10:00Z">
        <w:r w:rsidDel="00F15707">
          <w:delText>Latency: 95% of transaction processed in less than 1 second</w:delText>
        </w:r>
      </w:del>
    </w:p>
    <w:p w14:paraId="4C4FC8F0" w14:textId="0D3EBB64" w:rsidR="00AB54C7" w:rsidDel="00F15707" w:rsidRDefault="00AB54C7" w:rsidP="00F0790D">
      <w:pPr>
        <w:pStyle w:val="BodyText"/>
        <w:numPr>
          <w:ilvl w:val="1"/>
          <w:numId w:val="44"/>
        </w:numPr>
        <w:rPr>
          <w:del w:id="2814" w:author="Sarah Thomas" w:date="2014-03-03T14:10:00Z"/>
        </w:rPr>
      </w:pPr>
      <w:del w:id="2815" w:author="Sarah Thomas" w:date="2014-03-03T14:10:00Z">
        <w:r w:rsidDel="00F15707">
          <w:delText>Monitoring: Website errors logged into web server’s log file.</w:delText>
        </w:r>
      </w:del>
    </w:p>
    <w:p w14:paraId="03FA9E24" w14:textId="4CF405F4" w:rsidR="00AB54C7" w:rsidDel="00F15707" w:rsidRDefault="00AB54C7" w:rsidP="00F0790D">
      <w:pPr>
        <w:pStyle w:val="BodyText"/>
        <w:numPr>
          <w:ilvl w:val="1"/>
          <w:numId w:val="44"/>
        </w:numPr>
        <w:rPr>
          <w:del w:id="2816" w:author="Sarah Thomas" w:date="2014-03-03T14:10:00Z"/>
        </w:rPr>
      </w:pPr>
      <w:del w:id="2817" w:author="Sarah Thomas" w:date="2014-03-03T14:10:00Z">
        <w:r w:rsidDel="00F15707">
          <w:delText>Maintenance: Backup of database and asset files, allow admin account to manage them.</w:delText>
        </w:r>
      </w:del>
    </w:p>
    <w:p w14:paraId="409186B9" w14:textId="553D861C" w:rsidR="00AB54C7" w:rsidDel="00F15707" w:rsidRDefault="00AB54C7" w:rsidP="00F0790D">
      <w:pPr>
        <w:pStyle w:val="BodyText"/>
        <w:numPr>
          <w:ilvl w:val="1"/>
          <w:numId w:val="44"/>
        </w:numPr>
        <w:rPr>
          <w:del w:id="2818" w:author="Sarah Thomas" w:date="2014-03-03T14:10:00Z"/>
        </w:rPr>
      </w:pPr>
      <w:del w:id="2819" w:author="Sarah Thomas" w:date="2014-03-03T14:10:00Z">
        <w:r w:rsidDel="00F15707">
          <w:delText>Operations: Website working under normal HTTP request.</w:delText>
        </w:r>
      </w:del>
    </w:p>
    <w:p w14:paraId="069A01AD" w14:textId="4A9EFE22" w:rsidR="00AB54C7" w:rsidDel="00F15707" w:rsidRDefault="00AB54C7" w:rsidP="00F0790D">
      <w:pPr>
        <w:pStyle w:val="BodyText"/>
        <w:numPr>
          <w:ilvl w:val="1"/>
          <w:numId w:val="44"/>
        </w:numPr>
        <w:rPr>
          <w:del w:id="2820" w:author="Sarah Thomas" w:date="2014-03-03T14:10:00Z"/>
        </w:rPr>
      </w:pPr>
      <w:del w:id="2821" w:author="Sarah Thomas" w:date="2014-03-03T14:10:00Z">
        <w:r w:rsidDel="00F15707">
          <w:delText>User Interface: Website HTML5 and CSS3 compliant</w:delText>
        </w:r>
      </w:del>
    </w:p>
    <w:p w14:paraId="557D8B54" w14:textId="15845A1B" w:rsidR="00AB54C7" w:rsidDel="00F15707" w:rsidRDefault="00AB54C7" w:rsidP="00F0790D">
      <w:pPr>
        <w:pStyle w:val="BodyText"/>
        <w:numPr>
          <w:ilvl w:val="1"/>
          <w:numId w:val="44"/>
        </w:numPr>
        <w:rPr>
          <w:del w:id="2822" w:author="Sarah Thomas" w:date="2014-03-03T14:10:00Z"/>
        </w:rPr>
      </w:pPr>
      <w:del w:id="2823" w:author="Sarah Thomas" w:date="2014-03-03T14:10:00Z">
        <w:r w:rsidDel="00F15707">
          <w:delText>User Interface: Responsive web layout on smaller screen size.</w:delText>
        </w:r>
      </w:del>
    </w:p>
    <w:p w14:paraId="3E65A504" w14:textId="2D1D781E" w:rsidR="00AB54C7" w:rsidDel="00F15707" w:rsidRDefault="00AB54C7" w:rsidP="00F0790D">
      <w:pPr>
        <w:pStyle w:val="BodyText"/>
        <w:numPr>
          <w:ilvl w:val="1"/>
          <w:numId w:val="44"/>
        </w:numPr>
        <w:rPr>
          <w:del w:id="2824" w:author="Sarah Thomas" w:date="2014-03-03T14:10:00Z"/>
        </w:rPr>
      </w:pPr>
      <w:del w:id="2825" w:author="Sarah Thomas" w:date="2014-03-03T14:10:00Z">
        <w:r w:rsidDel="00F15707">
          <w:delText>User Interface: Modern and reassuring UI and UX.</w:delText>
        </w:r>
      </w:del>
    </w:p>
    <w:p w14:paraId="0FC38173" w14:textId="35CEDC09" w:rsidR="00AB54C7" w:rsidDel="00F15707" w:rsidRDefault="00AB54C7" w:rsidP="00F0790D">
      <w:pPr>
        <w:pStyle w:val="BodyText"/>
        <w:numPr>
          <w:ilvl w:val="1"/>
          <w:numId w:val="44"/>
        </w:numPr>
        <w:rPr>
          <w:del w:id="2826" w:author="Sarah Thomas" w:date="2014-03-03T14:10:00Z"/>
        </w:rPr>
      </w:pPr>
      <w:del w:id="2827" w:author="Sarah Thomas" w:date="2014-03-03T14:10:00Z">
        <w:r w:rsidDel="00F15707">
          <w:delText>Software Interface: Working on LAMP web stack.</w:delText>
        </w:r>
      </w:del>
    </w:p>
    <w:p w14:paraId="5F3008A0" w14:textId="67D79DB7" w:rsidR="00AB54C7" w:rsidDel="00F15707" w:rsidRDefault="00AB54C7" w:rsidP="00F0790D">
      <w:pPr>
        <w:pStyle w:val="BodyText"/>
        <w:numPr>
          <w:ilvl w:val="1"/>
          <w:numId w:val="44"/>
        </w:numPr>
        <w:rPr>
          <w:del w:id="2828" w:author="Sarah Thomas" w:date="2014-03-03T14:10:00Z"/>
        </w:rPr>
      </w:pPr>
      <w:del w:id="2829" w:author="Sarah Thomas" w:date="2014-03-03T14:10:00Z">
        <w:r w:rsidDel="00F15707">
          <w:delText>Software Interface: Working on port 80 of the web stack.</w:delText>
        </w:r>
      </w:del>
    </w:p>
    <w:p w14:paraId="1AA7F737" w14:textId="505FAB49" w:rsidR="00AB54C7" w:rsidDel="00F15707" w:rsidRDefault="00E9367A" w:rsidP="00F0790D">
      <w:pPr>
        <w:pStyle w:val="BodyText"/>
        <w:numPr>
          <w:ilvl w:val="1"/>
          <w:numId w:val="44"/>
        </w:numPr>
        <w:rPr>
          <w:del w:id="2830" w:author="Sarah Thomas" w:date="2014-03-03T14:10:00Z"/>
        </w:rPr>
      </w:pPr>
      <w:del w:id="2831" w:author="Sarah Thomas" w:date="2014-03-03T14:10:00Z">
        <w:r w:rsidDel="00F15707">
          <w:delText>Security: Root / Super user exist and has control to everything</w:delText>
        </w:r>
      </w:del>
    </w:p>
    <w:p w14:paraId="5DA4A31F" w14:textId="4AC40F5B" w:rsidR="00E9367A" w:rsidDel="00F15707" w:rsidRDefault="00E9367A" w:rsidP="00F0790D">
      <w:pPr>
        <w:pStyle w:val="BodyText"/>
        <w:numPr>
          <w:ilvl w:val="1"/>
          <w:numId w:val="44"/>
        </w:numPr>
        <w:rPr>
          <w:del w:id="2832" w:author="Sarah Thomas" w:date="2014-03-03T14:10:00Z"/>
        </w:rPr>
      </w:pPr>
      <w:del w:id="2833" w:author="Sarah Thomas" w:date="2014-03-03T14:10:00Z">
        <w:r w:rsidDel="00F15707">
          <w:delText>Security: Other admin users has limited rights.</w:delText>
        </w:r>
      </w:del>
    </w:p>
    <w:p w14:paraId="0CB03CC7" w14:textId="044ABDF0" w:rsidR="00E9367A" w:rsidDel="00F15707" w:rsidRDefault="00E9367A" w:rsidP="00F0790D">
      <w:pPr>
        <w:pStyle w:val="BodyText"/>
        <w:numPr>
          <w:ilvl w:val="1"/>
          <w:numId w:val="44"/>
        </w:numPr>
        <w:rPr>
          <w:del w:id="2834" w:author="Sarah Thomas" w:date="2014-03-03T14:10:00Z"/>
        </w:rPr>
      </w:pPr>
      <w:del w:id="2835" w:author="Sarah Thomas" w:date="2014-03-03T14:10:00Z">
        <w:r w:rsidDel="00F15707">
          <w:delText>Security: Facebook Graph working and authenticates user login.</w:delText>
        </w:r>
      </w:del>
    </w:p>
    <w:p w14:paraId="12B5CDB6" w14:textId="7205EF06" w:rsidR="00F0563C" w:rsidDel="00F15707" w:rsidRDefault="00F0563C" w:rsidP="00F0790D">
      <w:pPr>
        <w:pStyle w:val="BodyText"/>
        <w:numPr>
          <w:ilvl w:val="1"/>
          <w:numId w:val="44"/>
        </w:numPr>
        <w:rPr>
          <w:del w:id="2836" w:author="Sarah Thomas" w:date="2014-03-03T14:10:00Z"/>
        </w:rPr>
      </w:pPr>
      <w:del w:id="2837" w:author="Sarah Thomas" w:date="2014-03-03T14:10:00Z">
        <w:r w:rsidDel="00F15707">
          <w:delText>Security: Data validation of web forms before committing them to database.</w:delText>
        </w:r>
      </w:del>
    </w:p>
    <w:p w14:paraId="1F92C96A" w14:textId="384537E7" w:rsidR="00E9367A" w:rsidDel="00F15707" w:rsidRDefault="00E9367A" w:rsidP="00F0790D">
      <w:pPr>
        <w:pStyle w:val="BodyText"/>
        <w:numPr>
          <w:ilvl w:val="1"/>
          <w:numId w:val="44"/>
        </w:numPr>
        <w:rPr>
          <w:del w:id="2838" w:author="Sarah Thomas" w:date="2014-03-03T14:10:00Z"/>
        </w:rPr>
      </w:pPr>
      <w:del w:id="2839" w:author="Sarah Thomas" w:date="2014-03-03T14:10:00Z">
        <w:r w:rsidDel="00F15707">
          <w:delText>Protection: Password and other sensitive data uses MD5 hash.</w:delText>
        </w:r>
      </w:del>
    </w:p>
    <w:p w14:paraId="53FB3456" w14:textId="54E911F9" w:rsidR="00E9367A" w:rsidDel="00F15707" w:rsidRDefault="00E9367A" w:rsidP="00F0790D">
      <w:pPr>
        <w:pStyle w:val="BodyText"/>
        <w:numPr>
          <w:ilvl w:val="1"/>
          <w:numId w:val="44"/>
        </w:numPr>
        <w:rPr>
          <w:del w:id="2840" w:author="Sarah Thomas" w:date="2014-03-03T14:10:00Z"/>
        </w:rPr>
      </w:pPr>
      <w:del w:id="2841" w:author="Sarah Thomas" w:date="2014-03-03T14:10:00Z">
        <w:r w:rsidDel="00F15707">
          <w:delText>Data Management: All data used and entered to the database uses UTF-8 encoding and uses English UK localization.</w:delText>
        </w:r>
      </w:del>
    </w:p>
    <w:p w14:paraId="6713ACC5" w14:textId="16F303DF" w:rsidR="00E9367A" w:rsidDel="00F15707" w:rsidRDefault="00E9367A" w:rsidP="00F0790D">
      <w:pPr>
        <w:pStyle w:val="BodyText"/>
        <w:numPr>
          <w:ilvl w:val="1"/>
          <w:numId w:val="44"/>
        </w:numPr>
        <w:rPr>
          <w:del w:id="2842" w:author="Sarah Thomas" w:date="2014-03-03T14:10:00Z"/>
        </w:rPr>
      </w:pPr>
      <w:del w:id="2843" w:author="Sarah Thomas" w:date="2014-03-03T14:10:00Z">
        <w:r w:rsidDel="00F15707">
          <w:delText>Data Management: Files stored with 644 flags, directory with 755 flags permission.</w:delText>
        </w:r>
      </w:del>
    </w:p>
    <w:p w14:paraId="184C3314" w14:textId="0508241A" w:rsidR="0010580B" w:rsidRPr="00F0790D" w:rsidDel="00F15707" w:rsidRDefault="0010580B" w:rsidP="00F0790D">
      <w:pPr>
        <w:pStyle w:val="BodyText"/>
        <w:rPr>
          <w:del w:id="2844" w:author="Sarah Thomas" w:date="2014-03-03T14:14:00Z"/>
        </w:rPr>
      </w:pPr>
      <w:del w:id="2845" w:author="Sarah Thomas" w:date="2014-03-03T14:14:00Z">
        <w:r w:rsidDel="00F15707">
          <w:br w:type="page"/>
        </w:r>
      </w:del>
    </w:p>
    <w:p w14:paraId="1B6EC480" w14:textId="0375239E" w:rsidR="001E34AB" w:rsidRDefault="001E34AB" w:rsidP="00F0790D">
      <w:pPr>
        <w:pStyle w:val="Heading1"/>
        <w:rPr>
          <w:ins w:id="2846" w:author="Sarah Thomas" w:date="2014-03-03T14:11:00Z"/>
        </w:rPr>
      </w:pPr>
      <w:bookmarkStart w:id="2847" w:name="_Toc253043815"/>
      <w:bookmarkStart w:id="2848" w:name="_Ref253124635"/>
      <w:bookmarkStart w:id="2849" w:name="_Toc255483852"/>
      <w:r w:rsidRPr="001E34AB">
        <w:t>Appendices</w:t>
      </w:r>
      <w:bookmarkEnd w:id="2847"/>
      <w:bookmarkEnd w:id="2848"/>
      <w:bookmarkEnd w:id="2849"/>
    </w:p>
    <w:p w14:paraId="3E453ADD" w14:textId="1090E407" w:rsidR="00766C26" w:rsidRDefault="00F15707">
      <w:pPr>
        <w:pStyle w:val="Heading2"/>
        <w:rPr>
          <w:ins w:id="2850" w:author="Sarah Thomas" w:date="2014-03-12T17:29:00Z"/>
        </w:rPr>
        <w:pPrChange w:id="2851" w:author="Sarah Thomas" w:date="2014-03-03T14:22:00Z">
          <w:pPr>
            <w:widowControl w:val="0"/>
            <w:autoSpaceDE w:val="0"/>
            <w:autoSpaceDN w:val="0"/>
            <w:adjustRightInd w:val="0"/>
          </w:pPr>
        </w:pPrChange>
      </w:pPr>
      <w:bookmarkStart w:id="2852" w:name="_Toc255483853"/>
      <w:ins w:id="2853" w:author="Sarah Thomas" w:date="2014-03-03T14:11:00Z">
        <w:r w:rsidRPr="00812194">
          <w:t>User Documentation</w:t>
        </w:r>
      </w:ins>
      <w:bookmarkEnd w:id="2852"/>
    </w:p>
    <w:p w14:paraId="6A8CA876" w14:textId="0A7BC457" w:rsidR="00BB1C8A" w:rsidRDefault="00BB1C8A">
      <w:pPr>
        <w:rPr>
          <w:ins w:id="2854" w:author="Sarah Thomas" w:date="2014-03-12T17:30:00Z"/>
        </w:rPr>
        <w:pPrChange w:id="2855" w:author="Sarah Thomas" w:date="2014-03-12T17:29:00Z">
          <w:pPr>
            <w:widowControl w:val="0"/>
            <w:autoSpaceDE w:val="0"/>
            <w:autoSpaceDN w:val="0"/>
            <w:adjustRightInd w:val="0"/>
          </w:pPr>
        </w:pPrChange>
      </w:pPr>
      <w:ins w:id="2856" w:author="Sarah Thomas" w:date="2014-03-12T17:29:00Z">
        <w:r>
          <w:t xml:space="preserve">The documentation for the site is in the form of a FAQ page. We intend that the FAQ </w:t>
        </w:r>
      </w:ins>
      <w:ins w:id="2857" w:author="Sarah Thomas" w:date="2014-03-12T17:30:00Z">
        <w:r>
          <w:t>page will help the users to navigate and understand the site.</w:t>
        </w:r>
      </w:ins>
    </w:p>
    <w:p w14:paraId="6CBF85C5" w14:textId="1CF3BD52" w:rsidR="00BB1C8A" w:rsidRDefault="00BB1C8A">
      <w:pPr>
        <w:pStyle w:val="BodyText"/>
        <w:rPr>
          <w:ins w:id="2858" w:author="Sarah Thomas" w:date="2014-03-12T17:30:00Z"/>
        </w:rPr>
        <w:pPrChange w:id="2859" w:author="Sarah Thomas" w:date="2014-03-12T17:30:00Z">
          <w:pPr>
            <w:widowControl w:val="0"/>
            <w:autoSpaceDE w:val="0"/>
            <w:autoSpaceDN w:val="0"/>
            <w:adjustRightInd w:val="0"/>
          </w:pPr>
        </w:pPrChange>
      </w:pPr>
      <w:ins w:id="2860" w:author="Sarah Thomas" w:date="2014-03-12T17:30:00Z">
        <w:r>
          <w:t>The contents of the FAQs page are reproduced here</w:t>
        </w:r>
      </w:ins>
    </w:p>
    <w:p w14:paraId="4927F521" w14:textId="4DB2AD75" w:rsidR="00BB1C8A" w:rsidRPr="00BB1C8A" w:rsidRDefault="00BB1C8A">
      <w:pPr>
        <w:pStyle w:val="BodyText"/>
        <w:rPr>
          <w:ins w:id="2861" w:author="Sarah Thomas" w:date="2014-03-03T14:22:00Z"/>
        </w:rPr>
        <w:pPrChange w:id="2862" w:author="Sarah Thomas" w:date="2014-03-12T17:30:00Z">
          <w:pPr>
            <w:widowControl w:val="0"/>
            <w:autoSpaceDE w:val="0"/>
            <w:autoSpaceDN w:val="0"/>
            <w:adjustRightInd w:val="0"/>
          </w:pPr>
        </w:pPrChange>
      </w:pPr>
      <w:ins w:id="2863" w:author="Sarah Thomas" w:date="2014-03-12T17:30:00Z">
        <w:r w:rsidRPr="00BB1C8A">
          <w:rPr>
            <w:highlight w:val="yellow"/>
            <w:rPrChange w:id="2864" w:author="Sarah Thomas" w:date="2014-03-12T17:31:00Z">
              <w:rPr/>
            </w:rPrChange>
          </w:rPr>
          <w:t>INSERT FAQ PAGE</w:t>
        </w:r>
      </w:ins>
    </w:p>
    <w:p w14:paraId="40CDA73D" w14:textId="40B05344" w:rsidR="00766C26" w:rsidRDefault="00F15707">
      <w:pPr>
        <w:pStyle w:val="Heading2"/>
        <w:rPr>
          <w:ins w:id="2865" w:author="Sarah Thomas" w:date="2014-03-12T14:56:00Z"/>
        </w:rPr>
        <w:pPrChange w:id="2866" w:author="Sarah Thomas" w:date="2014-03-03T14:22:00Z">
          <w:pPr>
            <w:widowControl w:val="0"/>
            <w:autoSpaceDE w:val="0"/>
            <w:autoSpaceDN w:val="0"/>
            <w:adjustRightInd w:val="0"/>
          </w:pPr>
        </w:pPrChange>
      </w:pPr>
      <w:bookmarkStart w:id="2867" w:name="_Toc255483854"/>
      <w:ins w:id="2868" w:author="Sarah Thomas" w:date="2014-03-03T14:11:00Z">
        <w:r w:rsidRPr="0073101D">
          <w:t> </w:t>
        </w:r>
        <w:r w:rsidRPr="002541FE">
          <w:t xml:space="preserve">Minutes of All Group Meetings </w:t>
        </w:r>
      </w:ins>
      <w:bookmarkEnd w:id="2867"/>
    </w:p>
    <w:p w14:paraId="2FEA3055" w14:textId="77777777" w:rsidR="00E65606" w:rsidRPr="00E65606" w:rsidRDefault="00E65606">
      <w:pPr>
        <w:rPr>
          <w:ins w:id="2869" w:author="Sarah Thomas" w:date="2014-03-12T14:53:00Z"/>
        </w:rPr>
        <w:pPrChange w:id="2870" w:author="Sarah Thomas" w:date="2014-03-12T14:56:00Z">
          <w:pPr>
            <w:widowControl w:val="0"/>
            <w:autoSpaceDE w:val="0"/>
            <w:autoSpaceDN w:val="0"/>
            <w:adjustRightInd w:val="0"/>
          </w:pPr>
        </w:pPrChange>
      </w:pPr>
    </w:p>
    <w:p w14:paraId="52AAF025" w14:textId="77777777" w:rsidR="00E65606" w:rsidRPr="009B4863" w:rsidRDefault="00E65606" w:rsidP="00E65606">
      <w:pPr>
        <w:jc w:val="center"/>
        <w:rPr>
          <w:ins w:id="2871" w:author="Sarah Thomas" w:date="2014-03-12T14:56:00Z"/>
          <w:b/>
          <w:sz w:val="20"/>
          <w:szCs w:val="20"/>
          <w:u w:val="single"/>
          <w:rPrChange w:id="2872" w:author="Sarah Thomas" w:date="2014-03-12T15:18:00Z">
            <w:rPr>
              <w:ins w:id="2873" w:author="Sarah Thomas" w:date="2014-03-12T14:56:00Z"/>
              <w:b/>
              <w:szCs w:val="24"/>
              <w:u w:val="single"/>
            </w:rPr>
          </w:rPrChange>
        </w:rPr>
      </w:pPr>
      <w:ins w:id="2874" w:author="Sarah Thomas" w:date="2014-03-12T14:56:00Z">
        <w:r w:rsidRPr="009B4863">
          <w:rPr>
            <w:b/>
            <w:sz w:val="20"/>
            <w:szCs w:val="20"/>
            <w:u w:val="single"/>
            <w:rPrChange w:id="2875" w:author="Sarah Thomas" w:date="2014-03-12T15:18:00Z">
              <w:rPr>
                <w:b/>
                <w:szCs w:val="24"/>
                <w:u w:val="single"/>
              </w:rPr>
            </w:rPrChange>
          </w:rPr>
          <w:t>CE903-1 Minutes of Group Meeting 1</w:t>
        </w:r>
      </w:ins>
    </w:p>
    <w:p w14:paraId="02B33F72" w14:textId="5F4D34A9" w:rsidR="00E65606" w:rsidRPr="009B4863" w:rsidRDefault="00E65606" w:rsidP="00E65606">
      <w:pPr>
        <w:rPr>
          <w:ins w:id="2876" w:author="Sarah Thomas" w:date="2014-03-12T14:56:00Z"/>
          <w:sz w:val="20"/>
          <w:szCs w:val="20"/>
          <w:rPrChange w:id="2877" w:author="Sarah Thomas" w:date="2014-03-12T15:18:00Z">
            <w:rPr>
              <w:ins w:id="2878" w:author="Sarah Thomas" w:date="2014-03-12T14:56:00Z"/>
              <w:sz w:val="22"/>
            </w:rPr>
          </w:rPrChange>
        </w:rPr>
      </w:pPr>
      <w:ins w:id="2879" w:author="Sarah Thomas" w:date="2014-03-12T14:56:00Z">
        <w:r w:rsidRPr="009B4863">
          <w:rPr>
            <w:noProof/>
            <w:sz w:val="20"/>
            <w:szCs w:val="20"/>
            <w:lang w:val="en-US"/>
            <w:rPrChange w:id="2880">
              <w:rPr>
                <w:noProof/>
                <w:sz w:val="22"/>
                <w:lang w:val="en-US"/>
              </w:rPr>
            </w:rPrChange>
          </w:rPr>
          <mc:AlternateContent>
            <mc:Choice Requires="wps">
              <w:drawing>
                <wp:inline distT="0" distB="0" distL="0" distR="0" wp14:anchorId="3D3BB387" wp14:editId="42695E23">
                  <wp:extent cx="5257800" cy="422275"/>
                  <wp:effectExtent l="0" t="0" r="12700" b="12700"/>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02B6AA82"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D618DD" w:rsidRPr="0084728E"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0,0l0,21600,21600,21600,21600,0xe">
                  <v:stroke joinstyle="miter"/>
                  <v:path gradientshapeok="t" o:connecttype="rect"/>
                </v:shapetype>
                <v:shape id="Text Box 12" o:spid="_x0000_s1026"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">
                  <v:textbox style="mso-fit-shape-to-text:t">
                    <w:txbxContent>
                      <w:p w14:paraId="02B6AA82"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D618DD" w:rsidRPr="0084728E" w:rsidRDefault="00D618DD" w:rsidP="00E65606">
                        <w:pPr>
                          <w:rPr>
                            <w:sz w:val="22"/>
                          </w:rPr>
                        </w:pPr>
                      </w:p>
                    </w:txbxContent>
                  </v:textbox>
                  <w10:anchorlock/>
                </v:shape>
              </w:pict>
            </mc:Fallback>
          </mc:AlternateContent>
        </w:r>
      </w:ins>
    </w:p>
    <w:p w14:paraId="57A227F9" w14:textId="44D53C57" w:rsidR="00E65606" w:rsidRPr="009B4863" w:rsidRDefault="00E65606" w:rsidP="00E65606">
      <w:pPr>
        <w:rPr>
          <w:ins w:id="2881" w:author="Sarah Thomas" w:date="2014-03-12T14:56:00Z"/>
          <w:sz w:val="20"/>
          <w:szCs w:val="20"/>
          <w:rPrChange w:id="2882" w:author="Sarah Thomas" w:date="2014-03-12T15:18:00Z">
            <w:rPr>
              <w:ins w:id="2883" w:author="Sarah Thomas" w:date="2014-03-12T14:56:00Z"/>
            </w:rPr>
          </w:rPrChange>
        </w:rPr>
      </w:pPr>
      <w:ins w:id="2884" w:author="Sarah Thomas" w:date="2014-03-12T14:56:00Z">
        <w:r w:rsidRPr="009B4863">
          <w:rPr>
            <w:noProof/>
            <w:sz w:val="20"/>
            <w:szCs w:val="20"/>
            <w:lang w:val="en-US"/>
            <w:rPrChange w:id="2885">
              <w:rPr>
                <w:noProof/>
                <w:lang w:val="en-US"/>
              </w:rPr>
            </w:rPrChange>
          </w:rPr>
          <mc:AlternateContent>
            <mc:Choice Requires="wps">
              <w:drawing>
                <wp:inline distT="0" distB="0" distL="0" distR="0" wp14:anchorId="366320D4" wp14:editId="4B4F8605">
                  <wp:extent cx="5257800" cy="407670"/>
                  <wp:effectExtent l="0" t="3175" r="12700" b="8255"/>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263AC3"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13" o:spid="_x0000_s102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E7PyaiwCAABZBAAADgAAAAAAAAAAAAAAAAAsAgAAZHJzL2Uyb0Rv&#10;Yy54bWxQSwECLQAUAAYACAAAACEAMCTvl9oAAAAEAQAADwAAAAAAAAAAAAAAAACEBAAAZHJzL2Rv&#10;d25yZXYueG1sUEsFBgAAAAAEAAQA8wAAAIsFAAAAAA==&#10;">
                  <v:textbox style="mso-fit-shape-to-text:t">
                    <w:txbxContent>
                      <w:p w14:paraId="37263AC3"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D618DD" w:rsidRDefault="00D618DD" w:rsidP="00E65606"/>
                    </w:txbxContent>
                  </v:textbox>
                  <w10:anchorlock/>
                </v:shape>
              </w:pict>
            </mc:Fallback>
          </mc:AlternateContent>
        </w:r>
      </w:ins>
    </w:p>
    <w:p w14:paraId="0EC57DF9" w14:textId="179DC117" w:rsidR="00E65606" w:rsidRDefault="00E65606" w:rsidP="00E65606">
      <w:pPr>
        <w:rPr>
          <w:ins w:id="2886" w:author="Sarah Thomas" w:date="2014-03-12T14:56:00Z"/>
        </w:rPr>
      </w:pPr>
      <w:ins w:id="2887" w:author="Sarah Thomas" w:date="2014-03-12T14:56:00Z">
        <w:r>
          <w:rPr>
            <w:noProof/>
            <w:lang w:val="en-US"/>
          </w:rPr>
          <mc:AlternateContent>
            <mc:Choice Requires="wps">
              <w:drawing>
                <wp:inline distT="0" distB="0" distL="0" distR="0" wp14:anchorId="13EF363E" wp14:editId="54FA0BA6">
                  <wp:extent cx="5257800" cy="1210945"/>
                  <wp:effectExtent l="0" t="0" r="12700" b="11430"/>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71BDC17E" w14:textId="77777777" w:rsidR="00D618DD" w:rsidRDefault="00D618DD" w:rsidP="00E65606">
                              <w:pPr>
                                <w:rPr>
                                  <w:sz w:val="22"/>
                                </w:rPr>
                              </w:pPr>
                              <w:r w:rsidRPr="00683722">
                                <w:rPr>
                                  <w:sz w:val="22"/>
                                </w:rPr>
                                <w:t>Group members present:</w:t>
                              </w:r>
                            </w:p>
                            <w:p w14:paraId="17B4FCF5" w14:textId="77777777" w:rsidR="00D618DD" w:rsidRPr="00F445D6" w:rsidRDefault="00D618DD" w:rsidP="00E65606">
                              <w:pPr>
                                <w:rPr>
                                  <w:sz w:val="22"/>
                                </w:rPr>
                              </w:pPr>
                              <w:r w:rsidRPr="00F445D6">
                                <w:rPr>
                                  <w:sz w:val="22"/>
                                </w:rPr>
                                <w:t>ALSHUAIBI, ENAAM ABDULMONEM O</w:t>
                              </w:r>
                            </w:p>
                            <w:p w14:paraId="1558F1FD" w14:textId="77777777" w:rsidR="00D618DD" w:rsidRPr="00F445D6" w:rsidRDefault="00D618DD" w:rsidP="00E65606">
                              <w:pPr>
                                <w:rPr>
                                  <w:sz w:val="22"/>
                                </w:rPr>
                              </w:pPr>
                              <w:r w:rsidRPr="00F445D6">
                                <w:rPr>
                                  <w:sz w:val="22"/>
                                </w:rPr>
                                <w:t>CHEN, XIAOFENG</w:t>
                              </w:r>
                            </w:p>
                            <w:p w14:paraId="1048261E" w14:textId="77777777" w:rsidR="00D618DD" w:rsidRPr="00F445D6" w:rsidRDefault="00D618DD" w:rsidP="00E65606">
                              <w:pPr>
                                <w:rPr>
                                  <w:sz w:val="22"/>
                                </w:rPr>
                              </w:pPr>
                              <w:r w:rsidRPr="00F445D6">
                                <w:rPr>
                                  <w:sz w:val="22"/>
                                </w:rPr>
                                <w:t>HAMID, BAHIT BIN</w:t>
                              </w:r>
                            </w:p>
                            <w:p w14:paraId="3AEB1102" w14:textId="77777777" w:rsidR="00D618DD" w:rsidRPr="00F445D6" w:rsidRDefault="00D618DD" w:rsidP="00E65606">
                              <w:pPr>
                                <w:rPr>
                                  <w:sz w:val="22"/>
                                </w:rPr>
                              </w:pPr>
                              <w:r w:rsidRPr="00F445D6">
                                <w:rPr>
                                  <w:sz w:val="22"/>
                                </w:rPr>
                                <w:t>HERASCU, IRINA</w:t>
                              </w:r>
                              <w:r>
                                <w:rPr>
                                  <w:sz w:val="22"/>
                                </w:rPr>
                                <w:t xml:space="preserve"> (Remote)</w:t>
                              </w:r>
                            </w:p>
                            <w:p w14:paraId="66F857D6" w14:textId="77777777" w:rsidR="00D618DD" w:rsidRDefault="00D618DD" w:rsidP="00E65606">
                              <w:pPr>
                                <w:rPr>
                                  <w:sz w:val="22"/>
                                </w:rPr>
                              </w:pPr>
                              <w:r w:rsidRPr="00F445D6">
                                <w:rPr>
                                  <w:sz w:val="22"/>
                                </w:rPr>
                                <w:t>THOMAS, SARAH ANNE</w:t>
                              </w:r>
                            </w:p>
                            <w:p w14:paraId="604E8BF9"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11" o:spid="_x0000_s1028"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CGGUxstAgAAWgQAAA4AAAAAAAAAAAAAAAAALAIAAGRycy9lMm9E&#10;b2MueG1sUEsBAi0AFAAGAAgAAAAhAN5g6XPaAAAABQEAAA8AAAAAAAAAAAAAAAAAhQQAAGRycy9k&#10;b3ducmV2LnhtbFBLBQYAAAAABAAEAPMAAACMBQAAAAA=&#10;">
                  <v:textbox style="mso-fit-shape-to-text:t">
                    <w:txbxContent>
                      <w:p w14:paraId="71BDC17E" w14:textId="77777777" w:rsidR="00D618DD" w:rsidRDefault="00D618DD" w:rsidP="00E65606">
                        <w:pPr>
                          <w:rPr>
                            <w:sz w:val="22"/>
                          </w:rPr>
                        </w:pPr>
                        <w:r w:rsidRPr="00683722">
                          <w:rPr>
                            <w:sz w:val="22"/>
                          </w:rPr>
                          <w:t>Group members present:</w:t>
                        </w:r>
                      </w:p>
                      <w:p w14:paraId="17B4FCF5" w14:textId="77777777" w:rsidR="00D618DD" w:rsidRPr="00F445D6" w:rsidRDefault="00D618DD" w:rsidP="00E65606">
                        <w:pPr>
                          <w:rPr>
                            <w:sz w:val="22"/>
                          </w:rPr>
                        </w:pPr>
                        <w:r w:rsidRPr="00F445D6">
                          <w:rPr>
                            <w:sz w:val="22"/>
                          </w:rPr>
                          <w:t>ALSHUAIBI, ENAAM ABDULMONEM O</w:t>
                        </w:r>
                      </w:p>
                      <w:p w14:paraId="1558F1FD" w14:textId="77777777" w:rsidR="00D618DD" w:rsidRPr="00F445D6" w:rsidRDefault="00D618DD" w:rsidP="00E65606">
                        <w:pPr>
                          <w:rPr>
                            <w:sz w:val="22"/>
                          </w:rPr>
                        </w:pPr>
                        <w:r w:rsidRPr="00F445D6">
                          <w:rPr>
                            <w:sz w:val="22"/>
                          </w:rPr>
                          <w:t>CHEN, XIAOFENG</w:t>
                        </w:r>
                      </w:p>
                      <w:p w14:paraId="1048261E" w14:textId="77777777" w:rsidR="00D618DD" w:rsidRPr="00F445D6" w:rsidRDefault="00D618DD" w:rsidP="00E65606">
                        <w:pPr>
                          <w:rPr>
                            <w:sz w:val="22"/>
                          </w:rPr>
                        </w:pPr>
                        <w:r w:rsidRPr="00F445D6">
                          <w:rPr>
                            <w:sz w:val="22"/>
                          </w:rPr>
                          <w:t>HAMID, BAHIT BIN</w:t>
                        </w:r>
                      </w:p>
                      <w:p w14:paraId="3AEB1102" w14:textId="77777777" w:rsidR="00D618DD" w:rsidRPr="00F445D6" w:rsidRDefault="00D618DD" w:rsidP="00E65606">
                        <w:pPr>
                          <w:rPr>
                            <w:sz w:val="22"/>
                          </w:rPr>
                        </w:pPr>
                        <w:r w:rsidRPr="00F445D6">
                          <w:rPr>
                            <w:sz w:val="22"/>
                          </w:rPr>
                          <w:t>HERASCU, IRINA</w:t>
                        </w:r>
                        <w:r>
                          <w:rPr>
                            <w:sz w:val="22"/>
                          </w:rPr>
                          <w:t xml:space="preserve"> (Remote)</w:t>
                        </w:r>
                      </w:p>
                      <w:p w14:paraId="66F857D6" w14:textId="77777777" w:rsidR="00D618DD" w:rsidRDefault="00D618DD" w:rsidP="00E65606">
                        <w:pPr>
                          <w:rPr>
                            <w:sz w:val="22"/>
                          </w:rPr>
                        </w:pPr>
                        <w:r w:rsidRPr="00F445D6">
                          <w:rPr>
                            <w:sz w:val="22"/>
                          </w:rPr>
                          <w:t>THOMAS, SARAH ANNE</w:t>
                        </w:r>
                      </w:p>
                      <w:p w14:paraId="604E8BF9" w14:textId="77777777" w:rsidR="00D618DD" w:rsidRDefault="00D618DD" w:rsidP="00E65606"/>
                    </w:txbxContent>
                  </v:textbox>
                  <w10:anchorlock/>
                </v:shape>
              </w:pict>
            </mc:Fallback>
          </mc:AlternateContent>
        </w:r>
      </w:ins>
    </w:p>
    <w:p w14:paraId="10F54336" w14:textId="046E7029" w:rsidR="00E65606" w:rsidRDefault="00E65606" w:rsidP="00E65606">
      <w:pPr>
        <w:rPr>
          <w:ins w:id="2888" w:author="Sarah Thomas" w:date="2014-03-12T14:56:00Z"/>
        </w:rPr>
      </w:pPr>
      <w:ins w:id="2889" w:author="Sarah Thomas" w:date="2014-03-12T14:56:00Z">
        <w:r>
          <w:rPr>
            <w:noProof/>
            <w:lang w:val="en-US"/>
          </w:rPr>
          <mc:AlternateContent>
            <mc:Choice Requires="wps">
              <w:drawing>
                <wp:inline distT="0" distB="0" distL="0" distR="0" wp14:anchorId="5B00981A" wp14:editId="0FAD3F9F">
                  <wp:extent cx="5257800" cy="582930"/>
                  <wp:effectExtent l="0" t="3175" r="12700" b="10795"/>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42D100FD"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D618DD" w:rsidRPr="0074570A"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14" o:spid="_x0000_s1029"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">
                  <v:textbox style="mso-fit-shape-to-text:t">
                    <w:txbxContent>
                      <w:p w14:paraId="42D100FD"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D618DD" w:rsidRPr="0074570A" w:rsidRDefault="00D618DD" w:rsidP="00E65606">
                        <w:pPr>
                          <w:rPr>
                            <w:sz w:val="22"/>
                          </w:rPr>
                        </w:pPr>
                      </w:p>
                    </w:txbxContent>
                  </v:textbox>
                  <w10:anchorlock/>
                </v:shape>
              </w:pict>
            </mc:Fallback>
          </mc:AlternateContent>
        </w:r>
      </w:ins>
    </w:p>
    <w:p w14:paraId="6894DB35" w14:textId="14079D76" w:rsidR="00E65606" w:rsidRDefault="00E65606" w:rsidP="00E65606">
      <w:pPr>
        <w:rPr>
          <w:ins w:id="2890" w:author="Sarah Thomas" w:date="2014-03-12T14:56:00Z"/>
        </w:rPr>
      </w:pPr>
      <w:ins w:id="2891" w:author="Sarah Thomas" w:date="2014-03-12T14:56:00Z">
        <w:r>
          <w:rPr>
            <w:noProof/>
            <w:lang w:val="en-US"/>
          </w:rPr>
          <mc:AlternateContent>
            <mc:Choice Requires="wps">
              <w:drawing>
                <wp:inline distT="0" distB="0" distL="0" distR="0" wp14:anchorId="40D80466" wp14:editId="12244213">
                  <wp:extent cx="5257800" cy="407670"/>
                  <wp:effectExtent l="0" t="0" r="12700" b="15240"/>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ECCA35"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261647EB"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10" o:spid="_x0000_s103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G8/9notAgAAWQQAAA4AAAAAAAAAAAAAAAAALAIAAGRycy9lMm9E&#10;b2MueG1sUEsBAi0AFAAGAAgAAAAhADAk75faAAAABAEAAA8AAAAAAAAAAAAAAAAAhQQAAGRycy9k&#10;b3ducmV2LnhtbFBLBQYAAAAABAAEAPMAAACMBQAAAAA=&#10;">
                  <v:textbox style="mso-fit-shape-to-text:t">
                    <w:txbxContent>
                      <w:p w14:paraId="5BECCA35"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261647EB" w14:textId="77777777" w:rsidR="00D618DD" w:rsidRDefault="00D618DD" w:rsidP="00E65606"/>
                    </w:txbxContent>
                  </v:textbox>
                  <w10:anchorlock/>
                </v:shape>
              </w:pict>
            </mc:Fallback>
          </mc:AlternateContent>
        </w:r>
      </w:ins>
    </w:p>
    <w:p w14:paraId="7162E476" w14:textId="416555DD" w:rsidR="00E65606" w:rsidRDefault="00E65606" w:rsidP="00E65606">
      <w:pPr>
        <w:rPr>
          <w:ins w:id="2892" w:author="Sarah Thomas" w:date="2014-03-12T14:56:00Z"/>
        </w:rPr>
      </w:pPr>
      <w:ins w:id="2893" w:author="Sarah Thomas" w:date="2014-03-12T14:56:00Z">
        <w:r>
          <w:rPr>
            <w:noProof/>
            <w:lang w:val="en-US"/>
          </w:rPr>
          <mc:AlternateContent>
            <mc:Choice Requires="wps">
              <w:drawing>
                <wp:inline distT="0" distB="0" distL="0" distR="0" wp14:anchorId="3A2D868F" wp14:editId="25517795">
                  <wp:extent cx="5257800" cy="568325"/>
                  <wp:effectExtent l="0" t="2540" r="12700" b="13335"/>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6FE8C193"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D618DD" w:rsidRDefault="00D618DD" w:rsidP="00E65606">
                              <w:pPr>
                                <w:rPr>
                                  <w:sz w:val="22"/>
                                </w:rPr>
                              </w:pPr>
                              <w:r>
                                <w:rPr>
                                  <w:sz w:val="22"/>
                                </w:rPr>
                                <w:t>HAMID, BAHIT BIN</w:t>
                              </w:r>
                            </w:p>
                            <w:p w14:paraId="5880F58A"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9" o:spid="_x0000_s1031"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QDWmKywCAABYBAAADgAAAAAAAAAAAAAAAAAsAgAAZHJzL2Uyb0Rv&#10;Yy54bWxQSwECLQAUAAYACAAAACEAZqVPuNoAAAAEAQAADwAAAAAAAAAAAAAAAACEBAAAZHJzL2Rv&#10;d25yZXYueG1sUEsFBgAAAAAEAAQA8wAAAIsFAAAAAA==&#10;">
                  <v:textbox style="mso-fit-shape-to-text:t">
                    <w:txbxContent>
                      <w:p w14:paraId="6FE8C193"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D618DD" w:rsidRDefault="00D618DD" w:rsidP="00E65606">
                        <w:pPr>
                          <w:rPr>
                            <w:sz w:val="22"/>
                          </w:rPr>
                        </w:pPr>
                        <w:r>
                          <w:rPr>
                            <w:sz w:val="22"/>
                          </w:rPr>
                          <w:t>HAMID, BAHIT BIN</w:t>
                        </w:r>
                      </w:p>
                      <w:p w14:paraId="5880F58A" w14:textId="77777777" w:rsidR="00D618DD" w:rsidRDefault="00D618DD" w:rsidP="00E65606"/>
                    </w:txbxContent>
                  </v:textbox>
                  <w10:anchorlock/>
                </v:shape>
              </w:pict>
            </mc:Fallback>
          </mc:AlternateContent>
        </w:r>
      </w:ins>
    </w:p>
    <w:p w14:paraId="28D1B3BB" w14:textId="7992FF49" w:rsidR="00E65606" w:rsidRDefault="00E65606" w:rsidP="00E65606">
      <w:pPr>
        <w:rPr>
          <w:ins w:id="2894" w:author="Sarah Thomas" w:date="2014-03-12T14:56:00Z"/>
        </w:rPr>
      </w:pPr>
      <w:ins w:id="2895" w:author="Sarah Thomas" w:date="2014-03-12T14:56:00Z">
        <w:r>
          <w:rPr>
            <w:noProof/>
            <w:lang w:val="en-US"/>
          </w:rPr>
          <mc:AlternateContent>
            <mc:Choice Requires="wps">
              <w:drawing>
                <wp:inline distT="0" distB="0" distL="0" distR="0" wp14:anchorId="7F8FFD0D" wp14:editId="249EC25C">
                  <wp:extent cx="5257800" cy="568325"/>
                  <wp:effectExtent l="0" t="0" r="12700" b="6985"/>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1AA7AAA"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D618DD" w:rsidRDefault="00D618DD" w:rsidP="00E65606">
                              <w:pPr>
                                <w:rPr>
                                  <w:sz w:val="22"/>
                                </w:rPr>
                              </w:pPr>
                              <w:r w:rsidRPr="00F445D6">
                                <w:rPr>
                                  <w:sz w:val="22"/>
                                </w:rPr>
                                <w:t>THOMAS, SARAH ANNE</w:t>
                              </w:r>
                            </w:p>
                            <w:p w14:paraId="4C8C6AE1"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8" o:spid="_x0000_s103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lXDNzKwIAAFgEAAAOAAAAAAAAAAAAAAAAACwCAABkcnMvZTJvRG9j&#10;LnhtbFBLAQItABQABgAIAAAAIQBmpU+42gAAAAQBAAAPAAAAAAAAAAAAAAAAAIMEAABkcnMvZG93&#10;bnJldi54bWxQSwUGAAAAAAQABADzAAAAigUAAAAA&#10;">
                  <v:textbox style="mso-fit-shape-to-text:t">
                    <w:txbxContent>
                      <w:p w14:paraId="71AA7AAA"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D618DD" w:rsidRDefault="00D618DD" w:rsidP="00E65606">
                        <w:pPr>
                          <w:rPr>
                            <w:sz w:val="22"/>
                          </w:rPr>
                        </w:pPr>
                        <w:r w:rsidRPr="00F445D6">
                          <w:rPr>
                            <w:sz w:val="22"/>
                          </w:rPr>
                          <w:t>THOMAS, SARAH ANNE</w:t>
                        </w:r>
                      </w:p>
                      <w:p w14:paraId="4C8C6AE1" w14:textId="77777777" w:rsidR="00D618DD" w:rsidRDefault="00D618DD" w:rsidP="00E65606"/>
                    </w:txbxContent>
                  </v:textbox>
                  <w10:anchorlock/>
                </v:shape>
              </w:pict>
            </mc:Fallback>
          </mc:AlternateContent>
        </w:r>
      </w:ins>
    </w:p>
    <w:p w14:paraId="75010A90" w14:textId="44E6B7C1" w:rsidR="00E65606" w:rsidRDefault="00E65606" w:rsidP="00E65606">
      <w:pPr>
        <w:rPr>
          <w:ins w:id="2896" w:author="Sarah Thomas" w:date="2014-03-12T14:56:00Z"/>
        </w:rPr>
      </w:pPr>
      <w:ins w:id="2897" w:author="Sarah Thomas" w:date="2014-03-12T14:56:00Z">
        <w:r>
          <w:rPr>
            <w:noProof/>
            <w:lang w:val="en-US"/>
          </w:rPr>
          <mc:AlternateContent>
            <mc:Choice Requires="wps">
              <w:drawing>
                <wp:inline distT="0" distB="0" distL="0" distR="0" wp14:anchorId="51EBEB82" wp14:editId="2F5AAE8A">
                  <wp:extent cx="5257800" cy="1050290"/>
                  <wp:effectExtent l="0" t="2540" r="12700" b="13970"/>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3EC18A30"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D618DD" w:rsidRDefault="00D618DD" w:rsidP="00E65606">
                              <w:pPr>
                                <w:rPr>
                                  <w:sz w:val="22"/>
                                </w:rPr>
                              </w:pPr>
                              <w:r>
                                <w:rPr>
                                  <w:sz w:val="22"/>
                                </w:rPr>
                                <w:t>NOT APPLICABLE</w:t>
                              </w:r>
                            </w:p>
                            <w:p w14:paraId="0A71279D" w14:textId="77777777" w:rsidR="00D618DD" w:rsidRDefault="00D618DD" w:rsidP="00E65606">
                              <w:pPr>
                                <w:rPr>
                                  <w:sz w:val="22"/>
                                </w:rPr>
                              </w:pPr>
                            </w:p>
                            <w:p w14:paraId="320970D4" w14:textId="77777777" w:rsidR="00D618DD" w:rsidRDefault="00D618DD" w:rsidP="00E65606">
                              <w:pPr>
                                <w:rPr>
                                  <w:sz w:val="22"/>
                                </w:rPr>
                              </w:pPr>
                              <w:r w:rsidRPr="00683722">
                                <w:rPr>
                                  <w:sz w:val="22"/>
                                </w:rPr>
                                <w:t>List any correc</w:t>
                              </w:r>
                              <w:r>
                                <w:rPr>
                                  <w:sz w:val="22"/>
                                </w:rPr>
                                <w:t>tions of matters of fact here:</w:t>
                              </w:r>
                            </w:p>
                            <w:p w14:paraId="2F3A30BC"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 o:spid="_x0000_s1033"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">
                  <v:textbox style="mso-fit-shape-to-text:t">
                    <w:txbxContent>
                      <w:p w14:paraId="3EC18A30"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D618DD" w:rsidRDefault="00D618DD" w:rsidP="00E65606">
                        <w:pPr>
                          <w:rPr>
                            <w:sz w:val="22"/>
                          </w:rPr>
                        </w:pPr>
                        <w:r>
                          <w:rPr>
                            <w:sz w:val="22"/>
                          </w:rPr>
                          <w:t>NOT APPLICABLE</w:t>
                        </w:r>
                      </w:p>
                      <w:p w14:paraId="0A71279D" w14:textId="77777777" w:rsidR="00D618DD" w:rsidRDefault="00D618DD" w:rsidP="00E65606">
                        <w:pPr>
                          <w:rPr>
                            <w:sz w:val="22"/>
                          </w:rPr>
                        </w:pPr>
                      </w:p>
                      <w:p w14:paraId="320970D4" w14:textId="77777777" w:rsidR="00D618DD" w:rsidRDefault="00D618DD" w:rsidP="00E65606">
                        <w:pPr>
                          <w:rPr>
                            <w:sz w:val="22"/>
                          </w:rPr>
                        </w:pPr>
                        <w:r w:rsidRPr="00683722">
                          <w:rPr>
                            <w:sz w:val="22"/>
                          </w:rPr>
                          <w:t>List any correc</w:t>
                        </w:r>
                        <w:r>
                          <w:rPr>
                            <w:sz w:val="22"/>
                          </w:rPr>
                          <w:t>tions of matters of fact here:</w:t>
                        </w:r>
                      </w:p>
                      <w:p w14:paraId="2F3A30BC" w14:textId="77777777" w:rsidR="00D618DD" w:rsidRDefault="00D618DD" w:rsidP="00E65606"/>
                    </w:txbxContent>
                  </v:textbox>
                  <w10:anchorlock/>
                </v:shape>
              </w:pict>
            </mc:Fallback>
          </mc:AlternateContent>
        </w:r>
      </w:ins>
    </w:p>
    <w:p w14:paraId="3198EF2A" w14:textId="731A1764" w:rsidR="00E65606" w:rsidRDefault="00E65606" w:rsidP="00E65606">
      <w:pPr>
        <w:rPr>
          <w:ins w:id="2898" w:author="Sarah Thomas" w:date="2014-03-12T14:56:00Z"/>
        </w:rPr>
      </w:pPr>
      <w:ins w:id="2899" w:author="Sarah Thomas" w:date="2014-03-12T14:56:00Z">
        <w:r>
          <w:rPr>
            <w:noProof/>
            <w:lang w:val="en-US"/>
          </w:rPr>
          <mc:AlternateContent>
            <mc:Choice Requires="wps">
              <w:drawing>
                <wp:inline distT="0" distB="0" distL="0" distR="0" wp14:anchorId="62B6C9F1" wp14:editId="74441658">
                  <wp:extent cx="5257800" cy="889635"/>
                  <wp:effectExtent l="0" t="0" r="12700" b="15240"/>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68A6DDC6"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D618DD" w:rsidRDefault="00D618DD" w:rsidP="00E65606">
                              <w:pPr>
                                <w:rPr>
                                  <w:sz w:val="22"/>
                                </w:rPr>
                              </w:pPr>
                              <w:r>
                                <w:rPr>
                                  <w:sz w:val="22"/>
                                </w:rPr>
                                <w:t>NOT APPLICABLE</w:t>
                              </w:r>
                            </w:p>
                            <w:p w14:paraId="0CF69A28" w14:textId="77777777" w:rsidR="00D618DD" w:rsidRDefault="00D618DD" w:rsidP="00E65606">
                              <w:pPr>
                                <w:rPr>
                                  <w:sz w:val="22"/>
                                </w:rPr>
                              </w:pPr>
                            </w:p>
                            <w:p w14:paraId="6B84B95C"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 o:spid="_x0000_s103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">
                  <v:textbox style="mso-fit-shape-to-text:t">
                    <w:txbxContent>
                      <w:p w14:paraId="68A6DDC6"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D618DD" w:rsidRDefault="00D618DD" w:rsidP="00E65606">
                        <w:pPr>
                          <w:rPr>
                            <w:sz w:val="22"/>
                          </w:rPr>
                        </w:pPr>
                        <w:r>
                          <w:rPr>
                            <w:sz w:val="22"/>
                          </w:rPr>
                          <w:t>NOT APPLICABLE</w:t>
                        </w:r>
                      </w:p>
                      <w:p w14:paraId="0CF69A28" w14:textId="77777777" w:rsidR="00D618DD" w:rsidRDefault="00D618DD" w:rsidP="00E65606">
                        <w:pPr>
                          <w:rPr>
                            <w:sz w:val="22"/>
                          </w:rPr>
                        </w:pPr>
                      </w:p>
                      <w:p w14:paraId="6B84B95C" w14:textId="77777777" w:rsidR="00D618DD" w:rsidRDefault="00D618DD" w:rsidP="00E65606"/>
                    </w:txbxContent>
                  </v:textbox>
                  <w10:anchorlock/>
                </v:shape>
              </w:pict>
            </mc:Fallback>
          </mc:AlternateContent>
        </w:r>
      </w:ins>
    </w:p>
    <w:p w14:paraId="737F8373" w14:textId="6C9C04CF" w:rsidR="00E65606" w:rsidRDefault="00E65606" w:rsidP="00E65606">
      <w:pPr>
        <w:rPr>
          <w:ins w:id="2900" w:author="Sarah Thomas" w:date="2014-03-12T14:56:00Z"/>
        </w:rPr>
      </w:pPr>
      <w:ins w:id="2901" w:author="Sarah Thomas" w:date="2014-03-12T14:56:00Z">
        <w:r>
          <w:rPr>
            <w:noProof/>
            <w:lang w:val="en-US"/>
          </w:rPr>
          <mc:AlternateContent>
            <mc:Choice Requires="wps">
              <w:drawing>
                <wp:inline distT="0" distB="0" distL="0" distR="0" wp14:anchorId="196E1C16" wp14:editId="18220810">
                  <wp:extent cx="5257800" cy="568325"/>
                  <wp:effectExtent l="0" t="2540" r="12700" b="13335"/>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9F0AF5B"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5" o:spid="_x0000_s1035"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">
                  <v:textbox style="mso-fit-shape-to-text:t">
                    <w:txbxContent>
                      <w:p w14:paraId="59F0AF5B"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D618DD" w:rsidRDefault="00D618DD" w:rsidP="00E65606"/>
                    </w:txbxContent>
                  </v:textbox>
                  <w10:anchorlock/>
                </v:shape>
              </w:pict>
            </mc:Fallback>
          </mc:AlternateContent>
        </w:r>
      </w:ins>
    </w:p>
    <w:p w14:paraId="7DE2C304" w14:textId="77777777" w:rsidR="00E65606" w:rsidRDefault="00E65606" w:rsidP="00E65606">
      <w:pPr>
        <w:rPr>
          <w:ins w:id="2902" w:author="Sarah Thomas" w:date="2014-03-12T14:56:00Z"/>
        </w:rPr>
      </w:pPr>
    </w:p>
    <w:p w14:paraId="7F60748C" w14:textId="64A1F683" w:rsidR="00E65606" w:rsidRDefault="00E65606" w:rsidP="00E65606">
      <w:pPr>
        <w:rPr>
          <w:ins w:id="2903" w:author="Sarah Thomas" w:date="2014-03-12T14:56:00Z"/>
        </w:rPr>
      </w:pPr>
      <w:ins w:id="2904" w:author="Sarah Thomas" w:date="2014-03-12T14:56:00Z">
        <w:r>
          <w:rPr>
            <w:noProof/>
            <w:lang w:val="en-US"/>
          </w:rPr>
          <mc:AlternateContent>
            <mc:Choice Requires="wps">
              <w:drawing>
                <wp:inline distT="0" distB="0" distL="0" distR="0" wp14:anchorId="3038434C" wp14:editId="10F6BC49">
                  <wp:extent cx="5257800" cy="1838960"/>
                  <wp:effectExtent l="0" t="6350" r="12700" b="8890"/>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681A0F65" w14:textId="77777777" w:rsidR="00D618DD" w:rsidRDefault="00D618DD" w:rsidP="00E65606">
                              <w:pPr>
                                <w:rPr>
                                  <w:sz w:val="22"/>
                                </w:rPr>
                              </w:pPr>
                              <w:r w:rsidRPr="00683722">
                                <w:rPr>
                                  <w:sz w:val="22"/>
                                </w:rPr>
                                <w:t>New matters discussed</w:t>
                              </w:r>
                              <w:r>
                                <w:rPr>
                                  <w:sz w:val="22"/>
                                </w:rPr>
                                <w:t>:</w:t>
                              </w:r>
                            </w:p>
                            <w:p w14:paraId="4ACD7B4B" w14:textId="77777777" w:rsidR="00D618DD" w:rsidRDefault="00D618DD" w:rsidP="00E65606">
                              <w:pPr>
                                <w:rPr>
                                  <w:sz w:val="22"/>
                                </w:rPr>
                              </w:pPr>
                            </w:p>
                            <w:p w14:paraId="47FFD1C6" w14:textId="77777777" w:rsidR="00D618DD" w:rsidRDefault="00D618DD" w:rsidP="00E65606">
                              <w:pPr>
                                <w:numPr>
                                  <w:ilvl w:val="0"/>
                                  <w:numId w:val="57"/>
                                </w:numPr>
                                <w:spacing w:after="0"/>
                                <w:rPr>
                                  <w:sz w:val="22"/>
                                </w:rPr>
                              </w:pPr>
                              <w:r>
                                <w:rPr>
                                  <w:sz w:val="22"/>
                                </w:rPr>
                                <w:t>General Introductions</w:t>
                              </w:r>
                            </w:p>
                            <w:p w14:paraId="3C1F777D" w14:textId="77777777" w:rsidR="00D618DD" w:rsidRDefault="00D618DD" w:rsidP="00E65606">
                              <w:pPr>
                                <w:numPr>
                                  <w:ilvl w:val="0"/>
                                  <w:numId w:val="57"/>
                                </w:numPr>
                                <w:spacing w:after="0"/>
                                <w:rPr>
                                  <w:sz w:val="22"/>
                                </w:rPr>
                              </w:pPr>
                              <w:r>
                                <w:rPr>
                                  <w:sz w:val="22"/>
                                </w:rPr>
                                <w:t xml:space="preserve">Identified team skills and summarized to </w:t>
                              </w:r>
                              <w:hyperlink r:id="rId27" w:anchor="gid=0" w:history="1">
                                <w:r w:rsidRPr="008C0D42">
                                  <w:rPr>
                                    <w:rStyle w:val="Hyperlink"/>
                                    <w:sz w:val="22"/>
                                  </w:rPr>
                                  <w:t>docs.google.com</w:t>
                                </w:r>
                              </w:hyperlink>
                            </w:p>
                            <w:p w14:paraId="1E37D918" w14:textId="77777777" w:rsidR="00D618DD" w:rsidRDefault="00D618DD" w:rsidP="00E65606">
                              <w:pPr>
                                <w:numPr>
                                  <w:ilvl w:val="0"/>
                                  <w:numId w:val="57"/>
                                </w:numPr>
                                <w:spacing w:after="0"/>
                                <w:rPr>
                                  <w:sz w:val="22"/>
                                </w:rPr>
                              </w:pPr>
                              <w:r>
                                <w:rPr>
                                  <w:sz w:val="22"/>
                                </w:rPr>
                                <w:t>BAHIT set up WhatsApp group CE903-1 for communication</w:t>
                              </w:r>
                            </w:p>
                            <w:p w14:paraId="5F9029A9" w14:textId="77777777" w:rsidR="00D618DD" w:rsidRDefault="00D618DD" w:rsidP="00E65606">
                              <w:pPr>
                                <w:numPr>
                                  <w:ilvl w:val="0"/>
                                  <w:numId w:val="57"/>
                                </w:numPr>
                                <w:spacing w:after="0"/>
                                <w:rPr>
                                  <w:sz w:val="22"/>
                                </w:rPr>
                              </w:pPr>
                              <w:r>
                                <w:rPr>
                                  <w:sz w:val="22"/>
                                </w:rPr>
                                <w:t>Supervisor, Dr Gardner, contacted to arrange meeting</w:t>
                              </w:r>
                            </w:p>
                            <w:p w14:paraId="389B1E39" w14:textId="77777777" w:rsidR="00D618DD" w:rsidRDefault="00D618DD" w:rsidP="00E65606">
                              <w:pPr>
                                <w:numPr>
                                  <w:ilvl w:val="0"/>
                                  <w:numId w:val="57"/>
                                </w:numPr>
                                <w:spacing w:after="0"/>
                                <w:rPr>
                                  <w:sz w:val="22"/>
                                </w:rPr>
                              </w:pPr>
                              <w:r>
                                <w:rPr>
                                  <w:sz w:val="22"/>
                                </w:rPr>
                                <w:t>PHP identified as a suitable development language</w:t>
                              </w:r>
                            </w:p>
                            <w:p w14:paraId="31E344C7" w14:textId="77777777" w:rsidR="00D618DD" w:rsidRDefault="00D618DD" w:rsidP="00E65606">
                              <w:pPr>
                                <w:rPr>
                                  <w:sz w:val="22"/>
                                </w:rPr>
                              </w:pPr>
                            </w:p>
                            <w:p w14:paraId="76D2587C" w14:textId="77777777" w:rsidR="00D618DD" w:rsidRDefault="00D618DD" w:rsidP="00E65606"/>
                            <w:p w14:paraId="7E999736" w14:textId="77777777" w:rsidR="00D618DD" w:rsidRPr="00674F95" w:rsidRDefault="00D618DD" w:rsidP="00E65606">
                              <w:pPr>
                                <w:rPr>
                                  <w:sz w:val="22"/>
                                </w:rPr>
                              </w:pPr>
                              <w:r w:rsidRPr="00674F95">
                                <w:rPr>
                                  <w:sz w:val="22"/>
                                </w:rPr>
                                <w:t>Issues/problems to be reported to project supervisor:</w:t>
                              </w:r>
                            </w:p>
                            <w:p w14:paraId="654AF0B8"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4" o:spid="_x0000_s1036"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">
                  <v:textbox style="mso-fit-shape-to-text:t">
                    <w:txbxContent>
                      <w:p w14:paraId="681A0F65" w14:textId="77777777" w:rsidR="00D618DD" w:rsidRDefault="00D618DD" w:rsidP="00E65606">
                        <w:pPr>
                          <w:rPr>
                            <w:sz w:val="22"/>
                          </w:rPr>
                        </w:pPr>
                        <w:r w:rsidRPr="00683722">
                          <w:rPr>
                            <w:sz w:val="22"/>
                          </w:rPr>
                          <w:t>New matters discussed</w:t>
                        </w:r>
                        <w:r>
                          <w:rPr>
                            <w:sz w:val="22"/>
                          </w:rPr>
                          <w:t>:</w:t>
                        </w:r>
                      </w:p>
                      <w:p w14:paraId="4ACD7B4B" w14:textId="77777777" w:rsidR="00D618DD" w:rsidRDefault="00D618DD" w:rsidP="00E65606">
                        <w:pPr>
                          <w:rPr>
                            <w:sz w:val="22"/>
                          </w:rPr>
                        </w:pPr>
                      </w:p>
                      <w:p w14:paraId="47FFD1C6" w14:textId="77777777" w:rsidR="00D618DD" w:rsidRDefault="00D618DD" w:rsidP="00E65606">
                        <w:pPr>
                          <w:numPr>
                            <w:ilvl w:val="0"/>
                            <w:numId w:val="57"/>
                          </w:numPr>
                          <w:spacing w:after="0"/>
                          <w:rPr>
                            <w:sz w:val="22"/>
                          </w:rPr>
                        </w:pPr>
                        <w:r>
                          <w:rPr>
                            <w:sz w:val="22"/>
                          </w:rPr>
                          <w:t>General Introductions</w:t>
                        </w:r>
                      </w:p>
                      <w:p w14:paraId="3C1F777D" w14:textId="77777777" w:rsidR="00D618DD" w:rsidRDefault="00D618DD" w:rsidP="00E65606">
                        <w:pPr>
                          <w:numPr>
                            <w:ilvl w:val="0"/>
                            <w:numId w:val="57"/>
                          </w:numPr>
                          <w:spacing w:after="0"/>
                          <w:rPr>
                            <w:sz w:val="22"/>
                          </w:rPr>
                        </w:pPr>
                        <w:r>
                          <w:rPr>
                            <w:sz w:val="22"/>
                          </w:rPr>
                          <w:t xml:space="preserve">Identified team skills and summarized to </w:t>
                        </w:r>
                        <w:hyperlink r:id="rId28" w:anchor="gid=0" w:history="1">
                          <w:r w:rsidRPr="008C0D42">
                            <w:rPr>
                              <w:rStyle w:val="Hyperlink"/>
                              <w:sz w:val="22"/>
                            </w:rPr>
                            <w:t>docs.google.com</w:t>
                          </w:r>
                        </w:hyperlink>
                      </w:p>
                      <w:p w14:paraId="1E37D918" w14:textId="77777777" w:rsidR="00D618DD" w:rsidRDefault="00D618DD" w:rsidP="00E65606">
                        <w:pPr>
                          <w:numPr>
                            <w:ilvl w:val="0"/>
                            <w:numId w:val="57"/>
                          </w:numPr>
                          <w:spacing w:after="0"/>
                          <w:rPr>
                            <w:sz w:val="22"/>
                          </w:rPr>
                        </w:pPr>
                        <w:r>
                          <w:rPr>
                            <w:sz w:val="22"/>
                          </w:rPr>
                          <w:t>BAHIT set up WhatsApp group CE903-1 for communication</w:t>
                        </w:r>
                      </w:p>
                      <w:p w14:paraId="5F9029A9" w14:textId="77777777" w:rsidR="00D618DD" w:rsidRDefault="00D618DD" w:rsidP="00E65606">
                        <w:pPr>
                          <w:numPr>
                            <w:ilvl w:val="0"/>
                            <w:numId w:val="57"/>
                          </w:numPr>
                          <w:spacing w:after="0"/>
                          <w:rPr>
                            <w:sz w:val="22"/>
                          </w:rPr>
                        </w:pPr>
                        <w:r>
                          <w:rPr>
                            <w:sz w:val="22"/>
                          </w:rPr>
                          <w:t>Supervisor, Dr Gardner, contacted to arrange meeting</w:t>
                        </w:r>
                      </w:p>
                      <w:p w14:paraId="389B1E39" w14:textId="77777777" w:rsidR="00D618DD" w:rsidRDefault="00D618DD" w:rsidP="00E65606">
                        <w:pPr>
                          <w:numPr>
                            <w:ilvl w:val="0"/>
                            <w:numId w:val="57"/>
                          </w:numPr>
                          <w:spacing w:after="0"/>
                          <w:rPr>
                            <w:sz w:val="22"/>
                          </w:rPr>
                        </w:pPr>
                        <w:r>
                          <w:rPr>
                            <w:sz w:val="22"/>
                          </w:rPr>
                          <w:t>PHP identified as a suitable development language</w:t>
                        </w:r>
                      </w:p>
                      <w:p w14:paraId="31E344C7" w14:textId="77777777" w:rsidR="00D618DD" w:rsidRDefault="00D618DD" w:rsidP="00E65606">
                        <w:pPr>
                          <w:rPr>
                            <w:sz w:val="22"/>
                          </w:rPr>
                        </w:pPr>
                      </w:p>
                      <w:p w14:paraId="76D2587C" w14:textId="77777777" w:rsidR="00D618DD" w:rsidRDefault="00D618DD" w:rsidP="00E65606"/>
                      <w:p w14:paraId="7E999736" w14:textId="77777777" w:rsidR="00D618DD" w:rsidRPr="00674F95" w:rsidRDefault="00D618DD" w:rsidP="00E65606">
                        <w:pPr>
                          <w:rPr>
                            <w:sz w:val="22"/>
                          </w:rPr>
                        </w:pPr>
                        <w:r w:rsidRPr="00674F95">
                          <w:rPr>
                            <w:sz w:val="22"/>
                          </w:rPr>
                          <w:t>Issues/problems to be reported to project supervisor:</w:t>
                        </w:r>
                      </w:p>
                      <w:p w14:paraId="654AF0B8" w14:textId="77777777" w:rsidR="00D618DD" w:rsidRDefault="00D618DD" w:rsidP="00E65606"/>
                    </w:txbxContent>
                  </v:textbox>
                  <w10:anchorlock/>
                </v:shape>
              </w:pict>
            </mc:Fallback>
          </mc:AlternateContent>
        </w:r>
      </w:ins>
    </w:p>
    <w:p w14:paraId="4DFC4C51" w14:textId="77777777" w:rsidR="00E65606" w:rsidRPr="0037694C" w:rsidRDefault="00E65606" w:rsidP="00E65606">
      <w:pPr>
        <w:jc w:val="center"/>
        <w:rPr>
          <w:ins w:id="2905" w:author="Sarah Thomas" w:date="2014-03-12T14:58:00Z"/>
          <w:b/>
          <w:szCs w:val="24"/>
          <w:u w:val="single"/>
        </w:rPr>
      </w:pPr>
      <w:ins w:id="2906" w:author="Sarah Thomas" w:date="2014-03-12T14:58:00Z">
        <w:r>
          <w:rPr>
            <w:b/>
            <w:szCs w:val="24"/>
            <w:u w:val="single"/>
          </w:rPr>
          <w:t>CE903-1 Minutes of Group Meeting 2</w:t>
        </w:r>
      </w:ins>
    </w:p>
    <w:p w14:paraId="1BF5A1AB" w14:textId="77777777" w:rsidR="00E65606" w:rsidRDefault="00E65606" w:rsidP="00E65606">
      <w:pPr>
        <w:rPr>
          <w:ins w:id="2907" w:author="Sarah Thomas" w:date="2014-03-12T14:58:00Z"/>
          <w:sz w:val="22"/>
        </w:rPr>
      </w:pPr>
    </w:p>
    <w:p w14:paraId="3947E487" w14:textId="1A6D9F4E" w:rsidR="00E65606" w:rsidRDefault="00E65606" w:rsidP="00E65606">
      <w:pPr>
        <w:rPr>
          <w:ins w:id="2908" w:author="Sarah Thomas" w:date="2014-03-12T14:58:00Z"/>
          <w:sz w:val="22"/>
        </w:rPr>
      </w:pPr>
      <w:ins w:id="2909" w:author="Sarah Thomas" w:date="2014-03-12T14:58:00Z">
        <w:r>
          <w:rPr>
            <w:noProof/>
            <w:sz w:val="22"/>
            <w:lang w:val="en-US"/>
            <w:rPrChange w:id="2910">
              <w:rPr>
                <w:noProof/>
                <w:lang w:val="en-US"/>
              </w:rPr>
            </w:rPrChange>
          </w:rPr>
          <mc:AlternateContent>
            <mc:Choice Requires="wps">
              <w:drawing>
                <wp:inline distT="0" distB="0" distL="0" distR="0" wp14:anchorId="19D78C92" wp14:editId="2CA03DBF">
                  <wp:extent cx="5257800" cy="422275"/>
                  <wp:effectExtent l="0" t="0" r="12700" b="12700"/>
                  <wp:docPr id="3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2FB079C"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D618DD" w:rsidRPr="0084728E"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25" o:spid="_x0000_s103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CS7wkUtAgAAWgQAAA4AAAAAAAAAAAAAAAAALAIAAGRycy9lMm9E&#10;b2MueG1sUEsBAi0AFAAGAAgAAAAhAPfZHxfaAAAABAEAAA8AAAAAAAAAAAAAAAAAhQQAAGRycy9k&#10;b3ducmV2LnhtbFBLBQYAAAAABAAEAPMAAACMBQAAAAA=&#10;">
                  <v:textbox style="mso-fit-shape-to-text:t">
                    <w:txbxContent>
                      <w:p w14:paraId="22FB079C"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D618DD" w:rsidRPr="0084728E" w:rsidRDefault="00D618DD" w:rsidP="00E65606">
                        <w:pPr>
                          <w:rPr>
                            <w:sz w:val="22"/>
                          </w:rPr>
                        </w:pPr>
                      </w:p>
                    </w:txbxContent>
                  </v:textbox>
                  <w10:anchorlock/>
                </v:shape>
              </w:pict>
            </mc:Fallback>
          </mc:AlternateContent>
        </w:r>
      </w:ins>
    </w:p>
    <w:p w14:paraId="088950EC" w14:textId="786F8E83" w:rsidR="00E65606" w:rsidRDefault="00E65606" w:rsidP="00E65606">
      <w:pPr>
        <w:rPr>
          <w:ins w:id="2911" w:author="Sarah Thomas" w:date="2014-03-12T14:58:00Z"/>
        </w:rPr>
      </w:pPr>
      <w:ins w:id="2912" w:author="Sarah Thomas" w:date="2014-03-12T14:58:00Z">
        <w:r>
          <w:rPr>
            <w:noProof/>
            <w:lang w:val="en-US"/>
          </w:rPr>
          <mc:AlternateContent>
            <mc:Choice Requires="wps">
              <w:drawing>
                <wp:inline distT="0" distB="0" distL="0" distR="0" wp14:anchorId="7D388438" wp14:editId="6BD57ED4">
                  <wp:extent cx="5257800" cy="407670"/>
                  <wp:effectExtent l="0" t="3175" r="12700" b="8255"/>
                  <wp:docPr id="3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D3F1A1D"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26" o:spid="_x0000_s103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rqX+LgIAAFoEAAAOAAAAAAAAAAAAAAAAACwCAABkcnMvZTJv&#10;RG9jLnhtbFBLAQItABQABgAIAAAAIQAwJO+X2gAAAAQBAAAPAAAAAAAAAAAAAAAAAIYEAABkcnMv&#10;ZG93bnJldi54bWxQSwUGAAAAAAQABADzAAAAjQUAAAAA&#10;">
                  <v:textbox style="mso-fit-shape-to-text:t">
                    <w:txbxContent>
                      <w:p w14:paraId="1D3F1A1D"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D618DD" w:rsidRDefault="00D618DD" w:rsidP="00E65606"/>
                    </w:txbxContent>
                  </v:textbox>
                  <w10:anchorlock/>
                </v:shape>
              </w:pict>
            </mc:Fallback>
          </mc:AlternateContent>
        </w:r>
      </w:ins>
    </w:p>
    <w:p w14:paraId="63A2F2C2" w14:textId="154EF453" w:rsidR="00E65606" w:rsidRDefault="00E65606" w:rsidP="00E65606">
      <w:pPr>
        <w:rPr>
          <w:ins w:id="2913" w:author="Sarah Thomas" w:date="2014-03-12T14:58:00Z"/>
        </w:rPr>
      </w:pPr>
      <w:ins w:id="2914" w:author="Sarah Thomas" w:date="2014-03-12T14:58:00Z">
        <w:r>
          <w:rPr>
            <w:noProof/>
            <w:lang w:val="en-US"/>
          </w:rPr>
          <mc:AlternateContent>
            <mc:Choice Requires="wps">
              <w:drawing>
                <wp:inline distT="0" distB="0" distL="0" distR="0" wp14:anchorId="7C35479C" wp14:editId="7B1FFD8D">
                  <wp:extent cx="5257800" cy="1064895"/>
                  <wp:effectExtent l="0" t="0" r="12700" b="17780"/>
                  <wp:docPr id="2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1307BB26" w14:textId="77777777" w:rsidR="00D618DD" w:rsidRDefault="00D618DD" w:rsidP="00E65606">
                              <w:pPr>
                                <w:rPr>
                                  <w:sz w:val="22"/>
                                </w:rPr>
                              </w:pPr>
                              <w:r w:rsidRPr="00683722">
                                <w:rPr>
                                  <w:sz w:val="22"/>
                                </w:rPr>
                                <w:t>Group members present:</w:t>
                              </w:r>
                            </w:p>
                            <w:p w14:paraId="2AA35FAC" w14:textId="77777777" w:rsidR="00D618DD" w:rsidRDefault="00D618DD" w:rsidP="00E65606">
                              <w:pPr>
                                <w:rPr>
                                  <w:sz w:val="22"/>
                                </w:rPr>
                              </w:pPr>
                            </w:p>
                            <w:p w14:paraId="589A0C2B" w14:textId="77777777" w:rsidR="00D618DD" w:rsidRPr="00F445D6" w:rsidRDefault="00D618DD" w:rsidP="00E65606">
                              <w:pPr>
                                <w:rPr>
                                  <w:sz w:val="22"/>
                                </w:rPr>
                              </w:pPr>
                              <w:r w:rsidRPr="00F445D6">
                                <w:rPr>
                                  <w:sz w:val="22"/>
                                </w:rPr>
                                <w:t>ALSHUAIBI, ENAAM ABDULMONEM O</w:t>
                              </w:r>
                            </w:p>
                            <w:p w14:paraId="28D1C0CA" w14:textId="77777777" w:rsidR="00D618DD" w:rsidRPr="00F445D6" w:rsidRDefault="00D618DD" w:rsidP="00E65606">
                              <w:pPr>
                                <w:rPr>
                                  <w:sz w:val="22"/>
                                </w:rPr>
                              </w:pPr>
                              <w:r w:rsidRPr="00F445D6">
                                <w:rPr>
                                  <w:sz w:val="22"/>
                                </w:rPr>
                                <w:t>HAMID, BAHIT BIN</w:t>
                              </w:r>
                            </w:p>
                            <w:p w14:paraId="11DDBFD4" w14:textId="77777777" w:rsidR="00D618DD" w:rsidRPr="00F445D6" w:rsidRDefault="00D618DD" w:rsidP="00E65606">
                              <w:pPr>
                                <w:rPr>
                                  <w:sz w:val="22"/>
                                </w:rPr>
                              </w:pPr>
                              <w:r w:rsidRPr="00F445D6">
                                <w:rPr>
                                  <w:sz w:val="22"/>
                                </w:rPr>
                                <w:t>HERASCU, IRINA</w:t>
                              </w:r>
                            </w:p>
                            <w:p w14:paraId="0314F592" w14:textId="77777777" w:rsidR="00D618DD" w:rsidRPr="008647D2" w:rsidRDefault="00D618DD"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4" o:spid="_x0000_s1039"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KsVCXQvAgAAWwQAAA4AAAAAAAAAAAAAAAAALAIAAGRycy9l&#10;Mm9Eb2MueG1sUEsBAi0AFAAGAAgAAAAhAGNJuN7bAAAABQEAAA8AAAAAAAAAAAAAAAAAhwQAAGRy&#10;cy9kb3ducmV2LnhtbFBLBQYAAAAABAAEAPMAAACPBQAAAAA=&#10;">
                  <v:textbox style="mso-fit-shape-to-text:t">
                    <w:txbxContent>
                      <w:p w14:paraId="1307BB26" w14:textId="77777777" w:rsidR="00D618DD" w:rsidRDefault="00D618DD" w:rsidP="00E65606">
                        <w:pPr>
                          <w:rPr>
                            <w:sz w:val="22"/>
                          </w:rPr>
                        </w:pPr>
                        <w:r w:rsidRPr="00683722">
                          <w:rPr>
                            <w:sz w:val="22"/>
                          </w:rPr>
                          <w:t>Group members present:</w:t>
                        </w:r>
                      </w:p>
                      <w:p w14:paraId="2AA35FAC" w14:textId="77777777" w:rsidR="00D618DD" w:rsidRDefault="00D618DD" w:rsidP="00E65606">
                        <w:pPr>
                          <w:rPr>
                            <w:sz w:val="22"/>
                          </w:rPr>
                        </w:pPr>
                      </w:p>
                      <w:p w14:paraId="589A0C2B" w14:textId="77777777" w:rsidR="00D618DD" w:rsidRPr="00F445D6" w:rsidRDefault="00D618DD" w:rsidP="00E65606">
                        <w:pPr>
                          <w:rPr>
                            <w:sz w:val="22"/>
                          </w:rPr>
                        </w:pPr>
                        <w:r w:rsidRPr="00F445D6">
                          <w:rPr>
                            <w:sz w:val="22"/>
                          </w:rPr>
                          <w:t>ALSHUAIBI, ENAAM ABDULMONEM O</w:t>
                        </w:r>
                      </w:p>
                      <w:p w14:paraId="28D1C0CA" w14:textId="77777777" w:rsidR="00D618DD" w:rsidRPr="00F445D6" w:rsidRDefault="00D618DD" w:rsidP="00E65606">
                        <w:pPr>
                          <w:rPr>
                            <w:sz w:val="22"/>
                          </w:rPr>
                        </w:pPr>
                        <w:r w:rsidRPr="00F445D6">
                          <w:rPr>
                            <w:sz w:val="22"/>
                          </w:rPr>
                          <w:t>HAMID, BAHIT BIN</w:t>
                        </w:r>
                      </w:p>
                      <w:p w14:paraId="11DDBFD4" w14:textId="77777777" w:rsidR="00D618DD" w:rsidRPr="00F445D6" w:rsidRDefault="00D618DD" w:rsidP="00E65606">
                        <w:pPr>
                          <w:rPr>
                            <w:sz w:val="22"/>
                          </w:rPr>
                        </w:pPr>
                        <w:r w:rsidRPr="00F445D6">
                          <w:rPr>
                            <w:sz w:val="22"/>
                          </w:rPr>
                          <w:t>HERASCU, IRINA</w:t>
                        </w:r>
                      </w:p>
                      <w:p w14:paraId="0314F592" w14:textId="77777777" w:rsidR="00D618DD" w:rsidRPr="008647D2" w:rsidRDefault="00D618DD" w:rsidP="00E65606">
                        <w:pPr>
                          <w:rPr>
                            <w:sz w:val="22"/>
                          </w:rPr>
                        </w:pPr>
                        <w:r w:rsidRPr="00F445D6">
                          <w:rPr>
                            <w:sz w:val="22"/>
                          </w:rPr>
                          <w:t>THOMAS, SARAH ANNE</w:t>
                        </w:r>
                      </w:p>
                    </w:txbxContent>
                  </v:textbox>
                  <w10:anchorlock/>
                </v:shape>
              </w:pict>
            </mc:Fallback>
          </mc:AlternateContent>
        </w:r>
      </w:ins>
    </w:p>
    <w:p w14:paraId="7D47F3C2" w14:textId="77777777" w:rsidR="00E65606" w:rsidRDefault="00E65606" w:rsidP="00E65606">
      <w:pPr>
        <w:rPr>
          <w:ins w:id="2915" w:author="Sarah Thomas" w:date="2014-03-12T14:58:00Z"/>
        </w:rPr>
      </w:pPr>
    </w:p>
    <w:p w14:paraId="4C5F6046" w14:textId="787F1B89" w:rsidR="00E65606" w:rsidRDefault="00E65606" w:rsidP="00E65606">
      <w:pPr>
        <w:rPr>
          <w:ins w:id="2916" w:author="Sarah Thomas" w:date="2014-03-12T14:58:00Z"/>
        </w:rPr>
      </w:pPr>
      <w:ins w:id="2917" w:author="Sarah Thomas" w:date="2014-03-12T14:58:00Z">
        <w:r>
          <w:rPr>
            <w:noProof/>
            <w:lang w:val="en-US"/>
          </w:rPr>
          <mc:AlternateContent>
            <mc:Choice Requires="wps">
              <w:drawing>
                <wp:inline distT="0" distB="0" distL="0" distR="0" wp14:anchorId="230921D6" wp14:editId="18D6837D">
                  <wp:extent cx="5257800" cy="743585"/>
                  <wp:effectExtent l="0" t="3175" r="12700" b="15240"/>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47FADAC2"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D618DD" w:rsidRDefault="00D618DD" w:rsidP="00E65606">
                              <w:pPr>
                                <w:rPr>
                                  <w:sz w:val="22"/>
                                </w:rPr>
                              </w:pPr>
                            </w:p>
                            <w:p w14:paraId="0D826F47" w14:textId="77777777" w:rsidR="00D618DD" w:rsidRPr="0074570A" w:rsidRDefault="00D618DD" w:rsidP="00E65606">
                              <w:pPr>
                                <w:rPr>
                                  <w:sz w:val="22"/>
                                </w:rPr>
                              </w:pPr>
                              <w:r w:rsidRPr="00F445D6">
                                <w:rPr>
                                  <w:sz w:val="22"/>
                                </w:rPr>
                                <w:t>CHEN, XIAOFENG</w:t>
                              </w:r>
                              <w:r>
                                <w:rPr>
                                  <w:sz w:val="22"/>
                                </w:rPr>
                                <w:t xml:space="preserve"> – Headache </w:t>
                              </w:r>
                            </w:p>
                          </w:txbxContent>
                        </wps:txbx>
                        <wps:bodyPr rot="0" vert="horz" wrap="square" lIns="91440" tIns="45720" rIns="91440" bIns="45720" anchor="t" anchorCtr="0" upright="1">
                          <a:spAutoFit/>
                        </wps:bodyPr>
                      </wps:wsp>
                    </a:graphicData>
                  </a:graphic>
                </wp:inline>
              </w:drawing>
            </mc:Choice>
            <mc:Fallback>
              <w:pict>
                <v:shape id="Text Box 27" o:spid="_x0000_s1040"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CfApJLgIAAFoEAAAOAAAAAAAAAAAAAAAAACwCAABkcnMvZTJv&#10;RG9jLnhtbFBLAQItABQABgAIAAAAIQAoxIMq2gAAAAUBAAAPAAAAAAAAAAAAAAAAAIYEAABkcnMv&#10;ZG93bnJldi54bWxQSwUGAAAAAAQABADzAAAAjQUAAAAA&#10;">
                  <v:textbox style="mso-fit-shape-to-text:t">
                    <w:txbxContent>
                      <w:p w14:paraId="47FADAC2"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D618DD" w:rsidRDefault="00D618DD" w:rsidP="00E65606">
                        <w:pPr>
                          <w:rPr>
                            <w:sz w:val="22"/>
                          </w:rPr>
                        </w:pPr>
                      </w:p>
                      <w:p w14:paraId="0D826F47" w14:textId="77777777" w:rsidR="00D618DD" w:rsidRPr="0074570A" w:rsidRDefault="00D618DD" w:rsidP="00E65606">
                        <w:pPr>
                          <w:rPr>
                            <w:sz w:val="22"/>
                          </w:rPr>
                        </w:pPr>
                        <w:r w:rsidRPr="00F445D6">
                          <w:rPr>
                            <w:sz w:val="22"/>
                          </w:rPr>
                          <w:t>CHEN, XIAOFENG</w:t>
                        </w:r>
                        <w:r>
                          <w:rPr>
                            <w:sz w:val="22"/>
                          </w:rPr>
                          <w:t xml:space="preserve"> – Headache </w:t>
                        </w:r>
                      </w:p>
                    </w:txbxContent>
                  </v:textbox>
                  <w10:anchorlock/>
                </v:shape>
              </w:pict>
            </mc:Fallback>
          </mc:AlternateContent>
        </w:r>
      </w:ins>
    </w:p>
    <w:p w14:paraId="68F0B2BD" w14:textId="6DC0D4B4" w:rsidR="00E65606" w:rsidRDefault="00E65606" w:rsidP="00E65606">
      <w:pPr>
        <w:rPr>
          <w:ins w:id="2918" w:author="Sarah Thomas" w:date="2014-03-12T14:58:00Z"/>
        </w:rPr>
      </w:pPr>
      <w:ins w:id="2919" w:author="Sarah Thomas" w:date="2014-03-12T14:58:00Z">
        <w:r>
          <w:rPr>
            <w:noProof/>
            <w:lang w:val="en-US"/>
          </w:rPr>
          <mc:AlternateContent>
            <mc:Choice Requires="wps">
              <w:drawing>
                <wp:inline distT="0" distB="0" distL="0" distR="0" wp14:anchorId="3063D374" wp14:editId="71FF6489">
                  <wp:extent cx="5257800" cy="407670"/>
                  <wp:effectExtent l="0" t="0" r="12700" b="14605"/>
                  <wp:docPr id="2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067FB4B"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50203C0B"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23" o:spid="_x0000_s104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93t66S8CAABaBAAADgAAAAAAAAAAAAAAAAAsAgAAZHJzL2Uy&#10;b0RvYy54bWxQSwECLQAUAAYACAAAACEAMCTvl9oAAAAEAQAADwAAAAAAAAAAAAAAAACHBAAAZHJz&#10;L2Rvd25yZXYueG1sUEsFBgAAAAAEAAQA8wAAAI4FAAAAAA==&#10;">
                  <v:textbox style="mso-fit-shape-to-text:t">
                    <w:txbxContent>
                      <w:p w14:paraId="2067FB4B"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50203C0B" w14:textId="77777777" w:rsidR="00D618DD" w:rsidRDefault="00D618DD" w:rsidP="00E65606"/>
                    </w:txbxContent>
                  </v:textbox>
                  <w10:anchorlock/>
                </v:shape>
              </w:pict>
            </mc:Fallback>
          </mc:AlternateContent>
        </w:r>
      </w:ins>
    </w:p>
    <w:p w14:paraId="7E97F76D" w14:textId="2859C71C" w:rsidR="00E65606" w:rsidRDefault="00E65606" w:rsidP="00E65606">
      <w:pPr>
        <w:rPr>
          <w:ins w:id="2920" w:author="Sarah Thomas" w:date="2014-03-12T14:58:00Z"/>
        </w:rPr>
      </w:pPr>
      <w:ins w:id="2921" w:author="Sarah Thomas" w:date="2014-03-12T14:58:00Z">
        <w:r>
          <w:rPr>
            <w:noProof/>
            <w:lang w:val="en-US"/>
          </w:rPr>
          <mc:AlternateContent>
            <mc:Choice Requires="wps">
              <w:drawing>
                <wp:inline distT="0" distB="0" distL="0" distR="0" wp14:anchorId="00B3D246" wp14:editId="639A0FB7">
                  <wp:extent cx="5257800" cy="422275"/>
                  <wp:effectExtent l="0" t="3175" r="12700" b="19050"/>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27864CD"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D618DD" w:rsidRDefault="00D618DD" w:rsidP="00E65606">
                              <w:r w:rsidRPr="008647D2">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2" o:spid="_x0000_s1042"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A6yNdMtAgAAWgQAAA4AAAAAAAAAAAAAAAAALAIAAGRycy9lMm9E&#10;b2MueG1sUEsBAi0AFAAGAAgAAAAhAPfZHxfaAAAABAEAAA8AAAAAAAAAAAAAAAAAhQQAAGRycy9k&#10;b3ducmV2LnhtbFBLBQYAAAAABAAEAPMAAACMBQAAAAA=&#10;">
                  <v:textbox style="mso-fit-shape-to-text:t">
                    <w:txbxContent>
                      <w:p w14:paraId="127864CD"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D618DD" w:rsidRDefault="00D618DD" w:rsidP="00E65606">
                        <w:r w:rsidRPr="008647D2">
                          <w:rPr>
                            <w:sz w:val="22"/>
                          </w:rPr>
                          <w:t>THOMAS, SARAH ANNE</w:t>
                        </w:r>
                      </w:p>
                    </w:txbxContent>
                  </v:textbox>
                  <w10:anchorlock/>
                </v:shape>
              </w:pict>
            </mc:Fallback>
          </mc:AlternateContent>
        </w:r>
      </w:ins>
    </w:p>
    <w:p w14:paraId="2F62571E" w14:textId="3232981F" w:rsidR="00E65606" w:rsidRDefault="00E65606" w:rsidP="00E65606">
      <w:pPr>
        <w:rPr>
          <w:ins w:id="2922" w:author="Sarah Thomas" w:date="2014-03-12T14:58:00Z"/>
        </w:rPr>
      </w:pPr>
      <w:ins w:id="2923" w:author="Sarah Thomas" w:date="2014-03-12T14:58:00Z">
        <w:r>
          <w:rPr>
            <w:noProof/>
            <w:lang w:val="en-US"/>
          </w:rPr>
          <mc:AlternateContent>
            <mc:Choice Requires="wps">
              <w:drawing>
                <wp:inline distT="0" distB="0" distL="0" distR="0" wp14:anchorId="0D9685B3" wp14:editId="3404AB76">
                  <wp:extent cx="5257800" cy="407670"/>
                  <wp:effectExtent l="0" t="0" r="12700" b="14605"/>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06863CE"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D618DD" w:rsidRDefault="00D618DD" w:rsidP="00E65606">
                              <w:r w:rsidRPr="008647D2">
                                <w:t xml:space="preserve">ALSHUAIBI, ENAAM </w:t>
                              </w:r>
                            </w:p>
                          </w:txbxContent>
                        </wps:txbx>
                        <wps:bodyPr rot="0" vert="horz" wrap="square" lIns="91440" tIns="45720" rIns="91440" bIns="45720" anchor="t" anchorCtr="0" upright="1">
                          <a:spAutoFit/>
                        </wps:bodyPr>
                      </wps:wsp>
                    </a:graphicData>
                  </a:graphic>
                </wp:inline>
              </w:drawing>
            </mc:Choice>
            <mc:Fallback>
              <w:pict>
                <v:shape id="Text Box 21" o:spid="_x0000_s104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MzO/aowAgAAWgQAAA4AAAAAAAAAAAAAAAAALAIAAGRycy9l&#10;Mm9Eb2MueG1sUEsBAi0AFAAGAAgAAAAhADAk75faAAAABAEAAA8AAAAAAAAAAAAAAAAAiAQAAGRy&#10;cy9kb3ducmV2LnhtbFBLBQYAAAAABAAEAPMAAACPBQAAAAA=&#10;">
                  <v:textbox style="mso-fit-shape-to-text:t">
                    <w:txbxContent>
                      <w:p w14:paraId="006863CE"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D618DD" w:rsidRDefault="00D618DD" w:rsidP="00E65606">
                        <w:r w:rsidRPr="008647D2">
                          <w:t xml:space="preserve">ALSHUAIBI, ENAAM </w:t>
                        </w:r>
                      </w:p>
                    </w:txbxContent>
                  </v:textbox>
                  <w10:anchorlock/>
                </v:shape>
              </w:pict>
            </mc:Fallback>
          </mc:AlternateContent>
        </w:r>
      </w:ins>
    </w:p>
    <w:p w14:paraId="389EA65D" w14:textId="4C641AF1" w:rsidR="00E65606" w:rsidRDefault="00E65606" w:rsidP="00E65606">
      <w:pPr>
        <w:rPr>
          <w:ins w:id="2924" w:author="Sarah Thomas" w:date="2014-03-12T14:58:00Z"/>
        </w:rPr>
      </w:pPr>
      <w:ins w:id="2925" w:author="Sarah Thomas" w:date="2014-03-12T14:58:00Z">
        <w:r>
          <w:rPr>
            <w:noProof/>
            <w:lang w:val="en-US"/>
          </w:rPr>
          <mc:AlternateContent>
            <mc:Choice Requires="wps">
              <w:drawing>
                <wp:inline distT="0" distB="0" distL="0" distR="0" wp14:anchorId="6293D554" wp14:editId="001BFA75">
                  <wp:extent cx="5257800" cy="1210945"/>
                  <wp:effectExtent l="0" t="3175" r="12700" b="17780"/>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2BDA8A"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D618DD" w:rsidRDefault="00D618DD" w:rsidP="00E65606">
                              <w:pPr>
                                <w:rPr>
                                  <w:sz w:val="22"/>
                                </w:rPr>
                              </w:pPr>
                            </w:p>
                            <w:p w14:paraId="35164456" w14:textId="77777777" w:rsidR="00D618DD" w:rsidRDefault="00D618DD" w:rsidP="00E65606">
                              <w:pPr>
                                <w:rPr>
                                  <w:sz w:val="22"/>
                                </w:rPr>
                              </w:pPr>
                              <w:r>
                                <w:rPr>
                                  <w:sz w:val="22"/>
                                </w:rPr>
                                <w:t xml:space="preserve">Agreed </w:t>
                              </w:r>
                            </w:p>
                            <w:p w14:paraId="324875A7" w14:textId="77777777" w:rsidR="00D618DD" w:rsidRDefault="00D618DD" w:rsidP="00E65606">
                              <w:pPr>
                                <w:rPr>
                                  <w:sz w:val="22"/>
                                </w:rPr>
                              </w:pPr>
                            </w:p>
                            <w:p w14:paraId="20D65C6A" w14:textId="77777777" w:rsidR="00D618DD" w:rsidRDefault="00D618DD" w:rsidP="00E65606">
                              <w:pPr>
                                <w:rPr>
                                  <w:sz w:val="22"/>
                                </w:rPr>
                              </w:pPr>
                              <w:r w:rsidRPr="00683722">
                                <w:rPr>
                                  <w:sz w:val="22"/>
                                </w:rPr>
                                <w:t>List any correc</w:t>
                              </w:r>
                              <w:r>
                                <w:rPr>
                                  <w:sz w:val="22"/>
                                </w:rPr>
                                <w:t>tions of matters of fact here:</w:t>
                              </w:r>
                            </w:p>
                            <w:p w14:paraId="5AA412B1"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20" o:spid="_x0000_s1044"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A2q+WS8CAABbBAAADgAAAAAAAAAAAAAAAAAsAgAAZHJzL2Uy&#10;b0RvYy54bWxQSwECLQAUAAYACAAAACEA3mDpc9oAAAAFAQAADwAAAAAAAAAAAAAAAACHBAAAZHJz&#10;L2Rvd25yZXYueG1sUEsFBgAAAAAEAAQA8wAAAI4FAAAAAA==&#10;">
                  <v:textbox style="mso-fit-shape-to-text:t">
                    <w:txbxContent>
                      <w:p w14:paraId="0B2BDA8A"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D618DD" w:rsidRDefault="00D618DD" w:rsidP="00E65606">
                        <w:pPr>
                          <w:rPr>
                            <w:sz w:val="22"/>
                          </w:rPr>
                        </w:pPr>
                      </w:p>
                      <w:p w14:paraId="35164456" w14:textId="77777777" w:rsidR="00D618DD" w:rsidRDefault="00D618DD" w:rsidP="00E65606">
                        <w:pPr>
                          <w:rPr>
                            <w:sz w:val="22"/>
                          </w:rPr>
                        </w:pPr>
                        <w:r>
                          <w:rPr>
                            <w:sz w:val="22"/>
                          </w:rPr>
                          <w:t xml:space="preserve">Agreed </w:t>
                        </w:r>
                      </w:p>
                      <w:p w14:paraId="324875A7" w14:textId="77777777" w:rsidR="00D618DD" w:rsidRDefault="00D618DD" w:rsidP="00E65606">
                        <w:pPr>
                          <w:rPr>
                            <w:sz w:val="22"/>
                          </w:rPr>
                        </w:pPr>
                      </w:p>
                      <w:p w14:paraId="20D65C6A" w14:textId="77777777" w:rsidR="00D618DD" w:rsidRDefault="00D618DD" w:rsidP="00E65606">
                        <w:pPr>
                          <w:rPr>
                            <w:sz w:val="22"/>
                          </w:rPr>
                        </w:pPr>
                        <w:r w:rsidRPr="00683722">
                          <w:rPr>
                            <w:sz w:val="22"/>
                          </w:rPr>
                          <w:t>List any correc</w:t>
                        </w:r>
                        <w:r>
                          <w:rPr>
                            <w:sz w:val="22"/>
                          </w:rPr>
                          <w:t>tions of matters of fact here:</w:t>
                        </w:r>
                      </w:p>
                      <w:p w14:paraId="5AA412B1" w14:textId="77777777" w:rsidR="00D618DD" w:rsidRDefault="00D618DD" w:rsidP="00E65606"/>
                    </w:txbxContent>
                  </v:textbox>
                  <w10:anchorlock/>
                </v:shape>
              </w:pict>
            </mc:Fallback>
          </mc:AlternateContent>
        </w:r>
      </w:ins>
    </w:p>
    <w:p w14:paraId="599B2BEA" w14:textId="646CC587" w:rsidR="00E65606" w:rsidRDefault="00E65606" w:rsidP="00E65606">
      <w:pPr>
        <w:rPr>
          <w:ins w:id="2926" w:author="Sarah Thomas" w:date="2014-03-12T14:58:00Z"/>
        </w:rPr>
      </w:pPr>
      <w:ins w:id="2927" w:author="Sarah Thomas" w:date="2014-03-12T14:58:00Z">
        <w:r>
          <w:rPr>
            <w:noProof/>
            <w:lang w:val="en-US"/>
          </w:rPr>
          <mc:AlternateContent>
            <mc:Choice Requires="wps">
              <w:drawing>
                <wp:inline distT="0" distB="0" distL="0" distR="0" wp14:anchorId="5C6BF0C9" wp14:editId="5A9A16E2">
                  <wp:extent cx="5257800" cy="2014220"/>
                  <wp:effectExtent l="0" t="0" r="12700" b="17780"/>
                  <wp:docPr id="2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014220"/>
                          </a:xfrm>
                          <a:prstGeom prst="rect">
                            <a:avLst/>
                          </a:prstGeom>
                          <a:solidFill>
                            <a:srgbClr val="FFFFFF"/>
                          </a:solidFill>
                          <a:ln w="9525">
                            <a:solidFill>
                              <a:srgbClr val="000000"/>
                            </a:solidFill>
                            <a:miter lim="800000"/>
                            <a:headEnd/>
                            <a:tailEnd/>
                          </a:ln>
                        </wps:spPr>
                        <wps:txbx>
                          <w:txbxContent>
                            <w:p w14:paraId="0C6B655B"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D618DD" w:rsidRDefault="00D618DD" w:rsidP="00E65606">
                              <w:pPr>
                                <w:rPr>
                                  <w:sz w:val="22"/>
                                </w:rPr>
                              </w:pPr>
                            </w:p>
                            <w:p w14:paraId="40A1ECB8" w14:textId="77777777" w:rsidR="00D618DD" w:rsidRDefault="00D618DD"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D618DD" w:rsidRDefault="00D618DD"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D618DD" w:rsidRDefault="00D618DD"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D618DD" w:rsidRDefault="00D618DD" w:rsidP="00E65606">
                              <w:pPr>
                                <w:rPr>
                                  <w:sz w:val="22"/>
                                </w:rPr>
                              </w:pPr>
                            </w:p>
                            <w:p w14:paraId="3E64D0D3"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19" o:spid="_x0000_s1045" type="#_x0000_t202" style="width:414pt;height:158.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">
                  <v:textbox style="mso-fit-shape-to-text:t">
                    <w:txbxContent>
                      <w:p w14:paraId="0C6B655B"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D618DD" w:rsidRDefault="00D618DD" w:rsidP="00E65606">
                        <w:pPr>
                          <w:rPr>
                            <w:sz w:val="22"/>
                          </w:rPr>
                        </w:pPr>
                      </w:p>
                      <w:p w14:paraId="40A1ECB8" w14:textId="77777777" w:rsidR="00D618DD" w:rsidRDefault="00D618DD"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D618DD" w:rsidRDefault="00D618DD"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D618DD" w:rsidRDefault="00D618DD"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D618DD" w:rsidRDefault="00D618DD" w:rsidP="00E65606">
                        <w:pPr>
                          <w:rPr>
                            <w:sz w:val="22"/>
                          </w:rPr>
                        </w:pPr>
                      </w:p>
                      <w:p w14:paraId="3E64D0D3" w14:textId="77777777" w:rsidR="00D618DD" w:rsidRDefault="00D618DD" w:rsidP="00E65606"/>
                    </w:txbxContent>
                  </v:textbox>
                  <w10:anchorlock/>
                </v:shape>
              </w:pict>
            </mc:Fallback>
          </mc:AlternateContent>
        </w:r>
      </w:ins>
    </w:p>
    <w:p w14:paraId="15D9C789" w14:textId="54863BD1" w:rsidR="00E65606" w:rsidRDefault="00E65606" w:rsidP="00E65606">
      <w:pPr>
        <w:rPr>
          <w:ins w:id="2928" w:author="Sarah Thomas" w:date="2014-03-12T14:58:00Z"/>
        </w:rPr>
      </w:pPr>
      <w:ins w:id="2929" w:author="Sarah Thomas" w:date="2014-03-12T14:58:00Z">
        <w:r>
          <w:rPr>
            <w:noProof/>
            <w:lang w:val="en-US"/>
          </w:rPr>
          <mc:AlternateContent>
            <mc:Choice Requires="wps">
              <w:drawing>
                <wp:inline distT="0" distB="0" distL="0" distR="0" wp14:anchorId="34013B84" wp14:editId="49D03B78">
                  <wp:extent cx="5257800" cy="568325"/>
                  <wp:effectExtent l="0" t="6350" r="12700" b="9525"/>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F24D791"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18" o:spid="_x0000_s104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abYdiwCAABaBAAADgAAAAAAAAAAAAAAAAAsAgAAZHJzL2Uyb0Rv&#10;Yy54bWxQSwECLQAUAAYACAAAACEAZqVPuNoAAAAEAQAADwAAAAAAAAAAAAAAAACEBAAAZHJzL2Rv&#10;d25yZXYueG1sUEsFBgAAAAAEAAQA8wAAAIsFAAAAAA==&#10;">
                  <v:textbox style="mso-fit-shape-to-text:t">
                    <w:txbxContent>
                      <w:p w14:paraId="2F24D791"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D618DD" w:rsidRDefault="00D618DD" w:rsidP="00E65606"/>
                    </w:txbxContent>
                  </v:textbox>
                  <w10:anchorlock/>
                </v:shape>
              </w:pict>
            </mc:Fallback>
          </mc:AlternateContent>
        </w:r>
      </w:ins>
    </w:p>
    <w:p w14:paraId="4DB351FB" w14:textId="5D151ACE" w:rsidR="00E65606" w:rsidRDefault="00E65606" w:rsidP="00E65606">
      <w:pPr>
        <w:rPr>
          <w:ins w:id="2930" w:author="Sarah Thomas" w:date="2014-03-12T14:58:00Z"/>
        </w:rPr>
      </w:pPr>
      <w:ins w:id="2931" w:author="Sarah Thomas" w:date="2014-03-12T14:58:00Z">
        <w:r>
          <w:rPr>
            <w:noProof/>
            <w:lang w:val="en-US"/>
          </w:rPr>
          <mc:AlternateContent>
            <mc:Choice Requires="wps">
              <w:drawing>
                <wp:inline distT="0" distB="0" distL="0" distR="0" wp14:anchorId="2E551165" wp14:editId="3E4E4E0D">
                  <wp:extent cx="5257800" cy="1838960"/>
                  <wp:effectExtent l="0" t="0" r="12700" b="15240"/>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45CB2CA3" w14:textId="77777777" w:rsidR="00D618DD" w:rsidRDefault="00D618DD" w:rsidP="00E65606">
                              <w:pPr>
                                <w:rPr>
                                  <w:sz w:val="22"/>
                                </w:rPr>
                              </w:pPr>
                              <w:r w:rsidRPr="00EF6BC8">
                                <w:rPr>
                                  <w:sz w:val="22"/>
                                </w:rPr>
                                <w:t>New matters discussed:</w:t>
                              </w:r>
                            </w:p>
                            <w:p w14:paraId="1E7C30D9" w14:textId="77777777" w:rsidR="00D618DD" w:rsidRDefault="00D618DD" w:rsidP="00E65606">
                              <w:pPr>
                                <w:rPr>
                                  <w:sz w:val="22"/>
                                </w:rPr>
                              </w:pPr>
                            </w:p>
                            <w:p w14:paraId="1D6AC130" w14:textId="77777777" w:rsidR="00D618DD" w:rsidRPr="008647D2" w:rsidRDefault="00D618DD" w:rsidP="00E65606">
                              <w:pPr>
                                <w:numPr>
                                  <w:ilvl w:val="0"/>
                                  <w:numId w:val="57"/>
                                </w:numPr>
                                <w:spacing w:after="0"/>
                                <w:rPr>
                                  <w:sz w:val="22"/>
                                </w:rPr>
                              </w:pPr>
                              <w:r>
                                <w:rPr>
                                  <w:sz w:val="22"/>
                                </w:rPr>
                                <w:t>The aim/goal of the website.</w:t>
                              </w:r>
                            </w:p>
                            <w:p w14:paraId="23820570" w14:textId="77777777" w:rsidR="00D618DD" w:rsidRDefault="00D618DD" w:rsidP="00E65606">
                              <w:pPr>
                                <w:numPr>
                                  <w:ilvl w:val="0"/>
                                  <w:numId w:val="57"/>
                                </w:numPr>
                                <w:spacing w:after="0"/>
                                <w:rPr>
                                  <w:sz w:val="22"/>
                                </w:rPr>
                              </w:pPr>
                              <w:r>
                                <w:rPr>
                                  <w:sz w:val="22"/>
                                </w:rPr>
                                <w:t>Understanding the website structure.</w:t>
                              </w:r>
                            </w:p>
                            <w:p w14:paraId="4E17599A" w14:textId="77777777" w:rsidR="00D618DD" w:rsidRPr="00EF6BC8" w:rsidRDefault="00D618DD" w:rsidP="00E65606">
                              <w:pPr>
                                <w:numPr>
                                  <w:ilvl w:val="0"/>
                                  <w:numId w:val="57"/>
                                </w:numPr>
                                <w:spacing w:after="0"/>
                                <w:rPr>
                                  <w:sz w:val="22"/>
                                </w:rPr>
                              </w:pPr>
                              <w:r>
                                <w:rPr>
                                  <w:sz w:val="22"/>
                                </w:rPr>
                                <w:t>Brainstorming of the website</w:t>
                              </w:r>
                            </w:p>
                            <w:p w14:paraId="70D54075" w14:textId="77777777" w:rsidR="00D618DD" w:rsidRDefault="00D618DD"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D618DD" w:rsidRDefault="00D618DD" w:rsidP="00E65606">
                              <w:pPr>
                                <w:numPr>
                                  <w:ilvl w:val="0"/>
                                  <w:numId w:val="57"/>
                                </w:numPr>
                                <w:spacing w:after="0"/>
                                <w:rPr>
                                  <w:sz w:val="22"/>
                                </w:rPr>
                              </w:pPr>
                              <w:r>
                                <w:rPr>
                                  <w:sz w:val="22"/>
                                </w:rPr>
                                <w:t>BAHIT set up a mind map account for the group.</w:t>
                              </w:r>
                            </w:p>
                            <w:p w14:paraId="46048F28" w14:textId="77777777" w:rsidR="00D618DD" w:rsidRPr="00F37C7C" w:rsidRDefault="00D618DD" w:rsidP="00E65606">
                              <w:pPr>
                                <w:numPr>
                                  <w:ilvl w:val="0"/>
                                  <w:numId w:val="57"/>
                                </w:numPr>
                                <w:spacing w:after="0"/>
                              </w:pPr>
                              <w:r>
                                <w:rPr>
                                  <w:sz w:val="22"/>
                                </w:rPr>
                                <w:t>BAHIT set up a Trello account for the group.</w:t>
                              </w:r>
                            </w:p>
                            <w:p w14:paraId="37F4BB1D" w14:textId="77777777" w:rsidR="00D618DD" w:rsidRDefault="00D618DD" w:rsidP="00E65606">
                              <w:pPr>
                                <w:ind w:left="720"/>
                              </w:pPr>
                              <w:r>
                                <w:t xml:space="preserve"> </w:t>
                              </w:r>
                            </w:p>
                            <w:p w14:paraId="42BB093F" w14:textId="77777777" w:rsidR="00D618DD" w:rsidRPr="00674F95" w:rsidRDefault="00D618DD" w:rsidP="00E65606">
                              <w:pPr>
                                <w:rPr>
                                  <w:sz w:val="22"/>
                                </w:rPr>
                              </w:pPr>
                              <w:r w:rsidRPr="00674F95">
                                <w:rPr>
                                  <w:sz w:val="22"/>
                                </w:rPr>
                                <w:t>Issues/problems to be reported to project supervisor:</w:t>
                              </w:r>
                            </w:p>
                            <w:p w14:paraId="1C5E9B31"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17" o:spid="_x0000_s1047"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">
                  <v:textbox style="mso-fit-shape-to-text:t">
                    <w:txbxContent>
                      <w:p w14:paraId="45CB2CA3" w14:textId="77777777" w:rsidR="00D618DD" w:rsidRDefault="00D618DD" w:rsidP="00E65606">
                        <w:pPr>
                          <w:rPr>
                            <w:sz w:val="22"/>
                          </w:rPr>
                        </w:pPr>
                        <w:r w:rsidRPr="00EF6BC8">
                          <w:rPr>
                            <w:sz w:val="22"/>
                          </w:rPr>
                          <w:t>New matters discussed:</w:t>
                        </w:r>
                      </w:p>
                      <w:p w14:paraId="1E7C30D9" w14:textId="77777777" w:rsidR="00D618DD" w:rsidRDefault="00D618DD" w:rsidP="00E65606">
                        <w:pPr>
                          <w:rPr>
                            <w:sz w:val="22"/>
                          </w:rPr>
                        </w:pPr>
                      </w:p>
                      <w:p w14:paraId="1D6AC130" w14:textId="77777777" w:rsidR="00D618DD" w:rsidRPr="008647D2" w:rsidRDefault="00D618DD" w:rsidP="00E65606">
                        <w:pPr>
                          <w:numPr>
                            <w:ilvl w:val="0"/>
                            <w:numId w:val="57"/>
                          </w:numPr>
                          <w:spacing w:after="0"/>
                          <w:rPr>
                            <w:sz w:val="22"/>
                          </w:rPr>
                        </w:pPr>
                        <w:r>
                          <w:rPr>
                            <w:sz w:val="22"/>
                          </w:rPr>
                          <w:t>The aim/goal of the website.</w:t>
                        </w:r>
                      </w:p>
                      <w:p w14:paraId="23820570" w14:textId="77777777" w:rsidR="00D618DD" w:rsidRDefault="00D618DD" w:rsidP="00E65606">
                        <w:pPr>
                          <w:numPr>
                            <w:ilvl w:val="0"/>
                            <w:numId w:val="57"/>
                          </w:numPr>
                          <w:spacing w:after="0"/>
                          <w:rPr>
                            <w:sz w:val="22"/>
                          </w:rPr>
                        </w:pPr>
                        <w:r>
                          <w:rPr>
                            <w:sz w:val="22"/>
                          </w:rPr>
                          <w:t>Understanding the website structure.</w:t>
                        </w:r>
                      </w:p>
                      <w:p w14:paraId="4E17599A" w14:textId="77777777" w:rsidR="00D618DD" w:rsidRPr="00EF6BC8" w:rsidRDefault="00D618DD" w:rsidP="00E65606">
                        <w:pPr>
                          <w:numPr>
                            <w:ilvl w:val="0"/>
                            <w:numId w:val="57"/>
                          </w:numPr>
                          <w:spacing w:after="0"/>
                          <w:rPr>
                            <w:sz w:val="22"/>
                          </w:rPr>
                        </w:pPr>
                        <w:r>
                          <w:rPr>
                            <w:sz w:val="22"/>
                          </w:rPr>
                          <w:t>Brainstorming of the website</w:t>
                        </w:r>
                      </w:p>
                      <w:p w14:paraId="70D54075" w14:textId="77777777" w:rsidR="00D618DD" w:rsidRDefault="00D618DD"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D618DD" w:rsidRDefault="00D618DD" w:rsidP="00E65606">
                        <w:pPr>
                          <w:numPr>
                            <w:ilvl w:val="0"/>
                            <w:numId w:val="57"/>
                          </w:numPr>
                          <w:spacing w:after="0"/>
                          <w:rPr>
                            <w:sz w:val="22"/>
                          </w:rPr>
                        </w:pPr>
                        <w:r>
                          <w:rPr>
                            <w:sz w:val="22"/>
                          </w:rPr>
                          <w:t>BAHIT set up a mind map account for the group.</w:t>
                        </w:r>
                      </w:p>
                      <w:p w14:paraId="46048F28" w14:textId="77777777" w:rsidR="00D618DD" w:rsidRPr="00F37C7C" w:rsidRDefault="00D618DD" w:rsidP="00E65606">
                        <w:pPr>
                          <w:numPr>
                            <w:ilvl w:val="0"/>
                            <w:numId w:val="57"/>
                          </w:numPr>
                          <w:spacing w:after="0"/>
                        </w:pPr>
                        <w:r>
                          <w:rPr>
                            <w:sz w:val="22"/>
                          </w:rPr>
                          <w:t>BAHIT set up a Trello account for the group.</w:t>
                        </w:r>
                      </w:p>
                      <w:p w14:paraId="37F4BB1D" w14:textId="77777777" w:rsidR="00D618DD" w:rsidRDefault="00D618DD" w:rsidP="00E65606">
                        <w:pPr>
                          <w:ind w:left="720"/>
                        </w:pPr>
                        <w:r>
                          <w:t xml:space="preserve"> </w:t>
                        </w:r>
                      </w:p>
                      <w:p w14:paraId="42BB093F" w14:textId="77777777" w:rsidR="00D618DD" w:rsidRPr="00674F95" w:rsidRDefault="00D618DD" w:rsidP="00E65606">
                        <w:pPr>
                          <w:rPr>
                            <w:sz w:val="22"/>
                          </w:rPr>
                        </w:pPr>
                        <w:r w:rsidRPr="00674F95">
                          <w:rPr>
                            <w:sz w:val="22"/>
                          </w:rPr>
                          <w:t>Issues/problems to be reported to project supervisor:</w:t>
                        </w:r>
                      </w:p>
                      <w:p w14:paraId="1C5E9B31" w14:textId="77777777" w:rsidR="00D618DD" w:rsidRDefault="00D618DD" w:rsidP="00E65606"/>
                    </w:txbxContent>
                  </v:textbox>
                  <w10:anchorlock/>
                </v:shape>
              </w:pict>
            </mc:Fallback>
          </mc:AlternateContent>
        </w:r>
      </w:ins>
    </w:p>
    <w:p w14:paraId="4E9EA09A" w14:textId="2A8EE2CF" w:rsidR="00E65606" w:rsidRDefault="00E65606" w:rsidP="00E65606">
      <w:pPr>
        <w:rPr>
          <w:ins w:id="2932" w:author="Sarah Thomas" w:date="2014-03-12T14:58:00Z"/>
        </w:rPr>
      </w:pPr>
      <w:ins w:id="2933" w:author="Sarah Thomas" w:date="2014-03-12T14:58:00Z">
        <w:r>
          <w:rPr>
            <w:noProof/>
            <w:lang w:val="en-US"/>
          </w:rPr>
          <mc:AlternateContent>
            <mc:Choice Requires="wps">
              <w:drawing>
                <wp:inline distT="0" distB="0" distL="0" distR="0" wp14:anchorId="10890C63" wp14:editId="145561A0">
                  <wp:extent cx="5257800" cy="2642235"/>
                  <wp:effectExtent l="0" t="6350" r="12700" b="18415"/>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642235"/>
                          </a:xfrm>
                          <a:prstGeom prst="rect">
                            <a:avLst/>
                          </a:prstGeom>
                          <a:solidFill>
                            <a:srgbClr val="FFFFFF"/>
                          </a:solidFill>
                          <a:ln w="9525">
                            <a:solidFill>
                              <a:srgbClr val="000000"/>
                            </a:solidFill>
                            <a:miter lim="800000"/>
                            <a:headEnd/>
                            <a:tailEnd/>
                          </a:ln>
                        </wps:spPr>
                        <wps:txbx>
                          <w:txbxContent>
                            <w:p w14:paraId="320B012F"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D618DD" w:rsidRDefault="00D618DD" w:rsidP="00E65606">
                              <w:pPr>
                                <w:rPr>
                                  <w:sz w:val="22"/>
                                </w:rPr>
                              </w:pPr>
                            </w:p>
                            <w:p w14:paraId="0FC1F2C0" w14:textId="77777777" w:rsidR="00D618DD" w:rsidRDefault="00D618DD" w:rsidP="00E65606">
                              <w:pPr>
                                <w:rPr>
                                  <w:sz w:val="22"/>
                                </w:rPr>
                              </w:pPr>
                              <w:r>
                                <w:rPr>
                                  <w:sz w:val="22"/>
                                </w:rPr>
                                <w:t>ALL TO BE COMPLETED BEFORE NEXT MEETING</w:t>
                              </w:r>
                            </w:p>
                            <w:p w14:paraId="1E8A6CD2" w14:textId="77777777" w:rsidR="00D618DD" w:rsidRDefault="00D618DD" w:rsidP="00E65606">
                              <w:pPr>
                                <w:rPr>
                                  <w:sz w:val="22"/>
                                </w:rPr>
                              </w:pPr>
                            </w:p>
                            <w:p w14:paraId="3F7D6930" w14:textId="77777777" w:rsidR="00D618DD" w:rsidRDefault="00D618DD"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D618DD" w:rsidRDefault="00D618DD" w:rsidP="00E65606">
                              <w:pPr>
                                <w:numPr>
                                  <w:ilvl w:val="0"/>
                                  <w:numId w:val="58"/>
                                </w:numPr>
                                <w:spacing w:after="0"/>
                                <w:rPr>
                                  <w:sz w:val="22"/>
                                </w:rPr>
                              </w:pPr>
                              <w:r>
                                <w:rPr>
                                  <w:sz w:val="22"/>
                                </w:rPr>
                                <w:t>BAHIT- to prepare Gantt chart using MS project.</w:t>
                              </w:r>
                            </w:p>
                            <w:p w14:paraId="335C95B0" w14:textId="77777777" w:rsidR="00D618DD" w:rsidRPr="00EF6BC8" w:rsidRDefault="00D618DD"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D618DD" w:rsidRDefault="00D618DD" w:rsidP="00E65606">
                              <w:pPr>
                                <w:numPr>
                                  <w:ilvl w:val="0"/>
                                  <w:numId w:val="58"/>
                                </w:numPr>
                                <w:spacing w:after="0"/>
                                <w:rPr>
                                  <w:sz w:val="22"/>
                                </w:rPr>
                              </w:pPr>
                              <w:r>
                                <w:rPr>
                                  <w:sz w:val="22"/>
                                </w:rPr>
                                <w:t xml:space="preserve">ENAAM to write up minutes and prepare agenda for next meeting </w:t>
                              </w:r>
                            </w:p>
                            <w:p w14:paraId="22E5DDBA" w14:textId="77777777" w:rsidR="00D618DD" w:rsidRDefault="00D618DD" w:rsidP="00E65606"/>
                            <w:p w14:paraId="6777ECAE"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16" o:spid="_x0000_s1048" type="#_x0000_t202" style="width:414pt;height:208.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">
                  <v:textbox style="mso-fit-shape-to-text:t">
                    <w:txbxContent>
                      <w:p w14:paraId="320B012F"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D618DD" w:rsidRDefault="00D618DD" w:rsidP="00E65606">
                        <w:pPr>
                          <w:rPr>
                            <w:sz w:val="22"/>
                          </w:rPr>
                        </w:pPr>
                      </w:p>
                      <w:p w14:paraId="0FC1F2C0" w14:textId="77777777" w:rsidR="00D618DD" w:rsidRDefault="00D618DD" w:rsidP="00E65606">
                        <w:pPr>
                          <w:rPr>
                            <w:sz w:val="22"/>
                          </w:rPr>
                        </w:pPr>
                        <w:r>
                          <w:rPr>
                            <w:sz w:val="22"/>
                          </w:rPr>
                          <w:t>ALL TO BE COMPLETED BEFORE NEXT MEETING</w:t>
                        </w:r>
                      </w:p>
                      <w:p w14:paraId="1E8A6CD2" w14:textId="77777777" w:rsidR="00D618DD" w:rsidRDefault="00D618DD" w:rsidP="00E65606">
                        <w:pPr>
                          <w:rPr>
                            <w:sz w:val="22"/>
                          </w:rPr>
                        </w:pPr>
                      </w:p>
                      <w:p w14:paraId="3F7D6930" w14:textId="77777777" w:rsidR="00D618DD" w:rsidRDefault="00D618DD"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D618DD" w:rsidRDefault="00D618DD" w:rsidP="00E65606">
                        <w:pPr>
                          <w:numPr>
                            <w:ilvl w:val="0"/>
                            <w:numId w:val="58"/>
                          </w:numPr>
                          <w:spacing w:after="0"/>
                          <w:rPr>
                            <w:sz w:val="22"/>
                          </w:rPr>
                        </w:pPr>
                        <w:r>
                          <w:rPr>
                            <w:sz w:val="22"/>
                          </w:rPr>
                          <w:t>BAHIT- to prepare Gantt chart using MS project.</w:t>
                        </w:r>
                      </w:p>
                      <w:p w14:paraId="335C95B0" w14:textId="77777777" w:rsidR="00D618DD" w:rsidRPr="00EF6BC8" w:rsidRDefault="00D618DD"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D618DD" w:rsidRDefault="00D618DD" w:rsidP="00E65606">
                        <w:pPr>
                          <w:numPr>
                            <w:ilvl w:val="0"/>
                            <w:numId w:val="58"/>
                          </w:numPr>
                          <w:spacing w:after="0"/>
                          <w:rPr>
                            <w:sz w:val="22"/>
                          </w:rPr>
                        </w:pPr>
                        <w:r>
                          <w:rPr>
                            <w:sz w:val="22"/>
                          </w:rPr>
                          <w:t xml:space="preserve">ENAAM to write up minutes and prepare agenda for next meeting </w:t>
                        </w:r>
                      </w:p>
                      <w:p w14:paraId="22E5DDBA" w14:textId="77777777" w:rsidR="00D618DD" w:rsidRDefault="00D618DD" w:rsidP="00E65606"/>
                      <w:p w14:paraId="6777ECAE" w14:textId="77777777" w:rsidR="00D618DD" w:rsidRDefault="00D618DD" w:rsidP="00E65606"/>
                    </w:txbxContent>
                  </v:textbox>
                  <w10:anchorlock/>
                </v:shape>
              </w:pict>
            </mc:Fallback>
          </mc:AlternateContent>
        </w:r>
      </w:ins>
    </w:p>
    <w:p w14:paraId="0106813C" w14:textId="74F3DEEC" w:rsidR="00E65606" w:rsidRPr="00486475" w:rsidRDefault="00E65606" w:rsidP="00E65606">
      <w:pPr>
        <w:rPr>
          <w:ins w:id="2934" w:author="Sarah Thomas" w:date="2014-03-12T14:58:00Z"/>
        </w:rPr>
      </w:pPr>
      <w:ins w:id="2935" w:author="Sarah Thomas" w:date="2014-03-12T14:58:00Z">
        <w:r>
          <w:rPr>
            <w:noProof/>
            <w:lang w:val="en-US"/>
          </w:rPr>
          <mc:AlternateContent>
            <mc:Choice Requires="wps">
              <w:drawing>
                <wp:inline distT="0" distB="0" distL="0" distR="0" wp14:anchorId="74ACEA62" wp14:editId="40616F33">
                  <wp:extent cx="5257800" cy="1210945"/>
                  <wp:effectExtent l="0" t="0" r="12700" b="8255"/>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DDB7A5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D618DD" w:rsidRDefault="00D618DD" w:rsidP="00E65606">
                              <w:pPr>
                                <w:rPr>
                                  <w:sz w:val="22"/>
                                </w:rPr>
                              </w:pPr>
                            </w:p>
                            <w:p w14:paraId="2E3C7A67" w14:textId="77777777" w:rsidR="00D618DD" w:rsidRDefault="00D618DD" w:rsidP="00E65606">
                              <w:pPr>
                                <w:rPr>
                                  <w:sz w:val="22"/>
                                </w:rPr>
                              </w:pPr>
                              <w:r>
                                <w:rPr>
                                  <w:sz w:val="22"/>
                                </w:rPr>
                                <w:t>Next Meeting: Thursday 23 Jan, 15:00, Orangery</w:t>
                              </w:r>
                            </w:p>
                            <w:p w14:paraId="61309B68" w14:textId="77777777" w:rsidR="00D618DD" w:rsidRDefault="00D618DD" w:rsidP="00E65606">
                              <w:pPr>
                                <w:rPr>
                                  <w:sz w:val="22"/>
                                </w:rPr>
                              </w:pPr>
                              <w:r>
                                <w:rPr>
                                  <w:sz w:val="22"/>
                                </w:rPr>
                                <w:t xml:space="preserve">Chair: </w:t>
                              </w:r>
                              <w:r w:rsidRPr="008647D2">
                                <w:rPr>
                                  <w:sz w:val="22"/>
                                </w:rPr>
                                <w:t>ENAAM</w:t>
                              </w:r>
                            </w:p>
                            <w:p w14:paraId="20C6C464" w14:textId="77777777" w:rsidR="00D618DD" w:rsidRDefault="00D618DD" w:rsidP="00E65606">
                              <w:pPr>
                                <w:rPr>
                                  <w:sz w:val="22"/>
                                </w:rPr>
                              </w:pPr>
                              <w:r>
                                <w:rPr>
                                  <w:sz w:val="22"/>
                                </w:rPr>
                                <w:t xml:space="preserve">Secretary: </w:t>
                              </w:r>
                              <w:r w:rsidRPr="008647D2">
                                <w:rPr>
                                  <w:sz w:val="22"/>
                                </w:rPr>
                                <w:t>IRINA</w:t>
                              </w:r>
                            </w:p>
                            <w:p w14:paraId="0469017B"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15" o:spid="_x0000_s104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ATcY+GLgIAAFsEAAAOAAAAAAAAAAAAAAAAACwCAABkcnMvZTJv&#10;RG9jLnhtbFBLAQItABQABgAIAAAAIQDeYOlz2gAAAAUBAAAPAAAAAAAAAAAAAAAAAIYEAABkcnMv&#10;ZG93bnJldi54bWxQSwUGAAAAAAQABADzAAAAjQUAAAAA&#10;">
                  <v:textbox style="mso-fit-shape-to-text:t">
                    <w:txbxContent>
                      <w:p w14:paraId="1DDB7A5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D618DD" w:rsidRDefault="00D618DD" w:rsidP="00E65606">
                        <w:pPr>
                          <w:rPr>
                            <w:sz w:val="22"/>
                          </w:rPr>
                        </w:pPr>
                      </w:p>
                      <w:p w14:paraId="2E3C7A67" w14:textId="77777777" w:rsidR="00D618DD" w:rsidRDefault="00D618DD" w:rsidP="00E65606">
                        <w:pPr>
                          <w:rPr>
                            <w:sz w:val="22"/>
                          </w:rPr>
                        </w:pPr>
                        <w:r>
                          <w:rPr>
                            <w:sz w:val="22"/>
                          </w:rPr>
                          <w:t>Next Meeting: Thursday 23 Jan, 15:00, Orangery</w:t>
                        </w:r>
                      </w:p>
                      <w:p w14:paraId="61309B68" w14:textId="77777777" w:rsidR="00D618DD" w:rsidRDefault="00D618DD" w:rsidP="00E65606">
                        <w:pPr>
                          <w:rPr>
                            <w:sz w:val="22"/>
                          </w:rPr>
                        </w:pPr>
                        <w:r>
                          <w:rPr>
                            <w:sz w:val="22"/>
                          </w:rPr>
                          <w:t xml:space="preserve">Chair: </w:t>
                        </w:r>
                        <w:r w:rsidRPr="008647D2">
                          <w:rPr>
                            <w:sz w:val="22"/>
                          </w:rPr>
                          <w:t>ENAAM</w:t>
                        </w:r>
                      </w:p>
                      <w:p w14:paraId="20C6C464" w14:textId="77777777" w:rsidR="00D618DD" w:rsidRDefault="00D618DD" w:rsidP="00E65606">
                        <w:pPr>
                          <w:rPr>
                            <w:sz w:val="22"/>
                          </w:rPr>
                        </w:pPr>
                        <w:r>
                          <w:rPr>
                            <w:sz w:val="22"/>
                          </w:rPr>
                          <w:t xml:space="preserve">Secretary: </w:t>
                        </w:r>
                        <w:r w:rsidRPr="008647D2">
                          <w:rPr>
                            <w:sz w:val="22"/>
                          </w:rPr>
                          <w:t>IRINA</w:t>
                        </w:r>
                      </w:p>
                      <w:p w14:paraId="0469017B" w14:textId="77777777" w:rsidR="00D618DD" w:rsidRDefault="00D618DD" w:rsidP="00E65606"/>
                    </w:txbxContent>
                  </v:textbox>
                  <w10:anchorlock/>
                </v:shape>
              </w:pict>
            </mc:Fallback>
          </mc:AlternateContent>
        </w:r>
      </w:ins>
    </w:p>
    <w:p w14:paraId="044105AD" w14:textId="77777777" w:rsidR="00E65606" w:rsidRPr="0037694C" w:rsidRDefault="00E65606" w:rsidP="00E65606">
      <w:pPr>
        <w:jc w:val="center"/>
        <w:rPr>
          <w:ins w:id="2936" w:author="Sarah Thomas" w:date="2014-03-12T14:59:00Z"/>
          <w:b/>
          <w:szCs w:val="24"/>
          <w:u w:val="single"/>
        </w:rPr>
      </w:pPr>
      <w:ins w:id="2937" w:author="Sarah Thomas" w:date="2014-03-12T14:59:00Z">
        <w:r>
          <w:rPr>
            <w:b/>
            <w:szCs w:val="24"/>
            <w:u w:val="single"/>
          </w:rPr>
          <w:t>CE903-1 Minutes of Group Meeting 3</w:t>
        </w:r>
      </w:ins>
    </w:p>
    <w:p w14:paraId="4D836748" w14:textId="77777777" w:rsidR="00E65606" w:rsidRPr="00DF4BA9" w:rsidRDefault="00E65606" w:rsidP="00E65606">
      <w:pPr>
        <w:jc w:val="center"/>
        <w:rPr>
          <w:ins w:id="2938" w:author="Sarah Thomas" w:date="2014-03-12T14:59:00Z"/>
          <w:b/>
          <w:sz w:val="22"/>
          <w:u w:val="single"/>
        </w:rPr>
      </w:pPr>
    </w:p>
    <w:p w14:paraId="2FC460B2" w14:textId="77777777" w:rsidR="00E65606" w:rsidRDefault="00E65606" w:rsidP="00E65606">
      <w:pPr>
        <w:rPr>
          <w:ins w:id="2939" w:author="Sarah Thomas" w:date="2014-03-12T14:59:00Z"/>
          <w:sz w:val="22"/>
        </w:rPr>
      </w:pPr>
    </w:p>
    <w:p w14:paraId="1BBE4F0E" w14:textId="72D64506" w:rsidR="00E65606" w:rsidRDefault="00E65606" w:rsidP="00E65606">
      <w:pPr>
        <w:rPr>
          <w:ins w:id="2940" w:author="Sarah Thomas" w:date="2014-03-12T14:59:00Z"/>
          <w:sz w:val="22"/>
        </w:rPr>
      </w:pPr>
      <w:ins w:id="2941" w:author="Sarah Thomas" w:date="2014-03-12T14:59:00Z">
        <w:r>
          <w:rPr>
            <w:noProof/>
            <w:sz w:val="22"/>
            <w:lang w:val="en-US"/>
            <w:rPrChange w:id="2942">
              <w:rPr>
                <w:noProof/>
                <w:lang w:val="en-US"/>
              </w:rPr>
            </w:rPrChange>
          </w:rPr>
          <mc:AlternateContent>
            <mc:Choice Requires="wps">
              <w:drawing>
                <wp:inline distT="0" distB="0" distL="0" distR="0" wp14:anchorId="38D01024" wp14:editId="43FA4282">
                  <wp:extent cx="5257800" cy="422275"/>
                  <wp:effectExtent l="0" t="0" r="12700" b="12700"/>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0C8A197"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D618DD" w:rsidRPr="0084728E"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38" o:spid="_x0000_s1050"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DHwWZXLgIAAFoEAAAOAAAAAAAAAAAAAAAAACwCAABkcnMvZTJv&#10;RG9jLnhtbFBLAQItABQABgAIAAAAIQD32R8X2gAAAAQBAAAPAAAAAAAAAAAAAAAAAIYEAABkcnMv&#10;ZG93bnJldi54bWxQSwUGAAAAAAQABADzAAAAjQUAAAAA&#10;">
                  <v:textbox style="mso-fit-shape-to-text:t">
                    <w:txbxContent>
                      <w:p w14:paraId="60C8A197"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D618DD" w:rsidRPr="0084728E" w:rsidRDefault="00D618DD" w:rsidP="00E65606">
                        <w:pPr>
                          <w:rPr>
                            <w:sz w:val="22"/>
                          </w:rPr>
                        </w:pPr>
                      </w:p>
                    </w:txbxContent>
                  </v:textbox>
                  <w10:anchorlock/>
                </v:shape>
              </w:pict>
            </mc:Fallback>
          </mc:AlternateContent>
        </w:r>
      </w:ins>
    </w:p>
    <w:p w14:paraId="6EEB7D03" w14:textId="77777777" w:rsidR="00E65606" w:rsidRDefault="00E65606" w:rsidP="00E65606">
      <w:pPr>
        <w:rPr>
          <w:ins w:id="2943" w:author="Sarah Thomas" w:date="2014-03-12T14:59:00Z"/>
        </w:rPr>
      </w:pPr>
    </w:p>
    <w:p w14:paraId="5B27CD61" w14:textId="593F8228" w:rsidR="00E65606" w:rsidRDefault="00E65606" w:rsidP="00E65606">
      <w:pPr>
        <w:rPr>
          <w:ins w:id="2944" w:author="Sarah Thomas" w:date="2014-03-12T14:59:00Z"/>
        </w:rPr>
      </w:pPr>
      <w:ins w:id="2945" w:author="Sarah Thomas" w:date="2014-03-12T14:59:00Z">
        <w:r>
          <w:rPr>
            <w:noProof/>
            <w:lang w:val="en-US"/>
          </w:rPr>
          <mc:AlternateContent>
            <mc:Choice Requires="wps">
              <w:drawing>
                <wp:inline distT="0" distB="0" distL="0" distR="0" wp14:anchorId="210803C1" wp14:editId="0311B453">
                  <wp:extent cx="5257800" cy="407670"/>
                  <wp:effectExtent l="0" t="3175" r="12700" b="8255"/>
                  <wp:docPr id="4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C671A2"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39" o:spid="_x0000_s105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sg570LgIAAFoEAAAOAAAAAAAAAAAAAAAAACwCAABkcnMvZTJv&#10;RG9jLnhtbFBLAQItABQABgAIAAAAIQAwJO+X2gAAAAQBAAAPAAAAAAAAAAAAAAAAAIYEAABkcnMv&#10;ZG93bnJldi54bWxQSwUGAAAAAAQABADzAAAAjQUAAAAA&#10;">
                  <v:textbox style="mso-fit-shape-to-text:t">
                    <w:txbxContent>
                      <w:p w14:paraId="2FC671A2"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D618DD" w:rsidRDefault="00D618DD" w:rsidP="00E65606"/>
                    </w:txbxContent>
                  </v:textbox>
                  <w10:anchorlock/>
                </v:shape>
              </w:pict>
            </mc:Fallback>
          </mc:AlternateContent>
        </w:r>
      </w:ins>
    </w:p>
    <w:p w14:paraId="6FFC9284" w14:textId="7C77497D" w:rsidR="00E65606" w:rsidRDefault="00E65606" w:rsidP="00E65606">
      <w:pPr>
        <w:rPr>
          <w:ins w:id="2946" w:author="Sarah Thomas" w:date="2014-03-12T14:59:00Z"/>
        </w:rPr>
      </w:pPr>
      <w:ins w:id="2947" w:author="Sarah Thomas" w:date="2014-03-12T14:59:00Z">
        <w:r>
          <w:rPr>
            <w:noProof/>
            <w:lang w:val="en-US"/>
          </w:rPr>
          <mc:AlternateContent>
            <mc:Choice Requires="wps">
              <w:drawing>
                <wp:inline distT="0" distB="0" distL="0" distR="0" wp14:anchorId="4B84D250" wp14:editId="7EC8E7F3">
                  <wp:extent cx="5257800" cy="1064895"/>
                  <wp:effectExtent l="0" t="0" r="12700" b="17780"/>
                  <wp:docPr id="4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2BF966B0" w14:textId="77777777" w:rsidR="00D618DD" w:rsidRDefault="00D618DD" w:rsidP="00E65606">
                              <w:pPr>
                                <w:rPr>
                                  <w:sz w:val="22"/>
                                </w:rPr>
                              </w:pPr>
                              <w:r w:rsidRPr="00683722">
                                <w:rPr>
                                  <w:sz w:val="22"/>
                                </w:rPr>
                                <w:t>Group members present:</w:t>
                              </w:r>
                            </w:p>
                            <w:p w14:paraId="19E528D5" w14:textId="77777777" w:rsidR="00D618DD" w:rsidRDefault="00D618DD" w:rsidP="00E65606">
                              <w:pPr>
                                <w:rPr>
                                  <w:sz w:val="22"/>
                                </w:rPr>
                              </w:pPr>
                              <w:r w:rsidRPr="00F445D6">
                                <w:rPr>
                                  <w:sz w:val="22"/>
                                </w:rPr>
                                <w:t>CHEN, XIAOFENG</w:t>
                              </w:r>
                            </w:p>
                            <w:p w14:paraId="075C4461" w14:textId="77777777" w:rsidR="00D618DD" w:rsidRPr="00F445D6" w:rsidRDefault="00D618DD" w:rsidP="00E65606">
                              <w:pPr>
                                <w:rPr>
                                  <w:sz w:val="22"/>
                                </w:rPr>
                              </w:pPr>
                              <w:r w:rsidRPr="00F445D6">
                                <w:rPr>
                                  <w:sz w:val="22"/>
                                </w:rPr>
                                <w:t>ALSHUAIBI, ENAAM ABDULMONEM O</w:t>
                              </w:r>
                            </w:p>
                            <w:p w14:paraId="79B7FE46" w14:textId="77777777" w:rsidR="00D618DD" w:rsidRPr="00F445D6" w:rsidRDefault="00D618DD" w:rsidP="00E65606">
                              <w:pPr>
                                <w:rPr>
                                  <w:sz w:val="22"/>
                                </w:rPr>
                              </w:pPr>
                              <w:r w:rsidRPr="00F445D6">
                                <w:rPr>
                                  <w:sz w:val="22"/>
                                </w:rPr>
                                <w:t>HAMID, BAHIT BIN</w:t>
                              </w:r>
                            </w:p>
                            <w:p w14:paraId="22A2B6BF" w14:textId="77777777" w:rsidR="00D618DD" w:rsidRPr="00F445D6" w:rsidRDefault="00D618DD" w:rsidP="00E65606">
                              <w:pPr>
                                <w:rPr>
                                  <w:sz w:val="22"/>
                                </w:rPr>
                              </w:pPr>
                              <w:r w:rsidRPr="00F445D6">
                                <w:rPr>
                                  <w:sz w:val="22"/>
                                </w:rPr>
                                <w:t>HERASCU, IRINA</w:t>
                              </w:r>
                            </w:p>
                            <w:p w14:paraId="574985D7" w14:textId="77777777" w:rsidR="00D618DD" w:rsidRPr="008647D2" w:rsidRDefault="00D618DD"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37" o:spid="_x0000_s1052"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">
                  <v:textbox style="mso-fit-shape-to-text:t">
                    <w:txbxContent>
                      <w:p w14:paraId="2BF966B0" w14:textId="77777777" w:rsidR="00D618DD" w:rsidRDefault="00D618DD" w:rsidP="00E65606">
                        <w:pPr>
                          <w:rPr>
                            <w:sz w:val="22"/>
                          </w:rPr>
                        </w:pPr>
                        <w:r w:rsidRPr="00683722">
                          <w:rPr>
                            <w:sz w:val="22"/>
                          </w:rPr>
                          <w:t>Group members present:</w:t>
                        </w:r>
                      </w:p>
                      <w:p w14:paraId="19E528D5" w14:textId="77777777" w:rsidR="00D618DD" w:rsidRDefault="00D618DD" w:rsidP="00E65606">
                        <w:pPr>
                          <w:rPr>
                            <w:sz w:val="22"/>
                          </w:rPr>
                        </w:pPr>
                        <w:r w:rsidRPr="00F445D6">
                          <w:rPr>
                            <w:sz w:val="22"/>
                          </w:rPr>
                          <w:t>CHEN, XIAOFENG</w:t>
                        </w:r>
                      </w:p>
                      <w:p w14:paraId="075C4461" w14:textId="77777777" w:rsidR="00D618DD" w:rsidRPr="00F445D6" w:rsidRDefault="00D618DD" w:rsidP="00E65606">
                        <w:pPr>
                          <w:rPr>
                            <w:sz w:val="22"/>
                          </w:rPr>
                        </w:pPr>
                        <w:r w:rsidRPr="00F445D6">
                          <w:rPr>
                            <w:sz w:val="22"/>
                          </w:rPr>
                          <w:t>ALSHUAIBI, ENAAM ABDULMONEM O</w:t>
                        </w:r>
                      </w:p>
                      <w:p w14:paraId="79B7FE46" w14:textId="77777777" w:rsidR="00D618DD" w:rsidRPr="00F445D6" w:rsidRDefault="00D618DD" w:rsidP="00E65606">
                        <w:pPr>
                          <w:rPr>
                            <w:sz w:val="22"/>
                          </w:rPr>
                        </w:pPr>
                        <w:r w:rsidRPr="00F445D6">
                          <w:rPr>
                            <w:sz w:val="22"/>
                          </w:rPr>
                          <w:t>HAMID, BAHIT BIN</w:t>
                        </w:r>
                      </w:p>
                      <w:p w14:paraId="22A2B6BF" w14:textId="77777777" w:rsidR="00D618DD" w:rsidRPr="00F445D6" w:rsidRDefault="00D618DD" w:rsidP="00E65606">
                        <w:pPr>
                          <w:rPr>
                            <w:sz w:val="22"/>
                          </w:rPr>
                        </w:pPr>
                        <w:r w:rsidRPr="00F445D6">
                          <w:rPr>
                            <w:sz w:val="22"/>
                          </w:rPr>
                          <w:t>HERASCU, IRINA</w:t>
                        </w:r>
                      </w:p>
                      <w:p w14:paraId="574985D7" w14:textId="77777777" w:rsidR="00D618DD" w:rsidRPr="008647D2" w:rsidRDefault="00D618DD" w:rsidP="00E65606">
                        <w:pPr>
                          <w:rPr>
                            <w:sz w:val="22"/>
                          </w:rPr>
                        </w:pPr>
                        <w:r w:rsidRPr="00F445D6">
                          <w:rPr>
                            <w:sz w:val="22"/>
                          </w:rPr>
                          <w:t>THOMAS, SARAH ANNE</w:t>
                        </w:r>
                      </w:p>
                    </w:txbxContent>
                  </v:textbox>
                  <w10:anchorlock/>
                </v:shape>
              </w:pict>
            </mc:Fallback>
          </mc:AlternateContent>
        </w:r>
      </w:ins>
    </w:p>
    <w:p w14:paraId="2559EA93" w14:textId="319E0E3F" w:rsidR="00E65606" w:rsidRDefault="00E65606" w:rsidP="00E65606">
      <w:pPr>
        <w:rPr>
          <w:ins w:id="2948" w:author="Sarah Thomas" w:date="2014-03-12T14:59:00Z"/>
        </w:rPr>
      </w:pPr>
      <w:ins w:id="2949" w:author="Sarah Thomas" w:date="2014-03-12T14:59:00Z">
        <w:r>
          <w:rPr>
            <w:noProof/>
            <w:lang w:val="en-US"/>
          </w:rPr>
          <mc:AlternateContent>
            <mc:Choice Requires="wps">
              <w:drawing>
                <wp:inline distT="0" distB="0" distL="0" distR="0" wp14:anchorId="418520AD" wp14:editId="1B83FD6D">
                  <wp:extent cx="5257800" cy="743585"/>
                  <wp:effectExtent l="0" t="3175" r="12700" b="15240"/>
                  <wp:docPr id="4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9B824C8"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D618DD" w:rsidRDefault="00D618DD" w:rsidP="00E65606">
                              <w:pPr>
                                <w:rPr>
                                  <w:sz w:val="22"/>
                                </w:rPr>
                              </w:pPr>
                            </w:p>
                            <w:p w14:paraId="71BDED71" w14:textId="77777777" w:rsidR="00D618DD" w:rsidRPr="0074570A"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40" o:spid="_x0000_s1053"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">
                  <v:textbox style="mso-fit-shape-to-text:t">
                    <w:txbxContent>
                      <w:p w14:paraId="39B824C8"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D618DD" w:rsidRDefault="00D618DD" w:rsidP="00E65606">
                        <w:pPr>
                          <w:rPr>
                            <w:sz w:val="22"/>
                          </w:rPr>
                        </w:pPr>
                      </w:p>
                      <w:p w14:paraId="71BDED71" w14:textId="77777777" w:rsidR="00D618DD" w:rsidRPr="0074570A" w:rsidRDefault="00D618DD" w:rsidP="00E65606">
                        <w:pPr>
                          <w:rPr>
                            <w:sz w:val="22"/>
                          </w:rPr>
                        </w:pPr>
                      </w:p>
                    </w:txbxContent>
                  </v:textbox>
                  <w10:anchorlock/>
                </v:shape>
              </w:pict>
            </mc:Fallback>
          </mc:AlternateContent>
        </w:r>
      </w:ins>
    </w:p>
    <w:p w14:paraId="6DD086B9" w14:textId="1CCC8F69" w:rsidR="00E65606" w:rsidRDefault="00E65606" w:rsidP="00E65606">
      <w:pPr>
        <w:rPr>
          <w:ins w:id="2950" w:author="Sarah Thomas" w:date="2014-03-12T14:59:00Z"/>
        </w:rPr>
      </w:pPr>
      <w:ins w:id="2951" w:author="Sarah Thomas" w:date="2014-03-12T14:59:00Z">
        <w:r>
          <w:rPr>
            <w:noProof/>
            <w:lang w:val="en-US"/>
          </w:rPr>
          <mc:AlternateContent>
            <mc:Choice Requires="wps">
              <w:drawing>
                <wp:inline distT="0" distB="0" distL="0" distR="0" wp14:anchorId="2B436FFB" wp14:editId="4B9B3852">
                  <wp:extent cx="5257800" cy="407670"/>
                  <wp:effectExtent l="0" t="0" r="12700" b="14605"/>
                  <wp:docPr id="4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B35C93A"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97584BF"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36" o:spid="_x0000_s105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NdqsMYtAgAAWgQAAA4AAAAAAAAAAAAAAAAALAIAAGRycy9lMm9E&#10;b2MueG1sUEsBAi0AFAAGAAgAAAAhADAk75faAAAABAEAAA8AAAAAAAAAAAAAAAAAhQQAAGRycy9k&#10;b3ducmV2LnhtbFBLBQYAAAAABAAEAPMAAACMBQAAAAA=&#10;">
                  <v:textbox style="mso-fit-shape-to-text:t">
                    <w:txbxContent>
                      <w:p w14:paraId="3B35C93A"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97584BF" w14:textId="77777777" w:rsidR="00D618DD" w:rsidRDefault="00D618DD" w:rsidP="00E65606"/>
                    </w:txbxContent>
                  </v:textbox>
                  <w10:anchorlock/>
                </v:shape>
              </w:pict>
            </mc:Fallback>
          </mc:AlternateContent>
        </w:r>
      </w:ins>
    </w:p>
    <w:p w14:paraId="2578CD58" w14:textId="01042D2F" w:rsidR="00E65606" w:rsidRDefault="00E65606" w:rsidP="00E65606">
      <w:pPr>
        <w:rPr>
          <w:ins w:id="2952" w:author="Sarah Thomas" w:date="2014-03-12T14:59:00Z"/>
        </w:rPr>
      </w:pPr>
      <w:ins w:id="2953" w:author="Sarah Thomas" w:date="2014-03-12T14:59:00Z">
        <w:r>
          <w:rPr>
            <w:noProof/>
            <w:lang w:val="en-US"/>
          </w:rPr>
          <mc:AlternateContent>
            <mc:Choice Requires="wps">
              <w:drawing>
                <wp:inline distT="0" distB="0" distL="0" distR="0" wp14:anchorId="552BAF92" wp14:editId="4C33F9D5">
                  <wp:extent cx="5257800" cy="407670"/>
                  <wp:effectExtent l="0" t="3175" r="12700" b="8255"/>
                  <wp:docPr id="3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3CEE1B"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D618DD" w:rsidRDefault="00D618DD" w:rsidP="00E65606">
                              <w:r w:rsidRPr="008647D2">
                                <w:t>ALSHUAIBI, ENAAM</w:t>
                              </w:r>
                            </w:p>
                          </w:txbxContent>
                        </wps:txbx>
                        <wps:bodyPr rot="0" vert="horz" wrap="square" lIns="91440" tIns="45720" rIns="91440" bIns="45720" anchor="t" anchorCtr="0" upright="1">
                          <a:spAutoFit/>
                        </wps:bodyPr>
                      </wps:wsp>
                    </a:graphicData>
                  </a:graphic>
                </wp:inline>
              </w:drawing>
            </mc:Choice>
            <mc:Fallback>
              <w:pict>
                <v:shape id="Text Box 35" o:spid="_x0000_s105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YIgvUS8CAABaBAAADgAAAAAAAAAAAAAAAAAsAgAAZHJzL2Uy&#10;b0RvYy54bWxQSwECLQAUAAYACAAAACEAMCTvl9oAAAAEAQAADwAAAAAAAAAAAAAAAACHBAAAZHJz&#10;L2Rvd25yZXYueG1sUEsFBgAAAAAEAAQA8wAAAI4FAAAAAA==&#10;">
                  <v:textbox style="mso-fit-shape-to-text:t">
                    <w:txbxContent>
                      <w:p w14:paraId="5B3CEE1B"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D618DD" w:rsidRDefault="00D618DD" w:rsidP="00E65606">
                        <w:r w:rsidRPr="008647D2">
                          <w:t>ALSHUAIBI, ENAAM</w:t>
                        </w:r>
                      </w:p>
                    </w:txbxContent>
                  </v:textbox>
                  <w10:anchorlock/>
                </v:shape>
              </w:pict>
            </mc:Fallback>
          </mc:AlternateContent>
        </w:r>
      </w:ins>
    </w:p>
    <w:p w14:paraId="5E5A1A2E" w14:textId="5F7D884A" w:rsidR="00E65606" w:rsidRDefault="00E65606" w:rsidP="00E65606">
      <w:pPr>
        <w:rPr>
          <w:ins w:id="2954" w:author="Sarah Thomas" w:date="2014-03-12T14:59:00Z"/>
        </w:rPr>
      </w:pPr>
      <w:ins w:id="2955" w:author="Sarah Thomas" w:date="2014-03-12T14:59:00Z">
        <w:r>
          <w:rPr>
            <w:noProof/>
            <w:lang w:val="en-US"/>
          </w:rPr>
          <mc:AlternateContent>
            <mc:Choice Requires="wps">
              <w:drawing>
                <wp:inline distT="0" distB="0" distL="0" distR="0" wp14:anchorId="07FB6782" wp14:editId="230DB24A">
                  <wp:extent cx="5257800" cy="407670"/>
                  <wp:effectExtent l="0" t="0" r="12700" b="14605"/>
                  <wp:docPr id="3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ABA5AA8"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D618DD" w:rsidRDefault="00D618DD" w:rsidP="00E65606">
                              <w:r>
                                <w:t>HERASCU</w:t>
                              </w:r>
                              <w:r w:rsidRPr="008647D2">
                                <w:t xml:space="preserve">, </w:t>
                              </w:r>
                              <w:r>
                                <w:t>IRINA</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34" o:spid="_x0000_s1056"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H/rAEEtAgAAWgQAAA4AAAAAAAAAAAAAAAAALAIAAGRycy9lMm9E&#10;b2MueG1sUEsBAi0AFAAGAAgAAAAhADAk75faAAAABAEAAA8AAAAAAAAAAAAAAAAAhQQAAGRycy9k&#10;b3ducmV2LnhtbFBLBQYAAAAABAAEAPMAAACMBQAAAAA=&#10;">
                  <v:textbox style="mso-fit-shape-to-text:t">
                    <w:txbxContent>
                      <w:p w14:paraId="1ABA5AA8"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D618DD" w:rsidRDefault="00D618DD" w:rsidP="00E65606">
                        <w:r>
                          <w:t>HERASCU</w:t>
                        </w:r>
                        <w:r w:rsidRPr="008647D2">
                          <w:t xml:space="preserve">, </w:t>
                        </w:r>
                        <w:r>
                          <w:t>IRINA</w:t>
                        </w:r>
                        <w:r w:rsidRPr="008647D2">
                          <w:t xml:space="preserve"> </w:t>
                        </w:r>
                      </w:p>
                    </w:txbxContent>
                  </v:textbox>
                  <w10:anchorlock/>
                </v:shape>
              </w:pict>
            </mc:Fallback>
          </mc:AlternateContent>
        </w:r>
      </w:ins>
    </w:p>
    <w:p w14:paraId="6399F30B" w14:textId="28A47012" w:rsidR="00E65606" w:rsidRDefault="00E65606" w:rsidP="00E65606">
      <w:pPr>
        <w:rPr>
          <w:ins w:id="2956" w:author="Sarah Thomas" w:date="2014-03-12T14:59:00Z"/>
        </w:rPr>
      </w:pPr>
      <w:ins w:id="2957" w:author="Sarah Thomas" w:date="2014-03-12T14:59:00Z">
        <w:r>
          <w:rPr>
            <w:noProof/>
            <w:lang w:val="en-US"/>
          </w:rPr>
          <mc:AlternateContent>
            <mc:Choice Requires="wps">
              <w:drawing>
                <wp:inline distT="0" distB="0" distL="0" distR="0" wp14:anchorId="52BE962E" wp14:editId="3530B535">
                  <wp:extent cx="5257800" cy="1210945"/>
                  <wp:effectExtent l="0" t="3175" r="12700" b="17780"/>
                  <wp:docPr id="3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3561E29"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D618DD" w:rsidRDefault="00D618DD" w:rsidP="00E65606">
                              <w:pPr>
                                <w:rPr>
                                  <w:sz w:val="22"/>
                                </w:rPr>
                              </w:pPr>
                            </w:p>
                            <w:p w14:paraId="04311862" w14:textId="77777777" w:rsidR="00D618DD" w:rsidRDefault="00D618DD" w:rsidP="00E65606">
                              <w:pPr>
                                <w:rPr>
                                  <w:sz w:val="22"/>
                                </w:rPr>
                              </w:pPr>
                              <w:r>
                                <w:rPr>
                                  <w:sz w:val="22"/>
                                </w:rPr>
                                <w:t xml:space="preserve">Agreed </w:t>
                              </w:r>
                            </w:p>
                            <w:p w14:paraId="6A8116F4" w14:textId="77777777" w:rsidR="00D618DD" w:rsidRDefault="00D618DD" w:rsidP="00E65606">
                              <w:pPr>
                                <w:rPr>
                                  <w:sz w:val="22"/>
                                </w:rPr>
                              </w:pPr>
                            </w:p>
                            <w:p w14:paraId="755A870C" w14:textId="77777777" w:rsidR="00D618DD" w:rsidRDefault="00D618DD" w:rsidP="00E65606">
                              <w:pPr>
                                <w:rPr>
                                  <w:sz w:val="22"/>
                                </w:rPr>
                              </w:pPr>
                              <w:r w:rsidRPr="00683722">
                                <w:rPr>
                                  <w:sz w:val="22"/>
                                </w:rPr>
                                <w:t>List any correc</w:t>
                              </w:r>
                              <w:r>
                                <w:rPr>
                                  <w:sz w:val="22"/>
                                </w:rPr>
                                <w:t>tions of matters of fact here:</w:t>
                              </w:r>
                            </w:p>
                            <w:p w14:paraId="2CFBD398"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33" o:spid="_x0000_s105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tDfQRLgIAAFsEAAAOAAAAAAAAAAAAAAAAACwCAABkcnMvZTJv&#10;RG9jLnhtbFBLAQItABQABgAIAAAAIQDeYOlz2gAAAAUBAAAPAAAAAAAAAAAAAAAAAIYEAABkcnMv&#10;ZG93bnJldi54bWxQSwUGAAAAAAQABADzAAAAjQUAAAAA&#10;">
                  <v:textbox style="mso-fit-shape-to-text:t">
                    <w:txbxContent>
                      <w:p w14:paraId="33561E29"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D618DD" w:rsidRDefault="00D618DD" w:rsidP="00E65606">
                        <w:pPr>
                          <w:rPr>
                            <w:sz w:val="22"/>
                          </w:rPr>
                        </w:pPr>
                      </w:p>
                      <w:p w14:paraId="04311862" w14:textId="77777777" w:rsidR="00D618DD" w:rsidRDefault="00D618DD" w:rsidP="00E65606">
                        <w:pPr>
                          <w:rPr>
                            <w:sz w:val="22"/>
                          </w:rPr>
                        </w:pPr>
                        <w:r>
                          <w:rPr>
                            <w:sz w:val="22"/>
                          </w:rPr>
                          <w:t xml:space="preserve">Agreed </w:t>
                        </w:r>
                      </w:p>
                      <w:p w14:paraId="6A8116F4" w14:textId="77777777" w:rsidR="00D618DD" w:rsidRDefault="00D618DD" w:rsidP="00E65606">
                        <w:pPr>
                          <w:rPr>
                            <w:sz w:val="22"/>
                          </w:rPr>
                        </w:pPr>
                      </w:p>
                      <w:p w14:paraId="755A870C" w14:textId="77777777" w:rsidR="00D618DD" w:rsidRDefault="00D618DD" w:rsidP="00E65606">
                        <w:pPr>
                          <w:rPr>
                            <w:sz w:val="22"/>
                          </w:rPr>
                        </w:pPr>
                        <w:r w:rsidRPr="00683722">
                          <w:rPr>
                            <w:sz w:val="22"/>
                          </w:rPr>
                          <w:t>List any correc</w:t>
                        </w:r>
                        <w:r>
                          <w:rPr>
                            <w:sz w:val="22"/>
                          </w:rPr>
                          <w:t>tions of matters of fact here:</w:t>
                        </w:r>
                      </w:p>
                      <w:p w14:paraId="2CFBD398" w14:textId="77777777" w:rsidR="00D618DD" w:rsidRDefault="00D618DD" w:rsidP="00E65606"/>
                    </w:txbxContent>
                  </v:textbox>
                  <w10:anchorlock/>
                </v:shape>
              </w:pict>
            </mc:Fallback>
          </mc:AlternateContent>
        </w:r>
      </w:ins>
    </w:p>
    <w:p w14:paraId="40F64161" w14:textId="55450769" w:rsidR="00E65606" w:rsidRDefault="00E65606" w:rsidP="00E65606">
      <w:pPr>
        <w:rPr>
          <w:ins w:id="2958" w:author="Sarah Thomas" w:date="2014-03-12T14:59:00Z"/>
        </w:rPr>
      </w:pPr>
      <w:ins w:id="2959" w:author="Sarah Thomas" w:date="2014-03-12T14:59:00Z">
        <w:r>
          <w:rPr>
            <w:noProof/>
            <w:lang w:val="en-US"/>
          </w:rPr>
          <mc:AlternateContent>
            <mc:Choice Requires="wps">
              <w:drawing>
                <wp:inline distT="0" distB="0" distL="0" distR="0" wp14:anchorId="74944623" wp14:editId="72D44AC3">
                  <wp:extent cx="5257800" cy="1532255"/>
                  <wp:effectExtent l="0" t="0" r="12700" b="8255"/>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32255"/>
                          </a:xfrm>
                          <a:prstGeom prst="rect">
                            <a:avLst/>
                          </a:prstGeom>
                          <a:solidFill>
                            <a:srgbClr val="FFFFFF"/>
                          </a:solidFill>
                          <a:ln w="9525">
                            <a:solidFill>
                              <a:srgbClr val="000000"/>
                            </a:solidFill>
                            <a:miter lim="800000"/>
                            <a:headEnd/>
                            <a:tailEnd/>
                          </a:ln>
                        </wps:spPr>
                        <wps:txbx>
                          <w:txbxContent>
                            <w:p w14:paraId="6597F078"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D618DD" w:rsidRDefault="00D618DD" w:rsidP="00E65606">
                              <w:pPr>
                                <w:rPr>
                                  <w:sz w:val="22"/>
                                </w:rPr>
                              </w:pPr>
                            </w:p>
                            <w:p w14:paraId="0EF6451D" w14:textId="77777777" w:rsidR="00D618DD" w:rsidRPr="00BF2C9C" w:rsidRDefault="00D618DD"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D618DD" w:rsidRPr="00BF2C9C" w:rsidRDefault="00D618DD" w:rsidP="00E65606">
                              <w:pPr>
                                <w:numPr>
                                  <w:ilvl w:val="0"/>
                                  <w:numId w:val="59"/>
                                </w:numPr>
                                <w:spacing w:after="0"/>
                                <w:rPr>
                                  <w:sz w:val="22"/>
                                </w:rPr>
                              </w:pPr>
                              <w:r w:rsidRPr="00BF2C9C">
                                <w:rPr>
                                  <w:sz w:val="22"/>
                                </w:rPr>
                                <w:t xml:space="preserve">SARAH completed the Use Case Diagram </w:t>
                              </w:r>
                            </w:p>
                            <w:p w14:paraId="02E0D2F0" w14:textId="77777777" w:rsidR="00D618DD" w:rsidRPr="00BF2C9C" w:rsidRDefault="00D618DD" w:rsidP="00E65606">
                              <w:pPr>
                                <w:numPr>
                                  <w:ilvl w:val="0"/>
                                  <w:numId w:val="59"/>
                                </w:numPr>
                                <w:spacing w:after="0"/>
                                <w:rPr>
                                  <w:sz w:val="22"/>
                                </w:rPr>
                              </w:pPr>
                              <w:r w:rsidRPr="00BF2C9C">
                                <w:rPr>
                                  <w:sz w:val="22"/>
                                </w:rPr>
                                <w:t>BAHIT completed Gantt chart</w:t>
                              </w:r>
                            </w:p>
                            <w:p w14:paraId="0608FF9B" w14:textId="77777777" w:rsidR="00D618DD" w:rsidRPr="00BF2C9C" w:rsidRDefault="00D618DD"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32" o:spid="_x0000_s1058" type="#_x0000_t202" style="width:414pt;height:120.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">
                  <v:textbox style="mso-fit-shape-to-text:t">
                    <w:txbxContent>
                      <w:p w14:paraId="6597F078"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D618DD" w:rsidRDefault="00D618DD" w:rsidP="00E65606">
                        <w:pPr>
                          <w:rPr>
                            <w:sz w:val="22"/>
                          </w:rPr>
                        </w:pPr>
                      </w:p>
                      <w:p w14:paraId="0EF6451D" w14:textId="77777777" w:rsidR="00D618DD" w:rsidRPr="00BF2C9C" w:rsidRDefault="00D618DD"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D618DD" w:rsidRPr="00BF2C9C" w:rsidRDefault="00D618DD" w:rsidP="00E65606">
                        <w:pPr>
                          <w:numPr>
                            <w:ilvl w:val="0"/>
                            <w:numId w:val="59"/>
                          </w:numPr>
                          <w:spacing w:after="0"/>
                          <w:rPr>
                            <w:sz w:val="22"/>
                          </w:rPr>
                        </w:pPr>
                        <w:r w:rsidRPr="00BF2C9C">
                          <w:rPr>
                            <w:sz w:val="22"/>
                          </w:rPr>
                          <w:t xml:space="preserve">SARAH completed the Use Case Diagram </w:t>
                        </w:r>
                      </w:p>
                      <w:p w14:paraId="02E0D2F0" w14:textId="77777777" w:rsidR="00D618DD" w:rsidRPr="00BF2C9C" w:rsidRDefault="00D618DD" w:rsidP="00E65606">
                        <w:pPr>
                          <w:numPr>
                            <w:ilvl w:val="0"/>
                            <w:numId w:val="59"/>
                          </w:numPr>
                          <w:spacing w:after="0"/>
                          <w:rPr>
                            <w:sz w:val="22"/>
                          </w:rPr>
                        </w:pPr>
                        <w:r w:rsidRPr="00BF2C9C">
                          <w:rPr>
                            <w:sz w:val="22"/>
                          </w:rPr>
                          <w:t>BAHIT completed Gantt chart</w:t>
                        </w:r>
                      </w:p>
                      <w:p w14:paraId="0608FF9B" w14:textId="77777777" w:rsidR="00D618DD" w:rsidRPr="00BF2C9C" w:rsidRDefault="00D618DD"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D618DD" w:rsidRDefault="00D618DD" w:rsidP="00E65606"/>
                    </w:txbxContent>
                  </v:textbox>
                  <w10:anchorlock/>
                </v:shape>
              </w:pict>
            </mc:Fallback>
          </mc:AlternateContent>
        </w:r>
      </w:ins>
    </w:p>
    <w:p w14:paraId="512226EC" w14:textId="2BCCA08B" w:rsidR="00E65606" w:rsidRDefault="00E65606" w:rsidP="00E65606">
      <w:pPr>
        <w:rPr>
          <w:ins w:id="2960" w:author="Sarah Thomas" w:date="2014-03-12T14:59:00Z"/>
        </w:rPr>
      </w:pPr>
      <w:ins w:id="2961" w:author="Sarah Thomas" w:date="2014-03-12T14:59:00Z">
        <w:r>
          <w:rPr>
            <w:noProof/>
            <w:lang w:val="en-US"/>
          </w:rPr>
          <mc:AlternateContent>
            <mc:Choice Requires="wps">
              <w:drawing>
                <wp:inline distT="0" distB="0" distL="0" distR="0" wp14:anchorId="7753AE56" wp14:editId="4A409CCF">
                  <wp:extent cx="5257800" cy="568325"/>
                  <wp:effectExtent l="0" t="0" r="12700" b="15875"/>
                  <wp:docPr id="3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894ACD8"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31" o:spid="_x0000_s1059"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KQLLyMtAgAAWgQAAA4AAAAAAAAAAAAAAAAALAIAAGRycy9lMm9E&#10;b2MueG1sUEsBAi0AFAAGAAgAAAAhAGalT7jaAAAABAEAAA8AAAAAAAAAAAAAAAAAhQQAAGRycy9k&#10;b3ducmV2LnhtbFBLBQYAAAAABAAEAPMAAACMBQAAAAA=&#10;">
                  <v:textbox style="mso-fit-shape-to-text:t">
                    <w:txbxContent>
                      <w:p w14:paraId="7894ACD8"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D618DD" w:rsidRDefault="00D618DD" w:rsidP="00E65606"/>
                    </w:txbxContent>
                  </v:textbox>
                  <w10:anchorlock/>
                </v:shape>
              </w:pict>
            </mc:Fallback>
          </mc:AlternateContent>
        </w:r>
      </w:ins>
    </w:p>
    <w:p w14:paraId="691E9985" w14:textId="019E5A7D" w:rsidR="00E65606" w:rsidRDefault="00E65606" w:rsidP="00E65606">
      <w:pPr>
        <w:rPr>
          <w:ins w:id="2962" w:author="Sarah Thomas" w:date="2014-03-12T14:59:00Z"/>
        </w:rPr>
      </w:pPr>
      <w:ins w:id="2963" w:author="Sarah Thomas" w:date="2014-03-12T14:59:00Z">
        <w:r>
          <w:rPr>
            <w:noProof/>
            <w:lang w:val="en-US"/>
          </w:rPr>
          <mc:AlternateContent>
            <mc:Choice Requires="wps">
              <w:drawing>
                <wp:inline distT="0" distB="0" distL="0" distR="0" wp14:anchorId="605422BC" wp14:editId="1310ABE0">
                  <wp:extent cx="5257800" cy="1678305"/>
                  <wp:effectExtent l="0" t="6350" r="12700" b="17145"/>
                  <wp:docPr id="3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69426DAC" w14:textId="77777777" w:rsidR="00D618DD" w:rsidRDefault="00D618DD" w:rsidP="00E65606">
                              <w:pPr>
                                <w:rPr>
                                  <w:sz w:val="22"/>
                                </w:rPr>
                              </w:pPr>
                              <w:r w:rsidRPr="00EF6BC8">
                                <w:rPr>
                                  <w:sz w:val="22"/>
                                </w:rPr>
                                <w:t>New matters discussed:</w:t>
                              </w:r>
                            </w:p>
                            <w:p w14:paraId="347654E6" w14:textId="77777777" w:rsidR="00D618DD" w:rsidRDefault="00D618DD" w:rsidP="00E65606">
                              <w:pPr>
                                <w:rPr>
                                  <w:sz w:val="22"/>
                                </w:rPr>
                              </w:pPr>
                            </w:p>
                            <w:p w14:paraId="3AA3C73C" w14:textId="77777777" w:rsidR="00D618DD" w:rsidRPr="00EF6BC8" w:rsidRDefault="00D618DD" w:rsidP="00E65606">
                              <w:pPr>
                                <w:numPr>
                                  <w:ilvl w:val="0"/>
                                  <w:numId w:val="57"/>
                                </w:numPr>
                                <w:spacing w:after="0"/>
                                <w:rPr>
                                  <w:sz w:val="22"/>
                                </w:rPr>
                              </w:pPr>
                              <w:r>
                                <w:rPr>
                                  <w:sz w:val="22"/>
                                </w:rPr>
                                <w:t>Brainstorming of the website</w:t>
                              </w:r>
                            </w:p>
                            <w:p w14:paraId="381F0DCF" w14:textId="77777777" w:rsidR="00D618DD" w:rsidRDefault="00D618DD"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D618DD" w:rsidRDefault="00D618DD"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D618DD" w:rsidRPr="00F37C7C" w:rsidRDefault="00D618DD" w:rsidP="00E65606">
                              <w:pPr>
                                <w:numPr>
                                  <w:ilvl w:val="0"/>
                                  <w:numId w:val="57"/>
                                </w:numPr>
                                <w:spacing w:after="0"/>
                              </w:pPr>
                              <w:r w:rsidRPr="00BF2C9C">
                                <w:rPr>
                                  <w:sz w:val="22"/>
                                </w:rPr>
                                <w:t>Team members chose Git as Source Code Management System</w:t>
                              </w:r>
                              <w:r>
                                <w:rPr>
                                  <w:sz w:val="22"/>
                                </w:rPr>
                                <w:t>.</w:t>
                              </w:r>
                            </w:p>
                            <w:p w14:paraId="5D52286A" w14:textId="77777777" w:rsidR="00D618DD" w:rsidRDefault="00D618DD" w:rsidP="00E65606">
                              <w:pPr>
                                <w:ind w:left="720"/>
                              </w:pPr>
                              <w:r>
                                <w:t xml:space="preserve"> </w:t>
                              </w:r>
                            </w:p>
                            <w:p w14:paraId="33E54A31" w14:textId="77777777" w:rsidR="00D618DD" w:rsidRPr="00674F95" w:rsidRDefault="00D618DD" w:rsidP="00E65606">
                              <w:pPr>
                                <w:rPr>
                                  <w:sz w:val="22"/>
                                </w:rPr>
                              </w:pPr>
                              <w:r w:rsidRPr="00674F95">
                                <w:rPr>
                                  <w:sz w:val="22"/>
                                </w:rPr>
                                <w:t>Issues/problems to be reported to project supervisor:</w:t>
                              </w:r>
                            </w:p>
                            <w:p w14:paraId="7E5C11EA"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30" o:spid="_x0000_s1060"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">
                  <v:textbox style="mso-fit-shape-to-text:t">
                    <w:txbxContent>
                      <w:p w14:paraId="69426DAC" w14:textId="77777777" w:rsidR="00D618DD" w:rsidRDefault="00D618DD" w:rsidP="00E65606">
                        <w:pPr>
                          <w:rPr>
                            <w:sz w:val="22"/>
                          </w:rPr>
                        </w:pPr>
                        <w:r w:rsidRPr="00EF6BC8">
                          <w:rPr>
                            <w:sz w:val="22"/>
                          </w:rPr>
                          <w:t>New matters discussed:</w:t>
                        </w:r>
                      </w:p>
                      <w:p w14:paraId="347654E6" w14:textId="77777777" w:rsidR="00D618DD" w:rsidRDefault="00D618DD" w:rsidP="00E65606">
                        <w:pPr>
                          <w:rPr>
                            <w:sz w:val="22"/>
                          </w:rPr>
                        </w:pPr>
                      </w:p>
                      <w:p w14:paraId="3AA3C73C" w14:textId="77777777" w:rsidR="00D618DD" w:rsidRPr="00EF6BC8" w:rsidRDefault="00D618DD" w:rsidP="00E65606">
                        <w:pPr>
                          <w:numPr>
                            <w:ilvl w:val="0"/>
                            <w:numId w:val="57"/>
                          </w:numPr>
                          <w:spacing w:after="0"/>
                          <w:rPr>
                            <w:sz w:val="22"/>
                          </w:rPr>
                        </w:pPr>
                        <w:r>
                          <w:rPr>
                            <w:sz w:val="22"/>
                          </w:rPr>
                          <w:t>Brainstorming of the website</w:t>
                        </w:r>
                      </w:p>
                      <w:p w14:paraId="381F0DCF" w14:textId="77777777" w:rsidR="00D618DD" w:rsidRDefault="00D618DD"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D618DD" w:rsidRDefault="00D618DD"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D618DD" w:rsidRPr="00F37C7C" w:rsidRDefault="00D618DD" w:rsidP="00E65606">
                        <w:pPr>
                          <w:numPr>
                            <w:ilvl w:val="0"/>
                            <w:numId w:val="57"/>
                          </w:numPr>
                          <w:spacing w:after="0"/>
                        </w:pPr>
                        <w:r w:rsidRPr="00BF2C9C">
                          <w:rPr>
                            <w:sz w:val="22"/>
                          </w:rPr>
                          <w:t>Team members chose Git as Source Code Management System</w:t>
                        </w:r>
                        <w:r>
                          <w:rPr>
                            <w:sz w:val="22"/>
                          </w:rPr>
                          <w:t>.</w:t>
                        </w:r>
                      </w:p>
                      <w:p w14:paraId="5D52286A" w14:textId="77777777" w:rsidR="00D618DD" w:rsidRDefault="00D618DD" w:rsidP="00E65606">
                        <w:pPr>
                          <w:ind w:left="720"/>
                        </w:pPr>
                        <w:r>
                          <w:t xml:space="preserve"> </w:t>
                        </w:r>
                      </w:p>
                      <w:p w14:paraId="33E54A31" w14:textId="77777777" w:rsidR="00D618DD" w:rsidRPr="00674F95" w:rsidRDefault="00D618DD" w:rsidP="00E65606">
                        <w:pPr>
                          <w:rPr>
                            <w:sz w:val="22"/>
                          </w:rPr>
                        </w:pPr>
                        <w:r w:rsidRPr="00674F95">
                          <w:rPr>
                            <w:sz w:val="22"/>
                          </w:rPr>
                          <w:t>Issues/problems to be reported to project supervisor:</w:t>
                        </w:r>
                      </w:p>
                      <w:p w14:paraId="7E5C11EA" w14:textId="77777777" w:rsidR="00D618DD" w:rsidRDefault="00D618DD" w:rsidP="00E65606"/>
                    </w:txbxContent>
                  </v:textbox>
                  <w10:anchorlock/>
                </v:shape>
              </w:pict>
            </mc:Fallback>
          </mc:AlternateContent>
        </w:r>
      </w:ins>
    </w:p>
    <w:p w14:paraId="55F4664C" w14:textId="77777777" w:rsidR="00E65606" w:rsidRDefault="00E65606" w:rsidP="00E65606">
      <w:pPr>
        <w:rPr>
          <w:ins w:id="2964" w:author="Sarah Thomas" w:date="2014-03-12T14:59:00Z"/>
        </w:rPr>
      </w:pPr>
    </w:p>
    <w:p w14:paraId="1C05496E" w14:textId="412B24F0" w:rsidR="00E65606" w:rsidRDefault="00E65606" w:rsidP="00E65606">
      <w:pPr>
        <w:rPr>
          <w:ins w:id="2965" w:author="Sarah Thomas" w:date="2014-03-12T14:59:00Z"/>
        </w:rPr>
      </w:pPr>
      <w:ins w:id="2966" w:author="Sarah Thomas" w:date="2014-03-12T14:59:00Z">
        <w:r>
          <w:rPr>
            <w:noProof/>
            <w:lang w:val="en-US"/>
          </w:rPr>
          <mc:AlternateContent>
            <mc:Choice Requires="wps">
              <w:drawing>
                <wp:inline distT="0" distB="0" distL="0" distR="0" wp14:anchorId="16C56C21" wp14:editId="1C2B38B4">
                  <wp:extent cx="5257800" cy="2174875"/>
                  <wp:effectExtent l="0" t="0" r="12700" b="9525"/>
                  <wp:docPr id="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174875"/>
                          </a:xfrm>
                          <a:prstGeom prst="rect">
                            <a:avLst/>
                          </a:prstGeom>
                          <a:solidFill>
                            <a:srgbClr val="FFFFFF"/>
                          </a:solidFill>
                          <a:ln w="9525">
                            <a:solidFill>
                              <a:srgbClr val="000000"/>
                            </a:solidFill>
                            <a:miter lim="800000"/>
                            <a:headEnd/>
                            <a:tailEnd/>
                          </a:ln>
                        </wps:spPr>
                        <wps:txbx>
                          <w:txbxContent>
                            <w:p w14:paraId="79A8893A"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D618DD" w:rsidRDefault="00D618DD" w:rsidP="00E65606">
                              <w:pPr>
                                <w:rPr>
                                  <w:sz w:val="22"/>
                                </w:rPr>
                              </w:pPr>
                            </w:p>
                            <w:p w14:paraId="51BA6424" w14:textId="77777777" w:rsidR="00D618DD" w:rsidRDefault="00D618DD" w:rsidP="00E65606">
                              <w:pPr>
                                <w:rPr>
                                  <w:sz w:val="22"/>
                                </w:rPr>
                              </w:pPr>
                              <w:r>
                                <w:rPr>
                                  <w:sz w:val="22"/>
                                </w:rPr>
                                <w:t>ALL TO BE COMPLETED BEFORE NEXT MEETING</w:t>
                              </w:r>
                            </w:p>
                            <w:p w14:paraId="76A0A0ED" w14:textId="77777777" w:rsidR="00D618DD" w:rsidRDefault="00D618DD" w:rsidP="00E65606">
                              <w:pPr>
                                <w:rPr>
                                  <w:sz w:val="22"/>
                                </w:rPr>
                              </w:pPr>
                            </w:p>
                            <w:p w14:paraId="0B4A9ADD" w14:textId="77777777" w:rsidR="00D618DD" w:rsidRDefault="00D618DD"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D618DD" w:rsidRDefault="00D618DD" w:rsidP="00E65606">
                              <w:pPr>
                                <w:numPr>
                                  <w:ilvl w:val="0"/>
                                  <w:numId w:val="58"/>
                                </w:numPr>
                                <w:spacing w:after="0"/>
                                <w:rPr>
                                  <w:sz w:val="22"/>
                                </w:rPr>
                              </w:pPr>
                              <w:r w:rsidRPr="00BF2C9C">
                                <w:rPr>
                                  <w:sz w:val="22"/>
                                </w:rPr>
                                <w:t xml:space="preserve">IRINA to prepare design for user registration forms </w:t>
                              </w:r>
                            </w:p>
                            <w:p w14:paraId="1E8A27FB" w14:textId="77777777" w:rsidR="00D618DD" w:rsidRPr="00BF2C9C" w:rsidRDefault="00D618DD" w:rsidP="00E65606">
                              <w:pPr>
                                <w:numPr>
                                  <w:ilvl w:val="0"/>
                                  <w:numId w:val="58"/>
                                </w:numPr>
                                <w:spacing w:after="0"/>
                                <w:rPr>
                                  <w:sz w:val="22"/>
                                </w:rPr>
                              </w:pPr>
                              <w:r>
                                <w:rPr>
                                  <w:sz w:val="22"/>
                                </w:rPr>
                                <w:t>ALL MEMBERS to come up with suggestions on making the Dataflow Model</w:t>
                              </w:r>
                            </w:p>
                            <w:p w14:paraId="352C8972"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29" o:spid="_x0000_s1061" type="#_x0000_t202" style="width:414pt;height:17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">
                  <v:textbox style="mso-fit-shape-to-text:t">
                    <w:txbxContent>
                      <w:p w14:paraId="79A8893A"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D618DD" w:rsidRDefault="00D618DD" w:rsidP="00E65606">
                        <w:pPr>
                          <w:rPr>
                            <w:sz w:val="22"/>
                          </w:rPr>
                        </w:pPr>
                      </w:p>
                      <w:p w14:paraId="51BA6424" w14:textId="77777777" w:rsidR="00D618DD" w:rsidRDefault="00D618DD" w:rsidP="00E65606">
                        <w:pPr>
                          <w:rPr>
                            <w:sz w:val="22"/>
                          </w:rPr>
                        </w:pPr>
                        <w:r>
                          <w:rPr>
                            <w:sz w:val="22"/>
                          </w:rPr>
                          <w:t>ALL TO BE COMPLETED BEFORE NEXT MEETING</w:t>
                        </w:r>
                      </w:p>
                      <w:p w14:paraId="76A0A0ED" w14:textId="77777777" w:rsidR="00D618DD" w:rsidRDefault="00D618DD" w:rsidP="00E65606">
                        <w:pPr>
                          <w:rPr>
                            <w:sz w:val="22"/>
                          </w:rPr>
                        </w:pPr>
                      </w:p>
                      <w:p w14:paraId="0B4A9ADD" w14:textId="77777777" w:rsidR="00D618DD" w:rsidRDefault="00D618DD"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D618DD" w:rsidRDefault="00D618DD" w:rsidP="00E65606">
                        <w:pPr>
                          <w:numPr>
                            <w:ilvl w:val="0"/>
                            <w:numId w:val="58"/>
                          </w:numPr>
                          <w:spacing w:after="0"/>
                          <w:rPr>
                            <w:sz w:val="22"/>
                          </w:rPr>
                        </w:pPr>
                        <w:r w:rsidRPr="00BF2C9C">
                          <w:rPr>
                            <w:sz w:val="22"/>
                          </w:rPr>
                          <w:t xml:space="preserve">IRINA to prepare design for user registration forms </w:t>
                        </w:r>
                      </w:p>
                      <w:p w14:paraId="1E8A27FB" w14:textId="77777777" w:rsidR="00D618DD" w:rsidRPr="00BF2C9C" w:rsidRDefault="00D618DD" w:rsidP="00E65606">
                        <w:pPr>
                          <w:numPr>
                            <w:ilvl w:val="0"/>
                            <w:numId w:val="58"/>
                          </w:numPr>
                          <w:spacing w:after="0"/>
                          <w:rPr>
                            <w:sz w:val="22"/>
                          </w:rPr>
                        </w:pPr>
                        <w:r>
                          <w:rPr>
                            <w:sz w:val="22"/>
                          </w:rPr>
                          <w:t>ALL MEMBERS to come up with suggestions on making the Dataflow Model</w:t>
                        </w:r>
                      </w:p>
                      <w:p w14:paraId="352C8972" w14:textId="77777777" w:rsidR="00D618DD" w:rsidRDefault="00D618DD" w:rsidP="00E65606"/>
                    </w:txbxContent>
                  </v:textbox>
                  <w10:anchorlock/>
                </v:shape>
              </w:pict>
            </mc:Fallback>
          </mc:AlternateContent>
        </w:r>
      </w:ins>
    </w:p>
    <w:p w14:paraId="2710861F" w14:textId="02809DEB" w:rsidR="00E65606" w:rsidRPr="00486475" w:rsidRDefault="00E65606" w:rsidP="00E65606">
      <w:pPr>
        <w:rPr>
          <w:ins w:id="2967" w:author="Sarah Thomas" w:date="2014-03-12T14:59:00Z"/>
        </w:rPr>
      </w:pPr>
      <w:ins w:id="2968" w:author="Sarah Thomas" w:date="2014-03-12T14:59:00Z">
        <w:r>
          <w:rPr>
            <w:noProof/>
            <w:lang w:val="en-US"/>
          </w:rPr>
          <mc:AlternateContent>
            <mc:Choice Requires="wps">
              <w:drawing>
                <wp:inline distT="0" distB="0" distL="0" distR="0" wp14:anchorId="2ED1DBB2" wp14:editId="1133924F">
                  <wp:extent cx="5257800" cy="1210945"/>
                  <wp:effectExtent l="0" t="6350" r="12700" b="14605"/>
                  <wp:docPr id="3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FC0857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D618DD" w:rsidRDefault="00D618DD" w:rsidP="00E65606">
                              <w:pPr>
                                <w:rPr>
                                  <w:sz w:val="22"/>
                                </w:rPr>
                              </w:pPr>
                            </w:p>
                            <w:p w14:paraId="54A10E91" w14:textId="77777777" w:rsidR="00D618DD" w:rsidRDefault="00D618DD" w:rsidP="00E65606">
                              <w:pPr>
                                <w:rPr>
                                  <w:sz w:val="22"/>
                                </w:rPr>
                              </w:pPr>
                              <w:r>
                                <w:rPr>
                                  <w:sz w:val="22"/>
                                </w:rPr>
                                <w:t>Next Meeting: Monday 27 Jan, 15:00, Orangery</w:t>
                              </w:r>
                            </w:p>
                            <w:p w14:paraId="41B8A33F" w14:textId="77777777" w:rsidR="00D618DD" w:rsidRDefault="00D618DD" w:rsidP="00E65606">
                              <w:pPr>
                                <w:rPr>
                                  <w:sz w:val="22"/>
                                </w:rPr>
                              </w:pPr>
                              <w:r>
                                <w:rPr>
                                  <w:sz w:val="22"/>
                                </w:rPr>
                                <w:t>Chair: IRINA</w:t>
                              </w:r>
                            </w:p>
                            <w:p w14:paraId="635B882B" w14:textId="77777777" w:rsidR="00D618DD" w:rsidRDefault="00D618DD" w:rsidP="00E65606">
                              <w:pPr>
                                <w:rPr>
                                  <w:sz w:val="22"/>
                                </w:rPr>
                              </w:pPr>
                              <w:r>
                                <w:rPr>
                                  <w:sz w:val="22"/>
                                </w:rPr>
                                <w:t>Secretary: XIAOFENG</w:t>
                              </w:r>
                            </w:p>
                            <w:p w14:paraId="4983C31F"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28" o:spid="_x0000_s1062"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2Ys8zLgIAAFsEAAAOAAAAAAAAAAAAAAAAACwCAABkcnMvZTJv&#10;RG9jLnhtbFBLAQItABQABgAIAAAAIQDeYOlz2gAAAAUBAAAPAAAAAAAAAAAAAAAAAIYEAABkcnMv&#10;ZG93bnJldi54bWxQSwUGAAAAAAQABADzAAAAjQUAAAAA&#10;">
                  <v:textbox style="mso-fit-shape-to-text:t">
                    <w:txbxContent>
                      <w:p w14:paraId="3FC0857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D618DD" w:rsidRDefault="00D618DD" w:rsidP="00E65606">
                        <w:pPr>
                          <w:rPr>
                            <w:sz w:val="22"/>
                          </w:rPr>
                        </w:pPr>
                      </w:p>
                      <w:p w14:paraId="54A10E91" w14:textId="77777777" w:rsidR="00D618DD" w:rsidRDefault="00D618DD" w:rsidP="00E65606">
                        <w:pPr>
                          <w:rPr>
                            <w:sz w:val="22"/>
                          </w:rPr>
                        </w:pPr>
                        <w:r>
                          <w:rPr>
                            <w:sz w:val="22"/>
                          </w:rPr>
                          <w:t>Next Meeting: Monday 27 Jan, 15:00, Orangery</w:t>
                        </w:r>
                      </w:p>
                      <w:p w14:paraId="41B8A33F" w14:textId="77777777" w:rsidR="00D618DD" w:rsidRDefault="00D618DD" w:rsidP="00E65606">
                        <w:pPr>
                          <w:rPr>
                            <w:sz w:val="22"/>
                          </w:rPr>
                        </w:pPr>
                        <w:r>
                          <w:rPr>
                            <w:sz w:val="22"/>
                          </w:rPr>
                          <w:t>Chair: IRINA</w:t>
                        </w:r>
                      </w:p>
                      <w:p w14:paraId="635B882B" w14:textId="77777777" w:rsidR="00D618DD" w:rsidRDefault="00D618DD" w:rsidP="00E65606">
                        <w:pPr>
                          <w:rPr>
                            <w:sz w:val="22"/>
                          </w:rPr>
                        </w:pPr>
                        <w:r>
                          <w:rPr>
                            <w:sz w:val="22"/>
                          </w:rPr>
                          <w:t>Secretary: XIAOFENG</w:t>
                        </w:r>
                      </w:p>
                      <w:p w14:paraId="4983C31F" w14:textId="77777777" w:rsidR="00D618DD" w:rsidRDefault="00D618DD" w:rsidP="00E65606"/>
                    </w:txbxContent>
                  </v:textbox>
                  <w10:anchorlock/>
                </v:shape>
              </w:pict>
            </mc:Fallback>
          </mc:AlternateContent>
        </w:r>
      </w:ins>
    </w:p>
    <w:p w14:paraId="314D22CB" w14:textId="77777777" w:rsidR="00E65606" w:rsidRPr="0037694C" w:rsidRDefault="00E65606" w:rsidP="00E65606">
      <w:pPr>
        <w:jc w:val="center"/>
        <w:rPr>
          <w:ins w:id="2969" w:author="Sarah Thomas" w:date="2014-03-12T15:00:00Z"/>
          <w:b/>
          <w:szCs w:val="24"/>
          <w:u w:val="single"/>
        </w:rPr>
      </w:pPr>
      <w:ins w:id="2970" w:author="Sarah Thomas" w:date="2014-03-12T15:00:00Z">
        <w:r>
          <w:rPr>
            <w:b/>
            <w:szCs w:val="24"/>
            <w:u w:val="single"/>
          </w:rPr>
          <w:t>CE903-1 Minutes of Group Meeting</w:t>
        </w:r>
      </w:ins>
    </w:p>
    <w:p w14:paraId="773CA068" w14:textId="77777777" w:rsidR="00E65606" w:rsidRPr="00DF4BA9" w:rsidRDefault="00E65606" w:rsidP="00E65606">
      <w:pPr>
        <w:jc w:val="center"/>
        <w:rPr>
          <w:ins w:id="2971" w:author="Sarah Thomas" w:date="2014-03-12T15:00:00Z"/>
          <w:b/>
          <w:sz w:val="22"/>
          <w:u w:val="single"/>
        </w:rPr>
      </w:pPr>
    </w:p>
    <w:p w14:paraId="5B2FC9DB" w14:textId="0F031171" w:rsidR="00E65606" w:rsidRDefault="00E65606" w:rsidP="00E65606">
      <w:pPr>
        <w:rPr>
          <w:ins w:id="2972" w:author="Sarah Thomas" w:date="2014-03-12T15:00:00Z"/>
          <w:sz w:val="22"/>
        </w:rPr>
      </w:pPr>
      <w:ins w:id="2973" w:author="Sarah Thomas" w:date="2014-03-12T15:00:00Z">
        <w:r>
          <w:rPr>
            <w:noProof/>
            <w:sz w:val="22"/>
            <w:lang w:val="en-US"/>
            <w:rPrChange w:id="2974">
              <w:rPr>
                <w:noProof/>
                <w:lang w:val="en-US"/>
              </w:rPr>
            </w:rPrChange>
          </w:rPr>
          <mc:AlternateContent>
            <mc:Choice Requires="wps">
              <w:drawing>
                <wp:inline distT="0" distB="0" distL="0" distR="0" wp14:anchorId="6E0E8D9F" wp14:editId="72E9D0FB">
                  <wp:extent cx="5257800" cy="422275"/>
                  <wp:effectExtent l="0" t="0" r="12700" b="12700"/>
                  <wp:docPr id="5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790C95D9"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D618DD" w:rsidRPr="0084728E"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1" o:spid="_x0000_s1063"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hNuIbLgIAAFoEAAAOAAAAAAAAAAAAAAAAACwCAABkcnMvZTJv&#10;RG9jLnhtbFBLAQItABQABgAIAAAAIQD32R8X2gAAAAQBAAAPAAAAAAAAAAAAAAAAAIYEAABkcnMv&#10;ZG93bnJldi54bWxQSwUGAAAAAAQABADzAAAAjQUAAAAA&#10;">
                  <v:textbox style="mso-fit-shape-to-text:t">
                    <w:txbxContent>
                      <w:p w14:paraId="790C95D9"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D618DD" w:rsidRPr="0084728E" w:rsidRDefault="00D618DD" w:rsidP="00E65606">
                        <w:pPr>
                          <w:rPr>
                            <w:sz w:val="22"/>
                          </w:rPr>
                        </w:pPr>
                      </w:p>
                    </w:txbxContent>
                  </v:textbox>
                  <w10:anchorlock/>
                </v:shape>
              </w:pict>
            </mc:Fallback>
          </mc:AlternateContent>
        </w:r>
      </w:ins>
    </w:p>
    <w:p w14:paraId="1CB3A00D" w14:textId="3E52D129" w:rsidR="00E65606" w:rsidRDefault="00E65606" w:rsidP="00E65606">
      <w:pPr>
        <w:rPr>
          <w:ins w:id="2975" w:author="Sarah Thomas" w:date="2014-03-12T15:00:00Z"/>
        </w:rPr>
      </w:pPr>
      <w:ins w:id="2976" w:author="Sarah Thomas" w:date="2014-03-12T15:00:00Z">
        <w:r>
          <w:rPr>
            <w:noProof/>
            <w:lang w:val="en-US"/>
          </w:rPr>
          <mc:AlternateContent>
            <mc:Choice Requires="wps">
              <w:drawing>
                <wp:inline distT="0" distB="0" distL="0" distR="0" wp14:anchorId="3F5BF9A2" wp14:editId="2A313F36">
                  <wp:extent cx="5257800" cy="407670"/>
                  <wp:effectExtent l="0" t="3175" r="12700" b="8255"/>
                  <wp:docPr id="5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505509C"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52" o:spid="_x0000_s106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qedyvLgIAAFoEAAAOAAAAAAAAAAAAAAAAACwCAABkcnMvZTJv&#10;RG9jLnhtbFBLAQItABQABgAIAAAAIQAwJO+X2gAAAAQBAAAPAAAAAAAAAAAAAAAAAIYEAABkcnMv&#10;ZG93bnJldi54bWxQSwUGAAAAAAQABADzAAAAjQUAAAAA&#10;">
                  <v:textbox style="mso-fit-shape-to-text:t">
                    <w:txbxContent>
                      <w:p w14:paraId="3505509C"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D618DD" w:rsidRDefault="00D618DD" w:rsidP="00E65606"/>
                    </w:txbxContent>
                  </v:textbox>
                  <w10:anchorlock/>
                </v:shape>
              </w:pict>
            </mc:Fallback>
          </mc:AlternateContent>
        </w:r>
      </w:ins>
    </w:p>
    <w:p w14:paraId="320FDAE1" w14:textId="77777777" w:rsidR="00E65606" w:rsidRDefault="00E65606" w:rsidP="00E65606">
      <w:pPr>
        <w:rPr>
          <w:ins w:id="2977" w:author="Sarah Thomas" w:date="2014-03-12T15:00:00Z"/>
        </w:rPr>
      </w:pPr>
    </w:p>
    <w:p w14:paraId="254CC082" w14:textId="09B2E29F" w:rsidR="00E65606" w:rsidRDefault="00E65606" w:rsidP="00E65606">
      <w:pPr>
        <w:rPr>
          <w:ins w:id="2978" w:author="Sarah Thomas" w:date="2014-03-12T15:00:00Z"/>
        </w:rPr>
      </w:pPr>
      <w:ins w:id="2979" w:author="Sarah Thomas" w:date="2014-03-12T15:00:00Z">
        <w:r>
          <w:rPr>
            <w:noProof/>
            <w:lang w:val="en-US"/>
          </w:rPr>
          <mc:AlternateContent>
            <mc:Choice Requires="wps">
              <w:drawing>
                <wp:inline distT="0" distB="0" distL="0" distR="0" wp14:anchorId="468492D8" wp14:editId="16D5232B">
                  <wp:extent cx="5257800" cy="1064895"/>
                  <wp:effectExtent l="0" t="0" r="12700" b="17780"/>
                  <wp:docPr id="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D15001D" w14:textId="77777777" w:rsidR="00D618DD" w:rsidRDefault="00D618DD" w:rsidP="00E65606">
                              <w:pPr>
                                <w:rPr>
                                  <w:sz w:val="22"/>
                                </w:rPr>
                              </w:pPr>
                              <w:r w:rsidRPr="00683722">
                                <w:rPr>
                                  <w:sz w:val="22"/>
                                </w:rPr>
                                <w:t>Group members present:</w:t>
                              </w:r>
                            </w:p>
                            <w:p w14:paraId="69B237EB" w14:textId="77777777" w:rsidR="00D618DD" w:rsidRDefault="00D618DD" w:rsidP="00E65606">
                              <w:pPr>
                                <w:rPr>
                                  <w:sz w:val="22"/>
                                </w:rPr>
                              </w:pPr>
                              <w:r w:rsidRPr="00F445D6">
                                <w:rPr>
                                  <w:sz w:val="22"/>
                                </w:rPr>
                                <w:t>CHEN, XIAOFENG</w:t>
                              </w:r>
                            </w:p>
                            <w:p w14:paraId="751814F9" w14:textId="77777777" w:rsidR="00D618DD" w:rsidRPr="00F445D6" w:rsidRDefault="00D618DD" w:rsidP="00E65606">
                              <w:pPr>
                                <w:rPr>
                                  <w:sz w:val="22"/>
                                </w:rPr>
                              </w:pPr>
                              <w:r w:rsidRPr="00F445D6">
                                <w:rPr>
                                  <w:sz w:val="22"/>
                                </w:rPr>
                                <w:t>ALSHUAIBI, ENAAM ABDULMONEM O</w:t>
                              </w:r>
                            </w:p>
                            <w:p w14:paraId="37E99629" w14:textId="77777777" w:rsidR="00D618DD" w:rsidRPr="00F445D6" w:rsidRDefault="00D618DD" w:rsidP="00E65606">
                              <w:pPr>
                                <w:rPr>
                                  <w:sz w:val="22"/>
                                </w:rPr>
                              </w:pPr>
                              <w:r w:rsidRPr="00F445D6">
                                <w:rPr>
                                  <w:sz w:val="22"/>
                                </w:rPr>
                                <w:t>HAMID, BAHIT BIN</w:t>
                              </w:r>
                            </w:p>
                            <w:p w14:paraId="1732668F" w14:textId="77777777" w:rsidR="00D618DD" w:rsidRPr="00F445D6" w:rsidRDefault="00D618DD" w:rsidP="00E65606">
                              <w:pPr>
                                <w:rPr>
                                  <w:sz w:val="22"/>
                                </w:rPr>
                              </w:pPr>
                              <w:r w:rsidRPr="00F445D6">
                                <w:rPr>
                                  <w:sz w:val="22"/>
                                </w:rPr>
                                <w:t>HERASCU, IRINA</w:t>
                              </w:r>
                            </w:p>
                            <w:p w14:paraId="03953041" w14:textId="77777777" w:rsidR="00D618DD" w:rsidRPr="008647D2" w:rsidRDefault="00D618DD"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50" o:spid="_x0000_s1065"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GbXX9svAgAAWwQAAA4AAAAAAAAAAAAAAAAALAIAAGRycy9l&#10;Mm9Eb2MueG1sUEsBAi0AFAAGAAgAAAAhAGNJuN7bAAAABQEAAA8AAAAAAAAAAAAAAAAAhwQAAGRy&#10;cy9kb3ducmV2LnhtbFBLBQYAAAAABAAEAPMAAACPBQAAAAA=&#10;">
                  <v:textbox style="mso-fit-shape-to-text:t">
                    <w:txbxContent>
                      <w:p w14:paraId="3D15001D" w14:textId="77777777" w:rsidR="00D618DD" w:rsidRDefault="00D618DD" w:rsidP="00E65606">
                        <w:pPr>
                          <w:rPr>
                            <w:sz w:val="22"/>
                          </w:rPr>
                        </w:pPr>
                        <w:r w:rsidRPr="00683722">
                          <w:rPr>
                            <w:sz w:val="22"/>
                          </w:rPr>
                          <w:t>Group members present:</w:t>
                        </w:r>
                      </w:p>
                      <w:p w14:paraId="69B237EB" w14:textId="77777777" w:rsidR="00D618DD" w:rsidRDefault="00D618DD" w:rsidP="00E65606">
                        <w:pPr>
                          <w:rPr>
                            <w:sz w:val="22"/>
                          </w:rPr>
                        </w:pPr>
                        <w:r w:rsidRPr="00F445D6">
                          <w:rPr>
                            <w:sz w:val="22"/>
                          </w:rPr>
                          <w:t>CHEN, XIAOFENG</w:t>
                        </w:r>
                      </w:p>
                      <w:p w14:paraId="751814F9" w14:textId="77777777" w:rsidR="00D618DD" w:rsidRPr="00F445D6" w:rsidRDefault="00D618DD" w:rsidP="00E65606">
                        <w:pPr>
                          <w:rPr>
                            <w:sz w:val="22"/>
                          </w:rPr>
                        </w:pPr>
                        <w:r w:rsidRPr="00F445D6">
                          <w:rPr>
                            <w:sz w:val="22"/>
                          </w:rPr>
                          <w:t>ALSHUAIBI, ENAAM ABDULMONEM O</w:t>
                        </w:r>
                      </w:p>
                      <w:p w14:paraId="37E99629" w14:textId="77777777" w:rsidR="00D618DD" w:rsidRPr="00F445D6" w:rsidRDefault="00D618DD" w:rsidP="00E65606">
                        <w:pPr>
                          <w:rPr>
                            <w:sz w:val="22"/>
                          </w:rPr>
                        </w:pPr>
                        <w:r w:rsidRPr="00F445D6">
                          <w:rPr>
                            <w:sz w:val="22"/>
                          </w:rPr>
                          <w:t>HAMID, BAHIT BIN</w:t>
                        </w:r>
                      </w:p>
                      <w:p w14:paraId="1732668F" w14:textId="77777777" w:rsidR="00D618DD" w:rsidRPr="00F445D6" w:rsidRDefault="00D618DD" w:rsidP="00E65606">
                        <w:pPr>
                          <w:rPr>
                            <w:sz w:val="22"/>
                          </w:rPr>
                        </w:pPr>
                        <w:r w:rsidRPr="00F445D6">
                          <w:rPr>
                            <w:sz w:val="22"/>
                          </w:rPr>
                          <w:t>HERASCU, IRINA</w:t>
                        </w:r>
                      </w:p>
                      <w:p w14:paraId="03953041" w14:textId="77777777" w:rsidR="00D618DD" w:rsidRPr="008647D2" w:rsidRDefault="00D618DD" w:rsidP="00E65606">
                        <w:pPr>
                          <w:rPr>
                            <w:sz w:val="22"/>
                          </w:rPr>
                        </w:pPr>
                        <w:r w:rsidRPr="00F445D6">
                          <w:rPr>
                            <w:sz w:val="22"/>
                          </w:rPr>
                          <w:t>THOMAS, SARAH ANNE</w:t>
                        </w:r>
                      </w:p>
                    </w:txbxContent>
                  </v:textbox>
                  <w10:anchorlock/>
                </v:shape>
              </w:pict>
            </mc:Fallback>
          </mc:AlternateContent>
        </w:r>
      </w:ins>
    </w:p>
    <w:p w14:paraId="71A36A8F" w14:textId="2ED114E9" w:rsidR="00E65606" w:rsidRDefault="00E65606" w:rsidP="00E65606">
      <w:pPr>
        <w:rPr>
          <w:ins w:id="2980" w:author="Sarah Thomas" w:date="2014-03-12T15:00:00Z"/>
        </w:rPr>
      </w:pPr>
      <w:ins w:id="2981" w:author="Sarah Thomas" w:date="2014-03-12T15:00:00Z">
        <w:r>
          <w:rPr>
            <w:noProof/>
            <w:lang w:val="en-US"/>
          </w:rPr>
          <mc:AlternateContent>
            <mc:Choice Requires="wps">
              <w:drawing>
                <wp:inline distT="0" distB="0" distL="0" distR="0" wp14:anchorId="67023DE3" wp14:editId="453C212A">
                  <wp:extent cx="5257800" cy="743585"/>
                  <wp:effectExtent l="0" t="3175" r="12700" b="15240"/>
                  <wp:docPr id="5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0A53CF42"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D618DD" w:rsidRDefault="00D618DD" w:rsidP="00E65606">
                              <w:pPr>
                                <w:rPr>
                                  <w:sz w:val="22"/>
                                </w:rPr>
                              </w:pPr>
                            </w:p>
                            <w:p w14:paraId="383E22BF" w14:textId="77777777" w:rsidR="00D618DD" w:rsidRPr="0074570A"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3" o:spid="_x0000_s1066"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">
                  <v:textbox style="mso-fit-shape-to-text:t">
                    <w:txbxContent>
                      <w:p w14:paraId="0A53CF42"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D618DD" w:rsidRDefault="00D618DD" w:rsidP="00E65606">
                        <w:pPr>
                          <w:rPr>
                            <w:sz w:val="22"/>
                          </w:rPr>
                        </w:pPr>
                      </w:p>
                      <w:p w14:paraId="383E22BF" w14:textId="77777777" w:rsidR="00D618DD" w:rsidRPr="0074570A" w:rsidRDefault="00D618DD" w:rsidP="00E65606">
                        <w:pPr>
                          <w:rPr>
                            <w:sz w:val="22"/>
                          </w:rPr>
                        </w:pPr>
                      </w:p>
                    </w:txbxContent>
                  </v:textbox>
                  <w10:anchorlock/>
                </v:shape>
              </w:pict>
            </mc:Fallback>
          </mc:AlternateContent>
        </w:r>
      </w:ins>
    </w:p>
    <w:p w14:paraId="036E087A" w14:textId="3C5FFD0C" w:rsidR="00E65606" w:rsidRDefault="00E65606" w:rsidP="00E65606">
      <w:pPr>
        <w:rPr>
          <w:ins w:id="2982" w:author="Sarah Thomas" w:date="2014-03-12T15:00:00Z"/>
        </w:rPr>
      </w:pPr>
      <w:ins w:id="2983" w:author="Sarah Thomas" w:date="2014-03-12T15:00:00Z">
        <w:r>
          <w:rPr>
            <w:noProof/>
            <w:lang w:val="en-US"/>
          </w:rPr>
          <mc:AlternateContent>
            <mc:Choice Requires="wps">
              <w:drawing>
                <wp:inline distT="0" distB="0" distL="0" distR="0" wp14:anchorId="5C0D0A00" wp14:editId="4EE182B3">
                  <wp:extent cx="5257800" cy="407670"/>
                  <wp:effectExtent l="0" t="0" r="12700" b="14605"/>
                  <wp:docPr id="5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5727B98"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3FC2281"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49" o:spid="_x0000_s106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Mzt9oLgIAAFoEAAAOAAAAAAAAAAAAAAAAACwCAABkcnMvZTJv&#10;RG9jLnhtbFBLAQItABQABgAIAAAAIQAwJO+X2gAAAAQBAAAPAAAAAAAAAAAAAAAAAIYEAABkcnMv&#10;ZG93bnJldi54bWxQSwUGAAAAAAQABADzAAAAjQUAAAAA&#10;">
                  <v:textbox style="mso-fit-shape-to-text:t">
                    <w:txbxContent>
                      <w:p w14:paraId="05727B98"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3FC2281" w14:textId="77777777" w:rsidR="00D618DD" w:rsidRDefault="00D618DD" w:rsidP="00E65606"/>
                    </w:txbxContent>
                  </v:textbox>
                  <w10:anchorlock/>
                </v:shape>
              </w:pict>
            </mc:Fallback>
          </mc:AlternateContent>
        </w:r>
      </w:ins>
    </w:p>
    <w:p w14:paraId="73120541" w14:textId="236E101E" w:rsidR="00E65606" w:rsidRDefault="00E65606" w:rsidP="00E65606">
      <w:pPr>
        <w:rPr>
          <w:ins w:id="2984" w:author="Sarah Thomas" w:date="2014-03-12T15:00:00Z"/>
        </w:rPr>
      </w:pPr>
      <w:ins w:id="2985" w:author="Sarah Thomas" w:date="2014-03-12T15:00:00Z">
        <w:r>
          <w:rPr>
            <w:noProof/>
            <w:lang w:val="en-US"/>
          </w:rPr>
          <mc:AlternateContent>
            <mc:Choice Requires="wps">
              <w:drawing>
                <wp:inline distT="0" distB="0" distL="0" distR="0" wp14:anchorId="7B458859" wp14:editId="450D1F14">
                  <wp:extent cx="5257800" cy="407670"/>
                  <wp:effectExtent l="0" t="3175" r="12700" b="8255"/>
                  <wp:docPr id="5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FFFE20"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D618DD" w:rsidRDefault="00D618DD" w:rsidP="00E65606">
                              <w:r>
                                <w:t>HERASCU</w:t>
                              </w:r>
                              <w:r w:rsidRPr="008647D2">
                                <w:t xml:space="preserve">, </w:t>
                              </w:r>
                              <w:r>
                                <w:t>IRINA</w:t>
                              </w:r>
                            </w:p>
                          </w:txbxContent>
                        </wps:txbx>
                        <wps:bodyPr rot="0" vert="horz" wrap="square" lIns="91440" tIns="45720" rIns="91440" bIns="45720" anchor="t" anchorCtr="0" upright="1">
                          <a:spAutoFit/>
                        </wps:bodyPr>
                      </wps:wsp>
                    </a:graphicData>
                  </a:graphic>
                </wp:inline>
              </w:drawing>
            </mc:Choice>
            <mc:Fallback>
              <w:pict>
                <v:shape id="Text Box 48" o:spid="_x0000_s106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wDD+mLgIAAFoEAAAOAAAAAAAAAAAAAAAAACwCAABkcnMvZTJv&#10;RG9jLnhtbFBLAQItABQABgAIAAAAIQAwJO+X2gAAAAQBAAAPAAAAAAAAAAAAAAAAAIYEAABkcnMv&#10;ZG93bnJldi54bWxQSwUGAAAAAAQABADzAAAAjQUAAAAA&#10;">
                  <v:textbox style="mso-fit-shape-to-text:t">
                    <w:txbxContent>
                      <w:p w14:paraId="6CFFFE20"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D618DD" w:rsidRDefault="00D618DD" w:rsidP="00E65606">
                        <w:r>
                          <w:t>HERASCU</w:t>
                        </w:r>
                        <w:r w:rsidRPr="008647D2">
                          <w:t xml:space="preserve">, </w:t>
                        </w:r>
                        <w:r>
                          <w:t>IRINA</w:t>
                        </w:r>
                      </w:p>
                    </w:txbxContent>
                  </v:textbox>
                  <w10:anchorlock/>
                </v:shape>
              </w:pict>
            </mc:Fallback>
          </mc:AlternateContent>
        </w:r>
      </w:ins>
    </w:p>
    <w:p w14:paraId="328AAE29" w14:textId="539AAF91" w:rsidR="00E65606" w:rsidRDefault="00E65606" w:rsidP="00E65606">
      <w:pPr>
        <w:rPr>
          <w:ins w:id="2986" w:author="Sarah Thomas" w:date="2014-03-12T15:00:00Z"/>
        </w:rPr>
      </w:pPr>
      <w:ins w:id="2987" w:author="Sarah Thomas" w:date="2014-03-12T15:00:00Z">
        <w:r>
          <w:rPr>
            <w:noProof/>
            <w:lang w:val="en-US"/>
          </w:rPr>
          <mc:AlternateContent>
            <mc:Choice Requires="wps">
              <w:drawing>
                <wp:inline distT="0" distB="0" distL="0" distR="0" wp14:anchorId="358CC32E" wp14:editId="5EC556AA">
                  <wp:extent cx="5257800" cy="422275"/>
                  <wp:effectExtent l="0" t="0" r="12700" b="12700"/>
                  <wp:docPr id="5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F102FC6"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D618DD" w:rsidRDefault="00D618DD" w:rsidP="00E65606">
                              <w:r w:rsidRPr="00F445D6">
                                <w:rPr>
                                  <w:sz w:val="22"/>
                                </w:rPr>
                                <w:t>CHEN, XIAOFENG</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47" o:spid="_x0000_s1069"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BItOdvLgIAAFoEAAAOAAAAAAAAAAAAAAAAACwCAABkcnMvZTJv&#10;RG9jLnhtbFBLAQItABQABgAIAAAAIQD32R8X2gAAAAQBAAAPAAAAAAAAAAAAAAAAAIYEAABkcnMv&#10;ZG93bnJldi54bWxQSwUGAAAAAAQABADzAAAAjQUAAAAA&#10;">
                  <v:textbox style="mso-fit-shape-to-text:t">
                    <w:txbxContent>
                      <w:p w14:paraId="6F102FC6"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D618DD" w:rsidRDefault="00D618DD" w:rsidP="00E65606">
                        <w:r w:rsidRPr="00F445D6">
                          <w:rPr>
                            <w:sz w:val="22"/>
                          </w:rPr>
                          <w:t>CHEN, XIAOFENG</w:t>
                        </w:r>
                        <w:r w:rsidRPr="008647D2">
                          <w:t xml:space="preserve"> </w:t>
                        </w:r>
                      </w:p>
                    </w:txbxContent>
                  </v:textbox>
                  <w10:anchorlock/>
                </v:shape>
              </w:pict>
            </mc:Fallback>
          </mc:AlternateContent>
        </w:r>
      </w:ins>
    </w:p>
    <w:p w14:paraId="26807D72" w14:textId="37B4F78B" w:rsidR="00E65606" w:rsidRDefault="00E65606" w:rsidP="00E65606">
      <w:pPr>
        <w:rPr>
          <w:ins w:id="2988" w:author="Sarah Thomas" w:date="2014-03-12T15:00:00Z"/>
        </w:rPr>
      </w:pPr>
      <w:ins w:id="2989" w:author="Sarah Thomas" w:date="2014-03-12T15:00:00Z">
        <w:r>
          <w:rPr>
            <w:noProof/>
            <w:lang w:val="en-US"/>
          </w:rPr>
          <mc:AlternateContent>
            <mc:Choice Requires="wps">
              <w:drawing>
                <wp:inline distT="0" distB="0" distL="0" distR="0" wp14:anchorId="7428977F" wp14:editId="733447D7">
                  <wp:extent cx="5257800" cy="1210945"/>
                  <wp:effectExtent l="0" t="3175" r="12700" b="17780"/>
                  <wp:docPr id="5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CDDE0A6"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D618DD" w:rsidRDefault="00D618DD" w:rsidP="00E65606">
                              <w:pPr>
                                <w:rPr>
                                  <w:sz w:val="22"/>
                                </w:rPr>
                              </w:pPr>
                            </w:p>
                            <w:p w14:paraId="3A5F4A75" w14:textId="77777777" w:rsidR="00D618DD" w:rsidRDefault="00D618DD" w:rsidP="00E65606">
                              <w:pPr>
                                <w:rPr>
                                  <w:sz w:val="22"/>
                                </w:rPr>
                              </w:pPr>
                              <w:r>
                                <w:rPr>
                                  <w:sz w:val="22"/>
                                </w:rPr>
                                <w:t xml:space="preserve">Agreed </w:t>
                              </w:r>
                            </w:p>
                            <w:p w14:paraId="74B848FC" w14:textId="77777777" w:rsidR="00D618DD" w:rsidRDefault="00D618DD" w:rsidP="00E65606">
                              <w:pPr>
                                <w:rPr>
                                  <w:sz w:val="22"/>
                                </w:rPr>
                              </w:pPr>
                            </w:p>
                            <w:p w14:paraId="5CD4ED9F" w14:textId="77777777" w:rsidR="00D618DD" w:rsidRDefault="00D618DD" w:rsidP="00E65606">
                              <w:pPr>
                                <w:rPr>
                                  <w:sz w:val="22"/>
                                </w:rPr>
                              </w:pPr>
                              <w:r w:rsidRPr="00683722">
                                <w:rPr>
                                  <w:sz w:val="22"/>
                                </w:rPr>
                                <w:t>List any correc</w:t>
                              </w:r>
                              <w:r>
                                <w:rPr>
                                  <w:sz w:val="22"/>
                                </w:rPr>
                                <w:t>tions of matters of fact here:</w:t>
                              </w:r>
                            </w:p>
                            <w:p w14:paraId="6FACD330"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46" o:spid="_x0000_s1070"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U+9gri8CAABbBAAADgAAAAAAAAAAAAAAAAAsAgAAZHJzL2Uy&#10;b0RvYy54bWxQSwECLQAUAAYACAAAACEA3mDpc9oAAAAFAQAADwAAAAAAAAAAAAAAAACHBAAAZHJz&#10;L2Rvd25yZXYueG1sUEsFBgAAAAAEAAQA8wAAAI4FAAAAAA==&#10;">
                  <v:textbox style="mso-fit-shape-to-text:t">
                    <w:txbxContent>
                      <w:p w14:paraId="2CDDE0A6"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D618DD" w:rsidRDefault="00D618DD" w:rsidP="00E65606">
                        <w:pPr>
                          <w:rPr>
                            <w:sz w:val="22"/>
                          </w:rPr>
                        </w:pPr>
                      </w:p>
                      <w:p w14:paraId="3A5F4A75" w14:textId="77777777" w:rsidR="00D618DD" w:rsidRDefault="00D618DD" w:rsidP="00E65606">
                        <w:pPr>
                          <w:rPr>
                            <w:sz w:val="22"/>
                          </w:rPr>
                        </w:pPr>
                        <w:r>
                          <w:rPr>
                            <w:sz w:val="22"/>
                          </w:rPr>
                          <w:t xml:space="preserve">Agreed </w:t>
                        </w:r>
                      </w:p>
                      <w:p w14:paraId="74B848FC" w14:textId="77777777" w:rsidR="00D618DD" w:rsidRDefault="00D618DD" w:rsidP="00E65606">
                        <w:pPr>
                          <w:rPr>
                            <w:sz w:val="22"/>
                          </w:rPr>
                        </w:pPr>
                      </w:p>
                      <w:p w14:paraId="5CD4ED9F" w14:textId="77777777" w:rsidR="00D618DD" w:rsidRDefault="00D618DD" w:rsidP="00E65606">
                        <w:pPr>
                          <w:rPr>
                            <w:sz w:val="22"/>
                          </w:rPr>
                        </w:pPr>
                        <w:r w:rsidRPr="00683722">
                          <w:rPr>
                            <w:sz w:val="22"/>
                          </w:rPr>
                          <w:t>List any correc</w:t>
                        </w:r>
                        <w:r>
                          <w:rPr>
                            <w:sz w:val="22"/>
                          </w:rPr>
                          <w:t>tions of matters of fact here:</w:t>
                        </w:r>
                      </w:p>
                      <w:p w14:paraId="6FACD330" w14:textId="77777777" w:rsidR="00D618DD" w:rsidRDefault="00D618DD" w:rsidP="00E65606"/>
                    </w:txbxContent>
                  </v:textbox>
                  <w10:anchorlock/>
                </v:shape>
              </w:pict>
            </mc:Fallback>
          </mc:AlternateContent>
        </w:r>
      </w:ins>
    </w:p>
    <w:p w14:paraId="2A593AA8" w14:textId="77777777" w:rsidR="00E65606" w:rsidRDefault="00E65606" w:rsidP="00E65606">
      <w:pPr>
        <w:rPr>
          <w:ins w:id="2990" w:author="Sarah Thomas" w:date="2014-03-12T15:00:00Z"/>
        </w:rPr>
      </w:pPr>
    </w:p>
    <w:p w14:paraId="3C2C1A5F" w14:textId="29309386" w:rsidR="00E65606" w:rsidRDefault="00E65606" w:rsidP="00E65606">
      <w:pPr>
        <w:rPr>
          <w:ins w:id="2991" w:author="Sarah Thomas" w:date="2014-03-12T15:00:00Z"/>
        </w:rPr>
      </w:pPr>
      <w:ins w:id="2992" w:author="Sarah Thomas" w:date="2014-03-12T15:00:00Z">
        <w:r>
          <w:rPr>
            <w:noProof/>
            <w:lang w:val="en-US"/>
          </w:rPr>
          <mc:AlternateContent>
            <mc:Choice Requires="wps">
              <w:drawing>
                <wp:inline distT="0" distB="0" distL="0" distR="0" wp14:anchorId="5448D088" wp14:editId="486D6E62">
                  <wp:extent cx="5257800" cy="1210945"/>
                  <wp:effectExtent l="0" t="0" r="12700" b="11430"/>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037AB92"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D618DD" w:rsidRDefault="00D618DD" w:rsidP="00E65606">
                              <w:pPr>
                                <w:rPr>
                                  <w:sz w:val="22"/>
                                </w:rPr>
                              </w:pPr>
                            </w:p>
                            <w:p w14:paraId="16A49233" w14:textId="77777777" w:rsidR="00D618DD" w:rsidRDefault="00D618DD"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D618DD" w:rsidRPr="00AC6051" w:rsidRDefault="00D618DD"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45" o:spid="_x0000_s1071"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R8scTSwCAABbBAAADgAAAAAAAAAAAAAAAAAsAgAAZHJzL2Uyb0Rv&#10;Yy54bWxQSwECLQAUAAYACAAAACEA3mDpc9oAAAAFAQAADwAAAAAAAAAAAAAAAACEBAAAZHJzL2Rv&#10;d25yZXYueG1sUEsFBgAAAAAEAAQA8wAAAIsFAAAAAA==&#10;">
                  <v:textbox style="mso-fit-shape-to-text:t">
                    <w:txbxContent>
                      <w:p w14:paraId="2037AB92"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D618DD" w:rsidRDefault="00D618DD" w:rsidP="00E65606">
                        <w:pPr>
                          <w:rPr>
                            <w:sz w:val="22"/>
                          </w:rPr>
                        </w:pPr>
                      </w:p>
                      <w:p w14:paraId="16A49233" w14:textId="77777777" w:rsidR="00D618DD" w:rsidRDefault="00D618DD"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D618DD" w:rsidRPr="00AC6051" w:rsidRDefault="00D618DD"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D618DD" w:rsidRDefault="00D618DD" w:rsidP="00E65606"/>
                    </w:txbxContent>
                  </v:textbox>
                  <w10:anchorlock/>
                </v:shape>
              </w:pict>
            </mc:Fallback>
          </mc:AlternateContent>
        </w:r>
      </w:ins>
    </w:p>
    <w:p w14:paraId="29B1FCC7" w14:textId="5446DB83" w:rsidR="00E65606" w:rsidRDefault="00E65606" w:rsidP="00E65606">
      <w:pPr>
        <w:rPr>
          <w:ins w:id="2993" w:author="Sarah Thomas" w:date="2014-03-12T15:00:00Z"/>
        </w:rPr>
      </w:pPr>
      <w:ins w:id="2994" w:author="Sarah Thomas" w:date="2014-03-12T15:00:00Z">
        <w:r>
          <w:rPr>
            <w:noProof/>
            <w:lang w:val="en-US"/>
          </w:rPr>
          <mc:AlternateContent>
            <mc:Choice Requires="wps">
              <w:drawing>
                <wp:inline distT="0" distB="0" distL="0" distR="0" wp14:anchorId="0874D2BE" wp14:editId="24AB2212">
                  <wp:extent cx="5257800" cy="568325"/>
                  <wp:effectExtent l="0" t="0" r="12700" b="15875"/>
                  <wp:docPr id="4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15EFE99F"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44" o:spid="_x0000_s107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">
                  <v:textbox style="mso-fit-shape-to-text:t">
                    <w:txbxContent>
                      <w:p w14:paraId="15EFE99F"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D618DD" w:rsidRDefault="00D618DD" w:rsidP="00E65606"/>
                    </w:txbxContent>
                  </v:textbox>
                  <w10:anchorlock/>
                </v:shape>
              </w:pict>
            </mc:Fallback>
          </mc:AlternateContent>
        </w:r>
      </w:ins>
    </w:p>
    <w:p w14:paraId="76474023" w14:textId="7786D597" w:rsidR="00E65606" w:rsidRDefault="00E65606" w:rsidP="00E65606">
      <w:pPr>
        <w:rPr>
          <w:ins w:id="2995" w:author="Sarah Thomas" w:date="2014-03-12T15:00:00Z"/>
        </w:rPr>
      </w:pPr>
      <w:ins w:id="2996" w:author="Sarah Thomas" w:date="2014-03-12T15:00:00Z">
        <w:r>
          <w:rPr>
            <w:noProof/>
            <w:lang w:val="en-US"/>
          </w:rPr>
          <mc:AlternateContent>
            <mc:Choice Requires="wps">
              <w:drawing>
                <wp:inline distT="0" distB="0" distL="0" distR="0" wp14:anchorId="04C574A1" wp14:editId="6FED23E4">
                  <wp:extent cx="5257800" cy="1678305"/>
                  <wp:effectExtent l="0" t="6350" r="12700" b="17145"/>
                  <wp:docPr id="4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55FA4BDC" w14:textId="77777777" w:rsidR="00D618DD" w:rsidRDefault="00D618DD" w:rsidP="00E65606">
                              <w:pPr>
                                <w:rPr>
                                  <w:sz w:val="22"/>
                                </w:rPr>
                              </w:pPr>
                              <w:r w:rsidRPr="00EF6BC8">
                                <w:rPr>
                                  <w:sz w:val="22"/>
                                </w:rPr>
                                <w:t>New matters discussed:</w:t>
                              </w:r>
                            </w:p>
                            <w:p w14:paraId="7E3D1ACC" w14:textId="77777777" w:rsidR="00D618DD" w:rsidRDefault="00D618DD" w:rsidP="00E65606">
                              <w:pPr>
                                <w:rPr>
                                  <w:sz w:val="22"/>
                                </w:rPr>
                              </w:pPr>
                            </w:p>
                            <w:p w14:paraId="093A0930" w14:textId="77777777" w:rsidR="00D618DD" w:rsidRDefault="00D618DD"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D618DD" w:rsidRPr="00AC6051" w:rsidRDefault="00D618DD" w:rsidP="00E65606">
                              <w:pPr>
                                <w:numPr>
                                  <w:ilvl w:val="0"/>
                                  <w:numId w:val="57"/>
                                </w:numPr>
                                <w:spacing w:after="0"/>
                                <w:rPr>
                                  <w:sz w:val="22"/>
                                </w:rPr>
                              </w:pPr>
                              <w:r>
                                <w:rPr>
                                  <w:sz w:val="22"/>
                                </w:rPr>
                                <w:t>ALL MEMBERS discussed the Dataflow Model</w:t>
                              </w:r>
                              <w:r w:rsidRPr="00AC6051">
                                <w:rPr>
                                  <w:sz w:val="22"/>
                                </w:rPr>
                                <w:t>.</w:t>
                              </w:r>
                            </w:p>
                            <w:p w14:paraId="3121E295" w14:textId="77777777" w:rsidR="00D618DD" w:rsidRPr="00FF342D" w:rsidRDefault="00D618DD"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D618DD" w:rsidRPr="006D501D" w:rsidRDefault="00D618DD" w:rsidP="00E65606">
                              <w:pPr>
                                <w:numPr>
                                  <w:ilvl w:val="0"/>
                                  <w:numId w:val="57"/>
                                </w:numPr>
                                <w:spacing w:after="0"/>
                              </w:pPr>
                              <w:r>
                                <w:rPr>
                                  <w:sz w:val="22"/>
                                </w:rPr>
                                <w:t>SARAH started a draft for the System Requirements Specification Document</w:t>
                              </w:r>
                            </w:p>
                            <w:p w14:paraId="6144B2FE" w14:textId="77777777" w:rsidR="00D618DD" w:rsidRPr="00F37C7C" w:rsidRDefault="00D618DD" w:rsidP="00E65606">
                              <w:pPr>
                                <w:numPr>
                                  <w:ilvl w:val="0"/>
                                  <w:numId w:val="57"/>
                                </w:numPr>
                                <w:spacing w:after="0"/>
                              </w:pPr>
                              <w:r>
                                <w:rPr>
                                  <w:sz w:val="22"/>
                                </w:rPr>
                                <w:t>SARAH made a draft of the UML Class Diagram</w:t>
                              </w:r>
                            </w:p>
                            <w:p w14:paraId="2393AFFD" w14:textId="77777777" w:rsidR="00D618DD" w:rsidRDefault="00D618DD" w:rsidP="00E65606">
                              <w:pPr>
                                <w:ind w:left="720"/>
                              </w:pPr>
                              <w:r>
                                <w:t xml:space="preserve"> </w:t>
                              </w:r>
                            </w:p>
                            <w:p w14:paraId="73D33E18" w14:textId="77777777" w:rsidR="00D618DD" w:rsidRPr="00674F95" w:rsidRDefault="00D618DD" w:rsidP="00E65606">
                              <w:pPr>
                                <w:rPr>
                                  <w:sz w:val="22"/>
                                </w:rPr>
                              </w:pPr>
                              <w:r w:rsidRPr="00674F95">
                                <w:rPr>
                                  <w:sz w:val="22"/>
                                </w:rPr>
                                <w:t>Issues/problems to be reported to project supervisor:</w:t>
                              </w:r>
                            </w:p>
                            <w:p w14:paraId="0A021FF9"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43" o:spid="_x0000_s1073"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">
                  <v:textbox style="mso-fit-shape-to-text:t">
                    <w:txbxContent>
                      <w:p w14:paraId="55FA4BDC" w14:textId="77777777" w:rsidR="00D618DD" w:rsidRDefault="00D618DD" w:rsidP="00E65606">
                        <w:pPr>
                          <w:rPr>
                            <w:sz w:val="22"/>
                          </w:rPr>
                        </w:pPr>
                        <w:r w:rsidRPr="00EF6BC8">
                          <w:rPr>
                            <w:sz w:val="22"/>
                          </w:rPr>
                          <w:t>New matters discussed:</w:t>
                        </w:r>
                      </w:p>
                      <w:p w14:paraId="7E3D1ACC" w14:textId="77777777" w:rsidR="00D618DD" w:rsidRDefault="00D618DD" w:rsidP="00E65606">
                        <w:pPr>
                          <w:rPr>
                            <w:sz w:val="22"/>
                          </w:rPr>
                        </w:pPr>
                      </w:p>
                      <w:p w14:paraId="093A0930" w14:textId="77777777" w:rsidR="00D618DD" w:rsidRDefault="00D618DD"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D618DD" w:rsidRPr="00AC6051" w:rsidRDefault="00D618DD" w:rsidP="00E65606">
                        <w:pPr>
                          <w:numPr>
                            <w:ilvl w:val="0"/>
                            <w:numId w:val="57"/>
                          </w:numPr>
                          <w:spacing w:after="0"/>
                          <w:rPr>
                            <w:sz w:val="22"/>
                          </w:rPr>
                        </w:pPr>
                        <w:r>
                          <w:rPr>
                            <w:sz w:val="22"/>
                          </w:rPr>
                          <w:t>ALL MEMBERS discussed the Dataflow Model</w:t>
                        </w:r>
                        <w:r w:rsidRPr="00AC6051">
                          <w:rPr>
                            <w:sz w:val="22"/>
                          </w:rPr>
                          <w:t>.</w:t>
                        </w:r>
                      </w:p>
                      <w:p w14:paraId="3121E295" w14:textId="77777777" w:rsidR="00D618DD" w:rsidRPr="00FF342D" w:rsidRDefault="00D618DD"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D618DD" w:rsidRPr="006D501D" w:rsidRDefault="00D618DD" w:rsidP="00E65606">
                        <w:pPr>
                          <w:numPr>
                            <w:ilvl w:val="0"/>
                            <w:numId w:val="57"/>
                          </w:numPr>
                          <w:spacing w:after="0"/>
                        </w:pPr>
                        <w:r>
                          <w:rPr>
                            <w:sz w:val="22"/>
                          </w:rPr>
                          <w:t>SARAH started a draft for the System Requirements Specification Document</w:t>
                        </w:r>
                      </w:p>
                      <w:p w14:paraId="6144B2FE" w14:textId="77777777" w:rsidR="00D618DD" w:rsidRPr="00F37C7C" w:rsidRDefault="00D618DD" w:rsidP="00E65606">
                        <w:pPr>
                          <w:numPr>
                            <w:ilvl w:val="0"/>
                            <w:numId w:val="57"/>
                          </w:numPr>
                          <w:spacing w:after="0"/>
                        </w:pPr>
                        <w:r>
                          <w:rPr>
                            <w:sz w:val="22"/>
                          </w:rPr>
                          <w:t>SARAH made a draft of the UML Class Diagram</w:t>
                        </w:r>
                      </w:p>
                      <w:p w14:paraId="2393AFFD" w14:textId="77777777" w:rsidR="00D618DD" w:rsidRDefault="00D618DD" w:rsidP="00E65606">
                        <w:pPr>
                          <w:ind w:left="720"/>
                        </w:pPr>
                        <w:r>
                          <w:t xml:space="preserve"> </w:t>
                        </w:r>
                      </w:p>
                      <w:p w14:paraId="73D33E18" w14:textId="77777777" w:rsidR="00D618DD" w:rsidRPr="00674F95" w:rsidRDefault="00D618DD" w:rsidP="00E65606">
                        <w:pPr>
                          <w:rPr>
                            <w:sz w:val="22"/>
                          </w:rPr>
                        </w:pPr>
                        <w:r w:rsidRPr="00674F95">
                          <w:rPr>
                            <w:sz w:val="22"/>
                          </w:rPr>
                          <w:t>Issues/problems to be reported to project supervisor:</w:t>
                        </w:r>
                      </w:p>
                      <w:p w14:paraId="0A021FF9" w14:textId="77777777" w:rsidR="00D618DD" w:rsidRDefault="00D618DD" w:rsidP="00E65606"/>
                    </w:txbxContent>
                  </v:textbox>
                  <w10:anchorlock/>
                </v:shape>
              </w:pict>
            </mc:Fallback>
          </mc:AlternateContent>
        </w:r>
      </w:ins>
    </w:p>
    <w:p w14:paraId="5C41A59F" w14:textId="56D54015" w:rsidR="00E65606" w:rsidRDefault="00E65606" w:rsidP="00E65606">
      <w:pPr>
        <w:rPr>
          <w:ins w:id="2997" w:author="Sarah Thomas" w:date="2014-03-12T15:00:00Z"/>
        </w:rPr>
      </w:pPr>
      <w:ins w:id="2998" w:author="Sarah Thomas" w:date="2014-03-12T15:00:00Z">
        <w:r>
          <w:rPr>
            <w:noProof/>
            <w:lang w:val="en-US"/>
          </w:rPr>
          <mc:AlternateContent>
            <mc:Choice Requires="wps">
              <w:drawing>
                <wp:inline distT="0" distB="0" distL="0" distR="0" wp14:anchorId="26180168" wp14:editId="6E15D690">
                  <wp:extent cx="5257800" cy="1692910"/>
                  <wp:effectExtent l="0" t="0" r="12700" b="8890"/>
                  <wp:docPr id="4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843BA82"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D618DD" w:rsidRDefault="00D618DD" w:rsidP="00E65606">
                              <w:pPr>
                                <w:rPr>
                                  <w:sz w:val="22"/>
                                </w:rPr>
                              </w:pPr>
                            </w:p>
                            <w:p w14:paraId="7A1898CF" w14:textId="77777777" w:rsidR="00D618DD" w:rsidRDefault="00D618DD" w:rsidP="00E65606">
                              <w:pPr>
                                <w:rPr>
                                  <w:sz w:val="22"/>
                                </w:rPr>
                              </w:pPr>
                              <w:r>
                                <w:rPr>
                                  <w:sz w:val="22"/>
                                </w:rPr>
                                <w:t>ALL TO BE COMPLETED BEFORE NEXT MEETING</w:t>
                              </w:r>
                            </w:p>
                            <w:p w14:paraId="1CAB456C" w14:textId="77777777" w:rsidR="00D618DD" w:rsidRDefault="00D618DD" w:rsidP="00E65606">
                              <w:pPr>
                                <w:rPr>
                                  <w:sz w:val="22"/>
                                </w:rPr>
                              </w:pPr>
                            </w:p>
                            <w:p w14:paraId="7192FC66" w14:textId="77777777" w:rsidR="00D618DD" w:rsidRDefault="00D618DD" w:rsidP="00E65606">
                              <w:pPr>
                                <w:numPr>
                                  <w:ilvl w:val="0"/>
                                  <w:numId w:val="58"/>
                                </w:numPr>
                                <w:spacing w:after="0"/>
                                <w:rPr>
                                  <w:sz w:val="22"/>
                                </w:rPr>
                              </w:pPr>
                              <w:r>
                                <w:rPr>
                                  <w:sz w:val="22"/>
                                </w:rPr>
                                <w:t>XIAOFENG to prepare a list of skills for each field of study</w:t>
                              </w:r>
                            </w:p>
                            <w:p w14:paraId="2EE9CFCA"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42" o:spid="_x0000_s1074" type="#_x0000_t202" style="width:414pt;height:133.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">
                  <v:textbox style="mso-fit-shape-to-text:t">
                    <w:txbxContent>
                      <w:p w14:paraId="7843BA82"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D618DD" w:rsidRDefault="00D618DD" w:rsidP="00E65606">
                        <w:pPr>
                          <w:rPr>
                            <w:sz w:val="22"/>
                          </w:rPr>
                        </w:pPr>
                      </w:p>
                      <w:p w14:paraId="7A1898CF" w14:textId="77777777" w:rsidR="00D618DD" w:rsidRDefault="00D618DD" w:rsidP="00E65606">
                        <w:pPr>
                          <w:rPr>
                            <w:sz w:val="22"/>
                          </w:rPr>
                        </w:pPr>
                        <w:r>
                          <w:rPr>
                            <w:sz w:val="22"/>
                          </w:rPr>
                          <w:t>ALL TO BE COMPLETED BEFORE NEXT MEETING</w:t>
                        </w:r>
                      </w:p>
                      <w:p w14:paraId="1CAB456C" w14:textId="77777777" w:rsidR="00D618DD" w:rsidRDefault="00D618DD" w:rsidP="00E65606">
                        <w:pPr>
                          <w:rPr>
                            <w:sz w:val="22"/>
                          </w:rPr>
                        </w:pPr>
                      </w:p>
                      <w:p w14:paraId="7192FC66" w14:textId="77777777" w:rsidR="00D618DD" w:rsidRDefault="00D618DD" w:rsidP="00E65606">
                        <w:pPr>
                          <w:numPr>
                            <w:ilvl w:val="0"/>
                            <w:numId w:val="58"/>
                          </w:numPr>
                          <w:spacing w:after="0"/>
                          <w:rPr>
                            <w:sz w:val="22"/>
                          </w:rPr>
                        </w:pPr>
                        <w:r>
                          <w:rPr>
                            <w:sz w:val="22"/>
                          </w:rPr>
                          <w:t>XIAOFENG to prepare a list of skills for each field of study</w:t>
                        </w:r>
                      </w:p>
                      <w:p w14:paraId="2EE9CFCA" w14:textId="77777777" w:rsidR="00D618DD" w:rsidRDefault="00D618DD" w:rsidP="00E65606"/>
                    </w:txbxContent>
                  </v:textbox>
                  <w10:anchorlock/>
                </v:shape>
              </w:pict>
            </mc:Fallback>
          </mc:AlternateContent>
        </w:r>
      </w:ins>
    </w:p>
    <w:p w14:paraId="69B434CC" w14:textId="39035A52" w:rsidR="00E65606" w:rsidRPr="00486475" w:rsidRDefault="00E65606" w:rsidP="00E65606">
      <w:pPr>
        <w:rPr>
          <w:ins w:id="2999" w:author="Sarah Thomas" w:date="2014-03-12T15:00:00Z"/>
        </w:rPr>
      </w:pPr>
      <w:ins w:id="3000" w:author="Sarah Thomas" w:date="2014-03-12T15:00:00Z">
        <w:r>
          <w:rPr>
            <w:noProof/>
            <w:lang w:val="en-US"/>
          </w:rPr>
          <mc:AlternateContent>
            <mc:Choice Requires="wps">
              <w:drawing>
                <wp:inline distT="0" distB="0" distL="0" distR="0" wp14:anchorId="01FAC01D" wp14:editId="03965339">
                  <wp:extent cx="5257800" cy="1210945"/>
                  <wp:effectExtent l="0" t="6350" r="12700" b="14605"/>
                  <wp:docPr id="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20E456B"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D618DD" w:rsidRDefault="00D618DD" w:rsidP="00E65606">
                              <w:pPr>
                                <w:rPr>
                                  <w:sz w:val="22"/>
                                </w:rPr>
                              </w:pPr>
                            </w:p>
                            <w:p w14:paraId="1E042E0D" w14:textId="77777777" w:rsidR="00D618DD" w:rsidRDefault="00D618DD" w:rsidP="00E65606">
                              <w:pPr>
                                <w:rPr>
                                  <w:sz w:val="22"/>
                                </w:rPr>
                              </w:pPr>
                              <w:r>
                                <w:rPr>
                                  <w:sz w:val="22"/>
                                </w:rPr>
                                <w:t>Next Meeting: Thursday 30 Jan, 15:00, Orangery</w:t>
                              </w:r>
                            </w:p>
                            <w:p w14:paraId="216775AD" w14:textId="77777777" w:rsidR="00D618DD" w:rsidRDefault="00D618DD" w:rsidP="00E65606">
                              <w:pPr>
                                <w:rPr>
                                  <w:sz w:val="22"/>
                                </w:rPr>
                              </w:pPr>
                              <w:r>
                                <w:rPr>
                                  <w:sz w:val="22"/>
                                </w:rPr>
                                <w:t>Chair: XIAOFENG</w:t>
                              </w:r>
                            </w:p>
                            <w:p w14:paraId="191A363B" w14:textId="77777777" w:rsidR="00D618DD" w:rsidRDefault="00D618DD" w:rsidP="00E65606">
                              <w:pPr>
                                <w:rPr>
                                  <w:sz w:val="22"/>
                                </w:rPr>
                              </w:pPr>
                              <w:r>
                                <w:rPr>
                                  <w:sz w:val="22"/>
                                </w:rPr>
                                <w:t>Secretary: BAHIT</w:t>
                              </w:r>
                            </w:p>
                            <w:p w14:paraId="1D9F3ABF"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41" o:spid="_x0000_s1075"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G53rT4tAgAAWwQAAA4AAAAAAAAAAAAAAAAALAIAAGRycy9lMm9E&#10;b2MueG1sUEsBAi0AFAAGAAgAAAAhAN5g6XPaAAAABQEAAA8AAAAAAAAAAAAAAAAAhQQAAGRycy9k&#10;b3ducmV2LnhtbFBLBQYAAAAABAAEAPMAAACMBQAAAAA=&#10;">
                  <v:textbox style="mso-fit-shape-to-text:t">
                    <w:txbxContent>
                      <w:p w14:paraId="420E456B"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D618DD" w:rsidRDefault="00D618DD" w:rsidP="00E65606">
                        <w:pPr>
                          <w:rPr>
                            <w:sz w:val="22"/>
                          </w:rPr>
                        </w:pPr>
                      </w:p>
                      <w:p w14:paraId="1E042E0D" w14:textId="77777777" w:rsidR="00D618DD" w:rsidRDefault="00D618DD" w:rsidP="00E65606">
                        <w:pPr>
                          <w:rPr>
                            <w:sz w:val="22"/>
                          </w:rPr>
                        </w:pPr>
                        <w:r>
                          <w:rPr>
                            <w:sz w:val="22"/>
                          </w:rPr>
                          <w:t>Next Meeting: Thursday 30 Jan, 15:00, Orangery</w:t>
                        </w:r>
                      </w:p>
                      <w:p w14:paraId="216775AD" w14:textId="77777777" w:rsidR="00D618DD" w:rsidRDefault="00D618DD" w:rsidP="00E65606">
                        <w:pPr>
                          <w:rPr>
                            <w:sz w:val="22"/>
                          </w:rPr>
                        </w:pPr>
                        <w:r>
                          <w:rPr>
                            <w:sz w:val="22"/>
                          </w:rPr>
                          <w:t>Chair: XIAOFENG</w:t>
                        </w:r>
                      </w:p>
                      <w:p w14:paraId="191A363B" w14:textId="77777777" w:rsidR="00D618DD" w:rsidRDefault="00D618DD" w:rsidP="00E65606">
                        <w:pPr>
                          <w:rPr>
                            <w:sz w:val="22"/>
                          </w:rPr>
                        </w:pPr>
                        <w:r>
                          <w:rPr>
                            <w:sz w:val="22"/>
                          </w:rPr>
                          <w:t>Secretary: BAHIT</w:t>
                        </w:r>
                      </w:p>
                      <w:p w14:paraId="1D9F3ABF" w14:textId="77777777" w:rsidR="00D618DD" w:rsidRDefault="00D618DD" w:rsidP="00E65606"/>
                    </w:txbxContent>
                  </v:textbox>
                  <w10:anchorlock/>
                </v:shape>
              </w:pict>
            </mc:Fallback>
          </mc:AlternateContent>
        </w:r>
      </w:ins>
    </w:p>
    <w:p w14:paraId="47616B0A" w14:textId="1A0BE1A7" w:rsidR="00E65606" w:rsidRDefault="00E65606" w:rsidP="00E65606">
      <w:pPr>
        <w:rPr>
          <w:ins w:id="3001" w:author="Sarah Thomas" w:date="2014-03-12T14:56:00Z"/>
        </w:rPr>
      </w:pPr>
      <w:ins w:id="3002" w:author="Sarah Thomas" w:date="2014-03-12T14:56:00Z">
        <w:r>
          <w:rPr>
            <w:noProof/>
            <w:lang w:val="en-US"/>
          </w:rPr>
          <mc:AlternateContent>
            <mc:Choice Requires="wps">
              <w:drawing>
                <wp:inline distT="0" distB="0" distL="0" distR="0" wp14:anchorId="797A8323" wp14:editId="34401900">
                  <wp:extent cx="5257800" cy="4890770"/>
                  <wp:effectExtent l="0" t="0" r="12700" b="11430"/>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890770"/>
                          </a:xfrm>
                          <a:prstGeom prst="rect">
                            <a:avLst/>
                          </a:prstGeom>
                          <a:solidFill>
                            <a:srgbClr val="FFFFFF"/>
                          </a:solidFill>
                          <a:ln w="9525">
                            <a:solidFill>
                              <a:srgbClr val="000000"/>
                            </a:solidFill>
                            <a:miter lim="800000"/>
                            <a:headEnd/>
                            <a:tailEnd/>
                          </a:ln>
                        </wps:spPr>
                        <wps:txbx>
                          <w:txbxContent>
                            <w:p w14:paraId="67EF88B0"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D618DD" w:rsidRDefault="00D618DD" w:rsidP="00E65606">
                              <w:pPr>
                                <w:rPr>
                                  <w:sz w:val="22"/>
                                </w:rPr>
                              </w:pPr>
                            </w:p>
                            <w:p w14:paraId="372BCC04" w14:textId="77777777" w:rsidR="00D618DD" w:rsidRDefault="00D618DD" w:rsidP="00E65606">
                              <w:pPr>
                                <w:rPr>
                                  <w:sz w:val="22"/>
                                </w:rPr>
                              </w:pPr>
                              <w:r>
                                <w:rPr>
                                  <w:sz w:val="22"/>
                                </w:rPr>
                                <w:t>ALL TO BE COMPLETED BEFORE NEXT MEETING</w:t>
                              </w:r>
                            </w:p>
                            <w:p w14:paraId="263E7F69" w14:textId="77777777" w:rsidR="00D618DD" w:rsidRDefault="00D618DD" w:rsidP="00E65606">
                              <w:pPr>
                                <w:rPr>
                                  <w:sz w:val="22"/>
                                </w:rPr>
                              </w:pPr>
                            </w:p>
                            <w:p w14:paraId="46AA9D56" w14:textId="77777777" w:rsidR="00D618DD" w:rsidRDefault="00D618DD" w:rsidP="00E65606">
                              <w:pPr>
                                <w:numPr>
                                  <w:ilvl w:val="0"/>
                                  <w:numId w:val="58"/>
                                </w:numPr>
                                <w:spacing w:after="0"/>
                                <w:rPr>
                                  <w:sz w:val="22"/>
                                </w:rPr>
                              </w:pPr>
                              <w:r>
                                <w:rPr>
                                  <w:sz w:val="22"/>
                                </w:rPr>
                                <w:t xml:space="preserve">All team members to install </w:t>
                              </w:r>
                              <w:proofErr w:type="spellStart"/>
                              <w:r>
                                <w:rPr>
                                  <w:sz w:val="22"/>
                                </w:rPr>
                                <w:t>GitHub</w:t>
                              </w:r>
                              <w:proofErr w:type="spellEnd"/>
                              <w:r>
                                <w:rPr>
                                  <w:sz w:val="22"/>
                                </w:rPr>
                                <w:t xml:space="preserve"> and familiarise themselves with the basics</w:t>
                              </w:r>
                            </w:p>
                            <w:p w14:paraId="1A62BCF1" w14:textId="77777777" w:rsidR="00D618DD" w:rsidRDefault="00D618DD"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D618DD" w:rsidRDefault="00D618DD"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D618DD" w:rsidRDefault="00D618DD"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D618DD" w:rsidRDefault="00D618DD" w:rsidP="00E65606">
                              <w:pPr>
                                <w:ind w:left="720"/>
                                <w:rPr>
                                  <w:sz w:val="22"/>
                                </w:rPr>
                              </w:pPr>
                            </w:p>
                            <w:p w14:paraId="0523D5D4" w14:textId="77777777" w:rsidR="00D618DD" w:rsidRDefault="00D618DD" w:rsidP="00E65606">
                              <w:pPr>
                                <w:ind w:left="709"/>
                                <w:rPr>
                                  <w:sz w:val="22"/>
                                </w:rPr>
                              </w:pPr>
                              <w:r w:rsidRPr="00C95DA5">
                                <w:rPr>
                                  <w:sz w:val="22"/>
                                </w:rPr>
                                <w:t xml:space="preserve">ENAAM </w:t>
                              </w:r>
                              <w:r>
                                <w:rPr>
                                  <w:sz w:val="22"/>
                                </w:rPr>
                                <w:t>- Symphony</w:t>
                              </w:r>
                            </w:p>
                            <w:p w14:paraId="4ACEDFDC" w14:textId="77777777" w:rsidR="00D618DD" w:rsidRPr="00C95DA5" w:rsidRDefault="00D618DD" w:rsidP="00E65606">
                              <w:pPr>
                                <w:ind w:left="709"/>
                                <w:rPr>
                                  <w:sz w:val="22"/>
                                </w:rPr>
                              </w:pPr>
                              <w:r w:rsidRPr="00C95DA5">
                                <w:rPr>
                                  <w:sz w:val="22"/>
                                </w:rPr>
                                <w:t>XIAOFENG</w:t>
                              </w:r>
                              <w:r>
                                <w:rPr>
                                  <w:sz w:val="22"/>
                                </w:rPr>
                                <w:t xml:space="preserve"> – Zend (Only if students get this free? – please check)</w:t>
                              </w:r>
                            </w:p>
                            <w:p w14:paraId="7D6EDD73" w14:textId="77777777" w:rsidR="00D618DD" w:rsidRPr="00F445D6" w:rsidRDefault="00D618DD"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D618DD" w:rsidRDefault="00D618DD"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D618DD" w:rsidRDefault="00D618DD" w:rsidP="00E65606">
                              <w:pPr>
                                <w:ind w:left="709"/>
                                <w:rPr>
                                  <w:sz w:val="22"/>
                                </w:rPr>
                              </w:pPr>
                              <w:r w:rsidRPr="00C95DA5">
                                <w:rPr>
                                  <w:sz w:val="22"/>
                                </w:rPr>
                                <w:t xml:space="preserve">SARAH </w:t>
                              </w:r>
                              <w:r>
                                <w:rPr>
                                  <w:sz w:val="22"/>
                                </w:rPr>
                                <w:t>– Cake PHP</w:t>
                              </w:r>
                            </w:p>
                            <w:p w14:paraId="5EE2D2AB" w14:textId="77777777" w:rsidR="00D618DD" w:rsidRPr="00C95DA5" w:rsidRDefault="00D618DD" w:rsidP="00E65606">
                              <w:pPr>
                                <w:rPr>
                                  <w:sz w:val="22"/>
                                </w:rPr>
                              </w:pPr>
                            </w:p>
                            <w:p w14:paraId="3EB8E17B" w14:textId="77777777" w:rsidR="00D618DD" w:rsidRDefault="00D618DD" w:rsidP="00E65606">
                              <w:pPr>
                                <w:numPr>
                                  <w:ilvl w:val="0"/>
                                  <w:numId w:val="58"/>
                                </w:numPr>
                                <w:spacing w:after="0"/>
                                <w:rPr>
                                  <w:sz w:val="22"/>
                                </w:rPr>
                              </w:pPr>
                              <w:r>
                                <w:rPr>
                                  <w:sz w:val="22"/>
                                </w:rPr>
                                <w:t xml:space="preserve">Consider front end frameworks such as Foundation/Bootstrap </w:t>
                              </w:r>
                              <w:hyperlink r:id="rId29" w:history="1">
                                <w:r w:rsidRPr="002F6E3A">
                                  <w:rPr>
                                    <w:rStyle w:val="Hyperlink"/>
                                    <w:sz w:val="22"/>
                                  </w:rPr>
                                  <w:t>http://www.sitepoint.com/top-10-front-end-development-frameworks/</w:t>
                                </w:r>
                              </w:hyperlink>
                            </w:p>
                            <w:p w14:paraId="55AF1315" w14:textId="77777777" w:rsidR="00D618DD" w:rsidRDefault="00D618DD" w:rsidP="00E65606">
                              <w:pPr>
                                <w:numPr>
                                  <w:ilvl w:val="0"/>
                                  <w:numId w:val="58"/>
                                </w:numPr>
                                <w:spacing w:after="0"/>
                                <w:rPr>
                                  <w:sz w:val="22"/>
                                </w:rPr>
                              </w:pPr>
                              <w:r>
                                <w:rPr>
                                  <w:sz w:val="22"/>
                                </w:rPr>
                                <w:t xml:space="preserve">Any items for agenda to SARAH </w:t>
                              </w:r>
                            </w:p>
                            <w:p w14:paraId="387BFFF2" w14:textId="77777777" w:rsidR="00D618DD" w:rsidRDefault="00D618DD" w:rsidP="00E65606"/>
                            <w:p w14:paraId="0816AF4C"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3" o:spid="_x0000_s1076" type="#_x0000_t202" style="width:414pt;height:385.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">
                  <v:textbox style="mso-fit-shape-to-text:t">
                    <w:txbxContent>
                      <w:p w14:paraId="67EF88B0"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D618DD" w:rsidRDefault="00D618DD" w:rsidP="00E65606">
                        <w:pPr>
                          <w:rPr>
                            <w:sz w:val="22"/>
                          </w:rPr>
                        </w:pPr>
                      </w:p>
                      <w:p w14:paraId="372BCC04" w14:textId="77777777" w:rsidR="00D618DD" w:rsidRDefault="00D618DD" w:rsidP="00E65606">
                        <w:pPr>
                          <w:rPr>
                            <w:sz w:val="22"/>
                          </w:rPr>
                        </w:pPr>
                        <w:r>
                          <w:rPr>
                            <w:sz w:val="22"/>
                          </w:rPr>
                          <w:t>ALL TO BE COMPLETED BEFORE NEXT MEETING</w:t>
                        </w:r>
                      </w:p>
                      <w:p w14:paraId="263E7F69" w14:textId="77777777" w:rsidR="00D618DD" w:rsidRDefault="00D618DD" w:rsidP="00E65606">
                        <w:pPr>
                          <w:rPr>
                            <w:sz w:val="22"/>
                          </w:rPr>
                        </w:pPr>
                      </w:p>
                      <w:p w14:paraId="46AA9D56" w14:textId="77777777" w:rsidR="00D618DD" w:rsidRDefault="00D618DD" w:rsidP="00E65606">
                        <w:pPr>
                          <w:numPr>
                            <w:ilvl w:val="0"/>
                            <w:numId w:val="58"/>
                          </w:numPr>
                          <w:spacing w:after="0"/>
                          <w:rPr>
                            <w:sz w:val="22"/>
                          </w:rPr>
                        </w:pPr>
                        <w:r>
                          <w:rPr>
                            <w:sz w:val="22"/>
                          </w:rPr>
                          <w:t xml:space="preserve">All team members to install </w:t>
                        </w:r>
                        <w:proofErr w:type="spellStart"/>
                        <w:r>
                          <w:rPr>
                            <w:sz w:val="22"/>
                          </w:rPr>
                          <w:t>GitHub</w:t>
                        </w:r>
                        <w:proofErr w:type="spellEnd"/>
                        <w:r>
                          <w:rPr>
                            <w:sz w:val="22"/>
                          </w:rPr>
                          <w:t xml:space="preserve"> and familiarise themselves with the basics</w:t>
                        </w:r>
                      </w:p>
                      <w:p w14:paraId="1A62BCF1" w14:textId="77777777" w:rsidR="00D618DD" w:rsidRDefault="00D618DD"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D618DD" w:rsidRDefault="00D618DD"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D618DD" w:rsidRDefault="00D618DD"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D618DD" w:rsidRDefault="00D618DD" w:rsidP="00E65606">
                        <w:pPr>
                          <w:ind w:left="720"/>
                          <w:rPr>
                            <w:sz w:val="22"/>
                          </w:rPr>
                        </w:pPr>
                      </w:p>
                      <w:p w14:paraId="0523D5D4" w14:textId="77777777" w:rsidR="00D618DD" w:rsidRDefault="00D618DD" w:rsidP="00E65606">
                        <w:pPr>
                          <w:ind w:left="709"/>
                          <w:rPr>
                            <w:sz w:val="22"/>
                          </w:rPr>
                        </w:pPr>
                        <w:r w:rsidRPr="00C95DA5">
                          <w:rPr>
                            <w:sz w:val="22"/>
                          </w:rPr>
                          <w:t xml:space="preserve">ENAAM </w:t>
                        </w:r>
                        <w:r>
                          <w:rPr>
                            <w:sz w:val="22"/>
                          </w:rPr>
                          <w:t>- Symphony</w:t>
                        </w:r>
                      </w:p>
                      <w:p w14:paraId="4ACEDFDC" w14:textId="77777777" w:rsidR="00D618DD" w:rsidRPr="00C95DA5" w:rsidRDefault="00D618DD" w:rsidP="00E65606">
                        <w:pPr>
                          <w:ind w:left="709"/>
                          <w:rPr>
                            <w:sz w:val="22"/>
                          </w:rPr>
                        </w:pPr>
                        <w:r w:rsidRPr="00C95DA5">
                          <w:rPr>
                            <w:sz w:val="22"/>
                          </w:rPr>
                          <w:t>XIAOFENG</w:t>
                        </w:r>
                        <w:r>
                          <w:rPr>
                            <w:sz w:val="22"/>
                          </w:rPr>
                          <w:t xml:space="preserve"> – Zend (Only if students get this free? – please check)</w:t>
                        </w:r>
                      </w:p>
                      <w:p w14:paraId="7D6EDD73" w14:textId="77777777" w:rsidR="00D618DD" w:rsidRPr="00F445D6" w:rsidRDefault="00D618DD"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D618DD" w:rsidRDefault="00D618DD"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D618DD" w:rsidRDefault="00D618DD" w:rsidP="00E65606">
                        <w:pPr>
                          <w:ind w:left="709"/>
                          <w:rPr>
                            <w:sz w:val="22"/>
                          </w:rPr>
                        </w:pPr>
                        <w:r w:rsidRPr="00C95DA5">
                          <w:rPr>
                            <w:sz w:val="22"/>
                          </w:rPr>
                          <w:t xml:space="preserve">SARAH </w:t>
                        </w:r>
                        <w:r>
                          <w:rPr>
                            <w:sz w:val="22"/>
                          </w:rPr>
                          <w:t>– Cake PHP</w:t>
                        </w:r>
                      </w:p>
                      <w:p w14:paraId="5EE2D2AB" w14:textId="77777777" w:rsidR="00D618DD" w:rsidRPr="00C95DA5" w:rsidRDefault="00D618DD" w:rsidP="00E65606">
                        <w:pPr>
                          <w:rPr>
                            <w:sz w:val="22"/>
                          </w:rPr>
                        </w:pPr>
                      </w:p>
                      <w:p w14:paraId="3EB8E17B" w14:textId="77777777" w:rsidR="00D618DD" w:rsidRDefault="00D618DD" w:rsidP="00E65606">
                        <w:pPr>
                          <w:numPr>
                            <w:ilvl w:val="0"/>
                            <w:numId w:val="58"/>
                          </w:numPr>
                          <w:spacing w:after="0"/>
                          <w:rPr>
                            <w:sz w:val="22"/>
                          </w:rPr>
                        </w:pPr>
                        <w:r>
                          <w:rPr>
                            <w:sz w:val="22"/>
                          </w:rPr>
                          <w:t xml:space="preserve">Consider front end frameworks such as Foundation/Bootstrap </w:t>
                        </w:r>
                        <w:hyperlink r:id="rId30" w:history="1">
                          <w:r w:rsidRPr="002F6E3A">
                            <w:rPr>
                              <w:rStyle w:val="Hyperlink"/>
                              <w:sz w:val="22"/>
                            </w:rPr>
                            <w:t>http://www.sitepoint.com/top-10-front-end-development-frameworks/</w:t>
                          </w:r>
                        </w:hyperlink>
                      </w:p>
                      <w:p w14:paraId="55AF1315" w14:textId="77777777" w:rsidR="00D618DD" w:rsidRDefault="00D618DD" w:rsidP="00E65606">
                        <w:pPr>
                          <w:numPr>
                            <w:ilvl w:val="0"/>
                            <w:numId w:val="58"/>
                          </w:numPr>
                          <w:spacing w:after="0"/>
                          <w:rPr>
                            <w:sz w:val="22"/>
                          </w:rPr>
                        </w:pPr>
                        <w:r>
                          <w:rPr>
                            <w:sz w:val="22"/>
                          </w:rPr>
                          <w:t xml:space="preserve">Any items for agenda to SARAH </w:t>
                        </w:r>
                      </w:p>
                      <w:p w14:paraId="387BFFF2" w14:textId="77777777" w:rsidR="00D618DD" w:rsidRDefault="00D618DD" w:rsidP="00E65606"/>
                      <w:p w14:paraId="0816AF4C" w14:textId="77777777" w:rsidR="00D618DD" w:rsidRDefault="00D618DD" w:rsidP="00E65606"/>
                    </w:txbxContent>
                  </v:textbox>
                  <w10:anchorlock/>
                </v:shape>
              </w:pict>
            </mc:Fallback>
          </mc:AlternateContent>
        </w:r>
      </w:ins>
    </w:p>
    <w:p w14:paraId="7F54432F" w14:textId="77777777" w:rsidR="00E65606" w:rsidRDefault="00E65606" w:rsidP="00E65606">
      <w:pPr>
        <w:rPr>
          <w:ins w:id="3003" w:author="Sarah Thomas" w:date="2014-03-12T14:56:00Z"/>
        </w:rPr>
      </w:pPr>
    </w:p>
    <w:p w14:paraId="5EA25922" w14:textId="678FA4AA" w:rsidR="00E65606" w:rsidRDefault="00E65606" w:rsidP="00E65606">
      <w:pPr>
        <w:rPr>
          <w:ins w:id="3004" w:author="Sarah Thomas" w:date="2014-03-12T14:56:00Z"/>
        </w:rPr>
      </w:pPr>
      <w:ins w:id="3005" w:author="Sarah Thomas" w:date="2014-03-12T14:56:00Z">
        <w:r>
          <w:rPr>
            <w:noProof/>
            <w:lang w:val="en-US"/>
          </w:rPr>
          <mc:AlternateContent>
            <mc:Choice Requires="wps">
              <w:drawing>
                <wp:inline distT="0" distB="0" distL="0" distR="0" wp14:anchorId="6C05CF52" wp14:editId="71B27DC3">
                  <wp:extent cx="5257800" cy="1210945"/>
                  <wp:effectExtent l="0" t="0" r="12700" b="1397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2E900E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D618DD" w:rsidRDefault="00D618DD" w:rsidP="00E65606">
                              <w:pPr>
                                <w:rPr>
                                  <w:sz w:val="22"/>
                                </w:rPr>
                              </w:pPr>
                            </w:p>
                            <w:p w14:paraId="6AB14E49" w14:textId="77777777" w:rsidR="00D618DD" w:rsidRDefault="00D618DD" w:rsidP="00E65606">
                              <w:pPr>
                                <w:rPr>
                                  <w:sz w:val="22"/>
                                </w:rPr>
                              </w:pPr>
                              <w:r>
                                <w:rPr>
                                  <w:sz w:val="22"/>
                                </w:rPr>
                                <w:t>Next Meeting: Monday 20 Jan, 15:00, CSEE Lab 1</w:t>
                              </w:r>
                            </w:p>
                            <w:p w14:paraId="2F153E7B" w14:textId="77777777" w:rsidR="00D618DD" w:rsidRDefault="00D618DD" w:rsidP="00E65606">
                              <w:pPr>
                                <w:rPr>
                                  <w:sz w:val="22"/>
                                </w:rPr>
                              </w:pPr>
                              <w:r>
                                <w:rPr>
                                  <w:sz w:val="22"/>
                                </w:rPr>
                                <w:t>Chair: SARAH</w:t>
                              </w:r>
                            </w:p>
                            <w:p w14:paraId="5D0AC71A" w14:textId="77777777" w:rsidR="00D618DD" w:rsidRDefault="00D618DD" w:rsidP="00E65606">
                              <w:pPr>
                                <w:rPr>
                                  <w:sz w:val="22"/>
                                </w:rPr>
                              </w:pPr>
                              <w:r>
                                <w:rPr>
                                  <w:sz w:val="22"/>
                                </w:rPr>
                                <w:t>Secretary: ENAAM</w:t>
                              </w:r>
                            </w:p>
                            <w:p w14:paraId="01852929"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2" o:spid="_x0000_s107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UzcyWywCAABZBAAADgAAAAAAAAAAAAAAAAAsAgAAZHJzL2Uyb0Rv&#10;Yy54bWxQSwECLQAUAAYACAAAACEA3mDpc9oAAAAFAQAADwAAAAAAAAAAAAAAAACEBAAAZHJzL2Rv&#10;d25yZXYueG1sUEsFBgAAAAAEAAQA8wAAAIsFAAAAAA==&#10;">
                  <v:textbox style="mso-fit-shape-to-text:t">
                    <w:txbxContent>
                      <w:p w14:paraId="32E900E3"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D618DD" w:rsidRDefault="00D618DD" w:rsidP="00E65606">
                        <w:pPr>
                          <w:rPr>
                            <w:sz w:val="22"/>
                          </w:rPr>
                        </w:pPr>
                      </w:p>
                      <w:p w14:paraId="6AB14E49" w14:textId="77777777" w:rsidR="00D618DD" w:rsidRDefault="00D618DD" w:rsidP="00E65606">
                        <w:pPr>
                          <w:rPr>
                            <w:sz w:val="22"/>
                          </w:rPr>
                        </w:pPr>
                        <w:r>
                          <w:rPr>
                            <w:sz w:val="22"/>
                          </w:rPr>
                          <w:t>Next Meeting: Monday 20 Jan, 15:00, CSEE Lab 1</w:t>
                        </w:r>
                      </w:p>
                      <w:p w14:paraId="2F153E7B" w14:textId="77777777" w:rsidR="00D618DD" w:rsidRDefault="00D618DD" w:rsidP="00E65606">
                        <w:pPr>
                          <w:rPr>
                            <w:sz w:val="22"/>
                          </w:rPr>
                        </w:pPr>
                        <w:r>
                          <w:rPr>
                            <w:sz w:val="22"/>
                          </w:rPr>
                          <w:t>Chair: SARAH</w:t>
                        </w:r>
                      </w:p>
                      <w:p w14:paraId="5D0AC71A" w14:textId="77777777" w:rsidR="00D618DD" w:rsidRDefault="00D618DD" w:rsidP="00E65606">
                        <w:pPr>
                          <w:rPr>
                            <w:sz w:val="22"/>
                          </w:rPr>
                        </w:pPr>
                        <w:r>
                          <w:rPr>
                            <w:sz w:val="22"/>
                          </w:rPr>
                          <w:t>Secretary: ENAAM</w:t>
                        </w:r>
                      </w:p>
                      <w:p w14:paraId="01852929" w14:textId="77777777" w:rsidR="00D618DD" w:rsidRDefault="00D618DD" w:rsidP="00E65606"/>
                    </w:txbxContent>
                  </v:textbox>
                  <w10:anchorlock/>
                </v:shape>
              </w:pict>
            </mc:Fallback>
          </mc:AlternateContent>
        </w:r>
      </w:ins>
    </w:p>
    <w:p w14:paraId="2771FEA5" w14:textId="77777777" w:rsidR="00E65606" w:rsidRPr="0037694C" w:rsidRDefault="00E65606" w:rsidP="00E65606">
      <w:pPr>
        <w:jc w:val="center"/>
        <w:rPr>
          <w:ins w:id="3006" w:author="Sarah Thomas" w:date="2014-03-12T15:01:00Z"/>
          <w:b/>
          <w:szCs w:val="24"/>
          <w:u w:val="single"/>
        </w:rPr>
      </w:pPr>
      <w:ins w:id="3007" w:author="Sarah Thomas" w:date="2014-03-12T15:01:00Z">
        <w:r>
          <w:rPr>
            <w:b/>
            <w:szCs w:val="24"/>
            <w:u w:val="single"/>
          </w:rPr>
          <w:t xml:space="preserve">CE903-1 </w:t>
        </w:r>
        <w:r w:rsidRPr="0037694C">
          <w:rPr>
            <w:b/>
            <w:szCs w:val="24"/>
            <w:u w:val="single"/>
          </w:rPr>
          <w:t>Minutes of Group Meetings</w:t>
        </w:r>
      </w:ins>
    </w:p>
    <w:p w14:paraId="5B42B54A" w14:textId="77777777" w:rsidR="00E65606" w:rsidRPr="00DF4BA9" w:rsidRDefault="00E65606" w:rsidP="00E65606">
      <w:pPr>
        <w:jc w:val="center"/>
        <w:rPr>
          <w:ins w:id="3008" w:author="Sarah Thomas" w:date="2014-03-12T15:01:00Z"/>
          <w:b/>
          <w:sz w:val="22"/>
          <w:u w:val="single"/>
        </w:rPr>
      </w:pPr>
    </w:p>
    <w:p w14:paraId="724B29C2" w14:textId="25E5E9F4" w:rsidR="00E65606" w:rsidRDefault="00E65606" w:rsidP="00E65606">
      <w:pPr>
        <w:rPr>
          <w:ins w:id="3009" w:author="Sarah Thomas" w:date="2014-03-12T15:01:00Z"/>
          <w:sz w:val="22"/>
        </w:rPr>
      </w:pPr>
      <w:ins w:id="3010" w:author="Sarah Thomas" w:date="2014-03-12T15:01:00Z">
        <w:r>
          <w:rPr>
            <w:noProof/>
            <w:sz w:val="22"/>
            <w:lang w:val="en-US"/>
            <w:rPrChange w:id="3011">
              <w:rPr>
                <w:noProof/>
                <w:lang w:val="en-US"/>
              </w:rPr>
            </w:rPrChange>
          </w:rPr>
          <mc:AlternateContent>
            <mc:Choice Requires="wps">
              <w:drawing>
                <wp:inline distT="0" distB="0" distL="0" distR="0" wp14:anchorId="72B5805D" wp14:editId="3BBB923C">
                  <wp:extent cx="5257800" cy="422275"/>
                  <wp:effectExtent l="0" t="0" r="12700" b="12700"/>
                  <wp:docPr id="7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97ABC4D"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D618DD" w:rsidRPr="0084728E"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4" o:spid="_x0000_s1078"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PuiwzItAgAAWgQAAA4AAAAAAAAAAAAAAAAALAIAAGRycy9lMm9E&#10;b2MueG1sUEsBAi0AFAAGAAgAAAAhAPfZHxfaAAAABAEAAA8AAAAAAAAAAAAAAAAAhQQAAGRycy9k&#10;b3ducmV2LnhtbFBLBQYAAAAABAAEAPMAAACMBQAAAAA=&#10;">
                  <v:textbox style="mso-fit-shape-to-text:t">
                    <w:txbxContent>
                      <w:p w14:paraId="497ABC4D"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D618DD" w:rsidRPr="0084728E" w:rsidRDefault="00D618DD" w:rsidP="00E65606">
                        <w:pPr>
                          <w:rPr>
                            <w:sz w:val="22"/>
                          </w:rPr>
                        </w:pPr>
                      </w:p>
                    </w:txbxContent>
                  </v:textbox>
                  <w10:anchorlock/>
                </v:shape>
              </w:pict>
            </mc:Fallback>
          </mc:AlternateContent>
        </w:r>
      </w:ins>
    </w:p>
    <w:p w14:paraId="05980BAC" w14:textId="33533129" w:rsidR="00E65606" w:rsidRDefault="00E65606" w:rsidP="00E65606">
      <w:pPr>
        <w:rPr>
          <w:ins w:id="3012" w:author="Sarah Thomas" w:date="2014-03-12T15:01:00Z"/>
        </w:rPr>
      </w:pPr>
      <w:ins w:id="3013" w:author="Sarah Thomas" w:date="2014-03-12T15:01:00Z">
        <w:r>
          <w:rPr>
            <w:noProof/>
            <w:lang w:val="en-US"/>
          </w:rPr>
          <mc:AlternateContent>
            <mc:Choice Requires="wps">
              <w:drawing>
                <wp:inline distT="0" distB="0" distL="0" distR="0" wp14:anchorId="380A7682" wp14:editId="31FF89B8">
                  <wp:extent cx="5257800" cy="407670"/>
                  <wp:effectExtent l="0" t="3175" r="12700" b="8255"/>
                  <wp:docPr id="6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725247CE"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5" o:spid="_x0000_s107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juyIiLgIAAFoEAAAOAAAAAAAAAAAAAAAAACwCAABkcnMvZTJv&#10;RG9jLnhtbFBLAQItABQABgAIAAAAIQAwJO+X2gAAAAQBAAAPAAAAAAAAAAAAAAAAAIYEAABkcnMv&#10;ZG93bnJldi54bWxQSwUGAAAAAAQABADzAAAAjQUAAAAA&#10;">
                  <v:textbox style="mso-fit-shape-to-text:t">
                    <w:txbxContent>
                      <w:p w14:paraId="725247CE"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D618DD" w:rsidRDefault="00D618DD" w:rsidP="00E65606"/>
                    </w:txbxContent>
                  </v:textbox>
                  <w10:anchorlock/>
                </v:shape>
              </w:pict>
            </mc:Fallback>
          </mc:AlternateContent>
        </w:r>
      </w:ins>
    </w:p>
    <w:p w14:paraId="0A61875C" w14:textId="70882650" w:rsidR="00E65606" w:rsidRDefault="00E65606" w:rsidP="00E65606">
      <w:pPr>
        <w:rPr>
          <w:ins w:id="3014" w:author="Sarah Thomas" w:date="2014-03-12T15:01:00Z"/>
        </w:rPr>
      </w:pPr>
      <w:ins w:id="3015" w:author="Sarah Thomas" w:date="2014-03-12T15:01:00Z">
        <w:r>
          <w:rPr>
            <w:noProof/>
            <w:lang w:val="en-US"/>
          </w:rPr>
          <mc:AlternateContent>
            <mc:Choice Requires="wps">
              <w:drawing>
                <wp:inline distT="0" distB="0" distL="0" distR="0" wp14:anchorId="0471237C" wp14:editId="03CD281A">
                  <wp:extent cx="5257800" cy="1050290"/>
                  <wp:effectExtent l="0" t="0" r="12700" b="6985"/>
                  <wp:docPr id="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18A1BECA" w14:textId="77777777" w:rsidR="00D618DD" w:rsidRDefault="00D618DD" w:rsidP="00E65606">
                              <w:pPr>
                                <w:rPr>
                                  <w:sz w:val="22"/>
                                </w:rPr>
                              </w:pPr>
                              <w:r w:rsidRPr="00683722">
                                <w:rPr>
                                  <w:sz w:val="22"/>
                                </w:rPr>
                                <w:t>Group members present:</w:t>
                              </w:r>
                              <w:r>
                                <w:rPr>
                                  <w:sz w:val="22"/>
                                </w:rPr>
                                <w:t xml:space="preserve"> </w:t>
                              </w:r>
                            </w:p>
                            <w:p w14:paraId="10211C3C" w14:textId="77777777" w:rsidR="00D618DD" w:rsidRPr="00F445D6" w:rsidRDefault="00D618DD" w:rsidP="00E65606">
                              <w:pPr>
                                <w:rPr>
                                  <w:sz w:val="22"/>
                                </w:rPr>
                              </w:pPr>
                              <w:r w:rsidRPr="00F445D6">
                                <w:rPr>
                                  <w:sz w:val="22"/>
                                </w:rPr>
                                <w:t>ALSHUAIBI, ENAAM ABDULMONEM O</w:t>
                              </w:r>
                            </w:p>
                            <w:p w14:paraId="6144DCE5" w14:textId="77777777" w:rsidR="00D618DD" w:rsidRPr="00F445D6" w:rsidRDefault="00D618DD" w:rsidP="00E65606">
                              <w:pPr>
                                <w:rPr>
                                  <w:sz w:val="22"/>
                                </w:rPr>
                              </w:pPr>
                              <w:r w:rsidRPr="00F445D6">
                                <w:rPr>
                                  <w:sz w:val="22"/>
                                </w:rPr>
                                <w:t>HAMID, BAHIT BIN</w:t>
                              </w:r>
                            </w:p>
                            <w:p w14:paraId="29DB38C0" w14:textId="77777777" w:rsidR="00D618DD" w:rsidRPr="00F445D6" w:rsidRDefault="00D618DD" w:rsidP="00E65606">
                              <w:pPr>
                                <w:rPr>
                                  <w:sz w:val="22"/>
                                </w:rPr>
                              </w:pPr>
                              <w:r w:rsidRPr="00F445D6">
                                <w:rPr>
                                  <w:sz w:val="22"/>
                                </w:rPr>
                                <w:t>HERASCU, IRINA</w:t>
                              </w:r>
                            </w:p>
                            <w:p w14:paraId="5A1CE561" w14:textId="77777777" w:rsidR="00D618DD" w:rsidRDefault="00D618DD" w:rsidP="00E65606">
                              <w:pPr>
                                <w:rPr>
                                  <w:sz w:val="22"/>
                                </w:rPr>
                              </w:pPr>
                              <w:r w:rsidRPr="00F445D6">
                                <w:rPr>
                                  <w:sz w:val="22"/>
                                </w:rPr>
                                <w:t>THOMAS, SARAH ANNE</w:t>
                              </w:r>
                            </w:p>
                            <w:p w14:paraId="2198ACF5"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3" o:spid="_x0000_s1080"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">
                  <v:textbox style="mso-fit-shape-to-text:t">
                    <w:txbxContent>
                      <w:p w14:paraId="18A1BECA" w14:textId="77777777" w:rsidR="00D618DD" w:rsidRDefault="00D618DD" w:rsidP="00E65606">
                        <w:pPr>
                          <w:rPr>
                            <w:sz w:val="22"/>
                          </w:rPr>
                        </w:pPr>
                        <w:r w:rsidRPr="00683722">
                          <w:rPr>
                            <w:sz w:val="22"/>
                          </w:rPr>
                          <w:t>Group members present:</w:t>
                        </w:r>
                        <w:r>
                          <w:rPr>
                            <w:sz w:val="22"/>
                          </w:rPr>
                          <w:t xml:space="preserve"> </w:t>
                        </w:r>
                      </w:p>
                      <w:p w14:paraId="10211C3C" w14:textId="77777777" w:rsidR="00D618DD" w:rsidRPr="00F445D6" w:rsidRDefault="00D618DD" w:rsidP="00E65606">
                        <w:pPr>
                          <w:rPr>
                            <w:sz w:val="22"/>
                          </w:rPr>
                        </w:pPr>
                        <w:r w:rsidRPr="00F445D6">
                          <w:rPr>
                            <w:sz w:val="22"/>
                          </w:rPr>
                          <w:t>ALSHUAIBI, ENAAM ABDULMONEM O</w:t>
                        </w:r>
                      </w:p>
                      <w:p w14:paraId="6144DCE5" w14:textId="77777777" w:rsidR="00D618DD" w:rsidRPr="00F445D6" w:rsidRDefault="00D618DD" w:rsidP="00E65606">
                        <w:pPr>
                          <w:rPr>
                            <w:sz w:val="22"/>
                          </w:rPr>
                        </w:pPr>
                        <w:r w:rsidRPr="00F445D6">
                          <w:rPr>
                            <w:sz w:val="22"/>
                          </w:rPr>
                          <w:t>HAMID, BAHIT BIN</w:t>
                        </w:r>
                      </w:p>
                      <w:p w14:paraId="29DB38C0" w14:textId="77777777" w:rsidR="00D618DD" w:rsidRPr="00F445D6" w:rsidRDefault="00D618DD" w:rsidP="00E65606">
                        <w:pPr>
                          <w:rPr>
                            <w:sz w:val="22"/>
                          </w:rPr>
                        </w:pPr>
                        <w:r w:rsidRPr="00F445D6">
                          <w:rPr>
                            <w:sz w:val="22"/>
                          </w:rPr>
                          <w:t>HERASCU, IRINA</w:t>
                        </w:r>
                      </w:p>
                      <w:p w14:paraId="5A1CE561" w14:textId="77777777" w:rsidR="00D618DD" w:rsidRDefault="00D618DD" w:rsidP="00E65606">
                        <w:pPr>
                          <w:rPr>
                            <w:sz w:val="22"/>
                          </w:rPr>
                        </w:pPr>
                        <w:r w:rsidRPr="00F445D6">
                          <w:rPr>
                            <w:sz w:val="22"/>
                          </w:rPr>
                          <w:t>THOMAS, SARAH ANNE</w:t>
                        </w:r>
                      </w:p>
                      <w:p w14:paraId="2198ACF5" w14:textId="77777777" w:rsidR="00D618DD" w:rsidRDefault="00D618DD" w:rsidP="00E65606"/>
                    </w:txbxContent>
                  </v:textbox>
                  <w10:anchorlock/>
                </v:shape>
              </w:pict>
            </mc:Fallback>
          </mc:AlternateContent>
        </w:r>
      </w:ins>
    </w:p>
    <w:p w14:paraId="408E8A15" w14:textId="261F0CC7" w:rsidR="00E65606" w:rsidRDefault="00E65606" w:rsidP="00E65606">
      <w:pPr>
        <w:rPr>
          <w:ins w:id="3016" w:author="Sarah Thomas" w:date="2014-03-12T15:01:00Z"/>
        </w:rPr>
      </w:pPr>
      <w:ins w:id="3017" w:author="Sarah Thomas" w:date="2014-03-12T15:01:00Z">
        <w:r>
          <w:rPr>
            <w:noProof/>
            <w:lang w:val="en-US"/>
          </w:rPr>
          <mc:AlternateContent>
            <mc:Choice Requires="wps">
              <w:drawing>
                <wp:inline distT="0" distB="0" distL="0" distR="0" wp14:anchorId="036AFFC0" wp14:editId="7B311C7E">
                  <wp:extent cx="5257800" cy="743585"/>
                  <wp:effectExtent l="0" t="3175" r="12700" b="15240"/>
                  <wp:docPr id="6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E30E847"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D618DD" w:rsidRDefault="00D618DD" w:rsidP="00E65606">
                              <w:pPr>
                                <w:rPr>
                                  <w:sz w:val="22"/>
                                </w:rPr>
                              </w:pPr>
                              <w:r>
                                <w:rPr>
                                  <w:sz w:val="22"/>
                                </w:rPr>
                                <w:t>1) CHEN, XIAOFENG – Stomach ache, Irina agreed to replace him as the Chairperson.</w:t>
                              </w:r>
                            </w:p>
                            <w:p w14:paraId="76936D66" w14:textId="77777777" w:rsidR="00D618DD" w:rsidRPr="0074570A"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6" o:spid="_x0000_s1081"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qNES4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1Ko0RLgIAAFoEAAAOAAAAAAAAAAAAAAAAACwCAABkcnMvZTJv&#10;RG9jLnhtbFBLAQItABQABgAIAAAAIQAoxIMq2gAAAAUBAAAPAAAAAAAAAAAAAAAAAIYEAABkcnMv&#10;ZG93bnJldi54bWxQSwUGAAAAAAQABADzAAAAjQUAAAAA&#10;">
                  <v:textbox style="mso-fit-shape-to-text:t">
                    <w:txbxContent>
                      <w:p w14:paraId="3E30E847"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D618DD" w:rsidRDefault="00D618DD" w:rsidP="00E65606">
                        <w:pPr>
                          <w:rPr>
                            <w:sz w:val="22"/>
                          </w:rPr>
                        </w:pPr>
                        <w:r>
                          <w:rPr>
                            <w:sz w:val="22"/>
                          </w:rPr>
                          <w:t>1) CHEN, XIAOFENG – Stomach ache, Irina agreed to replace him as the Chairperson.</w:t>
                        </w:r>
                      </w:p>
                      <w:p w14:paraId="76936D66" w14:textId="77777777" w:rsidR="00D618DD" w:rsidRPr="0074570A" w:rsidRDefault="00D618DD" w:rsidP="00E65606">
                        <w:pPr>
                          <w:rPr>
                            <w:sz w:val="22"/>
                          </w:rPr>
                        </w:pPr>
                      </w:p>
                    </w:txbxContent>
                  </v:textbox>
                  <w10:anchorlock/>
                </v:shape>
              </w:pict>
            </mc:Fallback>
          </mc:AlternateContent>
        </w:r>
      </w:ins>
    </w:p>
    <w:p w14:paraId="375426F0" w14:textId="77777777" w:rsidR="00E65606" w:rsidRDefault="00E65606" w:rsidP="00E65606">
      <w:pPr>
        <w:rPr>
          <w:ins w:id="3018" w:author="Sarah Thomas" w:date="2014-03-12T15:01:00Z"/>
        </w:rPr>
      </w:pPr>
    </w:p>
    <w:p w14:paraId="3266A0D3" w14:textId="179A8859" w:rsidR="00E65606" w:rsidRDefault="00E65606" w:rsidP="00E65606">
      <w:pPr>
        <w:rPr>
          <w:ins w:id="3019" w:author="Sarah Thomas" w:date="2014-03-12T15:01:00Z"/>
        </w:rPr>
      </w:pPr>
      <w:ins w:id="3020" w:author="Sarah Thomas" w:date="2014-03-12T15:01:00Z">
        <w:r>
          <w:rPr>
            <w:noProof/>
            <w:lang w:val="en-US"/>
          </w:rPr>
          <mc:AlternateContent>
            <mc:Choice Requires="wps">
              <w:drawing>
                <wp:inline distT="0" distB="0" distL="0" distR="0" wp14:anchorId="3AE228F7" wp14:editId="19241085">
                  <wp:extent cx="5257800" cy="407670"/>
                  <wp:effectExtent l="0" t="0" r="12700" b="14605"/>
                  <wp:docPr id="6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A341C1"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4E1E78C2"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2" o:spid="_x0000_s108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oYnueLgIAAFoEAAAOAAAAAAAAAAAAAAAAACwCAABkcnMvZTJv&#10;RG9jLnhtbFBLAQItABQABgAIAAAAIQAwJO+X2gAAAAQBAAAPAAAAAAAAAAAAAAAAAIYEAABkcnMv&#10;ZG93bnJldi54bWxQSwUGAAAAAAQABADzAAAAjQUAAAAA&#10;">
                  <v:textbox style="mso-fit-shape-to-text:t">
                    <w:txbxContent>
                      <w:p w14:paraId="6CA341C1"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4E1E78C2" w14:textId="77777777" w:rsidR="00D618DD" w:rsidRDefault="00D618DD" w:rsidP="00E65606"/>
                    </w:txbxContent>
                  </v:textbox>
                  <w10:anchorlock/>
                </v:shape>
              </w:pict>
            </mc:Fallback>
          </mc:AlternateContent>
        </w:r>
      </w:ins>
    </w:p>
    <w:p w14:paraId="4BA281BF" w14:textId="6E806012" w:rsidR="00E65606" w:rsidRDefault="00E65606" w:rsidP="00E65606">
      <w:pPr>
        <w:rPr>
          <w:ins w:id="3021" w:author="Sarah Thomas" w:date="2014-03-12T15:01:00Z"/>
        </w:rPr>
      </w:pPr>
      <w:ins w:id="3022" w:author="Sarah Thomas" w:date="2014-03-12T15:01:00Z">
        <w:r>
          <w:rPr>
            <w:noProof/>
            <w:lang w:val="en-US"/>
          </w:rPr>
          <mc:AlternateContent>
            <mc:Choice Requires="wps">
              <w:drawing>
                <wp:inline distT="0" distB="0" distL="0" distR="0" wp14:anchorId="114A58C3" wp14:editId="3037FA0C">
                  <wp:extent cx="5257800" cy="407670"/>
                  <wp:effectExtent l="0" t="3175" r="12700" b="8255"/>
                  <wp:docPr id="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CDA8061"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1" o:spid="_x0000_s108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K8VHBMwAgAAWgQAAA4AAAAAAAAAAAAAAAAALAIAAGRycy9l&#10;Mm9Eb2MueG1sUEsBAi0AFAAGAAgAAAAhADAk75faAAAABAEAAA8AAAAAAAAAAAAAAAAAiAQAAGRy&#10;cy9kb3ducmV2LnhtbFBLBQYAAAAABAAEAPMAAACPBQAAAAA=&#10;">
                  <v:textbox style="mso-fit-shape-to-text:t">
                    <w:txbxContent>
                      <w:p w14:paraId="0CDA8061"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D618DD" w:rsidRDefault="00D618DD" w:rsidP="00E65606"/>
                    </w:txbxContent>
                  </v:textbox>
                  <w10:anchorlock/>
                </v:shape>
              </w:pict>
            </mc:Fallback>
          </mc:AlternateContent>
        </w:r>
      </w:ins>
    </w:p>
    <w:p w14:paraId="3B8C2545" w14:textId="5E1091CF" w:rsidR="00E65606" w:rsidRDefault="00E65606" w:rsidP="00E65606">
      <w:pPr>
        <w:rPr>
          <w:ins w:id="3023" w:author="Sarah Thomas" w:date="2014-03-12T15:01:00Z"/>
        </w:rPr>
      </w:pPr>
      <w:ins w:id="3024" w:author="Sarah Thomas" w:date="2014-03-12T15:01:00Z">
        <w:r>
          <w:rPr>
            <w:noProof/>
            <w:lang w:val="en-US"/>
          </w:rPr>
          <mc:AlternateContent>
            <mc:Choice Requires="wps">
              <w:drawing>
                <wp:inline distT="0" distB="0" distL="0" distR="0" wp14:anchorId="6C3BD9D3" wp14:editId="787C9297">
                  <wp:extent cx="5257800" cy="407670"/>
                  <wp:effectExtent l="0" t="0" r="12700" b="14605"/>
                  <wp:docPr id="6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2F299B2"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0" o:spid="_x0000_s108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2l0i4CAABa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VjaXSLgIAAFoEAAAOAAAAAAAAAAAAAAAAACwCAABkcnMvZTJv&#10;RG9jLnhtbFBLAQItABQABgAIAAAAIQAwJO+X2gAAAAQBAAAPAAAAAAAAAAAAAAAAAIYEAABkcnMv&#10;ZG93bnJldi54bWxQSwUGAAAAAAQABADzAAAAjQUAAAAA&#10;">
                  <v:textbox style="mso-fit-shape-to-text:t">
                    <w:txbxContent>
                      <w:p w14:paraId="12F299B2"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D618DD" w:rsidRDefault="00D618DD" w:rsidP="00E65606"/>
                    </w:txbxContent>
                  </v:textbox>
                  <w10:anchorlock/>
                </v:shape>
              </w:pict>
            </mc:Fallback>
          </mc:AlternateContent>
        </w:r>
      </w:ins>
    </w:p>
    <w:p w14:paraId="35A343A3" w14:textId="619277BA" w:rsidR="00E65606" w:rsidRDefault="00E65606" w:rsidP="00E65606">
      <w:pPr>
        <w:rPr>
          <w:ins w:id="3025" w:author="Sarah Thomas" w:date="2014-03-12T15:01:00Z"/>
        </w:rPr>
      </w:pPr>
      <w:ins w:id="3026" w:author="Sarah Thomas" w:date="2014-03-12T15:01:00Z">
        <w:r>
          <w:rPr>
            <w:noProof/>
            <w:lang w:val="en-US"/>
          </w:rPr>
          <mc:AlternateContent>
            <mc:Choice Requires="wps">
              <w:drawing>
                <wp:inline distT="0" distB="0" distL="0" distR="0" wp14:anchorId="4F205B34" wp14:editId="12B269D3">
                  <wp:extent cx="5257800" cy="889635"/>
                  <wp:effectExtent l="0" t="3175" r="12700" b="8890"/>
                  <wp:docPr id="6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E02FE2E"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D618DD" w:rsidRDefault="00D618DD" w:rsidP="00E65606">
                              <w:pPr>
                                <w:rPr>
                                  <w:sz w:val="22"/>
                                </w:rPr>
                              </w:pPr>
                            </w:p>
                            <w:p w14:paraId="1259A0D6" w14:textId="77777777" w:rsidR="00D618DD" w:rsidRDefault="00D618DD" w:rsidP="00E65606">
                              <w:pPr>
                                <w:rPr>
                                  <w:sz w:val="22"/>
                                </w:rPr>
                              </w:pPr>
                              <w:r w:rsidRPr="00683722">
                                <w:rPr>
                                  <w:sz w:val="22"/>
                                </w:rPr>
                                <w:t>List any correc</w:t>
                              </w:r>
                              <w:r>
                                <w:rPr>
                                  <w:sz w:val="22"/>
                                </w:rPr>
                                <w:t>tions of matters of fact here:</w:t>
                              </w:r>
                            </w:p>
                            <w:p w14:paraId="137BE991"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59" o:spid="_x0000_s1085"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cV9xlKwIAAFoEAAAOAAAAAAAAAAAAAAAAACwCAABkcnMvZTJvRG9j&#10;LnhtbFBLAQItABQABgAIAAAAIQCe5eRG2gAAAAUBAAAPAAAAAAAAAAAAAAAAAIMEAABkcnMvZG93&#10;bnJldi54bWxQSwUGAAAAAAQABADzAAAAigUAAAAA&#10;">
                  <v:textbox style="mso-fit-shape-to-text:t">
                    <w:txbxContent>
                      <w:p w14:paraId="0E02FE2E"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D618DD" w:rsidRDefault="00D618DD" w:rsidP="00E65606">
                        <w:pPr>
                          <w:rPr>
                            <w:sz w:val="22"/>
                          </w:rPr>
                        </w:pPr>
                      </w:p>
                      <w:p w14:paraId="1259A0D6" w14:textId="77777777" w:rsidR="00D618DD" w:rsidRDefault="00D618DD" w:rsidP="00E65606">
                        <w:pPr>
                          <w:rPr>
                            <w:sz w:val="22"/>
                          </w:rPr>
                        </w:pPr>
                        <w:r w:rsidRPr="00683722">
                          <w:rPr>
                            <w:sz w:val="22"/>
                          </w:rPr>
                          <w:t>List any correc</w:t>
                        </w:r>
                        <w:r>
                          <w:rPr>
                            <w:sz w:val="22"/>
                          </w:rPr>
                          <w:t>tions of matters of fact here:</w:t>
                        </w:r>
                      </w:p>
                      <w:p w14:paraId="137BE991" w14:textId="77777777" w:rsidR="00D618DD" w:rsidRDefault="00D618DD" w:rsidP="00E65606"/>
                    </w:txbxContent>
                  </v:textbox>
                  <w10:anchorlock/>
                </v:shape>
              </w:pict>
            </mc:Fallback>
          </mc:AlternateContent>
        </w:r>
      </w:ins>
    </w:p>
    <w:p w14:paraId="21E73AFA" w14:textId="67D6C009" w:rsidR="00E65606" w:rsidRDefault="00E65606" w:rsidP="00E65606">
      <w:pPr>
        <w:rPr>
          <w:ins w:id="3027" w:author="Sarah Thomas" w:date="2014-03-12T15:01:00Z"/>
        </w:rPr>
      </w:pPr>
      <w:ins w:id="3028" w:author="Sarah Thomas" w:date="2014-03-12T15:01:00Z">
        <w:r>
          <w:rPr>
            <w:noProof/>
            <w:lang w:val="en-US"/>
          </w:rPr>
          <mc:AlternateContent>
            <mc:Choice Requires="wps">
              <w:drawing>
                <wp:inline distT="0" distB="0" distL="0" distR="0" wp14:anchorId="2757B4EE" wp14:editId="722746DF">
                  <wp:extent cx="5257800" cy="860425"/>
                  <wp:effectExtent l="0" t="0" r="12700" b="19050"/>
                  <wp:docPr id="6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60425"/>
                          </a:xfrm>
                          <a:prstGeom prst="rect">
                            <a:avLst/>
                          </a:prstGeom>
                          <a:solidFill>
                            <a:srgbClr val="FFFFFF"/>
                          </a:solidFill>
                          <a:ln w="9525">
                            <a:solidFill>
                              <a:srgbClr val="000000"/>
                            </a:solidFill>
                            <a:miter lim="800000"/>
                            <a:headEnd/>
                            <a:tailEnd/>
                          </a:ln>
                        </wps:spPr>
                        <wps:txbx>
                          <w:txbxContent>
                            <w:p w14:paraId="3311DB81"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D618DD" w:rsidRDefault="00D618DD" w:rsidP="00E65606"/>
                            <w:p w14:paraId="6524C4D1" w14:textId="77777777" w:rsidR="00D618DD" w:rsidRDefault="00D618DD" w:rsidP="00E65606">
                              <w:pPr>
                                <w:numPr>
                                  <w:ilvl w:val="0"/>
                                  <w:numId w:val="61"/>
                                </w:numPr>
                                <w:spacing w:after="0"/>
                              </w:pPr>
                              <w:r>
                                <w:t xml:space="preserve">Security </w:t>
                              </w:r>
                              <w:proofErr w:type="gramStart"/>
                              <w:r>
                                <w:t>as a non-functional requirements</w:t>
                              </w:r>
                              <w:proofErr w:type="gramEnd"/>
                              <w:r>
                                <w:t>.</w:t>
                              </w:r>
                            </w:p>
                            <w:p w14:paraId="4E9F726C" w14:textId="77777777" w:rsidR="00D618DD" w:rsidRDefault="00D618DD" w:rsidP="00E65606">
                              <w:pPr>
                                <w:ind w:left="720"/>
                              </w:pPr>
                            </w:p>
                          </w:txbxContent>
                        </wps:txbx>
                        <wps:bodyPr rot="0" vert="horz" wrap="square" lIns="91440" tIns="45720" rIns="91440" bIns="45720" anchor="t" anchorCtr="0" upright="1">
                          <a:spAutoFit/>
                        </wps:bodyPr>
                      </wps:wsp>
                    </a:graphicData>
                  </a:graphic>
                </wp:inline>
              </w:drawing>
            </mc:Choice>
            <mc:Fallback>
              <w:pict>
                <v:shape id="Text Box 58" o:spid="_x0000_s1086" type="#_x0000_t202" style="width:414pt;height:6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">
                  <v:textbox style="mso-fit-shape-to-text:t">
                    <w:txbxContent>
                      <w:p w14:paraId="3311DB81"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D618DD" w:rsidRDefault="00D618DD" w:rsidP="00E65606"/>
                      <w:p w14:paraId="6524C4D1" w14:textId="77777777" w:rsidR="00D618DD" w:rsidRDefault="00D618DD" w:rsidP="00E65606">
                        <w:pPr>
                          <w:numPr>
                            <w:ilvl w:val="0"/>
                            <w:numId w:val="61"/>
                          </w:numPr>
                          <w:spacing w:after="0"/>
                        </w:pPr>
                        <w:r>
                          <w:t xml:space="preserve">Security </w:t>
                        </w:r>
                        <w:proofErr w:type="gramStart"/>
                        <w:r>
                          <w:t>as a non-functional requirements</w:t>
                        </w:r>
                        <w:proofErr w:type="gramEnd"/>
                        <w:r>
                          <w:t>.</w:t>
                        </w:r>
                      </w:p>
                      <w:p w14:paraId="4E9F726C" w14:textId="77777777" w:rsidR="00D618DD" w:rsidRDefault="00D618DD" w:rsidP="00E65606">
                        <w:pPr>
                          <w:ind w:left="720"/>
                        </w:pPr>
                      </w:p>
                    </w:txbxContent>
                  </v:textbox>
                  <w10:anchorlock/>
                </v:shape>
              </w:pict>
            </mc:Fallback>
          </mc:AlternateContent>
        </w:r>
      </w:ins>
    </w:p>
    <w:p w14:paraId="0BA681DC" w14:textId="0E3DB264" w:rsidR="00E65606" w:rsidRDefault="00E65606" w:rsidP="00E65606">
      <w:pPr>
        <w:rPr>
          <w:ins w:id="3029" w:author="Sarah Thomas" w:date="2014-03-12T15:01:00Z"/>
        </w:rPr>
      </w:pPr>
      <w:ins w:id="3030" w:author="Sarah Thomas" w:date="2014-03-12T15:01:00Z">
        <w:r>
          <w:rPr>
            <w:noProof/>
            <w:lang w:val="en-US"/>
          </w:rPr>
          <mc:AlternateContent>
            <mc:Choice Requires="wps">
              <w:drawing>
                <wp:inline distT="0" distB="0" distL="0" distR="0" wp14:anchorId="6AC4DC89" wp14:editId="4DD562D7">
                  <wp:extent cx="5257800" cy="568325"/>
                  <wp:effectExtent l="0" t="3175" r="12700" b="12700"/>
                  <wp:docPr id="6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4463708A"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57" o:spid="_x0000_s108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5O8i0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JPOTvItAgAAWgQAAA4AAAAAAAAAAAAAAAAALAIAAGRycy9lMm9E&#10;b2MueG1sUEsBAi0AFAAGAAgAAAAhAGalT7jaAAAABAEAAA8AAAAAAAAAAAAAAAAAhQQAAGRycy9k&#10;b3ducmV2LnhtbFBLBQYAAAAABAAEAPMAAACMBQAAAAA=&#10;">
                  <v:textbox style="mso-fit-shape-to-text:t">
                    <w:txbxContent>
                      <w:p w14:paraId="4463708A"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D618DD" w:rsidRDefault="00D618DD" w:rsidP="00E65606"/>
                    </w:txbxContent>
                  </v:textbox>
                  <w10:anchorlock/>
                </v:shape>
              </w:pict>
            </mc:Fallback>
          </mc:AlternateContent>
        </w:r>
      </w:ins>
    </w:p>
    <w:p w14:paraId="0DD083FB" w14:textId="77777777" w:rsidR="00E65606" w:rsidRDefault="00E65606" w:rsidP="00E65606">
      <w:pPr>
        <w:rPr>
          <w:ins w:id="3031" w:author="Sarah Thomas" w:date="2014-03-12T15:01:00Z"/>
        </w:rPr>
      </w:pPr>
    </w:p>
    <w:p w14:paraId="1363EA5C" w14:textId="4989805D" w:rsidR="00E65606" w:rsidRDefault="00E65606" w:rsidP="00E65606">
      <w:pPr>
        <w:rPr>
          <w:ins w:id="3032" w:author="Sarah Thomas" w:date="2014-03-12T15:01:00Z"/>
        </w:rPr>
      </w:pPr>
      <w:ins w:id="3033" w:author="Sarah Thomas" w:date="2014-03-12T15:01:00Z">
        <w:r>
          <w:rPr>
            <w:noProof/>
            <w:lang w:val="en-US"/>
          </w:rPr>
          <mc:AlternateContent>
            <mc:Choice Requires="wps">
              <w:drawing>
                <wp:inline distT="0" distB="0" distL="0" distR="0" wp14:anchorId="1D4D57F3" wp14:editId="085BEC6B">
                  <wp:extent cx="5257800" cy="1838960"/>
                  <wp:effectExtent l="0" t="0" r="12700" b="15240"/>
                  <wp:docPr id="6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77EAA129" w14:textId="77777777" w:rsidR="00D618DD" w:rsidRDefault="00D618DD" w:rsidP="00E65606">
                              <w:pPr>
                                <w:rPr>
                                  <w:sz w:val="22"/>
                                </w:rPr>
                              </w:pPr>
                              <w:r w:rsidRPr="00683722">
                                <w:rPr>
                                  <w:sz w:val="22"/>
                                </w:rPr>
                                <w:t>New matters discussed</w:t>
                              </w:r>
                              <w:r>
                                <w:rPr>
                                  <w:sz w:val="22"/>
                                </w:rPr>
                                <w:t>:</w:t>
                              </w:r>
                            </w:p>
                            <w:p w14:paraId="7F3588D8" w14:textId="77777777" w:rsidR="00D618DD" w:rsidRDefault="00D618DD" w:rsidP="00E65606">
                              <w:pPr>
                                <w:numPr>
                                  <w:ilvl w:val="0"/>
                                  <w:numId w:val="60"/>
                                </w:numPr>
                                <w:spacing w:after="0"/>
                                <w:rPr>
                                  <w:sz w:val="22"/>
                                </w:rPr>
                              </w:pPr>
                              <w:r>
                                <w:rPr>
                                  <w:sz w:val="22"/>
                                </w:rPr>
                                <w:t>Irina to redo the Login mock into Sign-in mock for appendix of the SRS Documents.</w:t>
                              </w:r>
                            </w:p>
                            <w:p w14:paraId="43CFB67D" w14:textId="77777777" w:rsidR="00D618DD" w:rsidRDefault="00D618DD"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D618DD" w:rsidRDefault="00D618DD" w:rsidP="00E65606">
                              <w:pPr>
                                <w:numPr>
                                  <w:ilvl w:val="0"/>
                                  <w:numId w:val="60"/>
                                </w:numPr>
                                <w:spacing w:after="0"/>
                                <w:rPr>
                                  <w:sz w:val="22"/>
                                </w:rPr>
                              </w:pPr>
                              <w:r>
                                <w:rPr>
                                  <w:sz w:val="22"/>
                                </w:rPr>
                                <w:t>Bahit to Specify Non-functional Requirement, Testing and testing documentation part of SRS</w:t>
                              </w:r>
                            </w:p>
                            <w:p w14:paraId="04920D69" w14:textId="77777777" w:rsidR="00D618DD" w:rsidRPr="009E2F44" w:rsidRDefault="00D618DD"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D618DD" w:rsidRDefault="00D618DD" w:rsidP="00E65606"/>
                            <w:p w14:paraId="4CFB4D9E" w14:textId="77777777" w:rsidR="00D618DD" w:rsidRPr="00674F95" w:rsidRDefault="00D618DD" w:rsidP="00E65606">
                              <w:pPr>
                                <w:rPr>
                                  <w:sz w:val="22"/>
                                </w:rPr>
                              </w:pPr>
                              <w:r w:rsidRPr="00674F95">
                                <w:rPr>
                                  <w:sz w:val="22"/>
                                </w:rPr>
                                <w:t>Issues/problems to be reported to project supervisor:</w:t>
                              </w:r>
                            </w:p>
                            <w:p w14:paraId="5FDD95D1"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56" o:spid="_x0000_s1088"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">
                  <v:textbox style="mso-fit-shape-to-text:t">
                    <w:txbxContent>
                      <w:p w14:paraId="77EAA129" w14:textId="77777777" w:rsidR="00D618DD" w:rsidRDefault="00D618DD" w:rsidP="00E65606">
                        <w:pPr>
                          <w:rPr>
                            <w:sz w:val="22"/>
                          </w:rPr>
                        </w:pPr>
                        <w:r w:rsidRPr="00683722">
                          <w:rPr>
                            <w:sz w:val="22"/>
                          </w:rPr>
                          <w:t>New matters discussed</w:t>
                        </w:r>
                        <w:r>
                          <w:rPr>
                            <w:sz w:val="22"/>
                          </w:rPr>
                          <w:t>:</w:t>
                        </w:r>
                      </w:p>
                      <w:p w14:paraId="7F3588D8" w14:textId="77777777" w:rsidR="00D618DD" w:rsidRDefault="00D618DD" w:rsidP="00E65606">
                        <w:pPr>
                          <w:numPr>
                            <w:ilvl w:val="0"/>
                            <w:numId w:val="60"/>
                          </w:numPr>
                          <w:spacing w:after="0"/>
                          <w:rPr>
                            <w:sz w:val="22"/>
                          </w:rPr>
                        </w:pPr>
                        <w:r>
                          <w:rPr>
                            <w:sz w:val="22"/>
                          </w:rPr>
                          <w:t>Irina to redo the Login mock into Sign-in mock for appendix of the SRS Documents.</w:t>
                        </w:r>
                      </w:p>
                      <w:p w14:paraId="43CFB67D" w14:textId="77777777" w:rsidR="00D618DD" w:rsidRDefault="00D618DD"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D618DD" w:rsidRDefault="00D618DD" w:rsidP="00E65606">
                        <w:pPr>
                          <w:numPr>
                            <w:ilvl w:val="0"/>
                            <w:numId w:val="60"/>
                          </w:numPr>
                          <w:spacing w:after="0"/>
                          <w:rPr>
                            <w:sz w:val="22"/>
                          </w:rPr>
                        </w:pPr>
                        <w:r>
                          <w:rPr>
                            <w:sz w:val="22"/>
                          </w:rPr>
                          <w:t>Bahit to Specify Non-functional Requirement, Testing and testing documentation part of SRS</w:t>
                        </w:r>
                      </w:p>
                      <w:p w14:paraId="04920D69" w14:textId="77777777" w:rsidR="00D618DD" w:rsidRPr="009E2F44" w:rsidRDefault="00D618DD"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D618DD" w:rsidRDefault="00D618DD" w:rsidP="00E65606"/>
                      <w:p w14:paraId="4CFB4D9E" w14:textId="77777777" w:rsidR="00D618DD" w:rsidRPr="00674F95" w:rsidRDefault="00D618DD" w:rsidP="00E65606">
                        <w:pPr>
                          <w:rPr>
                            <w:sz w:val="22"/>
                          </w:rPr>
                        </w:pPr>
                        <w:r w:rsidRPr="00674F95">
                          <w:rPr>
                            <w:sz w:val="22"/>
                          </w:rPr>
                          <w:t>Issues/problems to be reported to project supervisor:</w:t>
                        </w:r>
                      </w:p>
                      <w:p w14:paraId="5FDD95D1" w14:textId="77777777" w:rsidR="00D618DD" w:rsidRDefault="00D618DD" w:rsidP="00E65606"/>
                    </w:txbxContent>
                  </v:textbox>
                  <w10:anchorlock/>
                </v:shape>
              </w:pict>
            </mc:Fallback>
          </mc:AlternateContent>
        </w:r>
      </w:ins>
    </w:p>
    <w:p w14:paraId="774B19A0" w14:textId="2514FB55" w:rsidR="00E65606" w:rsidRDefault="00E65606" w:rsidP="00E65606">
      <w:pPr>
        <w:rPr>
          <w:ins w:id="3034" w:author="Sarah Thomas" w:date="2014-03-12T15:01:00Z"/>
        </w:rPr>
      </w:pPr>
      <w:ins w:id="3035" w:author="Sarah Thomas" w:date="2014-03-12T15:01:00Z">
        <w:r>
          <w:rPr>
            <w:noProof/>
            <w:lang w:val="en-US"/>
          </w:rPr>
          <mc:AlternateContent>
            <mc:Choice Requires="wps">
              <w:drawing>
                <wp:inline distT="0" distB="0" distL="0" distR="0" wp14:anchorId="3B33D993" wp14:editId="0FD97973">
                  <wp:extent cx="5257800" cy="1210945"/>
                  <wp:effectExtent l="0" t="6350" r="12700" b="14605"/>
                  <wp:docPr id="5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0256648"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D618DD" w:rsidRDefault="00D618DD" w:rsidP="00E65606"/>
                            <w:p w14:paraId="55D4D5C5" w14:textId="77777777" w:rsidR="00D618DD" w:rsidRDefault="00D618DD" w:rsidP="00E65606">
                              <w:r>
                                <w:t xml:space="preserve">1. </w:t>
                              </w:r>
                              <w:r>
                                <w:rPr>
                                  <w:sz w:val="22"/>
                                </w:rPr>
                                <w:t>XIAOFENG to prepare a list of skills for each field of study</w:t>
                              </w:r>
                            </w:p>
                          </w:txbxContent>
                        </wps:txbx>
                        <wps:bodyPr rot="0" vert="horz" wrap="square" lIns="91440" tIns="45720" rIns="91440" bIns="45720" anchor="t" anchorCtr="0" upright="1">
                          <a:spAutoFit/>
                        </wps:bodyPr>
                      </wps:wsp>
                    </a:graphicData>
                  </a:graphic>
                </wp:inline>
              </w:drawing>
            </mc:Choice>
            <mc:Fallback>
              <w:pict>
                <v:shape id="Text Box 55" o:spid="_x0000_s108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">
                  <v:textbox style="mso-fit-shape-to-text:t">
                    <w:txbxContent>
                      <w:p w14:paraId="10256648"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D618DD" w:rsidRDefault="00D618DD" w:rsidP="00E65606"/>
                      <w:p w14:paraId="55D4D5C5" w14:textId="77777777" w:rsidR="00D618DD" w:rsidRDefault="00D618DD" w:rsidP="00E65606">
                        <w:r>
                          <w:t xml:space="preserve">1. </w:t>
                        </w:r>
                        <w:r>
                          <w:rPr>
                            <w:sz w:val="22"/>
                          </w:rPr>
                          <w:t>XIAOFENG to prepare a list of skills for each field of study</w:t>
                        </w:r>
                      </w:p>
                    </w:txbxContent>
                  </v:textbox>
                  <w10:anchorlock/>
                </v:shape>
              </w:pict>
            </mc:Fallback>
          </mc:AlternateContent>
        </w:r>
      </w:ins>
    </w:p>
    <w:p w14:paraId="375A97E7" w14:textId="54B94BEB" w:rsidR="00E65606" w:rsidRDefault="00E65606" w:rsidP="00E65606">
      <w:pPr>
        <w:rPr>
          <w:ins w:id="3036" w:author="Sarah Thomas" w:date="2014-03-12T15:01:00Z"/>
        </w:rPr>
      </w:pPr>
      <w:ins w:id="3037" w:author="Sarah Thomas" w:date="2014-03-12T15:01:00Z">
        <w:r>
          <w:rPr>
            <w:noProof/>
            <w:lang w:val="en-US"/>
          </w:rPr>
          <mc:AlternateContent>
            <mc:Choice Requires="wps">
              <w:drawing>
                <wp:inline distT="0" distB="0" distL="0" distR="0" wp14:anchorId="4F2E9D24" wp14:editId="4A37AB74">
                  <wp:extent cx="5257800" cy="1152525"/>
                  <wp:effectExtent l="0" t="0" r="12700" b="15875"/>
                  <wp:docPr id="5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152525"/>
                          </a:xfrm>
                          <a:prstGeom prst="rect">
                            <a:avLst/>
                          </a:prstGeom>
                          <a:solidFill>
                            <a:srgbClr val="FFFFFF"/>
                          </a:solidFill>
                          <a:ln w="9525">
                            <a:solidFill>
                              <a:srgbClr val="000000"/>
                            </a:solidFill>
                            <a:miter lim="800000"/>
                            <a:headEnd/>
                            <a:tailEnd/>
                          </a:ln>
                        </wps:spPr>
                        <wps:txbx>
                          <w:txbxContent>
                            <w:p w14:paraId="33AF4AB0"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D618DD" w:rsidRDefault="00D618DD" w:rsidP="00E65606"/>
                            <w:p w14:paraId="7D43688F" w14:textId="77777777" w:rsidR="00D618DD" w:rsidRDefault="00D618DD" w:rsidP="00E65606">
                              <w:r>
                                <w:t>Next Meeting: TBA (announced and will be discussed on WhatsApp mobile messaging platform)</w:t>
                              </w:r>
                              <w:r>
                                <w:br/>
                                <w:t>(Reason doing draft and final version of SRS from Monday – Wednesday)</w:t>
                              </w:r>
                            </w:p>
                            <w:p w14:paraId="1E0F3362" w14:textId="77777777" w:rsidR="00D618DD" w:rsidRDefault="00D618DD" w:rsidP="00E65606">
                              <w:r>
                                <w:t>Chair: BAHIT</w:t>
                              </w:r>
                            </w:p>
                            <w:p w14:paraId="4832ECC6" w14:textId="77777777" w:rsidR="00D618DD" w:rsidRDefault="00D618DD" w:rsidP="00E65606">
                              <w:r>
                                <w:t xml:space="preserve">Secretary: </w:t>
                              </w:r>
                              <w:proofErr w:type="spellStart"/>
                              <w:r>
                                <w:t>Enaam</w:t>
                              </w:r>
                              <w:proofErr w:type="spellEnd"/>
                            </w:p>
                          </w:txbxContent>
                        </wps:txbx>
                        <wps:bodyPr rot="0" vert="horz" wrap="square" lIns="91440" tIns="45720" rIns="91440" bIns="45720" anchor="t" anchorCtr="0" upright="1">
                          <a:spAutoFit/>
                        </wps:bodyPr>
                      </wps:wsp>
                    </a:graphicData>
                  </a:graphic>
                </wp:inline>
              </w:drawing>
            </mc:Choice>
            <mc:Fallback>
              <w:pict>
                <v:shape id="Text Box 54" o:spid="_x0000_s1090" type="#_x0000_t202" style="width:414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">
                  <v:textbox style="mso-fit-shape-to-text:t">
                    <w:txbxContent>
                      <w:p w14:paraId="33AF4AB0"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D618DD" w:rsidRDefault="00D618DD" w:rsidP="00E65606"/>
                      <w:p w14:paraId="7D43688F" w14:textId="77777777" w:rsidR="00D618DD" w:rsidRDefault="00D618DD" w:rsidP="00E65606">
                        <w:r>
                          <w:t>Next Meeting: TBA (announced and will be discussed on WhatsApp mobile messaging platform)</w:t>
                        </w:r>
                        <w:r>
                          <w:br/>
                          <w:t>(Reason doing draft and final version of SRS from Monday – Wednesday)</w:t>
                        </w:r>
                      </w:p>
                      <w:p w14:paraId="1E0F3362" w14:textId="77777777" w:rsidR="00D618DD" w:rsidRDefault="00D618DD" w:rsidP="00E65606">
                        <w:r>
                          <w:t>Chair: BAHIT</w:t>
                        </w:r>
                      </w:p>
                      <w:p w14:paraId="4832ECC6" w14:textId="77777777" w:rsidR="00D618DD" w:rsidRDefault="00D618DD" w:rsidP="00E65606">
                        <w:r>
                          <w:t xml:space="preserve">Secretary: </w:t>
                        </w:r>
                        <w:proofErr w:type="spellStart"/>
                        <w:r>
                          <w:t>Enaam</w:t>
                        </w:r>
                        <w:proofErr w:type="spellEnd"/>
                      </w:p>
                    </w:txbxContent>
                  </v:textbox>
                  <w10:anchorlock/>
                </v:shape>
              </w:pict>
            </mc:Fallback>
          </mc:AlternateContent>
        </w:r>
      </w:ins>
    </w:p>
    <w:p w14:paraId="29823ADB" w14:textId="77777777" w:rsidR="00E65606" w:rsidRPr="00486475" w:rsidRDefault="00E65606" w:rsidP="00E65606">
      <w:pPr>
        <w:rPr>
          <w:ins w:id="3038" w:author="Sarah Thomas" w:date="2014-03-12T15:01:00Z"/>
        </w:rPr>
      </w:pPr>
    </w:p>
    <w:p w14:paraId="36CEAB09" w14:textId="77777777" w:rsidR="00E65606" w:rsidRPr="0037694C" w:rsidRDefault="00E65606" w:rsidP="00E65606">
      <w:pPr>
        <w:jc w:val="center"/>
        <w:rPr>
          <w:ins w:id="3039" w:author="Sarah Thomas" w:date="2014-03-12T15:01:00Z"/>
          <w:b/>
          <w:szCs w:val="24"/>
          <w:u w:val="single"/>
        </w:rPr>
      </w:pPr>
      <w:ins w:id="3040" w:author="Sarah Thomas" w:date="2014-03-12T15:01:00Z">
        <w:r>
          <w:rPr>
            <w:b/>
            <w:szCs w:val="24"/>
            <w:u w:val="single"/>
          </w:rPr>
          <w:t>CE903-1 Minutes of Group Meeting</w:t>
        </w:r>
      </w:ins>
    </w:p>
    <w:p w14:paraId="318447EB" w14:textId="77777777" w:rsidR="00E65606" w:rsidRPr="00DF4BA9" w:rsidRDefault="00E65606" w:rsidP="00E65606">
      <w:pPr>
        <w:jc w:val="center"/>
        <w:rPr>
          <w:ins w:id="3041" w:author="Sarah Thomas" w:date="2014-03-12T15:01:00Z"/>
          <w:b/>
          <w:sz w:val="22"/>
          <w:u w:val="single"/>
        </w:rPr>
      </w:pPr>
    </w:p>
    <w:p w14:paraId="6A721A92" w14:textId="26F932DF" w:rsidR="00E65606" w:rsidRDefault="00E65606" w:rsidP="00E65606">
      <w:pPr>
        <w:rPr>
          <w:ins w:id="3042" w:author="Sarah Thomas" w:date="2014-03-12T15:01:00Z"/>
          <w:sz w:val="22"/>
        </w:rPr>
      </w:pPr>
      <w:ins w:id="3043" w:author="Sarah Thomas" w:date="2014-03-12T15:01:00Z">
        <w:r>
          <w:rPr>
            <w:noProof/>
            <w:sz w:val="22"/>
            <w:lang w:val="en-US"/>
            <w:rPrChange w:id="3044">
              <w:rPr>
                <w:noProof/>
                <w:lang w:val="en-US"/>
              </w:rPr>
            </w:rPrChange>
          </w:rPr>
          <mc:AlternateContent>
            <mc:Choice Requires="wps">
              <w:drawing>
                <wp:inline distT="0" distB="0" distL="0" distR="0" wp14:anchorId="3343F508" wp14:editId="7CB42B97">
                  <wp:extent cx="5257800" cy="422275"/>
                  <wp:effectExtent l="0" t="0" r="12700" b="12700"/>
                  <wp:docPr id="8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450E555"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D618DD" w:rsidRPr="0084728E"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7" o:spid="_x0000_s1091"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">
                  <v:textbox style="mso-fit-shape-to-text:t">
                    <w:txbxContent>
                      <w:p w14:paraId="4450E555"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D618DD" w:rsidRPr="0084728E" w:rsidRDefault="00D618DD" w:rsidP="00E65606">
                        <w:pPr>
                          <w:rPr>
                            <w:sz w:val="22"/>
                          </w:rPr>
                        </w:pPr>
                      </w:p>
                    </w:txbxContent>
                  </v:textbox>
                  <w10:anchorlock/>
                </v:shape>
              </w:pict>
            </mc:Fallback>
          </mc:AlternateContent>
        </w:r>
      </w:ins>
    </w:p>
    <w:p w14:paraId="55DCFDA6" w14:textId="4F714BC2" w:rsidR="00E65606" w:rsidRDefault="00E65606" w:rsidP="00E65606">
      <w:pPr>
        <w:rPr>
          <w:ins w:id="3045" w:author="Sarah Thomas" w:date="2014-03-12T15:01:00Z"/>
        </w:rPr>
      </w:pPr>
      <w:ins w:id="3046" w:author="Sarah Thomas" w:date="2014-03-12T15:01:00Z">
        <w:r>
          <w:rPr>
            <w:noProof/>
            <w:lang w:val="en-US"/>
          </w:rPr>
          <mc:AlternateContent>
            <mc:Choice Requires="wps">
              <w:drawing>
                <wp:inline distT="0" distB="0" distL="0" distR="0" wp14:anchorId="511C15D6" wp14:editId="1453019B">
                  <wp:extent cx="5257800" cy="407670"/>
                  <wp:effectExtent l="0" t="3175" r="12700" b="8255"/>
                  <wp:docPr id="8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97D92A7"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8" o:spid="_x0000_s109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5fGdqCwCAABaBAAADgAAAAAAAAAAAAAAAAAsAgAAZHJzL2Uyb0Rv&#10;Yy54bWxQSwECLQAUAAYACAAAACEAMCTvl9oAAAAEAQAADwAAAAAAAAAAAAAAAACEBAAAZHJzL2Rv&#10;d25yZXYueG1sUEsFBgAAAAAEAAQA8wAAAIsFAAAAAA==&#10;">
                  <v:textbox style="mso-fit-shape-to-text:t">
                    <w:txbxContent>
                      <w:p w14:paraId="697D92A7"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D618DD" w:rsidRDefault="00D618DD" w:rsidP="00E65606"/>
                    </w:txbxContent>
                  </v:textbox>
                  <w10:anchorlock/>
                </v:shape>
              </w:pict>
            </mc:Fallback>
          </mc:AlternateContent>
        </w:r>
      </w:ins>
    </w:p>
    <w:p w14:paraId="68CDB029" w14:textId="37867CBB" w:rsidR="00E65606" w:rsidRDefault="00E65606" w:rsidP="00E65606">
      <w:pPr>
        <w:rPr>
          <w:ins w:id="3047" w:author="Sarah Thomas" w:date="2014-03-12T15:01:00Z"/>
        </w:rPr>
      </w:pPr>
      <w:ins w:id="3048" w:author="Sarah Thomas" w:date="2014-03-12T15:01:00Z">
        <w:r>
          <w:rPr>
            <w:noProof/>
            <w:lang w:val="en-US"/>
          </w:rPr>
          <mc:AlternateContent>
            <mc:Choice Requires="wps">
              <w:drawing>
                <wp:inline distT="0" distB="0" distL="0" distR="0" wp14:anchorId="3D7E9C18" wp14:editId="7A695FA0">
                  <wp:extent cx="5257800" cy="1210945"/>
                  <wp:effectExtent l="0" t="0" r="12700" b="11430"/>
                  <wp:docPr id="8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CB142CC" w14:textId="77777777" w:rsidR="00D618DD" w:rsidRDefault="00D618DD" w:rsidP="00E65606">
                              <w:pPr>
                                <w:rPr>
                                  <w:sz w:val="22"/>
                                </w:rPr>
                              </w:pPr>
                              <w:r w:rsidRPr="00683722">
                                <w:rPr>
                                  <w:sz w:val="22"/>
                                </w:rPr>
                                <w:t>Group members present:</w:t>
                              </w:r>
                            </w:p>
                            <w:p w14:paraId="475C7BC1" w14:textId="77777777" w:rsidR="00D618DD" w:rsidRPr="00F445D6" w:rsidRDefault="00D618DD" w:rsidP="00E65606">
                              <w:pPr>
                                <w:rPr>
                                  <w:sz w:val="22"/>
                                </w:rPr>
                              </w:pPr>
                              <w:r w:rsidRPr="00F445D6">
                                <w:rPr>
                                  <w:sz w:val="22"/>
                                </w:rPr>
                                <w:t>ALSHUAIBI, ENAAM ABDULMONEM O</w:t>
                              </w:r>
                            </w:p>
                            <w:p w14:paraId="42046751" w14:textId="77777777" w:rsidR="00D618DD" w:rsidRPr="00F445D6" w:rsidRDefault="00D618DD" w:rsidP="00E65606">
                              <w:pPr>
                                <w:rPr>
                                  <w:sz w:val="22"/>
                                </w:rPr>
                              </w:pPr>
                              <w:r w:rsidRPr="00F445D6">
                                <w:rPr>
                                  <w:sz w:val="22"/>
                                </w:rPr>
                                <w:t>CHEN, XIAOFENG</w:t>
                              </w:r>
                            </w:p>
                            <w:p w14:paraId="3DFC5DDA" w14:textId="77777777" w:rsidR="00D618DD" w:rsidRPr="00F445D6" w:rsidRDefault="00D618DD" w:rsidP="00E65606">
                              <w:pPr>
                                <w:rPr>
                                  <w:sz w:val="22"/>
                                </w:rPr>
                              </w:pPr>
                              <w:r w:rsidRPr="00F445D6">
                                <w:rPr>
                                  <w:sz w:val="22"/>
                                </w:rPr>
                                <w:t>HAMID, BAHIT BIN</w:t>
                              </w:r>
                            </w:p>
                            <w:p w14:paraId="15A93C5B" w14:textId="77777777" w:rsidR="00D618DD" w:rsidRPr="00F445D6" w:rsidRDefault="00D618DD" w:rsidP="00E65606">
                              <w:pPr>
                                <w:rPr>
                                  <w:sz w:val="22"/>
                                </w:rPr>
                              </w:pPr>
                              <w:r w:rsidRPr="00F445D6">
                                <w:rPr>
                                  <w:sz w:val="22"/>
                                </w:rPr>
                                <w:t>HERASCU, IRINA</w:t>
                              </w:r>
                              <w:r>
                                <w:rPr>
                                  <w:sz w:val="22"/>
                                </w:rPr>
                                <w:t xml:space="preserve"> </w:t>
                              </w:r>
                            </w:p>
                            <w:p w14:paraId="187D1F77" w14:textId="77777777" w:rsidR="00D618DD" w:rsidRDefault="00D618DD" w:rsidP="00E65606">
                              <w:pPr>
                                <w:rPr>
                                  <w:sz w:val="22"/>
                                </w:rPr>
                              </w:pPr>
                              <w:r w:rsidRPr="00F445D6">
                                <w:rPr>
                                  <w:sz w:val="22"/>
                                </w:rPr>
                                <w:t>THOMAS, SARAH ANNE</w:t>
                              </w:r>
                            </w:p>
                            <w:p w14:paraId="132CD8BF"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6" o:spid="_x0000_s109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82zSItAgAAWwQAAA4AAAAAAAAAAAAAAAAALAIAAGRycy9lMm9E&#10;b2MueG1sUEsBAi0AFAAGAAgAAAAhAN5g6XPaAAAABQEAAA8AAAAAAAAAAAAAAAAAhQQAAGRycy9k&#10;b3ducmV2LnhtbFBLBQYAAAAABAAEAPMAAACMBQAAAAA=&#10;">
                  <v:textbox style="mso-fit-shape-to-text:t">
                    <w:txbxContent>
                      <w:p w14:paraId="4CB142CC" w14:textId="77777777" w:rsidR="00D618DD" w:rsidRDefault="00D618DD" w:rsidP="00E65606">
                        <w:pPr>
                          <w:rPr>
                            <w:sz w:val="22"/>
                          </w:rPr>
                        </w:pPr>
                        <w:r w:rsidRPr="00683722">
                          <w:rPr>
                            <w:sz w:val="22"/>
                          </w:rPr>
                          <w:t>Group members present:</w:t>
                        </w:r>
                      </w:p>
                      <w:p w14:paraId="475C7BC1" w14:textId="77777777" w:rsidR="00D618DD" w:rsidRPr="00F445D6" w:rsidRDefault="00D618DD" w:rsidP="00E65606">
                        <w:pPr>
                          <w:rPr>
                            <w:sz w:val="22"/>
                          </w:rPr>
                        </w:pPr>
                        <w:r w:rsidRPr="00F445D6">
                          <w:rPr>
                            <w:sz w:val="22"/>
                          </w:rPr>
                          <w:t>ALSHUAIBI, ENAAM ABDULMONEM O</w:t>
                        </w:r>
                      </w:p>
                      <w:p w14:paraId="42046751" w14:textId="77777777" w:rsidR="00D618DD" w:rsidRPr="00F445D6" w:rsidRDefault="00D618DD" w:rsidP="00E65606">
                        <w:pPr>
                          <w:rPr>
                            <w:sz w:val="22"/>
                          </w:rPr>
                        </w:pPr>
                        <w:r w:rsidRPr="00F445D6">
                          <w:rPr>
                            <w:sz w:val="22"/>
                          </w:rPr>
                          <w:t>CHEN, XIAOFENG</w:t>
                        </w:r>
                      </w:p>
                      <w:p w14:paraId="3DFC5DDA" w14:textId="77777777" w:rsidR="00D618DD" w:rsidRPr="00F445D6" w:rsidRDefault="00D618DD" w:rsidP="00E65606">
                        <w:pPr>
                          <w:rPr>
                            <w:sz w:val="22"/>
                          </w:rPr>
                        </w:pPr>
                        <w:r w:rsidRPr="00F445D6">
                          <w:rPr>
                            <w:sz w:val="22"/>
                          </w:rPr>
                          <w:t>HAMID, BAHIT BIN</w:t>
                        </w:r>
                      </w:p>
                      <w:p w14:paraId="15A93C5B" w14:textId="77777777" w:rsidR="00D618DD" w:rsidRPr="00F445D6" w:rsidRDefault="00D618DD" w:rsidP="00E65606">
                        <w:pPr>
                          <w:rPr>
                            <w:sz w:val="22"/>
                          </w:rPr>
                        </w:pPr>
                        <w:r w:rsidRPr="00F445D6">
                          <w:rPr>
                            <w:sz w:val="22"/>
                          </w:rPr>
                          <w:t>HERASCU, IRINA</w:t>
                        </w:r>
                        <w:r>
                          <w:rPr>
                            <w:sz w:val="22"/>
                          </w:rPr>
                          <w:t xml:space="preserve"> </w:t>
                        </w:r>
                      </w:p>
                      <w:p w14:paraId="187D1F77" w14:textId="77777777" w:rsidR="00D618DD" w:rsidRDefault="00D618DD" w:rsidP="00E65606">
                        <w:pPr>
                          <w:rPr>
                            <w:sz w:val="22"/>
                          </w:rPr>
                        </w:pPr>
                        <w:r w:rsidRPr="00F445D6">
                          <w:rPr>
                            <w:sz w:val="22"/>
                          </w:rPr>
                          <w:t>THOMAS, SARAH ANNE</w:t>
                        </w:r>
                      </w:p>
                      <w:p w14:paraId="132CD8BF" w14:textId="77777777" w:rsidR="00D618DD" w:rsidRDefault="00D618DD" w:rsidP="00E65606"/>
                    </w:txbxContent>
                  </v:textbox>
                  <w10:anchorlock/>
                </v:shape>
              </w:pict>
            </mc:Fallback>
          </mc:AlternateContent>
        </w:r>
      </w:ins>
    </w:p>
    <w:p w14:paraId="37EA6BB1" w14:textId="2186AF77" w:rsidR="00E65606" w:rsidRDefault="00E65606" w:rsidP="00E65606">
      <w:pPr>
        <w:rPr>
          <w:ins w:id="3049" w:author="Sarah Thomas" w:date="2014-03-12T15:01:00Z"/>
        </w:rPr>
      </w:pPr>
      <w:ins w:id="3050" w:author="Sarah Thomas" w:date="2014-03-12T15:01:00Z">
        <w:r>
          <w:rPr>
            <w:noProof/>
            <w:lang w:val="en-US"/>
          </w:rPr>
          <mc:AlternateContent>
            <mc:Choice Requires="wps">
              <w:drawing>
                <wp:inline distT="0" distB="0" distL="0" distR="0" wp14:anchorId="3D370708" wp14:editId="04894773">
                  <wp:extent cx="5257800" cy="582930"/>
                  <wp:effectExtent l="0" t="3175" r="12700" b="10795"/>
                  <wp:docPr id="8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F4C17F6"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D618DD" w:rsidRPr="0074570A"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9" o:spid="_x0000_s1094"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HHL9XktAgAAWgQAAA4AAAAAAAAAAAAAAAAALAIAAGRycy9lMm9E&#10;b2MueG1sUEsBAi0AFAAGAAgAAAAhAHVgZY3aAAAABAEAAA8AAAAAAAAAAAAAAAAAhQQAAGRycy9k&#10;b3ducmV2LnhtbFBLBQYAAAAABAAEAPMAAACMBQAAAAA=&#10;">
                  <v:textbox style="mso-fit-shape-to-text:t">
                    <w:txbxContent>
                      <w:p w14:paraId="6F4C17F6"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D618DD" w:rsidRPr="0074570A" w:rsidRDefault="00D618DD" w:rsidP="00E65606">
                        <w:pPr>
                          <w:rPr>
                            <w:sz w:val="22"/>
                          </w:rPr>
                        </w:pPr>
                      </w:p>
                    </w:txbxContent>
                  </v:textbox>
                  <w10:anchorlock/>
                </v:shape>
              </w:pict>
            </mc:Fallback>
          </mc:AlternateContent>
        </w:r>
      </w:ins>
    </w:p>
    <w:p w14:paraId="1E53D240" w14:textId="1CF842AE" w:rsidR="00E65606" w:rsidRDefault="00E65606" w:rsidP="00E65606">
      <w:pPr>
        <w:rPr>
          <w:ins w:id="3051" w:author="Sarah Thomas" w:date="2014-03-12T15:01:00Z"/>
        </w:rPr>
      </w:pPr>
      <w:ins w:id="3052" w:author="Sarah Thomas" w:date="2014-03-12T15:01:00Z">
        <w:r>
          <w:rPr>
            <w:noProof/>
            <w:lang w:val="en-US"/>
          </w:rPr>
          <mc:AlternateContent>
            <mc:Choice Requires="wps">
              <w:drawing>
                <wp:inline distT="0" distB="0" distL="0" distR="0" wp14:anchorId="03158E3C" wp14:editId="2D908983">
                  <wp:extent cx="5257800" cy="407670"/>
                  <wp:effectExtent l="0" t="0" r="12700" b="15240"/>
                  <wp:docPr id="7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2FAB109"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06666B95"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5" o:spid="_x0000_s109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DU87oLgIAAFoEAAAOAAAAAAAAAAAAAAAAACwCAABkcnMvZTJv&#10;RG9jLnhtbFBLAQItABQABgAIAAAAIQAwJO+X2gAAAAQBAAAPAAAAAAAAAAAAAAAAAIYEAABkcnMv&#10;ZG93bnJldi54bWxQSwUGAAAAAAQABADzAAAAjQUAAAAA&#10;">
                  <v:textbox style="mso-fit-shape-to-text:t">
                    <w:txbxContent>
                      <w:p w14:paraId="22FAB109"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06666B95" w14:textId="77777777" w:rsidR="00D618DD" w:rsidRDefault="00D618DD" w:rsidP="00E65606"/>
                    </w:txbxContent>
                  </v:textbox>
                  <w10:anchorlock/>
                </v:shape>
              </w:pict>
            </mc:Fallback>
          </mc:AlternateContent>
        </w:r>
      </w:ins>
    </w:p>
    <w:p w14:paraId="2572C311" w14:textId="377FF668" w:rsidR="00E65606" w:rsidRDefault="00E65606" w:rsidP="00E65606">
      <w:pPr>
        <w:rPr>
          <w:ins w:id="3053" w:author="Sarah Thomas" w:date="2014-03-12T15:01:00Z"/>
        </w:rPr>
      </w:pPr>
      <w:ins w:id="3054" w:author="Sarah Thomas" w:date="2014-03-12T15:01:00Z">
        <w:r>
          <w:rPr>
            <w:noProof/>
            <w:lang w:val="en-US"/>
          </w:rPr>
          <mc:AlternateContent>
            <mc:Choice Requires="wps">
              <w:drawing>
                <wp:inline distT="0" distB="0" distL="0" distR="0" wp14:anchorId="6CFE3C7B" wp14:editId="707E473E">
                  <wp:extent cx="5257800" cy="568325"/>
                  <wp:effectExtent l="0" t="2540" r="12700" b="13335"/>
                  <wp:docPr id="7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26A78D2"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D618DD" w:rsidRDefault="00D618DD" w:rsidP="00E65606">
                              <w:pPr>
                                <w:rPr>
                                  <w:sz w:val="22"/>
                                </w:rPr>
                              </w:pPr>
                              <w:r>
                                <w:rPr>
                                  <w:sz w:val="22"/>
                                </w:rPr>
                                <w:t>HAMID, BAHIT BIN</w:t>
                              </w:r>
                            </w:p>
                            <w:p w14:paraId="30E7A674"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4" o:spid="_x0000_s109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onYCw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YonYCwCAABaBAAADgAAAAAAAAAAAAAAAAAsAgAAZHJzL2Uyb0Rv&#10;Yy54bWxQSwECLQAUAAYACAAAACEAZqVPuNoAAAAEAQAADwAAAAAAAAAAAAAAAACEBAAAZHJzL2Rv&#10;d25yZXYueG1sUEsFBgAAAAAEAAQA8wAAAIsFAAAAAA==&#10;">
                  <v:textbox style="mso-fit-shape-to-text:t">
                    <w:txbxContent>
                      <w:p w14:paraId="226A78D2"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D618DD" w:rsidRDefault="00D618DD" w:rsidP="00E65606">
                        <w:pPr>
                          <w:rPr>
                            <w:sz w:val="22"/>
                          </w:rPr>
                        </w:pPr>
                        <w:r>
                          <w:rPr>
                            <w:sz w:val="22"/>
                          </w:rPr>
                          <w:t>HAMID, BAHIT BIN</w:t>
                        </w:r>
                      </w:p>
                      <w:p w14:paraId="30E7A674" w14:textId="77777777" w:rsidR="00D618DD" w:rsidRDefault="00D618DD" w:rsidP="00E65606"/>
                    </w:txbxContent>
                  </v:textbox>
                  <w10:anchorlock/>
                </v:shape>
              </w:pict>
            </mc:Fallback>
          </mc:AlternateContent>
        </w:r>
      </w:ins>
    </w:p>
    <w:p w14:paraId="52E201E8" w14:textId="67DA5AB0" w:rsidR="00E65606" w:rsidRDefault="00E65606" w:rsidP="00E65606">
      <w:pPr>
        <w:rPr>
          <w:ins w:id="3055" w:author="Sarah Thomas" w:date="2014-03-12T15:01:00Z"/>
        </w:rPr>
      </w:pPr>
      <w:ins w:id="3056" w:author="Sarah Thomas" w:date="2014-03-12T15:01:00Z">
        <w:r>
          <w:rPr>
            <w:noProof/>
            <w:lang w:val="en-US"/>
          </w:rPr>
          <mc:AlternateContent>
            <mc:Choice Requires="wps">
              <w:drawing>
                <wp:inline distT="0" distB="0" distL="0" distR="0" wp14:anchorId="70632CB9" wp14:editId="176A6611">
                  <wp:extent cx="5257800" cy="568325"/>
                  <wp:effectExtent l="0" t="0" r="12700" b="6985"/>
                  <wp:docPr id="7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3642A0A9"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D618DD" w:rsidRDefault="00D618DD" w:rsidP="00E65606">
                              <w:pPr>
                                <w:rPr>
                                  <w:sz w:val="22"/>
                                </w:rPr>
                              </w:pPr>
                              <w:r w:rsidRPr="00F445D6">
                                <w:rPr>
                                  <w:sz w:val="22"/>
                                </w:rPr>
                                <w:t>THOMAS, SARAH ANNE</w:t>
                              </w:r>
                            </w:p>
                            <w:p w14:paraId="4AE7016E"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3" o:spid="_x0000_s109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PxlSdktAgAAWgQAAA4AAAAAAAAAAAAAAAAALAIAAGRycy9lMm9E&#10;b2MueG1sUEsBAi0AFAAGAAgAAAAhAGalT7jaAAAABAEAAA8AAAAAAAAAAAAAAAAAhQQAAGRycy9k&#10;b3ducmV2LnhtbFBLBQYAAAAABAAEAPMAAACMBQAAAAA=&#10;">
                  <v:textbox style="mso-fit-shape-to-text:t">
                    <w:txbxContent>
                      <w:p w14:paraId="3642A0A9" w14:textId="77777777" w:rsidR="00D618DD"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D618DD" w:rsidRDefault="00D618DD" w:rsidP="00E65606">
                        <w:pPr>
                          <w:rPr>
                            <w:sz w:val="22"/>
                          </w:rPr>
                        </w:pPr>
                        <w:r w:rsidRPr="00F445D6">
                          <w:rPr>
                            <w:sz w:val="22"/>
                          </w:rPr>
                          <w:t>THOMAS, SARAH ANNE</w:t>
                        </w:r>
                      </w:p>
                      <w:p w14:paraId="4AE7016E" w14:textId="77777777" w:rsidR="00D618DD" w:rsidRDefault="00D618DD" w:rsidP="00E65606"/>
                    </w:txbxContent>
                  </v:textbox>
                  <w10:anchorlock/>
                </v:shape>
              </w:pict>
            </mc:Fallback>
          </mc:AlternateContent>
        </w:r>
      </w:ins>
    </w:p>
    <w:p w14:paraId="436FFBB8" w14:textId="77777777" w:rsidR="00E65606" w:rsidRDefault="00E65606" w:rsidP="00E65606">
      <w:pPr>
        <w:rPr>
          <w:ins w:id="3057" w:author="Sarah Thomas" w:date="2014-03-12T15:01:00Z"/>
        </w:rPr>
      </w:pPr>
    </w:p>
    <w:p w14:paraId="3A18A4E6" w14:textId="006C2D92" w:rsidR="00E65606" w:rsidRDefault="00E65606" w:rsidP="00E65606">
      <w:pPr>
        <w:rPr>
          <w:ins w:id="3058" w:author="Sarah Thomas" w:date="2014-03-12T15:01:00Z"/>
        </w:rPr>
      </w:pPr>
      <w:ins w:id="3059" w:author="Sarah Thomas" w:date="2014-03-12T15:01:00Z">
        <w:r>
          <w:rPr>
            <w:noProof/>
            <w:lang w:val="en-US"/>
          </w:rPr>
          <mc:AlternateContent>
            <mc:Choice Requires="wps">
              <w:drawing>
                <wp:inline distT="0" distB="0" distL="0" distR="0" wp14:anchorId="27B7B7A9" wp14:editId="0CC1C340">
                  <wp:extent cx="5257800" cy="1050290"/>
                  <wp:effectExtent l="0" t="2540" r="12700" b="13970"/>
                  <wp:docPr id="7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67F326A3"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D618DD" w:rsidRDefault="00D618DD" w:rsidP="00E65606">
                              <w:pPr>
                                <w:rPr>
                                  <w:sz w:val="22"/>
                                </w:rPr>
                              </w:pPr>
                              <w:r>
                                <w:rPr>
                                  <w:sz w:val="22"/>
                                </w:rPr>
                                <w:t>YES</w:t>
                              </w:r>
                            </w:p>
                            <w:p w14:paraId="7D1D149B" w14:textId="77777777" w:rsidR="00D618DD" w:rsidRDefault="00D618DD" w:rsidP="00E65606">
                              <w:pPr>
                                <w:rPr>
                                  <w:sz w:val="22"/>
                                </w:rPr>
                              </w:pPr>
                            </w:p>
                            <w:p w14:paraId="5FAC755E" w14:textId="77777777" w:rsidR="00D618DD" w:rsidRDefault="00D618DD" w:rsidP="00E65606">
                              <w:pPr>
                                <w:rPr>
                                  <w:sz w:val="22"/>
                                </w:rPr>
                              </w:pPr>
                              <w:r w:rsidRPr="00683722">
                                <w:rPr>
                                  <w:sz w:val="22"/>
                                </w:rPr>
                                <w:t>List any correc</w:t>
                              </w:r>
                              <w:r>
                                <w:rPr>
                                  <w:sz w:val="22"/>
                                </w:rPr>
                                <w:t>tions of matters of fact here:</w:t>
                              </w:r>
                            </w:p>
                            <w:p w14:paraId="761F891D"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2" o:spid="_x0000_s1098"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">
                  <v:textbox style="mso-fit-shape-to-text:t">
                    <w:txbxContent>
                      <w:p w14:paraId="67F326A3"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D618DD" w:rsidRDefault="00D618DD" w:rsidP="00E65606">
                        <w:pPr>
                          <w:rPr>
                            <w:sz w:val="22"/>
                          </w:rPr>
                        </w:pPr>
                        <w:r>
                          <w:rPr>
                            <w:sz w:val="22"/>
                          </w:rPr>
                          <w:t>YES</w:t>
                        </w:r>
                      </w:p>
                      <w:p w14:paraId="7D1D149B" w14:textId="77777777" w:rsidR="00D618DD" w:rsidRDefault="00D618DD" w:rsidP="00E65606">
                        <w:pPr>
                          <w:rPr>
                            <w:sz w:val="22"/>
                          </w:rPr>
                        </w:pPr>
                      </w:p>
                      <w:p w14:paraId="5FAC755E" w14:textId="77777777" w:rsidR="00D618DD" w:rsidRDefault="00D618DD" w:rsidP="00E65606">
                        <w:pPr>
                          <w:rPr>
                            <w:sz w:val="22"/>
                          </w:rPr>
                        </w:pPr>
                        <w:r w:rsidRPr="00683722">
                          <w:rPr>
                            <w:sz w:val="22"/>
                          </w:rPr>
                          <w:t>List any correc</w:t>
                        </w:r>
                        <w:r>
                          <w:rPr>
                            <w:sz w:val="22"/>
                          </w:rPr>
                          <w:t>tions of matters of fact here:</w:t>
                        </w:r>
                      </w:p>
                      <w:p w14:paraId="761F891D" w14:textId="77777777" w:rsidR="00D618DD" w:rsidRDefault="00D618DD" w:rsidP="00E65606"/>
                    </w:txbxContent>
                  </v:textbox>
                  <w10:anchorlock/>
                </v:shape>
              </w:pict>
            </mc:Fallback>
          </mc:AlternateContent>
        </w:r>
      </w:ins>
    </w:p>
    <w:p w14:paraId="2C7CDCD4" w14:textId="2CA553B1" w:rsidR="00E65606" w:rsidRDefault="00E65606" w:rsidP="00E65606">
      <w:pPr>
        <w:rPr>
          <w:ins w:id="3060" w:author="Sarah Thomas" w:date="2014-03-12T15:01:00Z"/>
        </w:rPr>
      </w:pPr>
      <w:ins w:id="3061" w:author="Sarah Thomas" w:date="2014-03-12T15:01:00Z">
        <w:r>
          <w:rPr>
            <w:noProof/>
            <w:lang w:val="en-US"/>
          </w:rPr>
          <mc:AlternateContent>
            <mc:Choice Requires="wps">
              <w:drawing>
                <wp:inline distT="0" distB="0" distL="0" distR="0" wp14:anchorId="4E0D8B03" wp14:editId="5B321D92">
                  <wp:extent cx="5257800" cy="889635"/>
                  <wp:effectExtent l="0" t="0" r="12700" b="15240"/>
                  <wp:docPr id="7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3D433D50"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D618DD" w:rsidRDefault="00D618DD" w:rsidP="00E65606">
                              <w:pPr>
                                <w:rPr>
                                  <w:sz w:val="22"/>
                                </w:rPr>
                              </w:pPr>
                              <w:r>
                                <w:rPr>
                                  <w:sz w:val="22"/>
                                </w:rPr>
                                <w:t>ALL ACTIONS HAVE BEEN FULFILLED</w:t>
                              </w:r>
                            </w:p>
                            <w:p w14:paraId="62E43D10" w14:textId="77777777" w:rsidR="00D618DD" w:rsidRDefault="00D618DD" w:rsidP="00E65606">
                              <w:pPr>
                                <w:rPr>
                                  <w:sz w:val="22"/>
                                </w:rPr>
                              </w:pPr>
                            </w:p>
                            <w:p w14:paraId="69078319"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1" o:spid="_x0000_s1099"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ZzIBVywCAABaBAAADgAAAAAAAAAAAAAAAAAsAgAAZHJzL2Uyb0Rv&#10;Yy54bWxQSwECLQAUAAYACAAAACEAnuXkRtoAAAAFAQAADwAAAAAAAAAAAAAAAACEBAAAZHJzL2Rv&#10;d25yZXYueG1sUEsFBgAAAAAEAAQA8wAAAIsFAAAAAA==&#10;">
                  <v:textbox style="mso-fit-shape-to-text:t">
                    <w:txbxContent>
                      <w:p w14:paraId="3D433D50"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D618DD" w:rsidRDefault="00D618DD" w:rsidP="00E65606">
                        <w:pPr>
                          <w:rPr>
                            <w:sz w:val="22"/>
                          </w:rPr>
                        </w:pPr>
                        <w:r>
                          <w:rPr>
                            <w:sz w:val="22"/>
                          </w:rPr>
                          <w:t>ALL ACTIONS HAVE BEEN FULFILLED</w:t>
                        </w:r>
                      </w:p>
                      <w:p w14:paraId="62E43D10" w14:textId="77777777" w:rsidR="00D618DD" w:rsidRDefault="00D618DD" w:rsidP="00E65606">
                        <w:pPr>
                          <w:rPr>
                            <w:sz w:val="22"/>
                          </w:rPr>
                        </w:pPr>
                      </w:p>
                      <w:p w14:paraId="69078319" w14:textId="77777777" w:rsidR="00D618DD" w:rsidRDefault="00D618DD" w:rsidP="00E65606"/>
                    </w:txbxContent>
                  </v:textbox>
                  <w10:anchorlock/>
                </v:shape>
              </w:pict>
            </mc:Fallback>
          </mc:AlternateContent>
        </w:r>
      </w:ins>
    </w:p>
    <w:p w14:paraId="59B64BF4" w14:textId="764885C6" w:rsidR="00E65606" w:rsidRDefault="00E65606" w:rsidP="00E65606">
      <w:pPr>
        <w:rPr>
          <w:ins w:id="3062" w:author="Sarah Thomas" w:date="2014-03-12T15:01:00Z"/>
        </w:rPr>
      </w:pPr>
      <w:ins w:id="3063" w:author="Sarah Thomas" w:date="2014-03-12T15:01:00Z">
        <w:r>
          <w:rPr>
            <w:noProof/>
            <w:lang w:val="en-US"/>
          </w:rPr>
          <mc:AlternateContent>
            <mc:Choice Requires="wps">
              <w:drawing>
                <wp:inline distT="0" distB="0" distL="0" distR="0" wp14:anchorId="789AC9E7" wp14:editId="7F4E34B2">
                  <wp:extent cx="5257800" cy="568325"/>
                  <wp:effectExtent l="0" t="2540" r="12700" b="13335"/>
                  <wp:docPr id="7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B9A0667"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70" o:spid="_x0000_s1100"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QZUS0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HkkGVEtAgAAWgQAAA4AAAAAAAAAAAAAAAAALAIAAGRycy9lMm9E&#10;b2MueG1sUEsBAi0AFAAGAAgAAAAhAGalT7jaAAAABAEAAA8AAAAAAAAAAAAAAAAAhQQAAGRycy9k&#10;b3ducmV2LnhtbFBLBQYAAAAABAAEAPMAAACMBQAAAAA=&#10;">
                  <v:textbox style="mso-fit-shape-to-text:t">
                    <w:txbxContent>
                      <w:p w14:paraId="2B9A0667"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D618DD" w:rsidRDefault="00D618DD" w:rsidP="00E65606"/>
                    </w:txbxContent>
                  </v:textbox>
                  <w10:anchorlock/>
                </v:shape>
              </w:pict>
            </mc:Fallback>
          </mc:AlternateContent>
        </w:r>
      </w:ins>
    </w:p>
    <w:p w14:paraId="4F9BBF55" w14:textId="472CC00D" w:rsidR="00E65606" w:rsidRDefault="00E65606" w:rsidP="00E65606">
      <w:pPr>
        <w:rPr>
          <w:ins w:id="3064" w:author="Sarah Thomas" w:date="2014-03-12T15:01:00Z"/>
        </w:rPr>
      </w:pPr>
      <w:ins w:id="3065" w:author="Sarah Thomas" w:date="2014-03-12T15:01:00Z">
        <w:r>
          <w:rPr>
            <w:noProof/>
            <w:lang w:val="en-US"/>
          </w:rPr>
          <mc:AlternateContent>
            <mc:Choice Requires="wps">
              <w:drawing>
                <wp:inline distT="0" distB="0" distL="0" distR="0" wp14:anchorId="65409E9F" wp14:editId="081C77CE">
                  <wp:extent cx="5257800" cy="1561465"/>
                  <wp:effectExtent l="0" t="6350" r="12700" b="6985"/>
                  <wp:docPr id="7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61465"/>
                          </a:xfrm>
                          <a:prstGeom prst="rect">
                            <a:avLst/>
                          </a:prstGeom>
                          <a:solidFill>
                            <a:srgbClr val="FFFFFF"/>
                          </a:solidFill>
                          <a:ln w="9525">
                            <a:solidFill>
                              <a:srgbClr val="000000"/>
                            </a:solidFill>
                            <a:miter lim="800000"/>
                            <a:headEnd/>
                            <a:tailEnd/>
                          </a:ln>
                        </wps:spPr>
                        <wps:txbx>
                          <w:txbxContent>
                            <w:p w14:paraId="6796BD95" w14:textId="77777777" w:rsidR="00D618DD" w:rsidRDefault="00D618DD" w:rsidP="00E65606">
                              <w:pPr>
                                <w:rPr>
                                  <w:sz w:val="22"/>
                                </w:rPr>
                              </w:pPr>
                              <w:r w:rsidRPr="00683722">
                                <w:rPr>
                                  <w:sz w:val="22"/>
                                </w:rPr>
                                <w:t>New matters discussed</w:t>
                              </w:r>
                              <w:r>
                                <w:rPr>
                                  <w:sz w:val="22"/>
                                </w:rPr>
                                <w:t>:</w:t>
                              </w:r>
                            </w:p>
                            <w:p w14:paraId="1CF3E714" w14:textId="77777777" w:rsidR="00D618DD" w:rsidRDefault="00D618DD" w:rsidP="00E65606">
                              <w:pPr>
                                <w:rPr>
                                  <w:sz w:val="22"/>
                                </w:rPr>
                              </w:pPr>
                            </w:p>
                            <w:p w14:paraId="53F4BDF6" w14:textId="77777777" w:rsidR="00D618DD" w:rsidRPr="00492890" w:rsidRDefault="00D618DD"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D618DD" w:rsidRPr="00492890" w:rsidRDefault="00D618DD" w:rsidP="00E65606">
                              <w:pPr>
                                <w:numPr>
                                  <w:ilvl w:val="0"/>
                                  <w:numId w:val="62"/>
                                </w:numPr>
                                <w:spacing w:after="0"/>
                                <w:rPr>
                                  <w:szCs w:val="24"/>
                                </w:rPr>
                              </w:pPr>
                              <w:r>
                                <w:rPr>
                                  <w:b/>
                                  <w:szCs w:val="24"/>
                                </w:rPr>
                                <w:t>Setting up environment</w:t>
                              </w:r>
                            </w:p>
                            <w:p w14:paraId="7A618A09" w14:textId="77777777" w:rsidR="00D618DD" w:rsidRPr="00507F79" w:rsidRDefault="00D618DD" w:rsidP="00E65606">
                              <w:pPr>
                                <w:numPr>
                                  <w:ilvl w:val="1"/>
                                  <w:numId w:val="62"/>
                                </w:numPr>
                                <w:spacing w:after="0"/>
                                <w:rPr>
                                  <w:szCs w:val="24"/>
                                </w:rPr>
                              </w:pPr>
                              <w:r>
                                <w:rPr>
                                  <w:b/>
                                  <w:szCs w:val="24"/>
                                </w:rPr>
                                <w:t>Any problem? One solution is to use Vagrant</w:t>
                              </w:r>
                            </w:p>
                            <w:p w14:paraId="0AF97794" w14:textId="77777777" w:rsidR="00D618DD" w:rsidRDefault="00D618DD" w:rsidP="00E65606">
                              <w:pPr>
                                <w:rPr>
                                  <w:sz w:val="22"/>
                                </w:rPr>
                              </w:pPr>
                            </w:p>
                            <w:p w14:paraId="1F6D296E" w14:textId="77777777" w:rsidR="00D618DD" w:rsidRDefault="00D618DD" w:rsidP="00E65606"/>
                            <w:p w14:paraId="39DB316F" w14:textId="77777777" w:rsidR="00D618DD" w:rsidRPr="00674F95" w:rsidRDefault="00D618DD" w:rsidP="00E65606">
                              <w:pPr>
                                <w:rPr>
                                  <w:sz w:val="22"/>
                                </w:rPr>
                              </w:pPr>
                              <w:r w:rsidRPr="00674F95">
                                <w:rPr>
                                  <w:sz w:val="22"/>
                                </w:rPr>
                                <w:t>Issues/problems to be reported to project supervisor:</w:t>
                              </w:r>
                            </w:p>
                            <w:p w14:paraId="29044C50"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9" o:spid="_x0000_s1101" type="#_x0000_t202" style="width:414pt;height:12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">
                  <v:textbox style="mso-fit-shape-to-text:t">
                    <w:txbxContent>
                      <w:p w14:paraId="6796BD95" w14:textId="77777777" w:rsidR="00D618DD" w:rsidRDefault="00D618DD" w:rsidP="00E65606">
                        <w:pPr>
                          <w:rPr>
                            <w:sz w:val="22"/>
                          </w:rPr>
                        </w:pPr>
                        <w:r w:rsidRPr="00683722">
                          <w:rPr>
                            <w:sz w:val="22"/>
                          </w:rPr>
                          <w:t>New matters discussed</w:t>
                        </w:r>
                        <w:r>
                          <w:rPr>
                            <w:sz w:val="22"/>
                          </w:rPr>
                          <w:t>:</w:t>
                        </w:r>
                      </w:p>
                      <w:p w14:paraId="1CF3E714" w14:textId="77777777" w:rsidR="00D618DD" w:rsidRDefault="00D618DD" w:rsidP="00E65606">
                        <w:pPr>
                          <w:rPr>
                            <w:sz w:val="22"/>
                          </w:rPr>
                        </w:pPr>
                      </w:p>
                      <w:p w14:paraId="53F4BDF6" w14:textId="77777777" w:rsidR="00D618DD" w:rsidRPr="00492890" w:rsidRDefault="00D618DD"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D618DD" w:rsidRPr="00492890" w:rsidRDefault="00D618DD" w:rsidP="00E65606">
                        <w:pPr>
                          <w:numPr>
                            <w:ilvl w:val="0"/>
                            <w:numId w:val="62"/>
                          </w:numPr>
                          <w:spacing w:after="0"/>
                          <w:rPr>
                            <w:szCs w:val="24"/>
                          </w:rPr>
                        </w:pPr>
                        <w:r>
                          <w:rPr>
                            <w:b/>
                            <w:szCs w:val="24"/>
                          </w:rPr>
                          <w:t>Setting up environment</w:t>
                        </w:r>
                      </w:p>
                      <w:p w14:paraId="7A618A09" w14:textId="77777777" w:rsidR="00D618DD" w:rsidRPr="00507F79" w:rsidRDefault="00D618DD" w:rsidP="00E65606">
                        <w:pPr>
                          <w:numPr>
                            <w:ilvl w:val="1"/>
                            <w:numId w:val="62"/>
                          </w:numPr>
                          <w:spacing w:after="0"/>
                          <w:rPr>
                            <w:szCs w:val="24"/>
                          </w:rPr>
                        </w:pPr>
                        <w:r>
                          <w:rPr>
                            <w:b/>
                            <w:szCs w:val="24"/>
                          </w:rPr>
                          <w:t>Any problem? One solution is to use Vagrant</w:t>
                        </w:r>
                      </w:p>
                      <w:p w14:paraId="0AF97794" w14:textId="77777777" w:rsidR="00D618DD" w:rsidRDefault="00D618DD" w:rsidP="00E65606">
                        <w:pPr>
                          <w:rPr>
                            <w:sz w:val="22"/>
                          </w:rPr>
                        </w:pPr>
                      </w:p>
                      <w:p w14:paraId="1F6D296E" w14:textId="77777777" w:rsidR="00D618DD" w:rsidRDefault="00D618DD" w:rsidP="00E65606"/>
                      <w:p w14:paraId="39DB316F" w14:textId="77777777" w:rsidR="00D618DD" w:rsidRPr="00674F95" w:rsidRDefault="00D618DD" w:rsidP="00E65606">
                        <w:pPr>
                          <w:rPr>
                            <w:sz w:val="22"/>
                          </w:rPr>
                        </w:pPr>
                        <w:r w:rsidRPr="00674F95">
                          <w:rPr>
                            <w:sz w:val="22"/>
                          </w:rPr>
                          <w:t>Issues/problems to be reported to project supervisor:</w:t>
                        </w:r>
                      </w:p>
                      <w:p w14:paraId="29044C50" w14:textId="77777777" w:rsidR="00D618DD" w:rsidRDefault="00D618DD" w:rsidP="00E65606"/>
                    </w:txbxContent>
                  </v:textbox>
                  <w10:anchorlock/>
                </v:shape>
              </w:pict>
            </mc:Fallback>
          </mc:AlternateContent>
        </w:r>
      </w:ins>
    </w:p>
    <w:p w14:paraId="2508094E" w14:textId="77777777" w:rsidR="00E65606" w:rsidRDefault="00E65606" w:rsidP="00E65606">
      <w:pPr>
        <w:rPr>
          <w:ins w:id="3066" w:author="Sarah Thomas" w:date="2014-03-12T15:01:00Z"/>
        </w:rPr>
      </w:pPr>
    </w:p>
    <w:p w14:paraId="4059BE9E" w14:textId="2DB5045D" w:rsidR="00E65606" w:rsidRDefault="00E65606" w:rsidP="00E65606">
      <w:pPr>
        <w:rPr>
          <w:ins w:id="3067" w:author="Sarah Thomas" w:date="2014-03-12T15:01:00Z"/>
        </w:rPr>
      </w:pPr>
      <w:ins w:id="3068" w:author="Sarah Thomas" w:date="2014-03-12T15:01:00Z">
        <w:r>
          <w:rPr>
            <w:noProof/>
            <w:lang w:val="en-US"/>
          </w:rPr>
          <mc:AlternateContent>
            <mc:Choice Requires="wps">
              <w:drawing>
                <wp:inline distT="0" distB="0" distL="0" distR="0" wp14:anchorId="7B1235C4" wp14:editId="352D80DA">
                  <wp:extent cx="5257800" cy="7867650"/>
                  <wp:effectExtent l="0" t="0" r="12700" b="19050"/>
                  <wp:docPr id="7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867650"/>
                          </a:xfrm>
                          <a:prstGeom prst="rect">
                            <a:avLst/>
                          </a:prstGeom>
                          <a:solidFill>
                            <a:srgbClr val="FFFFFF"/>
                          </a:solidFill>
                          <a:ln w="9525">
                            <a:solidFill>
                              <a:srgbClr val="000000"/>
                            </a:solidFill>
                            <a:miter lim="800000"/>
                            <a:headEnd/>
                            <a:tailEnd/>
                          </a:ln>
                        </wps:spPr>
                        <wps:txbx>
                          <w:txbxContent>
                            <w:p w14:paraId="34196042"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D618DD" w:rsidRDefault="00D618DD" w:rsidP="00E65606">
                              <w:pPr>
                                <w:rPr>
                                  <w:sz w:val="22"/>
                                </w:rPr>
                              </w:pPr>
                            </w:p>
                            <w:p w14:paraId="16E7457D" w14:textId="77777777" w:rsidR="00D618DD" w:rsidRDefault="00D618DD" w:rsidP="00E65606">
                              <w:pPr>
                                <w:rPr>
                                  <w:sz w:val="22"/>
                                </w:rPr>
                              </w:pPr>
                              <w:r>
                                <w:rPr>
                                  <w:sz w:val="22"/>
                                </w:rPr>
                                <w:t>ALL TO BE COMPLETED BEFORE NEXT MEETING</w:t>
                              </w:r>
                            </w:p>
                            <w:p w14:paraId="416182F5" w14:textId="77777777" w:rsidR="00D618DD" w:rsidRDefault="00D618DD" w:rsidP="00E65606">
                              <w:pPr>
                                <w:rPr>
                                  <w:sz w:val="22"/>
                                </w:rPr>
                              </w:pPr>
                            </w:p>
                            <w:p w14:paraId="54E9D3D5" w14:textId="77777777" w:rsidR="00D618DD" w:rsidRPr="00F443E1" w:rsidRDefault="00D618DD"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FacultyCooperative (1 Day)</w:t>
                              </w:r>
                            </w:p>
                            <w:p w14:paraId="297082A0" w14:textId="77777777" w:rsidR="00D618DD" w:rsidRPr="0097211E" w:rsidRDefault="00D618DD"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D618DD" w:rsidRPr="0015703D" w14:paraId="1F697561" w14:textId="77777777" w:rsidTr="00E65606">
                                <w:tc>
                                  <w:tcPr>
                                    <w:tcW w:w="2407" w:type="dxa"/>
                                    <w:tcBorders>
                                      <w:bottom w:val="single" w:sz="4" w:space="0" w:color="auto"/>
                                    </w:tcBorders>
                                    <w:shd w:val="clear" w:color="auto" w:fill="auto"/>
                                  </w:tcPr>
                                  <w:p w14:paraId="5C4FEB59" w14:textId="77777777" w:rsidR="00D618DD" w:rsidRPr="0015703D" w:rsidRDefault="00D618DD"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D618DD" w:rsidRPr="0015703D" w:rsidRDefault="00D618DD"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D618DD" w:rsidRPr="0015703D" w:rsidRDefault="00D618DD"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D618DD" w:rsidRPr="0015703D" w:rsidRDefault="00D618DD" w:rsidP="00E65606">
                                    <w:pPr>
                                      <w:rPr>
                                        <w:szCs w:val="24"/>
                                      </w:rPr>
                                    </w:pPr>
                                    <w:r w:rsidRPr="0015703D">
                                      <w:rPr>
                                        <w:szCs w:val="24"/>
                                      </w:rPr>
                                      <w:t>Assigned To</w:t>
                                    </w:r>
                                  </w:p>
                                </w:tc>
                              </w:tr>
                              <w:tr w:rsidR="00D618DD" w:rsidRPr="0015703D" w14:paraId="11535478" w14:textId="77777777" w:rsidTr="00E65606">
                                <w:tc>
                                  <w:tcPr>
                                    <w:tcW w:w="2407" w:type="dxa"/>
                                    <w:shd w:val="clear" w:color="auto" w:fill="A0A0A0"/>
                                  </w:tcPr>
                                  <w:p w14:paraId="2BC8C416" w14:textId="77777777" w:rsidR="00D618DD" w:rsidRPr="0015703D" w:rsidRDefault="00D618DD" w:rsidP="00E65606">
                                    <w:pPr>
                                      <w:rPr>
                                        <w:b/>
                                        <w:szCs w:val="24"/>
                                      </w:rPr>
                                    </w:pPr>
                                    <w:r w:rsidRPr="0015703D">
                                      <w:rPr>
                                        <w:b/>
                                        <w:szCs w:val="24"/>
                                      </w:rPr>
                                      <w:t>1</w:t>
                                    </w:r>
                                  </w:p>
                                </w:tc>
                                <w:tc>
                                  <w:tcPr>
                                    <w:tcW w:w="2407" w:type="dxa"/>
                                    <w:shd w:val="clear" w:color="auto" w:fill="A0A0A0"/>
                                  </w:tcPr>
                                  <w:p w14:paraId="50173C29" w14:textId="77777777" w:rsidR="00D618DD" w:rsidRPr="0015703D" w:rsidRDefault="00D618DD" w:rsidP="00E65606">
                                    <w:pPr>
                                      <w:rPr>
                                        <w:b/>
                                        <w:szCs w:val="24"/>
                                      </w:rPr>
                                    </w:pPr>
                                    <w:r w:rsidRPr="0015703D">
                                      <w:rPr>
                                        <w:b/>
                                        <w:szCs w:val="24"/>
                                      </w:rPr>
                                      <w:t>User Authentication and Registration</w:t>
                                    </w:r>
                                  </w:p>
                                </w:tc>
                                <w:tc>
                                  <w:tcPr>
                                    <w:tcW w:w="2407" w:type="dxa"/>
                                    <w:shd w:val="clear" w:color="auto" w:fill="A0A0A0"/>
                                  </w:tcPr>
                                  <w:p w14:paraId="266BC544" w14:textId="77777777" w:rsidR="00D618DD" w:rsidRPr="0015703D" w:rsidRDefault="00D618DD" w:rsidP="00E65606">
                                    <w:pPr>
                                      <w:rPr>
                                        <w:b/>
                                        <w:szCs w:val="24"/>
                                      </w:rPr>
                                    </w:pPr>
                                    <w:r w:rsidRPr="0015703D">
                                      <w:rPr>
                                        <w:b/>
                                        <w:szCs w:val="24"/>
                                      </w:rPr>
                                      <w:t>2 Days Total</w:t>
                                    </w:r>
                                  </w:p>
                                </w:tc>
                                <w:tc>
                                  <w:tcPr>
                                    <w:tcW w:w="2407" w:type="dxa"/>
                                    <w:shd w:val="clear" w:color="auto" w:fill="A0A0A0"/>
                                  </w:tcPr>
                                  <w:p w14:paraId="0F7B896A" w14:textId="77777777" w:rsidR="00D618DD" w:rsidRPr="0015703D" w:rsidRDefault="00D618DD" w:rsidP="00E65606">
                                    <w:pPr>
                                      <w:rPr>
                                        <w:b/>
                                        <w:szCs w:val="24"/>
                                      </w:rPr>
                                    </w:pPr>
                                    <w:r w:rsidRPr="0015703D">
                                      <w:rPr>
                                        <w:b/>
                                        <w:szCs w:val="24"/>
                                      </w:rPr>
                                      <w:t>Bahit / Irina</w:t>
                                    </w:r>
                                  </w:p>
                                </w:tc>
                              </w:tr>
                              <w:tr w:rsidR="00D618DD" w:rsidRPr="0015703D" w14:paraId="56DF8371" w14:textId="77777777" w:rsidTr="00E65606">
                                <w:tc>
                                  <w:tcPr>
                                    <w:tcW w:w="2407" w:type="dxa"/>
                                    <w:shd w:val="clear" w:color="auto" w:fill="auto"/>
                                  </w:tcPr>
                                  <w:p w14:paraId="44DC3278" w14:textId="77777777" w:rsidR="00D618DD" w:rsidRPr="0015703D" w:rsidRDefault="00D618DD" w:rsidP="00E65606">
                                    <w:pPr>
                                      <w:rPr>
                                        <w:szCs w:val="24"/>
                                      </w:rPr>
                                    </w:pPr>
                                    <w:r w:rsidRPr="0015703D">
                                      <w:rPr>
                                        <w:szCs w:val="24"/>
                                      </w:rPr>
                                      <w:t>1.1</w:t>
                                    </w:r>
                                  </w:p>
                                </w:tc>
                                <w:tc>
                                  <w:tcPr>
                                    <w:tcW w:w="2407" w:type="dxa"/>
                                    <w:shd w:val="clear" w:color="auto" w:fill="auto"/>
                                  </w:tcPr>
                                  <w:p w14:paraId="4E890C3F" w14:textId="77777777" w:rsidR="00D618DD" w:rsidRPr="0015703D" w:rsidRDefault="00D618DD" w:rsidP="00E65606">
                                    <w:pPr>
                                      <w:rPr>
                                        <w:szCs w:val="24"/>
                                      </w:rPr>
                                    </w:pPr>
                                    <w:r w:rsidRPr="0015703D">
                                      <w:rPr>
                                        <w:szCs w:val="24"/>
                                      </w:rPr>
                                      <w:t>New User Registration</w:t>
                                    </w:r>
                                  </w:p>
                                </w:tc>
                                <w:tc>
                                  <w:tcPr>
                                    <w:tcW w:w="2407" w:type="dxa"/>
                                    <w:shd w:val="clear" w:color="auto" w:fill="auto"/>
                                  </w:tcPr>
                                  <w:p w14:paraId="7AA7A0E1" w14:textId="77777777" w:rsidR="00D618DD" w:rsidRPr="0015703D" w:rsidRDefault="00D618DD" w:rsidP="00E65606">
                                    <w:pPr>
                                      <w:rPr>
                                        <w:szCs w:val="24"/>
                                      </w:rPr>
                                    </w:pPr>
                                    <w:r w:rsidRPr="0015703D">
                                      <w:rPr>
                                        <w:szCs w:val="24"/>
                                      </w:rPr>
                                      <w:t>2 Days</w:t>
                                    </w:r>
                                  </w:p>
                                </w:tc>
                                <w:tc>
                                  <w:tcPr>
                                    <w:tcW w:w="2407" w:type="dxa"/>
                                    <w:shd w:val="clear" w:color="auto" w:fill="auto"/>
                                  </w:tcPr>
                                  <w:p w14:paraId="0BD3C955" w14:textId="77777777" w:rsidR="00D618DD" w:rsidRPr="0015703D" w:rsidRDefault="00D618DD" w:rsidP="00E65606">
                                    <w:pPr>
                                      <w:rPr>
                                        <w:szCs w:val="24"/>
                                      </w:rPr>
                                    </w:pPr>
                                    <w:r w:rsidRPr="0015703D">
                                      <w:rPr>
                                        <w:szCs w:val="24"/>
                                      </w:rPr>
                                      <w:t>Bahit</w:t>
                                    </w:r>
                                  </w:p>
                                </w:tc>
                              </w:tr>
                              <w:tr w:rsidR="00D618DD" w:rsidRPr="0015703D" w14:paraId="6E5D90A9" w14:textId="77777777" w:rsidTr="00E65606">
                                <w:tc>
                                  <w:tcPr>
                                    <w:tcW w:w="2407" w:type="dxa"/>
                                    <w:shd w:val="clear" w:color="auto" w:fill="auto"/>
                                  </w:tcPr>
                                  <w:p w14:paraId="57C25D6B" w14:textId="77777777" w:rsidR="00D618DD" w:rsidRPr="0015703D" w:rsidRDefault="00D618DD" w:rsidP="00E65606">
                                    <w:pPr>
                                      <w:rPr>
                                        <w:szCs w:val="24"/>
                                      </w:rPr>
                                    </w:pPr>
                                    <w:r w:rsidRPr="0015703D">
                                      <w:rPr>
                                        <w:szCs w:val="24"/>
                                      </w:rPr>
                                      <w:t>1.2</w:t>
                                    </w:r>
                                  </w:p>
                                </w:tc>
                                <w:tc>
                                  <w:tcPr>
                                    <w:tcW w:w="2407" w:type="dxa"/>
                                    <w:shd w:val="clear" w:color="auto" w:fill="auto"/>
                                  </w:tcPr>
                                  <w:p w14:paraId="5686A3C4" w14:textId="77777777" w:rsidR="00D618DD" w:rsidRPr="0015703D" w:rsidRDefault="00D618DD" w:rsidP="00E65606">
                                    <w:pPr>
                                      <w:rPr>
                                        <w:szCs w:val="24"/>
                                      </w:rPr>
                                    </w:pPr>
                                    <w:r w:rsidRPr="0015703D">
                                      <w:rPr>
                                        <w:szCs w:val="24"/>
                                      </w:rPr>
                                      <w:t>User Login</w:t>
                                    </w:r>
                                  </w:p>
                                </w:tc>
                                <w:tc>
                                  <w:tcPr>
                                    <w:tcW w:w="2407" w:type="dxa"/>
                                    <w:shd w:val="clear" w:color="auto" w:fill="auto"/>
                                  </w:tcPr>
                                  <w:p w14:paraId="06458480" w14:textId="77777777" w:rsidR="00D618DD" w:rsidRPr="0015703D" w:rsidRDefault="00D618DD" w:rsidP="00E65606">
                                    <w:pPr>
                                      <w:rPr>
                                        <w:szCs w:val="24"/>
                                      </w:rPr>
                                    </w:pPr>
                                    <w:r w:rsidRPr="0015703D">
                                      <w:rPr>
                                        <w:szCs w:val="24"/>
                                      </w:rPr>
                                      <w:t>2 Days</w:t>
                                    </w:r>
                                  </w:p>
                                </w:tc>
                                <w:tc>
                                  <w:tcPr>
                                    <w:tcW w:w="2407" w:type="dxa"/>
                                    <w:shd w:val="clear" w:color="auto" w:fill="auto"/>
                                  </w:tcPr>
                                  <w:p w14:paraId="33F8E45D" w14:textId="77777777" w:rsidR="00D618DD" w:rsidRPr="0015703D" w:rsidRDefault="00D618DD" w:rsidP="00E65606">
                                    <w:pPr>
                                      <w:rPr>
                                        <w:szCs w:val="24"/>
                                      </w:rPr>
                                    </w:pPr>
                                    <w:r w:rsidRPr="0015703D">
                                      <w:rPr>
                                        <w:szCs w:val="24"/>
                                      </w:rPr>
                                      <w:t>Bahit / Irina</w:t>
                                    </w:r>
                                  </w:p>
                                </w:tc>
                              </w:tr>
                              <w:tr w:rsidR="00D618DD" w:rsidRPr="0015703D" w14:paraId="22B97B85" w14:textId="77777777" w:rsidTr="00E65606">
                                <w:tc>
                                  <w:tcPr>
                                    <w:tcW w:w="2407" w:type="dxa"/>
                                    <w:shd w:val="clear" w:color="auto" w:fill="A0A0A0"/>
                                  </w:tcPr>
                                  <w:p w14:paraId="16838B2C" w14:textId="77777777" w:rsidR="00D618DD" w:rsidRPr="0015703D" w:rsidRDefault="00D618DD" w:rsidP="00E65606">
                                    <w:pPr>
                                      <w:rPr>
                                        <w:b/>
                                        <w:szCs w:val="24"/>
                                      </w:rPr>
                                    </w:pPr>
                                    <w:r w:rsidRPr="0015703D">
                                      <w:rPr>
                                        <w:b/>
                                        <w:szCs w:val="24"/>
                                      </w:rPr>
                                      <w:t>2</w:t>
                                    </w:r>
                                  </w:p>
                                </w:tc>
                                <w:tc>
                                  <w:tcPr>
                                    <w:tcW w:w="2407" w:type="dxa"/>
                                    <w:shd w:val="clear" w:color="auto" w:fill="A0A0A0"/>
                                  </w:tcPr>
                                  <w:p w14:paraId="4F7EE07D" w14:textId="77777777" w:rsidR="00D618DD" w:rsidRPr="0015703D" w:rsidRDefault="00D618DD" w:rsidP="00E65606">
                                    <w:pPr>
                                      <w:rPr>
                                        <w:b/>
                                        <w:szCs w:val="24"/>
                                      </w:rPr>
                                    </w:pPr>
                                    <w:r w:rsidRPr="0015703D">
                                      <w:rPr>
                                        <w:b/>
                                        <w:szCs w:val="24"/>
                                      </w:rPr>
                                      <w:t>Public Profiles</w:t>
                                    </w:r>
                                  </w:p>
                                </w:tc>
                                <w:tc>
                                  <w:tcPr>
                                    <w:tcW w:w="2407" w:type="dxa"/>
                                    <w:shd w:val="clear" w:color="auto" w:fill="A0A0A0"/>
                                  </w:tcPr>
                                  <w:p w14:paraId="5176FC84" w14:textId="77777777" w:rsidR="00D618DD" w:rsidRPr="0015703D" w:rsidRDefault="00D618DD" w:rsidP="00E65606">
                                    <w:pPr>
                                      <w:rPr>
                                        <w:b/>
                                        <w:szCs w:val="24"/>
                                      </w:rPr>
                                    </w:pPr>
                                    <w:r w:rsidRPr="0015703D">
                                      <w:rPr>
                                        <w:b/>
                                        <w:szCs w:val="24"/>
                                      </w:rPr>
                                      <w:t>2 Days Total</w:t>
                                    </w:r>
                                  </w:p>
                                </w:tc>
                                <w:tc>
                                  <w:tcPr>
                                    <w:tcW w:w="2407" w:type="dxa"/>
                                    <w:shd w:val="clear" w:color="auto" w:fill="A0A0A0"/>
                                  </w:tcPr>
                                  <w:p w14:paraId="5CC23D60" w14:textId="77777777" w:rsidR="00D618DD" w:rsidRPr="0015703D" w:rsidRDefault="00D618DD" w:rsidP="00E65606">
                                    <w:pPr>
                                      <w:rPr>
                                        <w:b/>
                                        <w:szCs w:val="24"/>
                                      </w:rPr>
                                    </w:pPr>
                                    <w:r w:rsidRPr="0015703D">
                                      <w:rPr>
                                        <w:b/>
                                        <w:szCs w:val="24"/>
                                      </w:rPr>
                                      <w:t xml:space="preserve">Sarah / </w:t>
                                    </w:r>
                                    <w:proofErr w:type="spellStart"/>
                                    <w:r w:rsidRPr="0015703D">
                                      <w:rPr>
                                        <w:b/>
                                        <w:szCs w:val="24"/>
                                      </w:rPr>
                                      <w:t>Enaam</w:t>
                                    </w:r>
                                    <w:proofErr w:type="spellEnd"/>
                                  </w:p>
                                </w:tc>
                              </w:tr>
                              <w:tr w:rsidR="00D618DD" w:rsidRPr="0015703D" w14:paraId="0F519133" w14:textId="77777777" w:rsidTr="00E65606">
                                <w:tc>
                                  <w:tcPr>
                                    <w:tcW w:w="2407" w:type="dxa"/>
                                    <w:shd w:val="clear" w:color="auto" w:fill="auto"/>
                                  </w:tcPr>
                                  <w:p w14:paraId="40C46985" w14:textId="77777777" w:rsidR="00D618DD" w:rsidRPr="0015703D" w:rsidRDefault="00D618DD" w:rsidP="00E65606">
                                    <w:pPr>
                                      <w:rPr>
                                        <w:szCs w:val="24"/>
                                      </w:rPr>
                                    </w:pPr>
                                    <w:r w:rsidRPr="0015703D">
                                      <w:rPr>
                                        <w:szCs w:val="24"/>
                                      </w:rPr>
                                      <w:t>2.1</w:t>
                                    </w:r>
                                  </w:p>
                                </w:tc>
                                <w:tc>
                                  <w:tcPr>
                                    <w:tcW w:w="2407" w:type="dxa"/>
                                    <w:shd w:val="clear" w:color="auto" w:fill="auto"/>
                                  </w:tcPr>
                                  <w:p w14:paraId="4A10E2BD" w14:textId="77777777" w:rsidR="00D618DD" w:rsidRPr="0015703D" w:rsidRDefault="00D618DD" w:rsidP="00E65606">
                                    <w:pPr>
                                      <w:rPr>
                                        <w:szCs w:val="24"/>
                                      </w:rPr>
                                    </w:pPr>
                                    <w:r w:rsidRPr="0015703D">
                                      <w:rPr>
                                        <w:szCs w:val="24"/>
                                      </w:rPr>
                                      <w:t>Search Public Profiles</w:t>
                                    </w:r>
                                  </w:p>
                                </w:tc>
                                <w:tc>
                                  <w:tcPr>
                                    <w:tcW w:w="2407" w:type="dxa"/>
                                    <w:shd w:val="clear" w:color="auto" w:fill="auto"/>
                                  </w:tcPr>
                                  <w:p w14:paraId="04D75B2F" w14:textId="77777777" w:rsidR="00D618DD" w:rsidRPr="0015703D" w:rsidRDefault="00D618DD" w:rsidP="00E65606">
                                    <w:pPr>
                                      <w:rPr>
                                        <w:szCs w:val="24"/>
                                      </w:rPr>
                                    </w:pPr>
                                    <w:r w:rsidRPr="0015703D">
                                      <w:rPr>
                                        <w:szCs w:val="24"/>
                                      </w:rPr>
                                      <w:t>2 Days</w:t>
                                    </w:r>
                                  </w:p>
                                </w:tc>
                                <w:tc>
                                  <w:tcPr>
                                    <w:tcW w:w="2407" w:type="dxa"/>
                                    <w:shd w:val="clear" w:color="auto" w:fill="auto"/>
                                  </w:tcPr>
                                  <w:p w14:paraId="54D1CA7A" w14:textId="77777777" w:rsidR="00D618DD" w:rsidRPr="0015703D" w:rsidRDefault="00D618DD" w:rsidP="00E65606">
                                    <w:pPr>
                                      <w:rPr>
                                        <w:szCs w:val="24"/>
                                      </w:rPr>
                                    </w:pPr>
                                    <w:proofErr w:type="spellStart"/>
                                    <w:r w:rsidRPr="0015703D">
                                      <w:rPr>
                                        <w:szCs w:val="24"/>
                                      </w:rPr>
                                      <w:t>Enaam</w:t>
                                    </w:r>
                                    <w:proofErr w:type="spellEnd"/>
                                  </w:p>
                                </w:tc>
                              </w:tr>
                              <w:tr w:rsidR="00D618DD" w:rsidRPr="0015703D" w14:paraId="5B40E4AE" w14:textId="77777777" w:rsidTr="00E65606">
                                <w:tc>
                                  <w:tcPr>
                                    <w:tcW w:w="2407" w:type="dxa"/>
                                    <w:shd w:val="clear" w:color="auto" w:fill="auto"/>
                                  </w:tcPr>
                                  <w:p w14:paraId="473C1410" w14:textId="77777777" w:rsidR="00D618DD" w:rsidRPr="0015703D" w:rsidRDefault="00D618DD" w:rsidP="00E65606">
                                    <w:pPr>
                                      <w:rPr>
                                        <w:szCs w:val="24"/>
                                      </w:rPr>
                                    </w:pPr>
                                    <w:r w:rsidRPr="0015703D">
                                      <w:rPr>
                                        <w:szCs w:val="24"/>
                                      </w:rPr>
                                      <w:t>2.2</w:t>
                                    </w:r>
                                  </w:p>
                                </w:tc>
                                <w:tc>
                                  <w:tcPr>
                                    <w:tcW w:w="2407" w:type="dxa"/>
                                    <w:shd w:val="clear" w:color="auto" w:fill="auto"/>
                                  </w:tcPr>
                                  <w:p w14:paraId="66DA8F0A" w14:textId="77777777" w:rsidR="00D618DD" w:rsidRPr="0015703D" w:rsidRDefault="00D618DD" w:rsidP="00E65606">
                                    <w:pPr>
                                      <w:rPr>
                                        <w:szCs w:val="24"/>
                                      </w:rPr>
                                    </w:pPr>
                                    <w:r w:rsidRPr="0015703D">
                                      <w:rPr>
                                        <w:szCs w:val="24"/>
                                      </w:rPr>
                                      <w:t>View Public Profiles</w:t>
                                    </w:r>
                                  </w:p>
                                </w:tc>
                                <w:tc>
                                  <w:tcPr>
                                    <w:tcW w:w="2407" w:type="dxa"/>
                                    <w:shd w:val="clear" w:color="auto" w:fill="auto"/>
                                  </w:tcPr>
                                  <w:p w14:paraId="69AE5BAE" w14:textId="77777777" w:rsidR="00D618DD" w:rsidRPr="0015703D" w:rsidRDefault="00D618DD" w:rsidP="00E65606">
                                    <w:pPr>
                                      <w:rPr>
                                        <w:szCs w:val="24"/>
                                      </w:rPr>
                                    </w:pPr>
                                    <w:r w:rsidRPr="0015703D">
                                      <w:rPr>
                                        <w:szCs w:val="24"/>
                                      </w:rPr>
                                      <w:t>2 Days</w:t>
                                    </w:r>
                                  </w:p>
                                </w:tc>
                                <w:tc>
                                  <w:tcPr>
                                    <w:tcW w:w="2407" w:type="dxa"/>
                                    <w:shd w:val="clear" w:color="auto" w:fill="auto"/>
                                  </w:tcPr>
                                  <w:p w14:paraId="61001560" w14:textId="77777777" w:rsidR="00D618DD" w:rsidRPr="0015703D" w:rsidRDefault="00D618DD" w:rsidP="00E65606">
                                    <w:pPr>
                                      <w:rPr>
                                        <w:szCs w:val="24"/>
                                      </w:rPr>
                                    </w:pPr>
                                    <w:r w:rsidRPr="0015703D">
                                      <w:rPr>
                                        <w:szCs w:val="24"/>
                                      </w:rPr>
                                      <w:t>Sarah</w:t>
                                    </w:r>
                                  </w:p>
                                </w:tc>
                              </w:tr>
                              <w:tr w:rsidR="00D618DD" w:rsidRPr="0015703D" w14:paraId="71C6C997" w14:textId="77777777" w:rsidTr="00E65606">
                                <w:tc>
                                  <w:tcPr>
                                    <w:tcW w:w="2407" w:type="dxa"/>
                                    <w:shd w:val="clear" w:color="auto" w:fill="auto"/>
                                  </w:tcPr>
                                  <w:p w14:paraId="6391DB20" w14:textId="77777777" w:rsidR="00D618DD" w:rsidRPr="0015703D" w:rsidRDefault="00D618DD" w:rsidP="00E65606">
                                    <w:pPr>
                                      <w:rPr>
                                        <w:szCs w:val="24"/>
                                      </w:rPr>
                                    </w:pPr>
                                    <w:r w:rsidRPr="0015703D">
                                      <w:rPr>
                                        <w:szCs w:val="24"/>
                                      </w:rPr>
                                      <w:t>2.3</w:t>
                                    </w:r>
                                  </w:p>
                                </w:tc>
                                <w:tc>
                                  <w:tcPr>
                                    <w:tcW w:w="2407" w:type="dxa"/>
                                    <w:shd w:val="clear" w:color="auto" w:fill="auto"/>
                                  </w:tcPr>
                                  <w:p w14:paraId="6D903463" w14:textId="77777777" w:rsidR="00D618DD" w:rsidRPr="0015703D" w:rsidRDefault="00D618DD" w:rsidP="00E65606">
                                    <w:pPr>
                                      <w:rPr>
                                        <w:szCs w:val="24"/>
                                      </w:rPr>
                                    </w:pPr>
                                    <w:r w:rsidRPr="0015703D">
                                      <w:rPr>
                                        <w:szCs w:val="24"/>
                                      </w:rPr>
                                      <w:t>Edit Public Profile</w:t>
                                    </w:r>
                                  </w:p>
                                </w:tc>
                                <w:tc>
                                  <w:tcPr>
                                    <w:tcW w:w="2407" w:type="dxa"/>
                                    <w:shd w:val="clear" w:color="auto" w:fill="auto"/>
                                  </w:tcPr>
                                  <w:p w14:paraId="5036AB08" w14:textId="77777777" w:rsidR="00D618DD" w:rsidRPr="0015703D" w:rsidRDefault="00D618DD" w:rsidP="00E65606">
                                    <w:pPr>
                                      <w:rPr>
                                        <w:szCs w:val="24"/>
                                      </w:rPr>
                                    </w:pPr>
                                    <w:r w:rsidRPr="0015703D">
                                      <w:rPr>
                                        <w:szCs w:val="24"/>
                                      </w:rPr>
                                      <w:t>2 Days</w:t>
                                    </w:r>
                                  </w:p>
                                </w:tc>
                                <w:tc>
                                  <w:tcPr>
                                    <w:tcW w:w="2407" w:type="dxa"/>
                                    <w:shd w:val="clear" w:color="auto" w:fill="auto"/>
                                  </w:tcPr>
                                  <w:p w14:paraId="5C4C2F7E" w14:textId="77777777" w:rsidR="00D618DD" w:rsidRPr="0015703D" w:rsidRDefault="00D618DD" w:rsidP="00E65606">
                                    <w:pPr>
                                      <w:rPr>
                                        <w:szCs w:val="24"/>
                                      </w:rPr>
                                    </w:pPr>
                                    <w:proofErr w:type="spellStart"/>
                                    <w:r w:rsidRPr="0015703D">
                                      <w:rPr>
                                        <w:szCs w:val="24"/>
                                      </w:rPr>
                                      <w:t>Enaam</w:t>
                                    </w:r>
                                    <w:proofErr w:type="spellEnd"/>
                                  </w:p>
                                </w:tc>
                              </w:tr>
                              <w:tr w:rsidR="00D618DD" w:rsidRPr="0015703D" w14:paraId="7CA9BFB6" w14:textId="77777777" w:rsidTr="00E65606">
                                <w:tc>
                                  <w:tcPr>
                                    <w:tcW w:w="2407" w:type="dxa"/>
                                    <w:shd w:val="clear" w:color="auto" w:fill="auto"/>
                                  </w:tcPr>
                                  <w:p w14:paraId="7230975E" w14:textId="77777777" w:rsidR="00D618DD" w:rsidRPr="0015703D" w:rsidRDefault="00D618DD" w:rsidP="00E65606">
                                    <w:pPr>
                                      <w:rPr>
                                        <w:szCs w:val="24"/>
                                      </w:rPr>
                                    </w:pPr>
                                    <w:r w:rsidRPr="0015703D">
                                      <w:rPr>
                                        <w:szCs w:val="24"/>
                                      </w:rPr>
                                      <w:t>2.4</w:t>
                                    </w:r>
                                  </w:p>
                                </w:tc>
                                <w:tc>
                                  <w:tcPr>
                                    <w:tcW w:w="2407" w:type="dxa"/>
                                    <w:shd w:val="clear" w:color="auto" w:fill="auto"/>
                                  </w:tcPr>
                                  <w:p w14:paraId="4D2BF88B" w14:textId="77777777" w:rsidR="00D618DD" w:rsidRPr="0015703D" w:rsidRDefault="00D618DD" w:rsidP="00E65606">
                                    <w:pPr>
                                      <w:rPr>
                                        <w:szCs w:val="24"/>
                                      </w:rPr>
                                    </w:pPr>
                                    <w:r w:rsidRPr="0015703D">
                                      <w:rPr>
                                        <w:szCs w:val="24"/>
                                      </w:rPr>
                                      <w:t>Edit Private Profile</w:t>
                                    </w:r>
                                  </w:p>
                                </w:tc>
                                <w:tc>
                                  <w:tcPr>
                                    <w:tcW w:w="2407" w:type="dxa"/>
                                    <w:shd w:val="clear" w:color="auto" w:fill="auto"/>
                                  </w:tcPr>
                                  <w:p w14:paraId="2AEACF07" w14:textId="77777777" w:rsidR="00D618DD" w:rsidRPr="0015703D" w:rsidRDefault="00D618DD" w:rsidP="00E65606">
                                    <w:pPr>
                                      <w:rPr>
                                        <w:szCs w:val="24"/>
                                      </w:rPr>
                                    </w:pPr>
                                    <w:r w:rsidRPr="0015703D">
                                      <w:rPr>
                                        <w:szCs w:val="24"/>
                                      </w:rPr>
                                      <w:t>2 Days</w:t>
                                    </w:r>
                                  </w:p>
                                </w:tc>
                                <w:tc>
                                  <w:tcPr>
                                    <w:tcW w:w="2407" w:type="dxa"/>
                                    <w:shd w:val="clear" w:color="auto" w:fill="auto"/>
                                  </w:tcPr>
                                  <w:p w14:paraId="0D1513EA" w14:textId="77777777" w:rsidR="00D618DD" w:rsidRPr="0015703D" w:rsidRDefault="00D618DD" w:rsidP="00E65606">
                                    <w:pPr>
                                      <w:rPr>
                                        <w:szCs w:val="24"/>
                                      </w:rPr>
                                    </w:pPr>
                                    <w:r w:rsidRPr="0015703D">
                                      <w:rPr>
                                        <w:szCs w:val="24"/>
                                      </w:rPr>
                                      <w:t>Sarah</w:t>
                                    </w:r>
                                  </w:p>
                                </w:tc>
                              </w:tr>
                              <w:tr w:rsidR="00D618DD" w:rsidRPr="0015703D" w14:paraId="4681579E" w14:textId="77777777" w:rsidTr="00E65606">
                                <w:tc>
                                  <w:tcPr>
                                    <w:tcW w:w="2407" w:type="dxa"/>
                                    <w:shd w:val="clear" w:color="auto" w:fill="A0A0A0"/>
                                  </w:tcPr>
                                  <w:p w14:paraId="172CA2CE" w14:textId="77777777" w:rsidR="00D618DD" w:rsidRPr="0015703D" w:rsidRDefault="00D618DD" w:rsidP="00E65606">
                                    <w:pPr>
                                      <w:rPr>
                                        <w:b/>
                                        <w:szCs w:val="24"/>
                                      </w:rPr>
                                    </w:pPr>
                                    <w:r w:rsidRPr="0015703D">
                                      <w:rPr>
                                        <w:b/>
                                        <w:szCs w:val="24"/>
                                      </w:rPr>
                                      <w:t>3</w:t>
                                    </w:r>
                                  </w:p>
                                </w:tc>
                                <w:tc>
                                  <w:tcPr>
                                    <w:tcW w:w="2407" w:type="dxa"/>
                                    <w:shd w:val="clear" w:color="auto" w:fill="A0A0A0"/>
                                  </w:tcPr>
                                  <w:p w14:paraId="266E6BB7" w14:textId="77777777" w:rsidR="00D618DD" w:rsidRPr="0015703D" w:rsidRDefault="00D618DD" w:rsidP="00E65606">
                                    <w:pPr>
                                      <w:rPr>
                                        <w:b/>
                                        <w:szCs w:val="24"/>
                                      </w:rPr>
                                    </w:pPr>
                                    <w:r w:rsidRPr="0015703D">
                                      <w:rPr>
                                        <w:b/>
                                        <w:szCs w:val="24"/>
                                      </w:rPr>
                                      <w:t>Messaging System</w:t>
                                    </w:r>
                                  </w:p>
                                </w:tc>
                                <w:tc>
                                  <w:tcPr>
                                    <w:tcW w:w="2407" w:type="dxa"/>
                                    <w:shd w:val="clear" w:color="auto" w:fill="A0A0A0"/>
                                  </w:tcPr>
                                  <w:p w14:paraId="75270BC4" w14:textId="77777777" w:rsidR="00D618DD" w:rsidRPr="0015703D" w:rsidRDefault="00D618DD" w:rsidP="00E65606">
                                    <w:pPr>
                                      <w:rPr>
                                        <w:b/>
                                        <w:szCs w:val="24"/>
                                      </w:rPr>
                                    </w:pPr>
                                    <w:r w:rsidRPr="0015703D">
                                      <w:rPr>
                                        <w:b/>
                                        <w:szCs w:val="24"/>
                                      </w:rPr>
                                      <w:t>2 Days Total</w:t>
                                    </w:r>
                                  </w:p>
                                </w:tc>
                                <w:tc>
                                  <w:tcPr>
                                    <w:tcW w:w="2407" w:type="dxa"/>
                                    <w:shd w:val="clear" w:color="auto" w:fill="A0A0A0"/>
                                  </w:tcPr>
                                  <w:p w14:paraId="75FB588F" w14:textId="77777777" w:rsidR="00D618DD" w:rsidRPr="0015703D" w:rsidRDefault="00D618DD" w:rsidP="00E65606">
                                    <w:pPr>
                                      <w:rPr>
                                        <w:b/>
                                        <w:szCs w:val="24"/>
                                      </w:rPr>
                                    </w:pPr>
                                    <w:proofErr w:type="spellStart"/>
                                    <w:r w:rsidRPr="0015703D">
                                      <w:rPr>
                                        <w:b/>
                                        <w:szCs w:val="24"/>
                                      </w:rPr>
                                      <w:t>Feng</w:t>
                                    </w:r>
                                    <w:proofErr w:type="spellEnd"/>
                                    <w:r w:rsidRPr="0015703D">
                                      <w:rPr>
                                        <w:b/>
                                        <w:szCs w:val="24"/>
                                      </w:rPr>
                                      <w:t xml:space="preserve"> / Sarah </w:t>
                                    </w:r>
                                  </w:p>
                                </w:tc>
                              </w:tr>
                              <w:tr w:rsidR="00D618DD" w:rsidRPr="0015703D" w14:paraId="28D04EA2" w14:textId="77777777" w:rsidTr="00E65606">
                                <w:tc>
                                  <w:tcPr>
                                    <w:tcW w:w="2407" w:type="dxa"/>
                                    <w:shd w:val="clear" w:color="auto" w:fill="auto"/>
                                  </w:tcPr>
                                  <w:p w14:paraId="6B0B1100" w14:textId="77777777" w:rsidR="00D618DD" w:rsidRPr="0015703D" w:rsidRDefault="00D618DD" w:rsidP="00E65606">
                                    <w:pPr>
                                      <w:rPr>
                                        <w:szCs w:val="24"/>
                                      </w:rPr>
                                    </w:pPr>
                                    <w:r w:rsidRPr="0015703D">
                                      <w:rPr>
                                        <w:szCs w:val="24"/>
                                      </w:rPr>
                                      <w:t>3.1</w:t>
                                    </w:r>
                                  </w:p>
                                </w:tc>
                                <w:tc>
                                  <w:tcPr>
                                    <w:tcW w:w="2407" w:type="dxa"/>
                                    <w:shd w:val="clear" w:color="auto" w:fill="auto"/>
                                  </w:tcPr>
                                  <w:p w14:paraId="22982D94" w14:textId="77777777" w:rsidR="00D618DD" w:rsidRPr="0015703D" w:rsidRDefault="00D618DD" w:rsidP="00E65606">
                                    <w:pPr>
                                      <w:rPr>
                                        <w:szCs w:val="24"/>
                                      </w:rPr>
                                    </w:pPr>
                                    <w:r w:rsidRPr="0015703D">
                                      <w:rPr>
                                        <w:szCs w:val="24"/>
                                      </w:rPr>
                                      <w:t>Contact Another User</w:t>
                                    </w:r>
                                  </w:p>
                                </w:tc>
                                <w:tc>
                                  <w:tcPr>
                                    <w:tcW w:w="2407" w:type="dxa"/>
                                    <w:shd w:val="clear" w:color="auto" w:fill="auto"/>
                                  </w:tcPr>
                                  <w:p w14:paraId="431954EA" w14:textId="77777777" w:rsidR="00D618DD" w:rsidRPr="0015703D" w:rsidRDefault="00D618DD" w:rsidP="00E65606">
                                    <w:pPr>
                                      <w:rPr>
                                        <w:szCs w:val="24"/>
                                      </w:rPr>
                                    </w:pPr>
                                    <w:r w:rsidRPr="0015703D">
                                      <w:rPr>
                                        <w:szCs w:val="24"/>
                                      </w:rPr>
                                      <w:t>2 Days</w:t>
                                    </w:r>
                                  </w:p>
                                </w:tc>
                                <w:tc>
                                  <w:tcPr>
                                    <w:tcW w:w="2407" w:type="dxa"/>
                                    <w:shd w:val="clear" w:color="auto" w:fill="auto"/>
                                  </w:tcPr>
                                  <w:p w14:paraId="3DDB8028" w14:textId="77777777" w:rsidR="00D618DD" w:rsidRPr="0015703D" w:rsidRDefault="00D618DD" w:rsidP="00E65606">
                                    <w:pPr>
                                      <w:rPr>
                                        <w:szCs w:val="24"/>
                                      </w:rPr>
                                    </w:pPr>
                                    <w:proofErr w:type="spellStart"/>
                                    <w:r w:rsidRPr="0015703D">
                                      <w:rPr>
                                        <w:szCs w:val="24"/>
                                      </w:rPr>
                                      <w:t>Feng</w:t>
                                    </w:r>
                                    <w:proofErr w:type="spellEnd"/>
                                    <w:r w:rsidRPr="0015703D">
                                      <w:rPr>
                                        <w:szCs w:val="24"/>
                                      </w:rPr>
                                      <w:t xml:space="preserve"> / Sarah</w:t>
                                    </w:r>
                                  </w:p>
                                </w:tc>
                              </w:tr>
                              <w:tr w:rsidR="00D618DD" w:rsidRPr="0015703D" w14:paraId="12CD4EDC" w14:textId="77777777" w:rsidTr="00E65606">
                                <w:tc>
                                  <w:tcPr>
                                    <w:tcW w:w="2407" w:type="dxa"/>
                                    <w:shd w:val="clear" w:color="auto" w:fill="A0A0A0"/>
                                  </w:tcPr>
                                  <w:p w14:paraId="5A6556FF" w14:textId="77777777" w:rsidR="00D618DD" w:rsidRPr="0015703D" w:rsidRDefault="00D618DD" w:rsidP="00E65606">
                                    <w:pPr>
                                      <w:rPr>
                                        <w:b/>
                                        <w:szCs w:val="24"/>
                                      </w:rPr>
                                    </w:pPr>
                                    <w:r w:rsidRPr="0015703D">
                                      <w:rPr>
                                        <w:b/>
                                        <w:szCs w:val="24"/>
                                      </w:rPr>
                                      <w:t>4</w:t>
                                    </w:r>
                                  </w:p>
                                </w:tc>
                                <w:tc>
                                  <w:tcPr>
                                    <w:tcW w:w="2407" w:type="dxa"/>
                                    <w:shd w:val="clear" w:color="auto" w:fill="A0A0A0"/>
                                  </w:tcPr>
                                  <w:p w14:paraId="7CC74CAD" w14:textId="77777777" w:rsidR="00D618DD" w:rsidRPr="0015703D" w:rsidRDefault="00D618DD" w:rsidP="00E65606">
                                    <w:pPr>
                                      <w:rPr>
                                        <w:b/>
                                        <w:szCs w:val="24"/>
                                      </w:rPr>
                                    </w:pPr>
                                    <w:r w:rsidRPr="0015703D">
                                      <w:rPr>
                                        <w:b/>
                                        <w:szCs w:val="24"/>
                                      </w:rPr>
                                      <w:t>Venture Administration</w:t>
                                    </w:r>
                                  </w:p>
                                </w:tc>
                                <w:tc>
                                  <w:tcPr>
                                    <w:tcW w:w="2407" w:type="dxa"/>
                                    <w:shd w:val="clear" w:color="auto" w:fill="A0A0A0"/>
                                  </w:tcPr>
                                  <w:p w14:paraId="04D5731A" w14:textId="77777777" w:rsidR="00D618DD" w:rsidRPr="0015703D" w:rsidRDefault="00D618DD" w:rsidP="00E65606">
                                    <w:pPr>
                                      <w:rPr>
                                        <w:b/>
                                        <w:szCs w:val="24"/>
                                      </w:rPr>
                                    </w:pPr>
                                    <w:r w:rsidRPr="0015703D">
                                      <w:rPr>
                                        <w:b/>
                                        <w:szCs w:val="24"/>
                                      </w:rPr>
                                      <w:t>2 Days Total</w:t>
                                    </w:r>
                                  </w:p>
                                </w:tc>
                                <w:tc>
                                  <w:tcPr>
                                    <w:tcW w:w="2407" w:type="dxa"/>
                                    <w:shd w:val="clear" w:color="auto" w:fill="A0A0A0"/>
                                  </w:tcPr>
                                  <w:p w14:paraId="0BAD4F71" w14:textId="77777777" w:rsidR="00D618DD" w:rsidRPr="0015703D" w:rsidRDefault="00D618DD" w:rsidP="00E65606">
                                    <w:pPr>
                                      <w:rPr>
                                        <w:b/>
                                        <w:szCs w:val="24"/>
                                      </w:rPr>
                                    </w:pPr>
                                    <w:r w:rsidRPr="0015703D">
                                      <w:rPr>
                                        <w:b/>
                                        <w:szCs w:val="24"/>
                                      </w:rPr>
                                      <w:t xml:space="preserve">Irina / </w:t>
                                    </w:r>
                                    <w:proofErr w:type="spellStart"/>
                                    <w:r w:rsidRPr="0015703D">
                                      <w:rPr>
                                        <w:b/>
                                        <w:szCs w:val="24"/>
                                      </w:rPr>
                                      <w:t>Feng</w:t>
                                    </w:r>
                                    <w:proofErr w:type="spellEnd"/>
                                  </w:p>
                                </w:tc>
                              </w:tr>
                              <w:tr w:rsidR="00D618DD" w:rsidRPr="0015703D" w14:paraId="4D780450" w14:textId="77777777" w:rsidTr="00E65606">
                                <w:tc>
                                  <w:tcPr>
                                    <w:tcW w:w="2407" w:type="dxa"/>
                                    <w:shd w:val="clear" w:color="auto" w:fill="auto"/>
                                  </w:tcPr>
                                  <w:p w14:paraId="69571939" w14:textId="77777777" w:rsidR="00D618DD" w:rsidRPr="0015703D" w:rsidRDefault="00D618DD" w:rsidP="00E65606">
                                    <w:pPr>
                                      <w:rPr>
                                        <w:szCs w:val="24"/>
                                      </w:rPr>
                                    </w:pPr>
                                    <w:r w:rsidRPr="0015703D">
                                      <w:rPr>
                                        <w:szCs w:val="24"/>
                                      </w:rPr>
                                      <w:t>4.1</w:t>
                                    </w:r>
                                  </w:p>
                                </w:tc>
                                <w:tc>
                                  <w:tcPr>
                                    <w:tcW w:w="2407" w:type="dxa"/>
                                    <w:shd w:val="clear" w:color="auto" w:fill="auto"/>
                                  </w:tcPr>
                                  <w:p w14:paraId="4D6F8E9A" w14:textId="77777777" w:rsidR="00D618DD" w:rsidRPr="0015703D" w:rsidRDefault="00D618DD" w:rsidP="00E65606">
                                    <w:pPr>
                                      <w:rPr>
                                        <w:szCs w:val="24"/>
                                      </w:rPr>
                                    </w:pPr>
                                    <w:r w:rsidRPr="0015703D">
                                      <w:rPr>
                                        <w:szCs w:val="24"/>
                                      </w:rPr>
                                      <w:t>Create New Venture</w:t>
                                    </w:r>
                                  </w:p>
                                </w:tc>
                                <w:tc>
                                  <w:tcPr>
                                    <w:tcW w:w="2407" w:type="dxa"/>
                                    <w:shd w:val="clear" w:color="auto" w:fill="auto"/>
                                  </w:tcPr>
                                  <w:p w14:paraId="4BBE7D31" w14:textId="77777777" w:rsidR="00D618DD" w:rsidRPr="0015703D" w:rsidRDefault="00D618DD" w:rsidP="00E65606">
                                    <w:pPr>
                                      <w:rPr>
                                        <w:szCs w:val="24"/>
                                      </w:rPr>
                                    </w:pPr>
                                    <w:r w:rsidRPr="0015703D">
                                      <w:rPr>
                                        <w:szCs w:val="24"/>
                                      </w:rPr>
                                      <w:t>2 Days</w:t>
                                    </w:r>
                                  </w:p>
                                </w:tc>
                                <w:tc>
                                  <w:tcPr>
                                    <w:tcW w:w="2407" w:type="dxa"/>
                                    <w:shd w:val="clear" w:color="auto" w:fill="auto"/>
                                  </w:tcPr>
                                  <w:p w14:paraId="65D59312" w14:textId="77777777" w:rsidR="00D618DD" w:rsidRPr="0015703D" w:rsidRDefault="00D618DD" w:rsidP="00E65606">
                                    <w:pPr>
                                      <w:rPr>
                                        <w:szCs w:val="24"/>
                                      </w:rPr>
                                    </w:pPr>
                                    <w:r w:rsidRPr="0015703D">
                                      <w:rPr>
                                        <w:szCs w:val="24"/>
                                      </w:rPr>
                                      <w:t>Irina</w:t>
                                    </w:r>
                                  </w:p>
                                </w:tc>
                              </w:tr>
                              <w:tr w:rsidR="00D618DD" w:rsidRPr="0015703D" w14:paraId="235892AA" w14:textId="77777777" w:rsidTr="00E65606">
                                <w:tc>
                                  <w:tcPr>
                                    <w:tcW w:w="2407" w:type="dxa"/>
                                    <w:shd w:val="clear" w:color="auto" w:fill="auto"/>
                                  </w:tcPr>
                                  <w:p w14:paraId="104A44B0" w14:textId="77777777" w:rsidR="00D618DD" w:rsidRPr="0015703D" w:rsidRDefault="00D618DD" w:rsidP="00E65606">
                                    <w:pPr>
                                      <w:rPr>
                                        <w:szCs w:val="24"/>
                                      </w:rPr>
                                    </w:pPr>
                                    <w:r w:rsidRPr="0015703D">
                                      <w:rPr>
                                        <w:szCs w:val="24"/>
                                      </w:rPr>
                                      <w:t>4.2</w:t>
                                    </w:r>
                                  </w:p>
                                </w:tc>
                                <w:tc>
                                  <w:tcPr>
                                    <w:tcW w:w="2407" w:type="dxa"/>
                                    <w:shd w:val="clear" w:color="auto" w:fill="auto"/>
                                  </w:tcPr>
                                  <w:p w14:paraId="0C39BC54" w14:textId="77777777" w:rsidR="00D618DD" w:rsidRPr="0015703D" w:rsidRDefault="00D618DD" w:rsidP="00E65606">
                                    <w:pPr>
                                      <w:rPr>
                                        <w:szCs w:val="24"/>
                                      </w:rPr>
                                    </w:pPr>
                                    <w:r w:rsidRPr="0015703D">
                                      <w:rPr>
                                        <w:szCs w:val="24"/>
                                      </w:rPr>
                                      <w:t>Edit Venture Details</w:t>
                                    </w:r>
                                  </w:p>
                                </w:tc>
                                <w:tc>
                                  <w:tcPr>
                                    <w:tcW w:w="2407" w:type="dxa"/>
                                    <w:shd w:val="clear" w:color="auto" w:fill="auto"/>
                                  </w:tcPr>
                                  <w:p w14:paraId="1DFA9253" w14:textId="77777777" w:rsidR="00D618DD" w:rsidRPr="0015703D" w:rsidRDefault="00D618DD" w:rsidP="00E65606">
                                    <w:pPr>
                                      <w:rPr>
                                        <w:szCs w:val="24"/>
                                      </w:rPr>
                                    </w:pPr>
                                    <w:r w:rsidRPr="0015703D">
                                      <w:rPr>
                                        <w:szCs w:val="24"/>
                                      </w:rPr>
                                      <w:t>2 Days</w:t>
                                    </w:r>
                                  </w:p>
                                </w:tc>
                                <w:tc>
                                  <w:tcPr>
                                    <w:tcW w:w="2407" w:type="dxa"/>
                                    <w:shd w:val="clear" w:color="auto" w:fill="auto"/>
                                  </w:tcPr>
                                  <w:p w14:paraId="30CC2949" w14:textId="77777777" w:rsidR="00D618DD" w:rsidRPr="0015703D" w:rsidRDefault="00D618DD" w:rsidP="00E65606">
                                    <w:pPr>
                                      <w:rPr>
                                        <w:szCs w:val="24"/>
                                      </w:rPr>
                                    </w:pPr>
                                    <w:proofErr w:type="spellStart"/>
                                    <w:r w:rsidRPr="0015703D">
                                      <w:rPr>
                                        <w:szCs w:val="24"/>
                                      </w:rPr>
                                      <w:t>Feng</w:t>
                                    </w:r>
                                    <w:proofErr w:type="spellEnd"/>
                                  </w:p>
                                </w:tc>
                              </w:tr>
                              <w:tr w:rsidR="00D618DD" w:rsidRPr="0015703D" w14:paraId="72C7C402" w14:textId="77777777" w:rsidTr="00E65606">
                                <w:tc>
                                  <w:tcPr>
                                    <w:tcW w:w="2407" w:type="dxa"/>
                                    <w:shd w:val="clear" w:color="auto" w:fill="auto"/>
                                  </w:tcPr>
                                  <w:p w14:paraId="17FF3FA1" w14:textId="77777777" w:rsidR="00D618DD" w:rsidRPr="0015703D" w:rsidRDefault="00D618DD" w:rsidP="00E65606">
                                    <w:pPr>
                                      <w:rPr>
                                        <w:szCs w:val="24"/>
                                      </w:rPr>
                                    </w:pPr>
                                    <w:r w:rsidRPr="0015703D">
                                      <w:rPr>
                                        <w:szCs w:val="24"/>
                                      </w:rPr>
                                      <w:t>4.3</w:t>
                                    </w:r>
                                  </w:p>
                                </w:tc>
                                <w:tc>
                                  <w:tcPr>
                                    <w:tcW w:w="2407" w:type="dxa"/>
                                    <w:shd w:val="clear" w:color="auto" w:fill="auto"/>
                                  </w:tcPr>
                                  <w:p w14:paraId="3638BBFC" w14:textId="77777777" w:rsidR="00D618DD" w:rsidRPr="0015703D" w:rsidRDefault="00D618DD" w:rsidP="00E65606">
                                    <w:pPr>
                                      <w:rPr>
                                        <w:szCs w:val="24"/>
                                      </w:rPr>
                                    </w:pPr>
                                    <w:r w:rsidRPr="0015703D">
                                      <w:rPr>
                                        <w:szCs w:val="24"/>
                                      </w:rPr>
                                      <w:t>Build Team</w:t>
                                    </w:r>
                                  </w:p>
                                </w:tc>
                                <w:tc>
                                  <w:tcPr>
                                    <w:tcW w:w="2407" w:type="dxa"/>
                                    <w:shd w:val="clear" w:color="auto" w:fill="auto"/>
                                  </w:tcPr>
                                  <w:p w14:paraId="39908ABD" w14:textId="77777777" w:rsidR="00D618DD" w:rsidRPr="0015703D" w:rsidRDefault="00D618DD" w:rsidP="00E65606">
                                    <w:pPr>
                                      <w:rPr>
                                        <w:szCs w:val="24"/>
                                      </w:rPr>
                                    </w:pPr>
                                    <w:r w:rsidRPr="0015703D">
                                      <w:rPr>
                                        <w:szCs w:val="24"/>
                                      </w:rPr>
                                      <w:t>2 Days</w:t>
                                    </w:r>
                                  </w:p>
                                </w:tc>
                                <w:tc>
                                  <w:tcPr>
                                    <w:tcW w:w="2407" w:type="dxa"/>
                                    <w:shd w:val="clear" w:color="auto" w:fill="auto"/>
                                  </w:tcPr>
                                  <w:p w14:paraId="7927467B" w14:textId="77777777" w:rsidR="00D618DD" w:rsidRPr="0015703D" w:rsidRDefault="00D618DD" w:rsidP="00E65606">
                                    <w:pPr>
                                      <w:rPr>
                                        <w:szCs w:val="24"/>
                                      </w:rPr>
                                    </w:pPr>
                                    <w:proofErr w:type="spellStart"/>
                                    <w:r w:rsidRPr="0015703D">
                                      <w:rPr>
                                        <w:szCs w:val="24"/>
                                      </w:rPr>
                                      <w:t>Feng</w:t>
                                    </w:r>
                                    <w:proofErr w:type="spellEnd"/>
                                  </w:p>
                                </w:tc>
                              </w:tr>
                              <w:tr w:rsidR="00D618DD" w:rsidRPr="0015703D" w14:paraId="3F78F3AE" w14:textId="77777777" w:rsidTr="00E65606">
                                <w:tc>
                                  <w:tcPr>
                                    <w:tcW w:w="2407" w:type="dxa"/>
                                    <w:shd w:val="clear" w:color="auto" w:fill="auto"/>
                                  </w:tcPr>
                                  <w:p w14:paraId="74B76D25" w14:textId="77777777" w:rsidR="00D618DD" w:rsidRPr="0015703D" w:rsidRDefault="00D618DD" w:rsidP="00E65606">
                                    <w:pPr>
                                      <w:rPr>
                                        <w:szCs w:val="24"/>
                                      </w:rPr>
                                    </w:pPr>
                                    <w:r w:rsidRPr="0015703D">
                                      <w:rPr>
                                        <w:szCs w:val="24"/>
                                      </w:rPr>
                                      <w:t>4.4</w:t>
                                    </w:r>
                                  </w:p>
                                </w:tc>
                                <w:tc>
                                  <w:tcPr>
                                    <w:tcW w:w="2407" w:type="dxa"/>
                                    <w:shd w:val="clear" w:color="auto" w:fill="auto"/>
                                  </w:tcPr>
                                  <w:p w14:paraId="3BE31E5A" w14:textId="77777777" w:rsidR="00D618DD" w:rsidRPr="0015703D" w:rsidRDefault="00D618DD" w:rsidP="00E65606">
                                    <w:pPr>
                                      <w:rPr>
                                        <w:szCs w:val="24"/>
                                      </w:rPr>
                                    </w:pPr>
                                    <w:r w:rsidRPr="0015703D">
                                      <w:rPr>
                                        <w:szCs w:val="24"/>
                                      </w:rPr>
                                      <w:t>Enter Private Team Area</w:t>
                                    </w:r>
                                  </w:p>
                                </w:tc>
                                <w:tc>
                                  <w:tcPr>
                                    <w:tcW w:w="2407" w:type="dxa"/>
                                    <w:shd w:val="clear" w:color="auto" w:fill="auto"/>
                                  </w:tcPr>
                                  <w:p w14:paraId="13102A8E" w14:textId="77777777" w:rsidR="00D618DD" w:rsidRPr="0015703D" w:rsidRDefault="00D618DD" w:rsidP="00E65606">
                                    <w:pPr>
                                      <w:rPr>
                                        <w:szCs w:val="24"/>
                                      </w:rPr>
                                    </w:pPr>
                                    <w:r w:rsidRPr="0015703D">
                                      <w:rPr>
                                        <w:szCs w:val="24"/>
                                      </w:rPr>
                                      <w:t>2 Days</w:t>
                                    </w:r>
                                  </w:p>
                                </w:tc>
                                <w:tc>
                                  <w:tcPr>
                                    <w:tcW w:w="2407" w:type="dxa"/>
                                    <w:shd w:val="clear" w:color="auto" w:fill="auto"/>
                                  </w:tcPr>
                                  <w:p w14:paraId="6E3D447A" w14:textId="77777777" w:rsidR="00D618DD" w:rsidRPr="0015703D" w:rsidRDefault="00D618DD" w:rsidP="00E65606">
                                    <w:pPr>
                                      <w:rPr>
                                        <w:szCs w:val="24"/>
                                      </w:rPr>
                                    </w:pPr>
                                    <w:r w:rsidRPr="0015703D">
                                      <w:rPr>
                                        <w:szCs w:val="24"/>
                                      </w:rPr>
                                      <w:t>Irina</w:t>
                                    </w:r>
                                  </w:p>
                                </w:tc>
                              </w:tr>
                              <w:tr w:rsidR="00D618DD" w:rsidRPr="0015703D" w14:paraId="4A62259E" w14:textId="77777777" w:rsidTr="00E65606">
                                <w:tc>
                                  <w:tcPr>
                                    <w:tcW w:w="2407" w:type="dxa"/>
                                    <w:shd w:val="clear" w:color="auto" w:fill="A0A0A0"/>
                                  </w:tcPr>
                                  <w:p w14:paraId="1E2941B0" w14:textId="77777777" w:rsidR="00D618DD" w:rsidRPr="0015703D" w:rsidRDefault="00D618DD" w:rsidP="00E65606">
                                    <w:pPr>
                                      <w:rPr>
                                        <w:b/>
                                        <w:szCs w:val="24"/>
                                      </w:rPr>
                                    </w:pPr>
                                    <w:r w:rsidRPr="0015703D">
                                      <w:rPr>
                                        <w:b/>
                                        <w:szCs w:val="24"/>
                                      </w:rPr>
                                      <w:t>5</w:t>
                                    </w:r>
                                  </w:p>
                                </w:tc>
                                <w:tc>
                                  <w:tcPr>
                                    <w:tcW w:w="2407" w:type="dxa"/>
                                    <w:shd w:val="clear" w:color="auto" w:fill="A0A0A0"/>
                                  </w:tcPr>
                                  <w:p w14:paraId="2FC9D0DC" w14:textId="77777777" w:rsidR="00D618DD" w:rsidRPr="0015703D" w:rsidRDefault="00D618DD" w:rsidP="00E65606">
                                    <w:pPr>
                                      <w:rPr>
                                        <w:b/>
                                        <w:szCs w:val="24"/>
                                      </w:rPr>
                                    </w:pPr>
                                    <w:r w:rsidRPr="0015703D">
                                      <w:rPr>
                                        <w:b/>
                                        <w:szCs w:val="24"/>
                                      </w:rPr>
                                      <w:t>Site Administration</w:t>
                                    </w:r>
                                  </w:p>
                                </w:tc>
                                <w:tc>
                                  <w:tcPr>
                                    <w:tcW w:w="2407" w:type="dxa"/>
                                    <w:shd w:val="clear" w:color="auto" w:fill="A0A0A0"/>
                                  </w:tcPr>
                                  <w:p w14:paraId="6C5E4C2E" w14:textId="77777777" w:rsidR="00D618DD" w:rsidRPr="0015703D" w:rsidRDefault="00D618DD" w:rsidP="00E65606">
                                    <w:pPr>
                                      <w:rPr>
                                        <w:b/>
                                        <w:szCs w:val="24"/>
                                      </w:rPr>
                                    </w:pPr>
                                    <w:r w:rsidRPr="0015703D">
                                      <w:rPr>
                                        <w:b/>
                                        <w:szCs w:val="24"/>
                                      </w:rPr>
                                      <w:t>3 Days Total</w:t>
                                    </w:r>
                                  </w:p>
                                </w:tc>
                                <w:tc>
                                  <w:tcPr>
                                    <w:tcW w:w="2407" w:type="dxa"/>
                                    <w:shd w:val="clear" w:color="auto" w:fill="A0A0A0"/>
                                  </w:tcPr>
                                  <w:p w14:paraId="789D6CC1" w14:textId="77777777" w:rsidR="00D618DD" w:rsidRPr="0015703D" w:rsidRDefault="00D618DD" w:rsidP="00E65606">
                                    <w:pPr>
                                      <w:rPr>
                                        <w:b/>
                                        <w:szCs w:val="24"/>
                                      </w:rPr>
                                    </w:pPr>
                                    <w:r w:rsidRPr="0015703D">
                                      <w:rPr>
                                        <w:b/>
                                        <w:szCs w:val="24"/>
                                      </w:rPr>
                                      <w:t xml:space="preserve">Bahit / </w:t>
                                    </w:r>
                                    <w:proofErr w:type="spellStart"/>
                                    <w:r w:rsidRPr="0015703D">
                                      <w:rPr>
                                        <w:b/>
                                        <w:szCs w:val="24"/>
                                      </w:rPr>
                                      <w:t>Enaam</w:t>
                                    </w:r>
                                    <w:proofErr w:type="spellEnd"/>
                                  </w:p>
                                </w:tc>
                              </w:tr>
                            </w:tbl>
                            <w:p w14:paraId="324A01D4" w14:textId="77777777" w:rsidR="00D618DD" w:rsidRPr="00E419E9" w:rsidRDefault="00D618DD" w:rsidP="00E65606">
                              <w:pPr>
                                <w:ind w:left="180"/>
                                <w:rPr>
                                  <w:szCs w:val="24"/>
                                </w:rPr>
                              </w:pPr>
                            </w:p>
                            <w:p w14:paraId="5C34FD47" w14:textId="77777777" w:rsidR="00D618DD" w:rsidRPr="005B2CFF" w:rsidRDefault="00D618DD" w:rsidP="00E65606">
                              <w:pPr>
                                <w:ind w:left="360"/>
                                <w:rPr>
                                  <w:sz w:val="16"/>
                                  <w:szCs w:val="16"/>
                                </w:rPr>
                              </w:pPr>
                            </w:p>
                            <w:p w14:paraId="77E56FC5" w14:textId="77777777" w:rsidR="00D618DD" w:rsidRDefault="00D618DD" w:rsidP="00E65606"/>
                            <w:p w14:paraId="37FDD6BF"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type id="_x0000_t202" coordsize="21600,21600" o:spt="202" path="m0,0l0,21600,21600,21600,21600,0xe">
                  <v:stroke joinstyle="miter"/>
                  <v:path gradientshapeok="t" o:connecttype="rect"/>
                </v:shapetype>
                <v:shape id="Text Box 68" o:spid="_x0000_s1102" type="#_x0000_t202" style="width:414pt;height:6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P5C4CAABb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">
                  <v:textbox style="mso-fit-shape-to-text:t">
                    <w:txbxContent>
                      <w:p w14:paraId="34196042"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D618DD" w:rsidRDefault="00D618DD" w:rsidP="00E65606">
                        <w:pPr>
                          <w:rPr>
                            <w:sz w:val="22"/>
                          </w:rPr>
                        </w:pPr>
                      </w:p>
                      <w:p w14:paraId="16E7457D" w14:textId="77777777" w:rsidR="00D618DD" w:rsidRDefault="00D618DD" w:rsidP="00E65606">
                        <w:pPr>
                          <w:rPr>
                            <w:sz w:val="22"/>
                          </w:rPr>
                        </w:pPr>
                        <w:r>
                          <w:rPr>
                            <w:sz w:val="22"/>
                          </w:rPr>
                          <w:t>ALL TO BE COMPLETED BEFORE NEXT MEETING</w:t>
                        </w:r>
                      </w:p>
                      <w:p w14:paraId="416182F5" w14:textId="77777777" w:rsidR="00D618DD" w:rsidRDefault="00D618DD" w:rsidP="00E65606">
                        <w:pPr>
                          <w:rPr>
                            <w:sz w:val="22"/>
                          </w:rPr>
                        </w:pPr>
                      </w:p>
                      <w:p w14:paraId="54E9D3D5" w14:textId="77777777" w:rsidR="00D618DD" w:rsidRPr="00F443E1" w:rsidRDefault="00D618DD"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FacultyCooperative (1 Day)</w:t>
                        </w:r>
                      </w:p>
                      <w:p w14:paraId="297082A0" w14:textId="77777777" w:rsidR="00D618DD" w:rsidRPr="0097211E" w:rsidRDefault="00D618DD"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D618DD" w:rsidRPr="0015703D" w14:paraId="1F697561" w14:textId="77777777" w:rsidTr="00E65606">
                          <w:tc>
                            <w:tcPr>
                              <w:tcW w:w="2407" w:type="dxa"/>
                              <w:tcBorders>
                                <w:bottom w:val="single" w:sz="4" w:space="0" w:color="auto"/>
                              </w:tcBorders>
                              <w:shd w:val="clear" w:color="auto" w:fill="auto"/>
                            </w:tcPr>
                            <w:p w14:paraId="5C4FEB59" w14:textId="77777777" w:rsidR="00D618DD" w:rsidRPr="0015703D" w:rsidRDefault="00D618DD"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D618DD" w:rsidRPr="0015703D" w:rsidRDefault="00D618DD"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D618DD" w:rsidRPr="0015703D" w:rsidRDefault="00D618DD"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D618DD" w:rsidRPr="0015703D" w:rsidRDefault="00D618DD" w:rsidP="00E65606">
                              <w:pPr>
                                <w:rPr>
                                  <w:szCs w:val="24"/>
                                </w:rPr>
                              </w:pPr>
                              <w:r w:rsidRPr="0015703D">
                                <w:rPr>
                                  <w:szCs w:val="24"/>
                                </w:rPr>
                                <w:t>Assigned To</w:t>
                              </w:r>
                            </w:p>
                          </w:tc>
                        </w:tr>
                        <w:tr w:rsidR="00D618DD" w:rsidRPr="0015703D" w14:paraId="11535478" w14:textId="77777777" w:rsidTr="00E65606">
                          <w:tc>
                            <w:tcPr>
                              <w:tcW w:w="2407" w:type="dxa"/>
                              <w:shd w:val="clear" w:color="auto" w:fill="A0A0A0"/>
                            </w:tcPr>
                            <w:p w14:paraId="2BC8C416" w14:textId="77777777" w:rsidR="00D618DD" w:rsidRPr="0015703D" w:rsidRDefault="00D618DD" w:rsidP="00E65606">
                              <w:pPr>
                                <w:rPr>
                                  <w:b/>
                                  <w:szCs w:val="24"/>
                                </w:rPr>
                              </w:pPr>
                              <w:r w:rsidRPr="0015703D">
                                <w:rPr>
                                  <w:b/>
                                  <w:szCs w:val="24"/>
                                </w:rPr>
                                <w:t>1</w:t>
                              </w:r>
                            </w:p>
                          </w:tc>
                          <w:tc>
                            <w:tcPr>
                              <w:tcW w:w="2407" w:type="dxa"/>
                              <w:shd w:val="clear" w:color="auto" w:fill="A0A0A0"/>
                            </w:tcPr>
                            <w:p w14:paraId="50173C29" w14:textId="77777777" w:rsidR="00D618DD" w:rsidRPr="0015703D" w:rsidRDefault="00D618DD" w:rsidP="00E65606">
                              <w:pPr>
                                <w:rPr>
                                  <w:b/>
                                  <w:szCs w:val="24"/>
                                </w:rPr>
                              </w:pPr>
                              <w:r w:rsidRPr="0015703D">
                                <w:rPr>
                                  <w:b/>
                                  <w:szCs w:val="24"/>
                                </w:rPr>
                                <w:t>User Authentication and Registration</w:t>
                              </w:r>
                            </w:p>
                          </w:tc>
                          <w:tc>
                            <w:tcPr>
                              <w:tcW w:w="2407" w:type="dxa"/>
                              <w:shd w:val="clear" w:color="auto" w:fill="A0A0A0"/>
                            </w:tcPr>
                            <w:p w14:paraId="266BC544" w14:textId="77777777" w:rsidR="00D618DD" w:rsidRPr="0015703D" w:rsidRDefault="00D618DD" w:rsidP="00E65606">
                              <w:pPr>
                                <w:rPr>
                                  <w:b/>
                                  <w:szCs w:val="24"/>
                                </w:rPr>
                              </w:pPr>
                              <w:r w:rsidRPr="0015703D">
                                <w:rPr>
                                  <w:b/>
                                  <w:szCs w:val="24"/>
                                </w:rPr>
                                <w:t>2 Days Total</w:t>
                              </w:r>
                            </w:p>
                          </w:tc>
                          <w:tc>
                            <w:tcPr>
                              <w:tcW w:w="2407" w:type="dxa"/>
                              <w:shd w:val="clear" w:color="auto" w:fill="A0A0A0"/>
                            </w:tcPr>
                            <w:p w14:paraId="0F7B896A" w14:textId="77777777" w:rsidR="00D618DD" w:rsidRPr="0015703D" w:rsidRDefault="00D618DD" w:rsidP="00E65606">
                              <w:pPr>
                                <w:rPr>
                                  <w:b/>
                                  <w:szCs w:val="24"/>
                                </w:rPr>
                              </w:pPr>
                              <w:r w:rsidRPr="0015703D">
                                <w:rPr>
                                  <w:b/>
                                  <w:szCs w:val="24"/>
                                </w:rPr>
                                <w:t>Bahit / Irina</w:t>
                              </w:r>
                            </w:p>
                          </w:tc>
                        </w:tr>
                        <w:tr w:rsidR="00D618DD" w:rsidRPr="0015703D" w14:paraId="56DF8371" w14:textId="77777777" w:rsidTr="00E65606">
                          <w:tc>
                            <w:tcPr>
                              <w:tcW w:w="2407" w:type="dxa"/>
                              <w:shd w:val="clear" w:color="auto" w:fill="auto"/>
                            </w:tcPr>
                            <w:p w14:paraId="44DC3278" w14:textId="77777777" w:rsidR="00D618DD" w:rsidRPr="0015703D" w:rsidRDefault="00D618DD" w:rsidP="00E65606">
                              <w:pPr>
                                <w:rPr>
                                  <w:szCs w:val="24"/>
                                </w:rPr>
                              </w:pPr>
                              <w:r w:rsidRPr="0015703D">
                                <w:rPr>
                                  <w:szCs w:val="24"/>
                                </w:rPr>
                                <w:t>1.1</w:t>
                              </w:r>
                            </w:p>
                          </w:tc>
                          <w:tc>
                            <w:tcPr>
                              <w:tcW w:w="2407" w:type="dxa"/>
                              <w:shd w:val="clear" w:color="auto" w:fill="auto"/>
                            </w:tcPr>
                            <w:p w14:paraId="4E890C3F" w14:textId="77777777" w:rsidR="00D618DD" w:rsidRPr="0015703D" w:rsidRDefault="00D618DD" w:rsidP="00E65606">
                              <w:pPr>
                                <w:rPr>
                                  <w:szCs w:val="24"/>
                                </w:rPr>
                              </w:pPr>
                              <w:r w:rsidRPr="0015703D">
                                <w:rPr>
                                  <w:szCs w:val="24"/>
                                </w:rPr>
                                <w:t>New User Registration</w:t>
                              </w:r>
                            </w:p>
                          </w:tc>
                          <w:tc>
                            <w:tcPr>
                              <w:tcW w:w="2407" w:type="dxa"/>
                              <w:shd w:val="clear" w:color="auto" w:fill="auto"/>
                            </w:tcPr>
                            <w:p w14:paraId="7AA7A0E1" w14:textId="77777777" w:rsidR="00D618DD" w:rsidRPr="0015703D" w:rsidRDefault="00D618DD" w:rsidP="00E65606">
                              <w:pPr>
                                <w:rPr>
                                  <w:szCs w:val="24"/>
                                </w:rPr>
                              </w:pPr>
                              <w:r w:rsidRPr="0015703D">
                                <w:rPr>
                                  <w:szCs w:val="24"/>
                                </w:rPr>
                                <w:t>2 Days</w:t>
                              </w:r>
                            </w:p>
                          </w:tc>
                          <w:tc>
                            <w:tcPr>
                              <w:tcW w:w="2407" w:type="dxa"/>
                              <w:shd w:val="clear" w:color="auto" w:fill="auto"/>
                            </w:tcPr>
                            <w:p w14:paraId="0BD3C955" w14:textId="77777777" w:rsidR="00D618DD" w:rsidRPr="0015703D" w:rsidRDefault="00D618DD" w:rsidP="00E65606">
                              <w:pPr>
                                <w:rPr>
                                  <w:szCs w:val="24"/>
                                </w:rPr>
                              </w:pPr>
                              <w:r w:rsidRPr="0015703D">
                                <w:rPr>
                                  <w:szCs w:val="24"/>
                                </w:rPr>
                                <w:t>Bahit</w:t>
                              </w:r>
                            </w:p>
                          </w:tc>
                        </w:tr>
                        <w:tr w:rsidR="00D618DD" w:rsidRPr="0015703D" w14:paraId="6E5D90A9" w14:textId="77777777" w:rsidTr="00E65606">
                          <w:tc>
                            <w:tcPr>
                              <w:tcW w:w="2407" w:type="dxa"/>
                              <w:shd w:val="clear" w:color="auto" w:fill="auto"/>
                            </w:tcPr>
                            <w:p w14:paraId="57C25D6B" w14:textId="77777777" w:rsidR="00D618DD" w:rsidRPr="0015703D" w:rsidRDefault="00D618DD" w:rsidP="00E65606">
                              <w:pPr>
                                <w:rPr>
                                  <w:szCs w:val="24"/>
                                </w:rPr>
                              </w:pPr>
                              <w:r w:rsidRPr="0015703D">
                                <w:rPr>
                                  <w:szCs w:val="24"/>
                                </w:rPr>
                                <w:t>1.2</w:t>
                              </w:r>
                            </w:p>
                          </w:tc>
                          <w:tc>
                            <w:tcPr>
                              <w:tcW w:w="2407" w:type="dxa"/>
                              <w:shd w:val="clear" w:color="auto" w:fill="auto"/>
                            </w:tcPr>
                            <w:p w14:paraId="5686A3C4" w14:textId="77777777" w:rsidR="00D618DD" w:rsidRPr="0015703D" w:rsidRDefault="00D618DD" w:rsidP="00E65606">
                              <w:pPr>
                                <w:rPr>
                                  <w:szCs w:val="24"/>
                                </w:rPr>
                              </w:pPr>
                              <w:r w:rsidRPr="0015703D">
                                <w:rPr>
                                  <w:szCs w:val="24"/>
                                </w:rPr>
                                <w:t>User Login</w:t>
                              </w:r>
                            </w:p>
                          </w:tc>
                          <w:tc>
                            <w:tcPr>
                              <w:tcW w:w="2407" w:type="dxa"/>
                              <w:shd w:val="clear" w:color="auto" w:fill="auto"/>
                            </w:tcPr>
                            <w:p w14:paraId="06458480" w14:textId="77777777" w:rsidR="00D618DD" w:rsidRPr="0015703D" w:rsidRDefault="00D618DD" w:rsidP="00E65606">
                              <w:pPr>
                                <w:rPr>
                                  <w:szCs w:val="24"/>
                                </w:rPr>
                              </w:pPr>
                              <w:r w:rsidRPr="0015703D">
                                <w:rPr>
                                  <w:szCs w:val="24"/>
                                </w:rPr>
                                <w:t>2 Days</w:t>
                              </w:r>
                            </w:p>
                          </w:tc>
                          <w:tc>
                            <w:tcPr>
                              <w:tcW w:w="2407" w:type="dxa"/>
                              <w:shd w:val="clear" w:color="auto" w:fill="auto"/>
                            </w:tcPr>
                            <w:p w14:paraId="33F8E45D" w14:textId="77777777" w:rsidR="00D618DD" w:rsidRPr="0015703D" w:rsidRDefault="00D618DD" w:rsidP="00E65606">
                              <w:pPr>
                                <w:rPr>
                                  <w:szCs w:val="24"/>
                                </w:rPr>
                              </w:pPr>
                              <w:r w:rsidRPr="0015703D">
                                <w:rPr>
                                  <w:szCs w:val="24"/>
                                </w:rPr>
                                <w:t>Bahit / Irina</w:t>
                              </w:r>
                            </w:p>
                          </w:tc>
                        </w:tr>
                        <w:tr w:rsidR="00D618DD" w:rsidRPr="0015703D" w14:paraId="22B97B85" w14:textId="77777777" w:rsidTr="00E65606">
                          <w:tc>
                            <w:tcPr>
                              <w:tcW w:w="2407" w:type="dxa"/>
                              <w:shd w:val="clear" w:color="auto" w:fill="A0A0A0"/>
                            </w:tcPr>
                            <w:p w14:paraId="16838B2C" w14:textId="77777777" w:rsidR="00D618DD" w:rsidRPr="0015703D" w:rsidRDefault="00D618DD" w:rsidP="00E65606">
                              <w:pPr>
                                <w:rPr>
                                  <w:b/>
                                  <w:szCs w:val="24"/>
                                </w:rPr>
                              </w:pPr>
                              <w:r w:rsidRPr="0015703D">
                                <w:rPr>
                                  <w:b/>
                                  <w:szCs w:val="24"/>
                                </w:rPr>
                                <w:t>2</w:t>
                              </w:r>
                            </w:p>
                          </w:tc>
                          <w:tc>
                            <w:tcPr>
                              <w:tcW w:w="2407" w:type="dxa"/>
                              <w:shd w:val="clear" w:color="auto" w:fill="A0A0A0"/>
                            </w:tcPr>
                            <w:p w14:paraId="4F7EE07D" w14:textId="77777777" w:rsidR="00D618DD" w:rsidRPr="0015703D" w:rsidRDefault="00D618DD" w:rsidP="00E65606">
                              <w:pPr>
                                <w:rPr>
                                  <w:b/>
                                  <w:szCs w:val="24"/>
                                </w:rPr>
                              </w:pPr>
                              <w:r w:rsidRPr="0015703D">
                                <w:rPr>
                                  <w:b/>
                                  <w:szCs w:val="24"/>
                                </w:rPr>
                                <w:t>Public Profiles</w:t>
                              </w:r>
                            </w:p>
                          </w:tc>
                          <w:tc>
                            <w:tcPr>
                              <w:tcW w:w="2407" w:type="dxa"/>
                              <w:shd w:val="clear" w:color="auto" w:fill="A0A0A0"/>
                            </w:tcPr>
                            <w:p w14:paraId="5176FC84" w14:textId="77777777" w:rsidR="00D618DD" w:rsidRPr="0015703D" w:rsidRDefault="00D618DD" w:rsidP="00E65606">
                              <w:pPr>
                                <w:rPr>
                                  <w:b/>
                                  <w:szCs w:val="24"/>
                                </w:rPr>
                              </w:pPr>
                              <w:r w:rsidRPr="0015703D">
                                <w:rPr>
                                  <w:b/>
                                  <w:szCs w:val="24"/>
                                </w:rPr>
                                <w:t>2 Days Total</w:t>
                              </w:r>
                            </w:p>
                          </w:tc>
                          <w:tc>
                            <w:tcPr>
                              <w:tcW w:w="2407" w:type="dxa"/>
                              <w:shd w:val="clear" w:color="auto" w:fill="A0A0A0"/>
                            </w:tcPr>
                            <w:p w14:paraId="5CC23D60" w14:textId="77777777" w:rsidR="00D618DD" w:rsidRPr="0015703D" w:rsidRDefault="00D618DD" w:rsidP="00E65606">
                              <w:pPr>
                                <w:rPr>
                                  <w:b/>
                                  <w:szCs w:val="24"/>
                                </w:rPr>
                              </w:pPr>
                              <w:r w:rsidRPr="0015703D">
                                <w:rPr>
                                  <w:b/>
                                  <w:szCs w:val="24"/>
                                </w:rPr>
                                <w:t xml:space="preserve">Sarah / </w:t>
                              </w:r>
                              <w:proofErr w:type="spellStart"/>
                              <w:r w:rsidRPr="0015703D">
                                <w:rPr>
                                  <w:b/>
                                  <w:szCs w:val="24"/>
                                </w:rPr>
                                <w:t>Enaam</w:t>
                              </w:r>
                              <w:proofErr w:type="spellEnd"/>
                            </w:p>
                          </w:tc>
                        </w:tr>
                        <w:tr w:rsidR="00D618DD" w:rsidRPr="0015703D" w14:paraId="0F519133" w14:textId="77777777" w:rsidTr="00E65606">
                          <w:tc>
                            <w:tcPr>
                              <w:tcW w:w="2407" w:type="dxa"/>
                              <w:shd w:val="clear" w:color="auto" w:fill="auto"/>
                            </w:tcPr>
                            <w:p w14:paraId="40C46985" w14:textId="77777777" w:rsidR="00D618DD" w:rsidRPr="0015703D" w:rsidRDefault="00D618DD" w:rsidP="00E65606">
                              <w:pPr>
                                <w:rPr>
                                  <w:szCs w:val="24"/>
                                </w:rPr>
                              </w:pPr>
                              <w:r w:rsidRPr="0015703D">
                                <w:rPr>
                                  <w:szCs w:val="24"/>
                                </w:rPr>
                                <w:t>2.1</w:t>
                              </w:r>
                            </w:p>
                          </w:tc>
                          <w:tc>
                            <w:tcPr>
                              <w:tcW w:w="2407" w:type="dxa"/>
                              <w:shd w:val="clear" w:color="auto" w:fill="auto"/>
                            </w:tcPr>
                            <w:p w14:paraId="4A10E2BD" w14:textId="77777777" w:rsidR="00D618DD" w:rsidRPr="0015703D" w:rsidRDefault="00D618DD" w:rsidP="00E65606">
                              <w:pPr>
                                <w:rPr>
                                  <w:szCs w:val="24"/>
                                </w:rPr>
                              </w:pPr>
                              <w:r w:rsidRPr="0015703D">
                                <w:rPr>
                                  <w:szCs w:val="24"/>
                                </w:rPr>
                                <w:t>Search Public Profiles</w:t>
                              </w:r>
                            </w:p>
                          </w:tc>
                          <w:tc>
                            <w:tcPr>
                              <w:tcW w:w="2407" w:type="dxa"/>
                              <w:shd w:val="clear" w:color="auto" w:fill="auto"/>
                            </w:tcPr>
                            <w:p w14:paraId="04D75B2F" w14:textId="77777777" w:rsidR="00D618DD" w:rsidRPr="0015703D" w:rsidRDefault="00D618DD" w:rsidP="00E65606">
                              <w:pPr>
                                <w:rPr>
                                  <w:szCs w:val="24"/>
                                </w:rPr>
                              </w:pPr>
                              <w:r w:rsidRPr="0015703D">
                                <w:rPr>
                                  <w:szCs w:val="24"/>
                                </w:rPr>
                                <w:t>2 Days</w:t>
                              </w:r>
                            </w:p>
                          </w:tc>
                          <w:tc>
                            <w:tcPr>
                              <w:tcW w:w="2407" w:type="dxa"/>
                              <w:shd w:val="clear" w:color="auto" w:fill="auto"/>
                            </w:tcPr>
                            <w:p w14:paraId="54D1CA7A" w14:textId="77777777" w:rsidR="00D618DD" w:rsidRPr="0015703D" w:rsidRDefault="00D618DD" w:rsidP="00E65606">
                              <w:pPr>
                                <w:rPr>
                                  <w:szCs w:val="24"/>
                                </w:rPr>
                              </w:pPr>
                              <w:proofErr w:type="spellStart"/>
                              <w:r w:rsidRPr="0015703D">
                                <w:rPr>
                                  <w:szCs w:val="24"/>
                                </w:rPr>
                                <w:t>Enaam</w:t>
                              </w:r>
                              <w:proofErr w:type="spellEnd"/>
                            </w:p>
                          </w:tc>
                        </w:tr>
                        <w:tr w:rsidR="00D618DD" w:rsidRPr="0015703D" w14:paraId="5B40E4AE" w14:textId="77777777" w:rsidTr="00E65606">
                          <w:tc>
                            <w:tcPr>
                              <w:tcW w:w="2407" w:type="dxa"/>
                              <w:shd w:val="clear" w:color="auto" w:fill="auto"/>
                            </w:tcPr>
                            <w:p w14:paraId="473C1410" w14:textId="77777777" w:rsidR="00D618DD" w:rsidRPr="0015703D" w:rsidRDefault="00D618DD" w:rsidP="00E65606">
                              <w:pPr>
                                <w:rPr>
                                  <w:szCs w:val="24"/>
                                </w:rPr>
                              </w:pPr>
                              <w:r w:rsidRPr="0015703D">
                                <w:rPr>
                                  <w:szCs w:val="24"/>
                                </w:rPr>
                                <w:t>2.2</w:t>
                              </w:r>
                            </w:p>
                          </w:tc>
                          <w:tc>
                            <w:tcPr>
                              <w:tcW w:w="2407" w:type="dxa"/>
                              <w:shd w:val="clear" w:color="auto" w:fill="auto"/>
                            </w:tcPr>
                            <w:p w14:paraId="66DA8F0A" w14:textId="77777777" w:rsidR="00D618DD" w:rsidRPr="0015703D" w:rsidRDefault="00D618DD" w:rsidP="00E65606">
                              <w:pPr>
                                <w:rPr>
                                  <w:szCs w:val="24"/>
                                </w:rPr>
                              </w:pPr>
                              <w:r w:rsidRPr="0015703D">
                                <w:rPr>
                                  <w:szCs w:val="24"/>
                                </w:rPr>
                                <w:t>View Public Profiles</w:t>
                              </w:r>
                            </w:p>
                          </w:tc>
                          <w:tc>
                            <w:tcPr>
                              <w:tcW w:w="2407" w:type="dxa"/>
                              <w:shd w:val="clear" w:color="auto" w:fill="auto"/>
                            </w:tcPr>
                            <w:p w14:paraId="69AE5BAE" w14:textId="77777777" w:rsidR="00D618DD" w:rsidRPr="0015703D" w:rsidRDefault="00D618DD" w:rsidP="00E65606">
                              <w:pPr>
                                <w:rPr>
                                  <w:szCs w:val="24"/>
                                </w:rPr>
                              </w:pPr>
                              <w:r w:rsidRPr="0015703D">
                                <w:rPr>
                                  <w:szCs w:val="24"/>
                                </w:rPr>
                                <w:t>2 Days</w:t>
                              </w:r>
                            </w:p>
                          </w:tc>
                          <w:tc>
                            <w:tcPr>
                              <w:tcW w:w="2407" w:type="dxa"/>
                              <w:shd w:val="clear" w:color="auto" w:fill="auto"/>
                            </w:tcPr>
                            <w:p w14:paraId="61001560" w14:textId="77777777" w:rsidR="00D618DD" w:rsidRPr="0015703D" w:rsidRDefault="00D618DD" w:rsidP="00E65606">
                              <w:pPr>
                                <w:rPr>
                                  <w:szCs w:val="24"/>
                                </w:rPr>
                              </w:pPr>
                              <w:r w:rsidRPr="0015703D">
                                <w:rPr>
                                  <w:szCs w:val="24"/>
                                </w:rPr>
                                <w:t>Sarah</w:t>
                              </w:r>
                            </w:p>
                          </w:tc>
                        </w:tr>
                        <w:tr w:rsidR="00D618DD" w:rsidRPr="0015703D" w14:paraId="71C6C997" w14:textId="77777777" w:rsidTr="00E65606">
                          <w:tc>
                            <w:tcPr>
                              <w:tcW w:w="2407" w:type="dxa"/>
                              <w:shd w:val="clear" w:color="auto" w:fill="auto"/>
                            </w:tcPr>
                            <w:p w14:paraId="6391DB20" w14:textId="77777777" w:rsidR="00D618DD" w:rsidRPr="0015703D" w:rsidRDefault="00D618DD" w:rsidP="00E65606">
                              <w:pPr>
                                <w:rPr>
                                  <w:szCs w:val="24"/>
                                </w:rPr>
                              </w:pPr>
                              <w:r w:rsidRPr="0015703D">
                                <w:rPr>
                                  <w:szCs w:val="24"/>
                                </w:rPr>
                                <w:t>2.3</w:t>
                              </w:r>
                            </w:p>
                          </w:tc>
                          <w:tc>
                            <w:tcPr>
                              <w:tcW w:w="2407" w:type="dxa"/>
                              <w:shd w:val="clear" w:color="auto" w:fill="auto"/>
                            </w:tcPr>
                            <w:p w14:paraId="6D903463" w14:textId="77777777" w:rsidR="00D618DD" w:rsidRPr="0015703D" w:rsidRDefault="00D618DD" w:rsidP="00E65606">
                              <w:pPr>
                                <w:rPr>
                                  <w:szCs w:val="24"/>
                                </w:rPr>
                              </w:pPr>
                              <w:r w:rsidRPr="0015703D">
                                <w:rPr>
                                  <w:szCs w:val="24"/>
                                </w:rPr>
                                <w:t>Edit Public Profile</w:t>
                              </w:r>
                            </w:p>
                          </w:tc>
                          <w:tc>
                            <w:tcPr>
                              <w:tcW w:w="2407" w:type="dxa"/>
                              <w:shd w:val="clear" w:color="auto" w:fill="auto"/>
                            </w:tcPr>
                            <w:p w14:paraId="5036AB08" w14:textId="77777777" w:rsidR="00D618DD" w:rsidRPr="0015703D" w:rsidRDefault="00D618DD" w:rsidP="00E65606">
                              <w:pPr>
                                <w:rPr>
                                  <w:szCs w:val="24"/>
                                </w:rPr>
                              </w:pPr>
                              <w:r w:rsidRPr="0015703D">
                                <w:rPr>
                                  <w:szCs w:val="24"/>
                                </w:rPr>
                                <w:t>2 Days</w:t>
                              </w:r>
                            </w:p>
                          </w:tc>
                          <w:tc>
                            <w:tcPr>
                              <w:tcW w:w="2407" w:type="dxa"/>
                              <w:shd w:val="clear" w:color="auto" w:fill="auto"/>
                            </w:tcPr>
                            <w:p w14:paraId="5C4C2F7E" w14:textId="77777777" w:rsidR="00D618DD" w:rsidRPr="0015703D" w:rsidRDefault="00D618DD" w:rsidP="00E65606">
                              <w:pPr>
                                <w:rPr>
                                  <w:szCs w:val="24"/>
                                </w:rPr>
                              </w:pPr>
                              <w:proofErr w:type="spellStart"/>
                              <w:r w:rsidRPr="0015703D">
                                <w:rPr>
                                  <w:szCs w:val="24"/>
                                </w:rPr>
                                <w:t>Enaam</w:t>
                              </w:r>
                              <w:proofErr w:type="spellEnd"/>
                            </w:p>
                          </w:tc>
                        </w:tr>
                        <w:tr w:rsidR="00D618DD" w:rsidRPr="0015703D" w14:paraId="7CA9BFB6" w14:textId="77777777" w:rsidTr="00E65606">
                          <w:tc>
                            <w:tcPr>
                              <w:tcW w:w="2407" w:type="dxa"/>
                              <w:shd w:val="clear" w:color="auto" w:fill="auto"/>
                            </w:tcPr>
                            <w:p w14:paraId="7230975E" w14:textId="77777777" w:rsidR="00D618DD" w:rsidRPr="0015703D" w:rsidRDefault="00D618DD" w:rsidP="00E65606">
                              <w:pPr>
                                <w:rPr>
                                  <w:szCs w:val="24"/>
                                </w:rPr>
                              </w:pPr>
                              <w:r w:rsidRPr="0015703D">
                                <w:rPr>
                                  <w:szCs w:val="24"/>
                                </w:rPr>
                                <w:t>2.4</w:t>
                              </w:r>
                            </w:p>
                          </w:tc>
                          <w:tc>
                            <w:tcPr>
                              <w:tcW w:w="2407" w:type="dxa"/>
                              <w:shd w:val="clear" w:color="auto" w:fill="auto"/>
                            </w:tcPr>
                            <w:p w14:paraId="4D2BF88B" w14:textId="77777777" w:rsidR="00D618DD" w:rsidRPr="0015703D" w:rsidRDefault="00D618DD" w:rsidP="00E65606">
                              <w:pPr>
                                <w:rPr>
                                  <w:szCs w:val="24"/>
                                </w:rPr>
                              </w:pPr>
                              <w:r w:rsidRPr="0015703D">
                                <w:rPr>
                                  <w:szCs w:val="24"/>
                                </w:rPr>
                                <w:t>Edit Private Profile</w:t>
                              </w:r>
                            </w:p>
                          </w:tc>
                          <w:tc>
                            <w:tcPr>
                              <w:tcW w:w="2407" w:type="dxa"/>
                              <w:shd w:val="clear" w:color="auto" w:fill="auto"/>
                            </w:tcPr>
                            <w:p w14:paraId="2AEACF07" w14:textId="77777777" w:rsidR="00D618DD" w:rsidRPr="0015703D" w:rsidRDefault="00D618DD" w:rsidP="00E65606">
                              <w:pPr>
                                <w:rPr>
                                  <w:szCs w:val="24"/>
                                </w:rPr>
                              </w:pPr>
                              <w:r w:rsidRPr="0015703D">
                                <w:rPr>
                                  <w:szCs w:val="24"/>
                                </w:rPr>
                                <w:t>2 Days</w:t>
                              </w:r>
                            </w:p>
                          </w:tc>
                          <w:tc>
                            <w:tcPr>
                              <w:tcW w:w="2407" w:type="dxa"/>
                              <w:shd w:val="clear" w:color="auto" w:fill="auto"/>
                            </w:tcPr>
                            <w:p w14:paraId="0D1513EA" w14:textId="77777777" w:rsidR="00D618DD" w:rsidRPr="0015703D" w:rsidRDefault="00D618DD" w:rsidP="00E65606">
                              <w:pPr>
                                <w:rPr>
                                  <w:szCs w:val="24"/>
                                </w:rPr>
                              </w:pPr>
                              <w:r w:rsidRPr="0015703D">
                                <w:rPr>
                                  <w:szCs w:val="24"/>
                                </w:rPr>
                                <w:t>Sarah</w:t>
                              </w:r>
                            </w:p>
                          </w:tc>
                        </w:tr>
                        <w:tr w:rsidR="00D618DD" w:rsidRPr="0015703D" w14:paraId="4681579E" w14:textId="77777777" w:rsidTr="00E65606">
                          <w:tc>
                            <w:tcPr>
                              <w:tcW w:w="2407" w:type="dxa"/>
                              <w:shd w:val="clear" w:color="auto" w:fill="A0A0A0"/>
                            </w:tcPr>
                            <w:p w14:paraId="172CA2CE" w14:textId="77777777" w:rsidR="00D618DD" w:rsidRPr="0015703D" w:rsidRDefault="00D618DD" w:rsidP="00E65606">
                              <w:pPr>
                                <w:rPr>
                                  <w:b/>
                                  <w:szCs w:val="24"/>
                                </w:rPr>
                              </w:pPr>
                              <w:r w:rsidRPr="0015703D">
                                <w:rPr>
                                  <w:b/>
                                  <w:szCs w:val="24"/>
                                </w:rPr>
                                <w:t>3</w:t>
                              </w:r>
                            </w:p>
                          </w:tc>
                          <w:tc>
                            <w:tcPr>
                              <w:tcW w:w="2407" w:type="dxa"/>
                              <w:shd w:val="clear" w:color="auto" w:fill="A0A0A0"/>
                            </w:tcPr>
                            <w:p w14:paraId="266E6BB7" w14:textId="77777777" w:rsidR="00D618DD" w:rsidRPr="0015703D" w:rsidRDefault="00D618DD" w:rsidP="00E65606">
                              <w:pPr>
                                <w:rPr>
                                  <w:b/>
                                  <w:szCs w:val="24"/>
                                </w:rPr>
                              </w:pPr>
                              <w:r w:rsidRPr="0015703D">
                                <w:rPr>
                                  <w:b/>
                                  <w:szCs w:val="24"/>
                                </w:rPr>
                                <w:t>Messaging System</w:t>
                              </w:r>
                            </w:p>
                          </w:tc>
                          <w:tc>
                            <w:tcPr>
                              <w:tcW w:w="2407" w:type="dxa"/>
                              <w:shd w:val="clear" w:color="auto" w:fill="A0A0A0"/>
                            </w:tcPr>
                            <w:p w14:paraId="75270BC4" w14:textId="77777777" w:rsidR="00D618DD" w:rsidRPr="0015703D" w:rsidRDefault="00D618DD" w:rsidP="00E65606">
                              <w:pPr>
                                <w:rPr>
                                  <w:b/>
                                  <w:szCs w:val="24"/>
                                </w:rPr>
                              </w:pPr>
                              <w:r w:rsidRPr="0015703D">
                                <w:rPr>
                                  <w:b/>
                                  <w:szCs w:val="24"/>
                                </w:rPr>
                                <w:t>2 Days Total</w:t>
                              </w:r>
                            </w:p>
                          </w:tc>
                          <w:tc>
                            <w:tcPr>
                              <w:tcW w:w="2407" w:type="dxa"/>
                              <w:shd w:val="clear" w:color="auto" w:fill="A0A0A0"/>
                            </w:tcPr>
                            <w:p w14:paraId="75FB588F" w14:textId="77777777" w:rsidR="00D618DD" w:rsidRPr="0015703D" w:rsidRDefault="00D618DD" w:rsidP="00E65606">
                              <w:pPr>
                                <w:rPr>
                                  <w:b/>
                                  <w:szCs w:val="24"/>
                                </w:rPr>
                              </w:pPr>
                              <w:proofErr w:type="spellStart"/>
                              <w:r w:rsidRPr="0015703D">
                                <w:rPr>
                                  <w:b/>
                                  <w:szCs w:val="24"/>
                                </w:rPr>
                                <w:t>Feng</w:t>
                              </w:r>
                              <w:proofErr w:type="spellEnd"/>
                              <w:r w:rsidRPr="0015703D">
                                <w:rPr>
                                  <w:b/>
                                  <w:szCs w:val="24"/>
                                </w:rPr>
                                <w:t xml:space="preserve"> / Sarah </w:t>
                              </w:r>
                            </w:p>
                          </w:tc>
                        </w:tr>
                        <w:tr w:rsidR="00D618DD" w:rsidRPr="0015703D" w14:paraId="28D04EA2" w14:textId="77777777" w:rsidTr="00E65606">
                          <w:tc>
                            <w:tcPr>
                              <w:tcW w:w="2407" w:type="dxa"/>
                              <w:shd w:val="clear" w:color="auto" w:fill="auto"/>
                            </w:tcPr>
                            <w:p w14:paraId="6B0B1100" w14:textId="77777777" w:rsidR="00D618DD" w:rsidRPr="0015703D" w:rsidRDefault="00D618DD" w:rsidP="00E65606">
                              <w:pPr>
                                <w:rPr>
                                  <w:szCs w:val="24"/>
                                </w:rPr>
                              </w:pPr>
                              <w:r w:rsidRPr="0015703D">
                                <w:rPr>
                                  <w:szCs w:val="24"/>
                                </w:rPr>
                                <w:t>3.1</w:t>
                              </w:r>
                            </w:p>
                          </w:tc>
                          <w:tc>
                            <w:tcPr>
                              <w:tcW w:w="2407" w:type="dxa"/>
                              <w:shd w:val="clear" w:color="auto" w:fill="auto"/>
                            </w:tcPr>
                            <w:p w14:paraId="22982D94" w14:textId="77777777" w:rsidR="00D618DD" w:rsidRPr="0015703D" w:rsidRDefault="00D618DD" w:rsidP="00E65606">
                              <w:pPr>
                                <w:rPr>
                                  <w:szCs w:val="24"/>
                                </w:rPr>
                              </w:pPr>
                              <w:r w:rsidRPr="0015703D">
                                <w:rPr>
                                  <w:szCs w:val="24"/>
                                </w:rPr>
                                <w:t>Contact Another User</w:t>
                              </w:r>
                            </w:p>
                          </w:tc>
                          <w:tc>
                            <w:tcPr>
                              <w:tcW w:w="2407" w:type="dxa"/>
                              <w:shd w:val="clear" w:color="auto" w:fill="auto"/>
                            </w:tcPr>
                            <w:p w14:paraId="431954EA" w14:textId="77777777" w:rsidR="00D618DD" w:rsidRPr="0015703D" w:rsidRDefault="00D618DD" w:rsidP="00E65606">
                              <w:pPr>
                                <w:rPr>
                                  <w:szCs w:val="24"/>
                                </w:rPr>
                              </w:pPr>
                              <w:r w:rsidRPr="0015703D">
                                <w:rPr>
                                  <w:szCs w:val="24"/>
                                </w:rPr>
                                <w:t>2 Days</w:t>
                              </w:r>
                            </w:p>
                          </w:tc>
                          <w:tc>
                            <w:tcPr>
                              <w:tcW w:w="2407" w:type="dxa"/>
                              <w:shd w:val="clear" w:color="auto" w:fill="auto"/>
                            </w:tcPr>
                            <w:p w14:paraId="3DDB8028" w14:textId="77777777" w:rsidR="00D618DD" w:rsidRPr="0015703D" w:rsidRDefault="00D618DD" w:rsidP="00E65606">
                              <w:pPr>
                                <w:rPr>
                                  <w:szCs w:val="24"/>
                                </w:rPr>
                              </w:pPr>
                              <w:proofErr w:type="spellStart"/>
                              <w:r w:rsidRPr="0015703D">
                                <w:rPr>
                                  <w:szCs w:val="24"/>
                                </w:rPr>
                                <w:t>Feng</w:t>
                              </w:r>
                              <w:proofErr w:type="spellEnd"/>
                              <w:r w:rsidRPr="0015703D">
                                <w:rPr>
                                  <w:szCs w:val="24"/>
                                </w:rPr>
                                <w:t xml:space="preserve"> / Sarah</w:t>
                              </w:r>
                            </w:p>
                          </w:tc>
                        </w:tr>
                        <w:tr w:rsidR="00D618DD" w:rsidRPr="0015703D" w14:paraId="12CD4EDC" w14:textId="77777777" w:rsidTr="00E65606">
                          <w:tc>
                            <w:tcPr>
                              <w:tcW w:w="2407" w:type="dxa"/>
                              <w:shd w:val="clear" w:color="auto" w:fill="A0A0A0"/>
                            </w:tcPr>
                            <w:p w14:paraId="5A6556FF" w14:textId="77777777" w:rsidR="00D618DD" w:rsidRPr="0015703D" w:rsidRDefault="00D618DD" w:rsidP="00E65606">
                              <w:pPr>
                                <w:rPr>
                                  <w:b/>
                                  <w:szCs w:val="24"/>
                                </w:rPr>
                              </w:pPr>
                              <w:r w:rsidRPr="0015703D">
                                <w:rPr>
                                  <w:b/>
                                  <w:szCs w:val="24"/>
                                </w:rPr>
                                <w:t>4</w:t>
                              </w:r>
                            </w:p>
                          </w:tc>
                          <w:tc>
                            <w:tcPr>
                              <w:tcW w:w="2407" w:type="dxa"/>
                              <w:shd w:val="clear" w:color="auto" w:fill="A0A0A0"/>
                            </w:tcPr>
                            <w:p w14:paraId="7CC74CAD" w14:textId="77777777" w:rsidR="00D618DD" w:rsidRPr="0015703D" w:rsidRDefault="00D618DD" w:rsidP="00E65606">
                              <w:pPr>
                                <w:rPr>
                                  <w:b/>
                                  <w:szCs w:val="24"/>
                                </w:rPr>
                              </w:pPr>
                              <w:r w:rsidRPr="0015703D">
                                <w:rPr>
                                  <w:b/>
                                  <w:szCs w:val="24"/>
                                </w:rPr>
                                <w:t>Venture Administration</w:t>
                              </w:r>
                            </w:p>
                          </w:tc>
                          <w:tc>
                            <w:tcPr>
                              <w:tcW w:w="2407" w:type="dxa"/>
                              <w:shd w:val="clear" w:color="auto" w:fill="A0A0A0"/>
                            </w:tcPr>
                            <w:p w14:paraId="04D5731A" w14:textId="77777777" w:rsidR="00D618DD" w:rsidRPr="0015703D" w:rsidRDefault="00D618DD" w:rsidP="00E65606">
                              <w:pPr>
                                <w:rPr>
                                  <w:b/>
                                  <w:szCs w:val="24"/>
                                </w:rPr>
                              </w:pPr>
                              <w:r w:rsidRPr="0015703D">
                                <w:rPr>
                                  <w:b/>
                                  <w:szCs w:val="24"/>
                                </w:rPr>
                                <w:t>2 Days Total</w:t>
                              </w:r>
                            </w:p>
                          </w:tc>
                          <w:tc>
                            <w:tcPr>
                              <w:tcW w:w="2407" w:type="dxa"/>
                              <w:shd w:val="clear" w:color="auto" w:fill="A0A0A0"/>
                            </w:tcPr>
                            <w:p w14:paraId="0BAD4F71" w14:textId="77777777" w:rsidR="00D618DD" w:rsidRPr="0015703D" w:rsidRDefault="00D618DD" w:rsidP="00E65606">
                              <w:pPr>
                                <w:rPr>
                                  <w:b/>
                                  <w:szCs w:val="24"/>
                                </w:rPr>
                              </w:pPr>
                              <w:r w:rsidRPr="0015703D">
                                <w:rPr>
                                  <w:b/>
                                  <w:szCs w:val="24"/>
                                </w:rPr>
                                <w:t xml:space="preserve">Irina / </w:t>
                              </w:r>
                              <w:proofErr w:type="spellStart"/>
                              <w:r w:rsidRPr="0015703D">
                                <w:rPr>
                                  <w:b/>
                                  <w:szCs w:val="24"/>
                                </w:rPr>
                                <w:t>Feng</w:t>
                              </w:r>
                              <w:proofErr w:type="spellEnd"/>
                            </w:p>
                          </w:tc>
                        </w:tr>
                        <w:tr w:rsidR="00D618DD" w:rsidRPr="0015703D" w14:paraId="4D780450" w14:textId="77777777" w:rsidTr="00E65606">
                          <w:tc>
                            <w:tcPr>
                              <w:tcW w:w="2407" w:type="dxa"/>
                              <w:shd w:val="clear" w:color="auto" w:fill="auto"/>
                            </w:tcPr>
                            <w:p w14:paraId="69571939" w14:textId="77777777" w:rsidR="00D618DD" w:rsidRPr="0015703D" w:rsidRDefault="00D618DD" w:rsidP="00E65606">
                              <w:pPr>
                                <w:rPr>
                                  <w:szCs w:val="24"/>
                                </w:rPr>
                              </w:pPr>
                              <w:r w:rsidRPr="0015703D">
                                <w:rPr>
                                  <w:szCs w:val="24"/>
                                </w:rPr>
                                <w:t>4.1</w:t>
                              </w:r>
                            </w:p>
                          </w:tc>
                          <w:tc>
                            <w:tcPr>
                              <w:tcW w:w="2407" w:type="dxa"/>
                              <w:shd w:val="clear" w:color="auto" w:fill="auto"/>
                            </w:tcPr>
                            <w:p w14:paraId="4D6F8E9A" w14:textId="77777777" w:rsidR="00D618DD" w:rsidRPr="0015703D" w:rsidRDefault="00D618DD" w:rsidP="00E65606">
                              <w:pPr>
                                <w:rPr>
                                  <w:szCs w:val="24"/>
                                </w:rPr>
                              </w:pPr>
                              <w:r w:rsidRPr="0015703D">
                                <w:rPr>
                                  <w:szCs w:val="24"/>
                                </w:rPr>
                                <w:t>Create New Venture</w:t>
                              </w:r>
                            </w:p>
                          </w:tc>
                          <w:tc>
                            <w:tcPr>
                              <w:tcW w:w="2407" w:type="dxa"/>
                              <w:shd w:val="clear" w:color="auto" w:fill="auto"/>
                            </w:tcPr>
                            <w:p w14:paraId="4BBE7D31" w14:textId="77777777" w:rsidR="00D618DD" w:rsidRPr="0015703D" w:rsidRDefault="00D618DD" w:rsidP="00E65606">
                              <w:pPr>
                                <w:rPr>
                                  <w:szCs w:val="24"/>
                                </w:rPr>
                              </w:pPr>
                              <w:r w:rsidRPr="0015703D">
                                <w:rPr>
                                  <w:szCs w:val="24"/>
                                </w:rPr>
                                <w:t>2 Days</w:t>
                              </w:r>
                            </w:p>
                          </w:tc>
                          <w:tc>
                            <w:tcPr>
                              <w:tcW w:w="2407" w:type="dxa"/>
                              <w:shd w:val="clear" w:color="auto" w:fill="auto"/>
                            </w:tcPr>
                            <w:p w14:paraId="65D59312" w14:textId="77777777" w:rsidR="00D618DD" w:rsidRPr="0015703D" w:rsidRDefault="00D618DD" w:rsidP="00E65606">
                              <w:pPr>
                                <w:rPr>
                                  <w:szCs w:val="24"/>
                                </w:rPr>
                              </w:pPr>
                              <w:r w:rsidRPr="0015703D">
                                <w:rPr>
                                  <w:szCs w:val="24"/>
                                </w:rPr>
                                <w:t>Irina</w:t>
                              </w:r>
                            </w:p>
                          </w:tc>
                        </w:tr>
                        <w:tr w:rsidR="00D618DD" w:rsidRPr="0015703D" w14:paraId="235892AA" w14:textId="77777777" w:rsidTr="00E65606">
                          <w:tc>
                            <w:tcPr>
                              <w:tcW w:w="2407" w:type="dxa"/>
                              <w:shd w:val="clear" w:color="auto" w:fill="auto"/>
                            </w:tcPr>
                            <w:p w14:paraId="104A44B0" w14:textId="77777777" w:rsidR="00D618DD" w:rsidRPr="0015703D" w:rsidRDefault="00D618DD" w:rsidP="00E65606">
                              <w:pPr>
                                <w:rPr>
                                  <w:szCs w:val="24"/>
                                </w:rPr>
                              </w:pPr>
                              <w:r w:rsidRPr="0015703D">
                                <w:rPr>
                                  <w:szCs w:val="24"/>
                                </w:rPr>
                                <w:t>4.2</w:t>
                              </w:r>
                            </w:p>
                          </w:tc>
                          <w:tc>
                            <w:tcPr>
                              <w:tcW w:w="2407" w:type="dxa"/>
                              <w:shd w:val="clear" w:color="auto" w:fill="auto"/>
                            </w:tcPr>
                            <w:p w14:paraId="0C39BC54" w14:textId="77777777" w:rsidR="00D618DD" w:rsidRPr="0015703D" w:rsidRDefault="00D618DD" w:rsidP="00E65606">
                              <w:pPr>
                                <w:rPr>
                                  <w:szCs w:val="24"/>
                                </w:rPr>
                              </w:pPr>
                              <w:r w:rsidRPr="0015703D">
                                <w:rPr>
                                  <w:szCs w:val="24"/>
                                </w:rPr>
                                <w:t>Edit Venture Details</w:t>
                              </w:r>
                            </w:p>
                          </w:tc>
                          <w:tc>
                            <w:tcPr>
                              <w:tcW w:w="2407" w:type="dxa"/>
                              <w:shd w:val="clear" w:color="auto" w:fill="auto"/>
                            </w:tcPr>
                            <w:p w14:paraId="1DFA9253" w14:textId="77777777" w:rsidR="00D618DD" w:rsidRPr="0015703D" w:rsidRDefault="00D618DD" w:rsidP="00E65606">
                              <w:pPr>
                                <w:rPr>
                                  <w:szCs w:val="24"/>
                                </w:rPr>
                              </w:pPr>
                              <w:r w:rsidRPr="0015703D">
                                <w:rPr>
                                  <w:szCs w:val="24"/>
                                </w:rPr>
                                <w:t>2 Days</w:t>
                              </w:r>
                            </w:p>
                          </w:tc>
                          <w:tc>
                            <w:tcPr>
                              <w:tcW w:w="2407" w:type="dxa"/>
                              <w:shd w:val="clear" w:color="auto" w:fill="auto"/>
                            </w:tcPr>
                            <w:p w14:paraId="30CC2949" w14:textId="77777777" w:rsidR="00D618DD" w:rsidRPr="0015703D" w:rsidRDefault="00D618DD" w:rsidP="00E65606">
                              <w:pPr>
                                <w:rPr>
                                  <w:szCs w:val="24"/>
                                </w:rPr>
                              </w:pPr>
                              <w:proofErr w:type="spellStart"/>
                              <w:r w:rsidRPr="0015703D">
                                <w:rPr>
                                  <w:szCs w:val="24"/>
                                </w:rPr>
                                <w:t>Feng</w:t>
                              </w:r>
                              <w:proofErr w:type="spellEnd"/>
                            </w:p>
                          </w:tc>
                        </w:tr>
                        <w:tr w:rsidR="00D618DD" w:rsidRPr="0015703D" w14:paraId="72C7C402" w14:textId="77777777" w:rsidTr="00E65606">
                          <w:tc>
                            <w:tcPr>
                              <w:tcW w:w="2407" w:type="dxa"/>
                              <w:shd w:val="clear" w:color="auto" w:fill="auto"/>
                            </w:tcPr>
                            <w:p w14:paraId="17FF3FA1" w14:textId="77777777" w:rsidR="00D618DD" w:rsidRPr="0015703D" w:rsidRDefault="00D618DD" w:rsidP="00E65606">
                              <w:pPr>
                                <w:rPr>
                                  <w:szCs w:val="24"/>
                                </w:rPr>
                              </w:pPr>
                              <w:r w:rsidRPr="0015703D">
                                <w:rPr>
                                  <w:szCs w:val="24"/>
                                </w:rPr>
                                <w:t>4.3</w:t>
                              </w:r>
                            </w:p>
                          </w:tc>
                          <w:tc>
                            <w:tcPr>
                              <w:tcW w:w="2407" w:type="dxa"/>
                              <w:shd w:val="clear" w:color="auto" w:fill="auto"/>
                            </w:tcPr>
                            <w:p w14:paraId="3638BBFC" w14:textId="77777777" w:rsidR="00D618DD" w:rsidRPr="0015703D" w:rsidRDefault="00D618DD" w:rsidP="00E65606">
                              <w:pPr>
                                <w:rPr>
                                  <w:szCs w:val="24"/>
                                </w:rPr>
                              </w:pPr>
                              <w:r w:rsidRPr="0015703D">
                                <w:rPr>
                                  <w:szCs w:val="24"/>
                                </w:rPr>
                                <w:t>Build Team</w:t>
                              </w:r>
                            </w:p>
                          </w:tc>
                          <w:tc>
                            <w:tcPr>
                              <w:tcW w:w="2407" w:type="dxa"/>
                              <w:shd w:val="clear" w:color="auto" w:fill="auto"/>
                            </w:tcPr>
                            <w:p w14:paraId="39908ABD" w14:textId="77777777" w:rsidR="00D618DD" w:rsidRPr="0015703D" w:rsidRDefault="00D618DD" w:rsidP="00E65606">
                              <w:pPr>
                                <w:rPr>
                                  <w:szCs w:val="24"/>
                                </w:rPr>
                              </w:pPr>
                              <w:r w:rsidRPr="0015703D">
                                <w:rPr>
                                  <w:szCs w:val="24"/>
                                </w:rPr>
                                <w:t>2 Days</w:t>
                              </w:r>
                            </w:p>
                          </w:tc>
                          <w:tc>
                            <w:tcPr>
                              <w:tcW w:w="2407" w:type="dxa"/>
                              <w:shd w:val="clear" w:color="auto" w:fill="auto"/>
                            </w:tcPr>
                            <w:p w14:paraId="7927467B" w14:textId="77777777" w:rsidR="00D618DD" w:rsidRPr="0015703D" w:rsidRDefault="00D618DD" w:rsidP="00E65606">
                              <w:pPr>
                                <w:rPr>
                                  <w:szCs w:val="24"/>
                                </w:rPr>
                              </w:pPr>
                              <w:proofErr w:type="spellStart"/>
                              <w:r w:rsidRPr="0015703D">
                                <w:rPr>
                                  <w:szCs w:val="24"/>
                                </w:rPr>
                                <w:t>Feng</w:t>
                              </w:r>
                              <w:proofErr w:type="spellEnd"/>
                            </w:p>
                          </w:tc>
                        </w:tr>
                        <w:tr w:rsidR="00D618DD" w:rsidRPr="0015703D" w14:paraId="3F78F3AE" w14:textId="77777777" w:rsidTr="00E65606">
                          <w:tc>
                            <w:tcPr>
                              <w:tcW w:w="2407" w:type="dxa"/>
                              <w:shd w:val="clear" w:color="auto" w:fill="auto"/>
                            </w:tcPr>
                            <w:p w14:paraId="74B76D25" w14:textId="77777777" w:rsidR="00D618DD" w:rsidRPr="0015703D" w:rsidRDefault="00D618DD" w:rsidP="00E65606">
                              <w:pPr>
                                <w:rPr>
                                  <w:szCs w:val="24"/>
                                </w:rPr>
                              </w:pPr>
                              <w:r w:rsidRPr="0015703D">
                                <w:rPr>
                                  <w:szCs w:val="24"/>
                                </w:rPr>
                                <w:t>4.4</w:t>
                              </w:r>
                            </w:p>
                          </w:tc>
                          <w:tc>
                            <w:tcPr>
                              <w:tcW w:w="2407" w:type="dxa"/>
                              <w:shd w:val="clear" w:color="auto" w:fill="auto"/>
                            </w:tcPr>
                            <w:p w14:paraId="3BE31E5A" w14:textId="77777777" w:rsidR="00D618DD" w:rsidRPr="0015703D" w:rsidRDefault="00D618DD" w:rsidP="00E65606">
                              <w:pPr>
                                <w:rPr>
                                  <w:szCs w:val="24"/>
                                </w:rPr>
                              </w:pPr>
                              <w:r w:rsidRPr="0015703D">
                                <w:rPr>
                                  <w:szCs w:val="24"/>
                                </w:rPr>
                                <w:t>Enter Private Team Area</w:t>
                              </w:r>
                            </w:p>
                          </w:tc>
                          <w:tc>
                            <w:tcPr>
                              <w:tcW w:w="2407" w:type="dxa"/>
                              <w:shd w:val="clear" w:color="auto" w:fill="auto"/>
                            </w:tcPr>
                            <w:p w14:paraId="13102A8E" w14:textId="77777777" w:rsidR="00D618DD" w:rsidRPr="0015703D" w:rsidRDefault="00D618DD" w:rsidP="00E65606">
                              <w:pPr>
                                <w:rPr>
                                  <w:szCs w:val="24"/>
                                </w:rPr>
                              </w:pPr>
                              <w:r w:rsidRPr="0015703D">
                                <w:rPr>
                                  <w:szCs w:val="24"/>
                                </w:rPr>
                                <w:t>2 Days</w:t>
                              </w:r>
                            </w:p>
                          </w:tc>
                          <w:tc>
                            <w:tcPr>
                              <w:tcW w:w="2407" w:type="dxa"/>
                              <w:shd w:val="clear" w:color="auto" w:fill="auto"/>
                            </w:tcPr>
                            <w:p w14:paraId="6E3D447A" w14:textId="77777777" w:rsidR="00D618DD" w:rsidRPr="0015703D" w:rsidRDefault="00D618DD" w:rsidP="00E65606">
                              <w:pPr>
                                <w:rPr>
                                  <w:szCs w:val="24"/>
                                </w:rPr>
                              </w:pPr>
                              <w:r w:rsidRPr="0015703D">
                                <w:rPr>
                                  <w:szCs w:val="24"/>
                                </w:rPr>
                                <w:t>Irina</w:t>
                              </w:r>
                            </w:p>
                          </w:tc>
                        </w:tr>
                        <w:tr w:rsidR="00D618DD" w:rsidRPr="0015703D" w14:paraId="4A62259E" w14:textId="77777777" w:rsidTr="00E65606">
                          <w:tc>
                            <w:tcPr>
                              <w:tcW w:w="2407" w:type="dxa"/>
                              <w:shd w:val="clear" w:color="auto" w:fill="A0A0A0"/>
                            </w:tcPr>
                            <w:p w14:paraId="1E2941B0" w14:textId="77777777" w:rsidR="00D618DD" w:rsidRPr="0015703D" w:rsidRDefault="00D618DD" w:rsidP="00E65606">
                              <w:pPr>
                                <w:rPr>
                                  <w:b/>
                                  <w:szCs w:val="24"/>
                                </w:rPr>
                              </w:pPr>
                              <w:r w:rsidRPr="0015703D">
                                <w:rPr>
                                  <w:b/>
                                  <w:szCs w:val="24"/>
                                </w:rPr>
                                <w:t>5</w:t>
                              </w:r>
                            </w:p>
                          </w:tc>
                          <w:tc>
                            <w:tcPr>
                              <w:tcW w:w="2407" w:type="dxa"/>
                              <w:shd w:val="clear" w:color="auto" w:fill="A0A0A0"/>
                            </w:tcPr>
                            <w:p w14:paraId="2FC9D0DC" w14:textId="77777777" w:rsidR="00D618DD" w:rsidRPr="0015703D" w:rsidRDefault="00D618DD" w:rsidP="00E65606">
                              <w:pPr>
                                <w:rPr>
                                  <w:b/>
                                  <w:szCs w:val="24"/>
                                </w:rPr>
                              </w:pPr>
                              <w:r w:rsidRPr="0015703D">
                                <w:rPr>
                                  <w:b/>
                                  <w:szCs w:val="24"/>
                                </w:rPr>
                                <w:t>Site Administration</w:t>
                              </w:r>
                            </w:p>
                          </w:tc>
                          <w:tc>
                            <w:tcPr>
                              <w:tcW w:w="2407" w:type="dxa"/>
                              <w:shd w:val="clear" w:color="auto" w:fill="A0A0A0"/>
                            </w:tcPr>
                            <w:p w14:paraId="6C5E4C2E" w14:textId="77777777" w:rsidR="00D618DD" w:rsidRPr="0015703D" w:rsidRDefault="00D618DD" w:rsidP="00E65606">
                              <w:pPr>
                                <w:rPr>
                                  <w:b/>
                                  <w:szCs w:val="24"/>
                                </w:rPr>
                              </w:pPr>
                              <w:r w:rsidRPr="0015703D">
                                <w:rPr>
                                  <w:b/>
                                  <w:szCs w:val="24"/>
                                </w:rPr>
                                <w:t>3 Days Total</w:t>
                              </w:r>
                            </w:p>
                          </w:tc>
                          <w:tc>
                            <w:tcPr>
                              <w:tcW w:w="2407" w:type="dxa"/>
                              <w:shd w:val="clear" w:color="auto" w:fill="A0A0A0"/>
                            </w:tcPr>
                            <w:p w14:paraId="789D6CC1" w14:textId="77777777" w:rsidR="00D618DD" w:rsidRPr="0015703D" w:rsidRDefault="00D618DD" w:rsidP="00E65606">
                              <w:pPr>
                                <w:rPr>
                                  <w:b/>
                                  <w:szCs w:val="24"/>
                                </w:rPr>
                              </w:pPr>
                              <w:r w:rsidRPr="0015703D">
                                <w:rPr>
                                  <w:b/>
                                  <w:szCs w:val="24"/>
                                </w:rPr>
                                <w:t xml:space="preserve">Bahit / </w:t>
                              </w:r>
                              <w:proofErr w:type="spellStart"/>
                              <w:r w:rsidRPr="0015703D">
                                <w:rPr>
                                  <w:b/>
                                  <w:szCs w:val="24"/>
                                </w:rPr>
                                <w:t>Enaam</w:t>
                              </w:r>
                              <w:proofErr w:type="spellEnd"/>
                            </w:p>
                          </w:tc>
                        </w:tr>
                      </w:tbl>
                      <w:p w14:paraId="324A01D4" w14:textId="77777777" w:rsidR="00D618DD" w:rsidRPr="00E419E9" w:rsidRDefault="00D618DD" w:rsidP="00E65606">
                        <w:pPr>
                          <w:ind w:left="180"/>
                          <w:rPr>
                            <w:szCs w:val="24"/>
                          </w:rPr>
                        </w:pPr>
                      </w:p>
                      <w:p w14:paraId="5C34FD47" w14:textId="77777777" w:rsidR="00D618DD" w:rsidRPr="005B2CFF" w:rsidRDefault="00D618DD" w:rsidP="00E65606">
                        <w:pPr>
                          <w:ind w:left="360"/>
                          <w:rPr>
                            <w:sz w:val="16"/>
                            <w:szCs w:val="16"/>
                          </w:rPr>
                        </w:pPr>
                      </w:p>
                      <w:p w14:paraId="77E56FC5" w14:textId="77777777" w:rsidR="00D618DD" w:rsidRDefault="00D618DD" w:rsidP="00E65606"/>
                      <w:p w14:paraId="37FDD6BF" w14:textId="77777777" w:rsidR="00D618DD" w:rsidRDefault="00D618DD" w:rsidP="00E65606"/>
                    </w:txbxContent>
                  </v:textbox>
                  <w10:anchorlock/>
                </v:shape>
              </w:pict>
            </mc:Fallback>
          </mc:AlternateContent>
        </w:r>
      </w:ins>
    </w:p>
    <w:p w14:paraId="4DF27F9A" w14:textId="77777777" w:rsidR="00E65606" w:rsidRDefault="00E65606" w:rsidP="00E65606">
      <w:pPr>
        <w:rPr>
          <w:ins w:id="3069" w:author="Sarah Thomas" w:date="2014-03-12T15:01:00Z"/>
        </w:rPr>
      </w:pPr>
    </w:p>
    <w:p w14:paraId="6B16065E" w14:textId="0E50F37E" w:rsidR="00E65606" w:rsidRDefault="00E65606" w:rsidP="00E65606">
      <w:pPr>
        <w:rPr>
          <w:ins w:id="3070" w:author="Sarah Thomas" w:date="2014-03-12T15:01:00Z"/>
        </w:rPr>
      </w:pPr>
      <w:ins w:id="3071" w:author="Sarah Thomas" w:date="2014-03-12T15:01:00Z">
        <w:r>
          <w:rPr>
            <w:noProof/>
            <w:lang w:val="en-US"/>
          </w:rPr>
          <mc:AlternateContent>
            <mc:Choice Requires="wps">
              <w:drawing>
                <wp:inline distT="0" distB="0" distL="0" distR="0" wp14:anchorId="04A591A6" wp14:editId="25677DC7">
                  <wp:extent cx="5257800" cy="1210945"/>
                  <wp:effectExtent l="0" t="0" r="12700" b="8255"/>
                  <wp:docPr id="7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7BB0581"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D618DD" w:rsidRDefault="00D618DD" w:rsidP="00E65606">
                              <w:pPr>
                                <w:rPr>
                                  <w:sz w:val="22"/>
                                </w:rPr>
                              </w:pPr>
                            </w:p>
                            <w:p w14:paraId="38F2D391" w14:textId="77777777" w:rsidR="00D618DD" w:rsidRDefault="00D618DD" w:rsidP="00E65606">
                              <w:pPr>
                                <w:rPr>
                                  <w:sz w:val="22"/>
                                </w:rPr>
                              </w:pPr>
                              <w:r>
                                <w:rPr>
                                  <w:sz w:val="22"/>
                                </w:rPr>
                                <w:t>Next Meeting: Thurs 20 Feb, 15:00, Orangery</w:t>
                              </w:r>
                            </w:p>
                            <w:p w14:paraId="56AB40E9" w14:textId="77777777" w:rsidR="00D618DD" w:rsidRDefault="00D618DD" w:rsidP="00E65606">
                              <w:pPr>
                                <w:rPr>
                                  <w:sz w:val="22"/>
                                </w:rPr>
                              </w:pPr>
                              <w:r>
                                <w:rPr>
                                  <w:sz w:val="22"/>
                                </w:rPr>
                                <w:t>Chair: SARAH</w:t>
                              </w:r>
                            </w:p>
                            <w:p w14:paraId="02E5FF51" w14:textId="77777777" w:rsidR="00D618DD" w:rsidRDefault="00D618DD" w:rsidP="00E65606">
                              <w:pPr>
                                <w:rPr>
                                  <w:sz w:val="22"/>
                                </w:rPr>
                              </w:pPr>
                              <w:r>
                                <w:rPr>
                                  <w:sz w:val="22"/>
                                </w:rPr>
                                <w:t>Secretary: ENAAM</w:t>
                              </w:r>
                            </w:p>
                            <w:p w14:paraId="4C8083A4"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67" o:spid="_x0000_s110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D23aHstAgAAWwQAAA4AAAAAAAAAAAAAAAAALAIAAGRycy9lMm9E&#10;b2MueG1sUEsBAi0AFAAGAAgAAAAhAN5g6XPaAAAABQEAAA8AAAAAAAAAAAAAAAAAhQQAAGRycy9k&#10;b3ducmV2LnhtbFBLBQYAAAAABAAEAPMAAACMBQAAAAA=&#10;">
                  <v:textbox style="mso-fit-shape-to-text:t">
                    <w:txbxContent>
                      <w:p w14:paraId="27BB0581"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D618DD" w:rsidRDefault="00D618DD" w:rsidP="00E65606">
                        <w:pPr>
                          <w:rPr>
                            <w:sz w:val="22"/>
                          </w:rPr>
                        </w:pPr>
                      </w:p>
                      <w:p w14:paraId="38F2D391" w14:textId="77777777" w:rsidR="00D618DD" w:rsidRDefault="00D618DD" w:rsidP="00E65606">
                        <w:pPr>
                          <w:rPr>
                            <w:sz w:val="22"/>
                          </w:rPr>
                        </w:pPr>
                        <w:r>
                          <w:rPr>
                            <w:sz w:val="22"/>
                          </w:rPr>
                          <w:t>Next Meeting: Thurs 20 Feb, 15:00, Orangery</w:t>
                        </w:r>
                      </w:p>
                      <w:p w14:paraId="56AB40E9" w14:textId="77777777" w:rsidR="00D618DD" w:rsidRDefault="00D618DD" w:rsidP="00E65606">
                        <w:pPr>
                          <w:rPr>
                            <w:sz w:val="22"/>
                          </w:rPr>
                        </w:pPr>
                        <w:r>
                          <w:rPr>
                            <w:sz w:val="22"/>
                          </w:rPr>
                          <w:t>Chair: SARAH</w:t>
                        </w:r>
                      </w:p>
                      <w:p w14:paraId="02E5FF51" w14:textId="77777777" w:rsidR="00D618DD" w:rsidRDefault="00D618DD" w:rsidP="00E65606">
                        <w:pPr>
                          <w:rPr>
                            <w:sz w:val="22"/>
                          </w:rPr>
                        </w:pPr>
                        <w:r>
                          <w:rPr>
                            <w:sz w:val="22"/>
                          </w:rPr>
                          <w:t>Secretary: ENAAM</w:t>
                        </w:r>
                      </w:p>
                      <w:p w14:paraId="4C8083A4" w14:textId="77777777" w:rsidR="00D618DD" w:rsidRDefault="00D618DD" w:rsidP="00E65606"/>
                    </w:txbxContent>
                  </v:textbox>
                  <w10:anchorlock/>
                </v:shape>
              </w:pict>
            </mc:Fallback>
          </mc:AlternateContent>
        </w:r>
      </w:ins>
    </w:p>
    <w:p w14:paraId="1C795B16" w14:textId="77777777" w:rsidR="00E65606" w:rsidRPr="0037694C" w:rsidRDefault="00E65606" w:rsidP="00E65606">
      <w:pPr>
        <w:jc w:val="center"/>
        <w:rPr>
          <w:ins w:id="3072" w:author="Sarah Thomas" w:date="2014-03-12T15:02:00Z"/>
          <w:b/>
          <w:szCs w:val="24"/>
          <w:u w:val="single"/>
        </w:rPr>
      </w:pPr>
      <w:ins w:id="3073" w:author="Sarah Thomas" w:date="2014-03-12T15:02:00Z">
        <w:r>
          <w:rPr>
            <w:b/>
            <w:szCs w:val="24"/>
            <w:u w:val="single"/>
          </w:rPr>
          <w:t xml:space="preserve">CE903-1 </w:t>
        </w:r>
        <w:r w:rsidRPr="0037694C">
          <w:rPr>
            <w:b/>
            <w:szCs w:val="24"/>
            <w:u w:val="single"/>
          </w:rPr>
          <w:t>Minutes of Group Meetings</w:t>
        </w:r>
      </w:ins>
    </w:p>
    <w:p w14:paraId="76A80BB1" w14:textId="77777777" w:rsidR="00E65606" w:rsidRPr="00DF4BA9" w:rsidRDefault="00E65606" w:rsidP="00E65606">
      <w:pPr>
        <w:jc w:val="center"/>
        <w:rPr>
          <w:ins w:id="3074" w:author="Sarah Thomas" w:date="2014-03-12T15:02:00Z"/>
          <w:b/>
          <w:sz w:val="22"/>
          <w:u w:val="single"/>
        </w:rPr>
      </w:pPr>
    </w:p>
    <w:p w14:paraId="05A68C51" w14:textId="08C60363" w:rsidR="00E65606" w:rsidRDefault="00E65606" w:rsidP="00E65606">
      <w:pPr>
        <w:rPr>
          <w:ins w:id="3075" w:author="Sarah Thomas" w:date="2014-03-12T15:02:00Z"/>
          <w:sz w:val="22"/>
        </w:rPr>
      </w:pPr>
      <w:ins w:id="3076" w:author="Sarah Thomas" w:date="2014-03-12T15:02:00Z">
        <w:r>
          <w:rPr>
            <w:noProof/>
            <w:sz w:val="22"/>
            <w:lang w:val="en-US"/>
            <w:rPrChange w:id="3077">
              <w:rPr>
                <w:noProof/>
                <w:lang w:val="en-US"/>
              </w:rPr>
            </w:rPrChange>
          </w:rPr>
          <mc:AlternateContent>
            <mc:Choice Requires="wps">
              <w:drawing>
                <wp:inline distT="0" distB="0" distL="0" distR="0" wp14:anchorId="5AA404CE" wp14:editId="5F6A36D2">
                  <wp:extent cx="5257800" cy="422275"/>
                  <wp:effectExtent l="0" t="0" r="12700" b="12700"/>
                  <wp:docPr id="9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1DE3DAD"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D618DD" w:rsidRPr="0084728E"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90" o:spid="_x0000_s1104"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">
                  <v:textbox style="mso-fit-shape-to-text:t">
                    <w:txbxContent>
                      <w:p w14:paraId="21DE3DAD" w14:textId="77777777" w:rsidR="00D618DD" w:rsidRDefault="00D618DD"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D618DD" w:rsidRPr="0084728E" w:rsidRDefault="00D618DD" w:rsidP="00E65606">
                        <w:pPr>
                          <w:rPr>
                            <w:sz w:val="22"/>
                          </w:rPr>
                        </w:pPr>
                      </w:p>
                    </w:txbxContent>
                  </v:textbox>
                  <w10:anchorlock/>
                </v:shape>
              </w:pict>
            </mc:Fallback>
          </mc:AlternateContent>
        </w:r>
      </w:ins>
    </w:p>
    <w:p w14:paraId="7BA61EC2" w14:textId="30F1F924" w:rsidR="00E65606" w:rsidRDefault="00E65606" w:rsidP="00E65606">
      <w:pPr>
        <w:rPr>
          <w:ins w:id="3078" w:author="Sarah Thomas" w:date="2014-03-12T15:02:00Z"/>
        </w:rPr>
      </w:pPr>
      <w:ins w:id="3079" w:author="Sarah Thomas" w:date="2014-03-12T15:02:00Z">
        <w:r>
          <w:rPr>
            <w:noProof/>
            <w:lang w:val="en-US"/>
          </w:rPr>
          <mc:AlternateContent>
            <mc:Choice Requires="wps">
              <w:drawing>
                <wp:inline distT="0" distB="0" distL="0" distR="0" wp14:anchorId="6159269B" wp14:editId="389E6E15">
                  <wp:extent cx="5257800" cy="407670"/>
                  <wp:effectExtent l="0" t="3175" r="12700" b="8255"/>
                  <wp:docPr id="9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858C6F"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91" o:spid="_x0000_s110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HzPjzQwAgAAWgQAAA4AAAAAAAAAAAAAAAAALAIAAGRycy9l&#10;Mm9Eb2MueG1sUEsBAi0AFAAGAAgAAAAhADAk75faAAAABAEAAA8AAAAAAAAAAAAAAAAAiAQAAGRy&#10;cy9kb3ducmV2LnhtbFBLBQYAAAAABAAEAPMAAACPBQAAAAA=&#10;">
                  <v:textbox style="mso-fit-shape-to-text:t">
                    <w:txbxContent>
                      <w:p w14:paraId="2F858C6F" w14:textId="77777777" w:rsidR="00D618DD" w:rsidRPr="00B031AA" w:rsidRDefault="00D618DD"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D618DD" w:rsidRDefault="00D618DD" w:rsidP="00E65606"/>
                    </w:txbxContent>
                  </v:textbox>
                  <w10:anchorlock/>
                </v:shape>
              </w:pict>
            </mc:Fallback>
          </mc:AlternateContent>
        </w:r>
      </w:ins>
    </w:p>
    <w:p w14:paraId="5552AA13" w14:textId="07BA87DE" w:rsidR="00E65606" w:rsidRDefault="00E65606" w:rsidP="00E65606">
      <w:pPr>
        <w:rPr>
          <w:ins w:id="3080" w:author="Sarah Thomas" w:date="2014-03-12T15:02:00Z"/>
        </w:rPr>
      </w:pPr>
      <w:ins w:id="3081" w:author="Sarah Thomas" w:date="2014-03-12T15:02:00Z">
        <w:r>
          <w:rPr>
            <w:noProof/>
            <w:lang w:val="en-US"/>
          </w:rPr>
          <mc:AlternateContent>
            <mc:Choice Requires="wps">
              <w:drawing>
                <wp:inline distT="0" distB="0" distL="0" distR="0" wp14:anchorId="342AE4FF" wp14:editId="15D0D650">
                  <wp:extent cx="5257800" cy="1210945"/>
                  <wp:effectExtent l="0" t="0" r="12700" b="11430"/>
                  <wp:docPr id="9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FB7EAC2" w14:textId="77777777" w:rsidR="00D618DD" w:rsidRDefault="00D618DD" w:rsidP="00E65606">
                              <w:pPr>
                                <w:rPr>
                                  <w:sz w:val="22"/>
                                </w:rPr>
                              </w:pPr>
                              <w:r w:rsidRPr="00683722">
                                <w:rPr>
                                  <w:sz w:val="22"/>
                                </w:rPr>
                                <w:t>Group members present:</w:t>
                              </w:r>
                              <w:r>
                                <w:rPr>
                                  <w:sz w:val="22"/>
                                </w:rPr>
                                <w:t xml:space="preserve"> </w:t>
                              </w:r>
                            </w:p>
                            <w:p w14:paraId="5DB5E672" w14:textId="77777777" w:rsidR="00D618DD" w:rsidRPr="00F445D6" w:rsidRDefault="00D618DD" w:rsidP="00E65606">
                              <w:pPr>
                                <w:rPr>
                                  <w:sz w:val="22"/>
                                </w:rPr>
                              </w:pPr>
                              <w:r w:rsidRPr="00F445D6">
                                <w:rPr>
                                  <w:sz w:val="22"/>
                                </w:rPr>
                                <w:t>ALSHUAIBI, ENAAM ABDULMONEM O</w:t>
                              </w:r>
                            </w:p>
                            <w:p w14:paraId="265698AE" w14:textId="77777777" w:rsidR="00D618DD" w:rsidRPr="00F445D6" w:rsidRDefault="00D618DD" w:rsidP="00E65606">
                              <w:pPr>
                                <w:rPr>
                                  <w:sz w:val="22"/>
                                </w:rPr>
                              </w:pPr>
                              <w:r w:rsidRPr="00F445D6">
                                <w:rPr>
                                  <w:sz w:val="22"/>
                                </w:rPr>
                                <w:t>HAMID, BAHIT BIN</w:t>
                              </w:r>
                            </w:p>
                            <w:p w14:paraId="632C08F3" w14:textId="77777777" w:rsidR="00D618DD" w:rsidRPr="00F445D6" w:rsidRDefault="00D618DD" w:rsidP="00E65606">
                              <w:pPr>
                                <w:rPr>
                                  <w:sz w:val="22"/>
                                </w:rPr>
                              </w:pPr>
                              <w:r w:rsidRPr="00F445D6">
                                <w:rPr>
                                  <w:sz w:val="22"/>
                                </w:rPr>
                                <w:t>HERASCU, IRINA</w:t>
                              </w:r>
                            </w:p>
                            <w:p w14:paraId="2B6045E5" w14:textId="77777777" w:rsidR="00D618DD" w:rsidRDefault="00D618DD" w:rsidP="00E65606">
                              <w:pPr>
                                <w:rPr>
                                  <w:sz w:val="22"/>
                                </w:rPr>
                              </w:pPr>
                              <w:r w:rsidRPr="00F445D6">
                                <w:rPr>
                                  <w:sz w:val="22"/>
                                </w:rPr>
                                <w:t>THOMAS, SARAH ANNE</w:t>
                              </w:r>
                            </w:p>
                            <w:p w14:paraId="27662016" w14:textId="77777777" w:rsidR="00D618DD" w:rsidRDefault="00D618DD" w:rsidP="00E65606">
                              <w:pPr>
                                <w:rPr>
                                  <w:sz w:val="22"/>
                                </w:rPr>
                              </w:pPr>
                              <w:r>
                                <w:rPr>
                                  <w:sz w:val="22"/>
                                </w:rPr>
                                <w:t>CHEN, XIAOFENG</w:t>
                              </w:r>
                            </w:p>
                            <w:p w14:paraId="13E9A0D2"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89" o:spid="_x0000_s1106"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ENgzctAgAAWwQAAA4AAAAAAAAAAAAAAAAALAIAAGRycy9lMm9E&#10;b2MueG1sUEsBAi0AFAAGAAgAAAAhAN5g6XPaAAAABQEAAA8AAAAAAAAAAAAAAAAAhQQAAGRycy9k&#10;b3ducmV2LnhtbFBLBQYAAAAABAAEAPMAAACMBQAAAAA=&#10;">
                  <v:textbox style="mso-fit-shape-to-text:t">
                    <w:txbxContent>
                      <w:p w14:paraId="4FB7EAC2" w14:textId="77777777" w:rsidR="00D618DD" w:rsidRDefault="00D618DD" w:rsidP="00E65606">
                        <w:pPr>
                          <w:rPr>
                            <w:sz w:val="22"/>
                          </w:rPr>
                        </w:pPr>
                        <w:r w:rsidRPr="00683722">
                          <w:rPr>
                            <w:sz w:val="22"/>
                          </w:rPr>
                          <w:t>Group members present:</w:t>
                        </w:r>
                        <w:r>
                          <w:rPr>
                            <w:sz w:val="22"/>
                          </w:rPr>
                          <w:t xml:space="preserve"> </w:t>
                        </w:r>
                      </w:p>
                      <w:p w14:paraId="5DB5E672" w14:textId="77777777" w:rsidR="00D618DD" w:rsidRPr="00F445D6" w:rsidRDefault="00D618DD" w:rsidP="00E65606">
                        <w:pPr>
                          <w:rPr>
                            <w:sz w:val="22"/>
                          </w:rPr>
                        </w:pPr>
                        <w:r w:rsidRPr="00F445D6">
                          <w:rPr>
                            <w:sz w:val="22"/>
                          </w:rPr>
                          <w:t>ALSHUAIBI, ENAAM ABDULMONEM O</w:t>
                        </w:r>
                      </w:p>
                      <w:p w14:paraId="265698AE" w14:textId="77777777" w:rsidR="00D618DD" w:rsidRPr="00F445D6" w:rsidRDefault="00D618DD" w:rsidP="00E65606">
                        <w:pPr>
                          <w:rPr>
                            <w:sz w:val="22"/>
                          </w:rPr>
                        </w:pPr>
                        <w:r w:rsidRPr="00F445D6">
                          <w:rPr>
                            <w:sz w:val="22"/>
                          </w:rPr>
                          <w:t>HAMID, BAHIT BIN</w:t>
                        </w:r>
                      </w:p>
                      <w:p w14:paraId="632C08F3" w14:textId="77777777" w:rsidR="00D618DD" w:rsidRPr="00F445D6" w:rsidRDefault="00D618DD" w:rsidP="00E65606">
                        <w:pPr>
                          <w:rPr>
                            <w:sz w:val="22"/>
                          </w:rPr>
                        </w:pPr>
                        <w:r w:rsidRPr="00F445D6">
                          <w:rPr>
                            <w:sz w:val="22"/>
                          </w:rPr>
                          <w:t>HERASCU, IRINA</w:t>
                        </w:r>
                      </w:p>
                      <w:p w14:paraId="2B6045E5" w14:textId="77777777" w:rsidR="00D618DD" w:rsidRDefault="00D618DD" w:rsidP="00E65606">
                        <w:pPr>
                          <w:rPr>
                            <w:sz w:val="22"/>
                          </w:rPr>
                        </w:pPr>
                        <w:r w:rsidRPr="00F445D6">
                          <w:rPr>
                            <w:sz w:val="22"/>
                          </w:rPr>
                          <w:t>THOMAS, SARAH ANNE</w:t>
                        </w:r>
                      </w:p>
                      <w:p w14:paraId="27662016" w14:textId="77777777" w:rsidR="00D618DD" w:rsidRDefault="00D618DD" w:rsidP="00E65606">
                        <w:pPr>
                          <w:rPr>
                            <w:sz w:val="22"/>
                          </w:rPr>
                        </w:pPr>
                        <w:r>
                          <w:rPr>
                            <w:sz w:val="22"/>
                          </w:rPr>
                          <w:t>CHEN, XIAOFENG</w:t>
                        </w:r>
                      </w:p>
                      <w:p w14:paraId="13E9A0D2" w14:textId="77777777" w:rsidR="00D618DD" w:rsidRDefault="00D618DD" w:rsidP="00E65606"/>
                    </w:txbxContent>
                  </v:textbox>
                  <w10:anchorlock/>
                </v:shape>
              </w:pict>
            </mc:Fallback>
          </mc:AlternateContent>
        </w:r>
      </w:ins>
    </w:p>
    <w:p w14:paraId="227E2E7F" w14:textId="411B344B" w:rsidR="00E65606" w:rsidRDefault="00E65606" w:rsidP="00E65606">
      <w:pPr>
        <w:rPr>
          <w:ins w:id="3082" w:author="Sarah Thomas" w:date="2014-03-12T15:02:00Z"/>
        </w:rPr>
      </w:pPr>
      <w:ins w:id="3083" w:author="Sarah Thomas" w:date="2014-03-12T15:02:00Z">
        <w:r>
          <w:rPr>
            <w:noProof/>
            <w:lang w:val="en-US"/>
          </w:rPr>
          <mc:AlternateContent>
            <mc:Choice Requires="wps">
              <w:drawing>
                <wp:inline distT="0" distB="0" distL="0" distR="0" wp14:anchorId="6C9FD88F" wp14:editId="4B240D33">
                  <wp:extent cx="5257800" cy="582930"/>
                  <wp:effectExtent l="0" t="3175" r="12700" b="10795"/>
                  <wp:docPr id="9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0679CC21"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D618DD" w:rsidRPr="0074570A" w:rsidRDefault="00D618DD" w:rsidP="00E65606">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92" o:spid="_x0000_s1107"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EZnKHAtAgAAWgQAAA4AAAAAAAAAAAAAAAAALAIAAGRycy9lMm9E&#10;b2MueG1sUEsBAi0AFAAGAAgAAAAhAHVgZY3aAAAABAEAAA8AAAAAAAAAAAAAAAAAhQQAAGRycy9k&#10;b3ducmV2LnhtbFBLBQYAAAAABAAEAPMAAACMBQAAAAA=&#10;">
                  <v:textbox style="mso-fit-shape-to-text:t">
                    <w:txbxContent>
                      <w:p w14:paraId="0679CC21" w14:textId="77777777" w:rsidR="00D618DD" w:rsidRDefault="00D618DD"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D618DD" w:rsidRPr="0074570A" w:rsidRDefault="00D618DD" w:rsidP="00E65606">
                        <w:pPr>
                          <w:rPr>
                            <w:sz w:val="22"/>
                          </w:rPr>
                        </w:pPr>
                        <w:r>
                          <w:rPr>
                            <w:sz w:val="22"/>
                          </w:rPr>
                          <w:tab/>
                        </w:r>
                        <w:r>
                          <w:rPr>
                            <w:sz w:val="22"/>
                          </w:rPr>
                          <w:tab/>
                        </w:r>
                        <w:r>
                          <w:rPr>
                            <w:sz w:val="22"/>
                          </w:rPr>
                          <w:tab/>
                        </w:r>
                      </w:p>
                    </w:txbxContent>
                  </v:textbox>
                  <w10:anchorlock/>
                </v:shape>
              </w:pict>
            </mc:Fallback>
          </mc:AlternateContent>
        </w:r>
      </w:ins>
    </w:p>
    <w:p w14:paraId="5DCA7AD4" w14:textId="77777777" w:rsidR="00E65606" w:rsidRDefault="00E65606" w:rsidP="00E65606">
      <w:pPr>
        <w:rPr>
          <w:ins w:id="3084" w:author="Sarah Thomas" w:date="2014-03-12T15:02:00Z"/>
        </w:rPr>
      </w:pPr>
    </w:p>
    <w:p w14:paraId="3BD6F5CD" w14:textId="30D2E556" w:rsidR="00E65606" w:rsidRDefault="00E65606" w:rsidP="00E65606">
      <w:pPr>
        <w:rPr>
          <w:ins w:id="3085" w:author="Sarah Thomas" w:date="2014-03-12T15:02:00Z"/>
        </w:rPr>
      </w:pPr>
      <w:ins w:id="3086" w:author="Sarah Thomas" w:date="2014-03-12T15:02:00Z">
        <w:r>
          <w:rPr>
            <w:noProof/>
            <w:lang w:val="en-US"/>
          </w:rPr>
          <mc:AlternateContent>
            <mc:Choice Requires="wps">
              <w:drawing>
                <wp:inline distT="0" distB="0" distL="0" distR="0" wp14:anchorId="4B43E28E" wp14:editId="33BB3AFE">
                  <wp:extent cx="5257800" cy="407670"/>
                  <wp:effectExtent l="0" t="0" r="12700" b="15240"/>
                  <wp:docPr id="9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0816B6A"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0029DBF"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88" o:spid="_x0000_s110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UZ2y3LgIAAFoEAAAOAAAAAAAAAAAAAAAAACwCAABkcnMvZTJv&#10;RG9jLnhtbFBLAQItABQABgAIAAAAIQAwJO+X2gAAAAQBAAAPAAAAAAAAAAAAAAAAAIYEAABkcnMv&#10;ZG93bnJldi54bWxQSwUGAAAAAAQABADzAAAAjQUAAAAA&#10;">
                  <v:textbox style="mso-fit-shape-to-text:t">
                    <w:txbxContent>
                      <w:p w14:paraId="50816B6A" w14:textId="77777777" w:rsidR="00D618DD" w:rsidRDefault="00D618DD" w:rsidP="00E65606">
                        <w:pPr>
                          <w:rPr>
                            <w:sz w:val="22"/>
                          </w:rPr>
                        </w:pPr>
                        <w:r w:rsidRPr="00683722">
                          <w:rPr>
                            <w:sz w:val="22"/>
                          </w:rPr>
                          <w:t>All other group members</w:t>
                        </w:r>
                        <w:r>
                          <w:rPr>
                            <w:sz w:val="22"/>
                          </w:rPr>
                          <w:t xml:space="preserve"> (that is, those not listed in the previous two boxes):</w:t>
                        </w:r>
                      </w:p>
                      <w:p w14:paraId="10029DBF" w14:textId="77777777" w:rsidR="00D618DD" w:rsidRDefault="00D618DD" w:rsidP="00E65606"/>
                    </w:txbxContent>
                  </v:textbox>
                  <w10:anchorlock/>
                </v:shape>
              </w:pict>
            </mc:Fallback>
          </mc:AlternateContent>
        </w:r>
      </w:ins>
    </w:p>
    <w:p w14:paraId="69F5A49B" w14:textId="679BAFFB" w:rsidR="00E65606" w:rsidRDefault="00E65606" w:rsidP="00E65606">
      <w:pPr>
        <w:rPr>
          <w:ins w:id="3087" w:author="Sarah Thomas" w:date="2014-03-12T15:02:00Z"/>
        </w:rPr>
      </w:pPr>
      <w:ins w:id="3088" w:author="Sarah Thomas" w:date="2014-03-12T15:02:00Z">
        <w:r>
          <w:rPr>
            <w:noProof/>
            <w:lang w:val="en-US"/>
          </w:rPr>
          <mc:AlternateContent>
            <mc:Choice Requires="wps">
              <w:drawing>
                <wp:inline distT="0" distB="0" distL="0" distR="0" wp14:anchorId="06573E20" wp14:editId="1D6C879F">
                  <wp:extent cx="5257800" cy="407670"/>
                  <wp:effectExtent l="0" t="2540" r="12700" b="8890"/>
                  <wp:docPr id="9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1C57741"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87" o:spid="_x0000_s110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1BuKLgIAAFoEAAAOAAAAAAAAAAAAAAAAACwCAABkcnMvZTJv&#10;RG9jLnhtbFBLAQItABQABgAIAAAAIQAwJO+X2gAAAAQBAAAPAAAAAAAAAAAAAAAAAIYEAABkcnMv&#10;ZG93bnJldi54bWxQSwUGAAAAAAQABADzAAAAjQUAAAAA&#10;">
                  <v:textbox style="mso-fit-shape-to-text:t">
                    <w:txbxContent>
                      <w:p w14:paraId="41C57741" w14:textId="77777777" w:rsidR="00D618DD" w:rsidRDefault="00D618DD"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D618DD" w:rsidRDefault="00D618DD" w:rsidP="00E65606"/>
                    </w:txbxContent>
                  </v:textbox>
                  <w10:anchorlock/>
                </v:shape>
              </w:pict>
            </mc:Fallback>
          </mc:AlternateContent>
        </w:r>
      </w:ins>
    </w:p>
    <w:p w14:paraId="3C0E94D8" w14:textId="00F6818E" w:rsidR="00E65606" w:rsidRDefault="00E65606" w:rsidP="00E65606">
      <w:pPr>
        <w:rPr>
          <w:ins w:id="3089" w:author="Sarah Thomas" w:date="2014-03-12T15:02:00Z"/>
        </w:rPr>
      </w:pPr>
      <w:ins w:id="3090" w:author="Sarah Thomas" w:date="2014-03-12T15:02:00Z">
        <w:r>
          <w:rPr>
            <w:noProof/>
            <w:lang w:val="en-US"/>
          </w:rPr>
          <mc:AlternateContent>
            <mc:Choice Requires="wps">
              <w:drawing>
                <wp:inline distT="0" distB="0" distL="0" distR="0" wp14:anchorId="5BF7119D" wp14:editId="2772FA3B">
                  <wp:extent cx="5257800" cy="407670"/>
                  <wp:effectExtent l="0" t="0" r="12700" b="15240"/>
                  <wp:docPr id="9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6217F67" w14:textId="77777777" w:rsidR="00D618DD" w:rsidRPr="00F445D6"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86" o:spid="_x0000_s111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FcgzEEtAgAAWgQAAA4AAAAAAAAAAAAAAAAALAIAAGRycy9lMm9E&#10;b2MueG1sUEsBAi0AFAAGAAgAAAAhADAk75faAAAABAEAAA8AAAAAAAAAAAAAAAAAhQQAAGRycy9k&#10;b3ducmV2LnhtbFBLBQYAAAAABAAEAPMAAACMBQAAAAA=&#10;">
                  <v:textbox style="mso-fit-shape-to-text:t">
                    <w:txbxContent>
                      <w:p w14:paraId="56217F67" w14:textId="77777777" w:rsidR="00D618DD" w:rsidRPr="00F445D6" w:rsidRDefault="00D618DD"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D618DD" w:rsidRDefault="00D618DD" w:rsidP="00E65606"/>
                    </w:txbxContent>
                  </v:textbox>
                  <w10:anchorlock/>
                </v:shape>
              </w:pict>
            </mc:Fallback>
          </mc:AlternateContent>
        </w:r>
      </w:ins>
    </w:p>
    <w:p w14:paraId="08A307D5" w14:textId="450EE9B8" w:rsidR="00E65606" w:rsidRDefault="00E65606" w:rsidP="00E65606">
      <w:pPr>
        <w:rPr>
          <w:ins w:id="3091" w:author="Sarah Thomas" w:date="2014-03-12T15:02:00Z"/>
        </w:rPr>
      </w:pPr>
      <w:ins w:id="3092" w:author="Sarah Thomas" w:date="2014-03-12T15:02:00Z">
        <w:r>
          <w:rPr>
            <w:noProof/>
            <w:lang w:val="en-US"/>
          </w:rPr>
          <mc:AlternateContent>
            <mc:Choice Requires="wps">
              <w:drawing>
                <wp:inline distT="0" distB="0" distL="0" distR="0" wp14:anchorId="306B9285" wp14:editId="53B4402D">
                  <wp:extent cx="5257800" cy="889635"/>
                  <wp:effectExtent l="0" t="2540" r="12700" b="9525"/>
                  <wp:docPr id="8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AC1C13A"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D618DD" w:rsidRDefault="00D618DD" w:rsidP="00E65606">
                              <w:pPr>
                                <w:rPr>
                                  <w:sz w:val="22"/>
                                </w:rPr>
                              </w:pPr>
                            </w:p>
                            <w:p w14:paraId="1DF1CBCA" w14:textId="77777777" w:rsidR="00D618DD" w:rsidRDefault="00D618DD" w:rsidP="00E65606">
                              <w:pPr>
                                <w:rPr>
                                  <w:sz w:val="22"/>
                                </w:rPr>
                              </w:pPr>
                              <w:r w:rsidRPr="00683722">
                                <w:rPr>
                                  <w:sz w:val="22"/>
                                </w:rPr>
                                <w:t>List any correc</w:t>
                              </w:r>
                              <w:r>
                                <w:rPr>
                                  <w:sz w:val="22"/>
                                </w:rPr>
                                <w:t>tions of matters of fact here:</w:t>
                              </w:r>
                            </w:p>
                            <w:p w14:paraId="6023C2A6"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85" o:spid="_x0000_s1111"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3tqNxKwIAAFoEAAAOAAAAAAAAAAAAAAAAACwCAABkcnMvZTJvRG9j&#10;LnhtbFBLAQItABQABgAIAAAAIQCe5eRG2gAAAAUBAAAPAAAAAAAAAAAAAAAAAIMEAABkcnMvZG93&#10;bnJldi54bWxQSwUGAAAAAAQABADzAAAAigUAAAAA&#10;">
                  <v:textbox style="mso-fit-shape-to-text:t">
                    <w:txbxContent>
                      <w:p w14:paraId="0AC1C13A" w14:textId="77777777" w:rsidR="00D618DD" w:rsidRDefault="00D618DD"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D618DD" w:rsidRDefault="00D618DD" w:rsidP="00E65606">
                        <w:pPr>
                          <w:rPr>
                            <w:sz w:val="22"/>
                          </w:rPr>
                        </w:pPr>
                      </w:p>
                      <w:p w14:paraId="1DF1CBCA" w14:textId="77777777" w:rsidR="00D618DD" w:rsidRDefault="00D618DD" w:rsidP="00E65606">
                        <w:pPr>
                          <w:rPr>
                            <w:sz w:val="22"/>
                          </w:rPr>
                        </w:pPr>
                        <w:r w:rsidRPr="00683722">
                          <w:rPr>
                            <w:sz w:val="22"/>
                          </w:rPr>
                          <w:t>List any correc</w:t>
                        </w:r>
                        <w:r>
                          <w:rPr>
                            <w:sz w:val="22"/>
                          </w:rPr>
                          <w:t>tions of matters of fact here:</w:t>
                        </w:r>
                      </w:p>
                      <w:p w14:paraId="6023C2A6" w14:textId="77777777" w:rsidR="00D618DD" w:rsidRDefault="00D618DD" w:rsidP="00E65606"/>
                    </w:txbxContent>
                  </v:textbox>
                  <w10:anchorlock/>
                </v:shape>
              </w:pict>
            </mc:Fallback>
          </mc:AlternateContent>
        </w:r>
      </w:ins>
    </w:p>
    <w:p w14:paraId="748744CF" w14:textId="1587094C" w:rsidR="00E65606" w:rsidRDefault="00E65606" w:rsidP="00E65606">
      <w:pPr>
        <w:rPr>
          <w:ins w:id="3093" w:author="Sarah Thomas" w:date="2014-03-12T15:02:00Z"/>
        </w:rPr>
      </w:pPr>
      <w:ins w:id="3094" w:author="Sarah Thomas" w:date="2014-03-12T15:02:00Z">
        <w:r>
          <w:rPr>
            <w:noProof/>
            <w:lang w:val="en-US"/>
          </w:rPr>
          <mc:AlternateContent>
            <mc:Choice Requires="wps">
              <w:drawing>
                <wp:inline distT="0" distB="0" distL="0" distR="0" wp14:anchorId="29E0D408" wp14:editId="2E267C9B">
                  <wp:extent cx="5257800" cy="582930"/>
                  <wp:effectExtent l="0" t="0" r="12700" b="17780"/>
                  <wp:docPr id="8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315CE4DD"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D618DD" w:rsidRPr="00F03A6F" w:rsidRDefault="00D618DD"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84" o:spid="_x0000_s1112"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">
                  <v:textbox style="mso-fit-shape-to-text:t">
                    <w:txbxContent>
                      <w:p w14:paraId="315CE4DD" w14:textId="77777777" w:rsidR="00D618DD" w:rsidRDefault="00D618DD"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D618DD" w:rsidRPr="00F03A6F" w:rsidRDefault="00D618DD" w:rsidP="00E65606">
                        <w:pPr>
                          <w:rPr>
                            <w:sz w:val="22"/>
                          </w:rPr>
                        </w:pPr>
                      </w:p>
                    </w:txbxContent>
                  </v:textbox>
                  <w10:anchorlock/>
                </v:shape>
              </w:pict>
            </mc:Fallback>
          </mc:AlternateContent>
        </w:r>
      </w:ins>
    </w:p>
    <w:p w14:paraId="18B3C804" w14:textId="790C46BD" w:rsidR="00E65606" w:rsidRDefault="00E65606" w:rsidP="00E65606">
      <w:pPr>
        <w:rPr>
          <w:ins w:id="3095" w:author="Sarah Thomas" w:date="2014-03-12T15:02:00Z"/>
        </w:rPr>
      </w:pPr>
      <w:ins w:id="3096" w:author="Sarah Thomas" w:date="2014-03-12T15:02:00Z">
        <w:r>
          <w:rPr>
            <w:noProof/>
            <w:lang w:val="en-US"/>
          </w:rPr>
          <mc:AlternateContent>
            <mc:Choice Requires="wps">
              <w:drawing>
                <wp:inline distT="0" distB="0" distL="0" distR="0" wp14:anchorId="3132F6F9" wp14:editId="0A2CF053">
                  <wp:extent cx="5257800" cy="568325"/>
                  <wp:effectExtent l="0" t="2540" r="12700" b="13335"/>
                  <wp:docPr id="8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6805E35"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83" o:spid="_x0000_s1113"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DieeLLKwIAAFoEAAAOAAAAAAAAAAAAAAAAACwCAABkcnMvZTJvRG9j&#10;LnhtbFBLAQItABQABgAIAAAAIQBmpU+42gAAAAQBAAAPAAAAAAAAAAAAAAAAAIMEAABkcnMvZG93&#10;bnJldi54bWxQSwUGAAAAAAQABADzAAAAigUAAAAA&#10;">
                  <v:textbox style="mso-fit-shape-to-text:t">
                    <w:txbxContent>
                      <w:p w14:paraId="26805E35" w14:textId="77777777" w:rsidR="00D618DD" w:rsidRDefault="00D618DD"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D618DD" w:rsidRDefault="00D618DD" w:rsidP="00E65606"/>
                    </w:txbxContent>
                  </v:textbox>
                  <w10:anchorlock/>
                </v:shape>
              </w:pict>
            </mc:Fallback>
          </mc:AlternateContent>
        </w:r>
      </w:ins>
    </w:p>
    <w:p w14:paraId="40148085" w14:textId="53FDD3FE" w:rsidR="00E65606" w:rsidRDefault="00E65606" w:rsidP="00E65606">
      <w:pPr>
        <w:rPr>
          <w:ins w:id="3097" w:author="Sarah Thomas" w:date="2014-03-12T15:02:00Z"/>
        </w:rPr>
      </w:pPr>
      <w:ins w:id="3098" w:author="Sarah Thomas" w:date="2014-03-12T15:02:00Z">
        <w:r>
          <w:rPr>
            <w:noProof/>
            <w:lang w:val="en-US"/>
          </w:rPr>
          <mc:AlternateContent>
            <mc:Choice Requires="wps">
              <w:drawing>
                <wp:inline distT="0" distB="0" distL="0" distR="0" wp14:anchorId="0B396D8D" wp14:editId="5D45A5FD">
                  <wp:extent cx="5257800" cy="714375"/>
                  <wp:effectExtent l="0" t="0" r="12700" b="13335"/>
                  <wp:docPr id="8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14375"/>
                          </a:xfrm>
                          <a:prstGeom prst="rect">
                            <a:avLst/>
                          </a:prstGeom>
                          <a:solidFill>
                            <a:srgbClr val="FFFFFF"/>
                          </a:solidFill>
                          <a:ln w="9525">
                            <a:solidFill>
                              <a:srgbClr val="000000"/>
                            </a:solidFill>
                            <a:miter lim="800000"/>
                            <a:headEnd/>
                            <a:tailEnd/>
                          </a:ln>
                        </wps:spPr>
                        <wps:txbx>
                          <w:txbxContent>
                            <w:p w14:paraId="4B6048AC" w14:textId="77777777" w:rsidR="00D618DD" w:rsidRDefault="00D618DD" w:rsidP="00E65606">
                              <w:pPr>
                                <w:rPr>
                                  <w:sz w:val="22"/>
                                </w:rPr>
                              </w:pPr>
                              <w:r w:rsidRPr="00683722">
                                <w:rPr>
                                  <w:sz w:val="22"/>
                                </w:rPr>
                                <w:t>New matters discussed</w:t>
                              </w:r>
                              <w:r>
                                <w:rPr>
                                  <w:sz w:val="22"/>
                                </w:rPr>
                                <w:t>:</w:t>
                              </w:r>
                            </w:p>
                            <w:p w14:paraId="47D0BF8E" w14:textId="77777777" w:rsidR="00D618DD" w:rsidRDefault="00D618DD" w:rsidP="00E65606"/>
                            <w:p w14:paraId="2E5198F5" w14:textId="77777777" w:rsidR="00D618DD" w:rsidRPr="00674F95" w:rsidRDefault="00D618DD" w:rsidP="00E65606">
                              <w:pPr>
                                <w:rPr>
                                  <w:sz w:val="22"/>
                                </w:rPr>
                              </w:pPr>
                              <w:r w:rsidRPr="00674F95">
                                <w:rPr>
                                  <w:sz w:val="22"/>
                                </w:rPr>
                                <w:t>Issues/problems to be reported to project supervisor:</w:t>
                              </w:r>
                            </w:p>
                            <w:p w14:paraId="0B65B7D6" w14:textId="77777777" w:rsidR="00D618DD" w:rsidRDefault="00D618DD" w:rsidP="00E65606"/>
                          </w:txbxContent>
                        </wps:txbx>
                        <wps:bodyPr rot="0" vert="horz" wrap="square" lIns="91440" tIns="45720" rIns="91440" bIns="45720" anchor="t" anchorCtr="0" upright="1">
                          <a:spAutoFit/>
                        </wps:bodyPr>
                      </wps:wsp>
                    </a:graphicData>
                  </a:graphic>
                </wp:inline>
              </w:drawing>
            </mc:Choice>
            <mc:Fallback>
              <w:pict>
                <v:shape id="Text Box 82" o:spid="_x0000_s1114"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">
                  <v:textbox style="mso-fit-shape-to-text:t">
                    <w:txbxContent>
                      <w:p w14:paraId="4B6048AC" w14:textId="77777777" w:rsidR="00D618DD" w:rsidRDefault="00D618DD" w:rsidP="00E65606">
                        <w:pPr>
                          <w:rPr>
                            <w:sz w:val="22"/>
                          </w:rPr>
                        </w:pPr>
                        <w:r w:rsidRPr="00683722">
                          <w:rPr>
                            <w:sz w:val="22"/>
                          </w:rPr>
                          <w:t>New matters discussed</w:t>
                        </w:r>
                        <w:r>
                          <w:rPr>
                            <w:sz w:val="22"/>
                          </w:rPr>
                          <w:t>:</w:t>
                        </w:r>
                      </w:p>
                      <w:p w14:paraId="47D0BF8E" w14:textId="77777777" w:rsidR="00D618DD" w:rsidRDefault="00D618DD" w:rsidP="00E65606"/>
                      <w:p w14:paraId="2E5198F5" w14:textId="77777777" w:rsidR="00D618DD" w:rsidRPr="00674F95" w:rsidRDefault="00D618DD" w:rsidP="00E65606">
                        <w:pPr>
                          <w:rPr>
                            <w:sz w:val="22"/>
                          </w:rPr>
                        </w:pPr>
                        <w:r w:rsidRPr="00674F95">
                          <w:rPr>
                            <w:sz w:val="22"/>
                          </w:rPr>
                          <w:t>Issues/problems to be reported to project supervisor:</w:t>
                        </w:r>
                      </w:p>
                      <w:p w14:paraId="0B65B7D6" w14:textId="77777777" w:rsidR="00D618DD" w:rsidRDefault="00D618DD" w:rsidP="00E65606"/>
                    </w:txbxContent>
                  </v:textbox>
                  <w10:anchorlock/>
                </v:shape>
              </w:pict>
            </mc:Fallback>
          </mc:AlternateContent>
        </w:r>
      </w:ins>
    </w:p>
    <w:p w14:paraId="6D935411" w14:textId="77777777" w:rsidR="00E65606" w:rsidRDefault="00E65606" w:rsidP="00E65606">
      <w:pPr>
        <w:rPr>
          <w:ins w:id="3099" w:author="Sarah Thomas" w:date="2014-03-12T15:02:00Z"/>
        </w:rPr>
      </w:pPr>
    </w:p>
    <w:p w14:paraId="480D03A4" w14:textId="7CDF05A0" w:rsidR="00E65606" w:rsidRDefault="00E65606" w:rsidP="00E65606">
      <w:pPr>
        <w:rPr>
          <w:ins w:id="3100" w:author="Sarah Thomas" w:date="2014-03-12T15:02:00Z"/>
        </w:rPr>
      </w:pPr>
      <w:ins w:id="3101" w:author="Sarah Thomas" w:date="2014-03-12T15:02:00Z">
        <w:r>
          <w:rPr>
            <w:noProof/>
            <w:lang w:val="en-US"/>
          </w:rPr>
          <mc:AlternateContent>
            <mc:Choice Requires="wps">
              <w:drawing>
                <wp:inline distT="0" distB="0" distL="0" distR="0" wp14:anchorId="352C6B74" wp14:editId="560AF17C">
                  <wp:extent cx="5257800" cy="1503045"/>
                  <wp:effectExtent l="0" t="6350" r="12700" b="14605"/>
                  <wp:docPr id="8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03045"/>
                          </a:xfrm>
                          <a:prstGeom prst="rect">
                            <a:avLst/>
                          </a:prstGeom>
                          <a:solidFill>
                            <a:srgbClr val="FFFFFF"/>
                          </a:solidFill>
                          <a:ln w="9525">
                            <a:solidFill>
                              <a:srgbClr val="000000"/>
                            </a:solidFill>
                            <a:miter lim="800000"/>
                            <a:headEnd/>
                            <a:tailEnd/>
                          </a:ln>
                        </wps:spPr>
                        <wps:txbx>
                          <w:txbxContent>
                            <w:p w14:paraId="36BED14A"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D618DD" w:rsidRDefault="00D618DD" w:rsidP="00E65606"/>
                            <w:p w14:paraId="489D3648" w14:textId="77777777" w:rsidR="00D618DD" w:rsidRDefault="00D618DD" w:rsidP="00E65606">
                              <w:pPr>
                                <w:numPr>
                                  <w:ilvl w:val="0"/>
                                  <w:numId w:val="64"/>
                                </w:numPr>
                                <w:spacing w:after="0"/>
                                <w:rPr>
                                  <w:sz w:val="22"/>
                                </w:rPr>
                              </w:pPr>
                              <w:r>
                                <w:rPr>
                                  <w:sz w:val="22"/>
                                </w:rPr>
                                <w:t>Learn Laravel and DB implementation.</w:t>
                              </w:r>
                            </w:p>
                            <w:p w14:paraId="52383136" w14:textId="04FE2478" w:rsidR="00D618DD" w:rsidRDefault="00D618DD" w:rsidP="00E65606">
                              <w:pPr>
                                <w:numPr>
                                  <w:ilvl w:val="0"/>
                                  <w:numId w:val="64"/>
                                </w:numPr>
                                <w:spacing w:after="0"/>
                              </w:pPr>
                              <w:r>
                                <w:t xml:space="preserve">Each members </w:t>
                              </w:r>
                              <w:del w:id="3102" w:author="Sarah Thomas" w:date="2014-03-12T15:07:00Z">
                                <w:r w:rsidDel="006067F3">
                                  <w:delText xml:space="preserve">strat </w:delText>
                                </w:r>
                              </w:del>
                              <w:ins w:id="3103" w:author="Sarah Thomas" w:date="2014-03-12T15:07:00Z">
                                <w:r>
                                  <w:t xml:space="preserve">start </w:t>
                                </w:r>
                              </w:ins>
                              <w:r>
                                <w:t xml:space="preserve">to implement interface of pages that assign to them from the </w:t>
                              </w:r>
                              <w:del w:id="3104" w:author="Sarah Thomas" w:date="2014-03-12T15:07:00Z">
                                <w:r w:rsidDel="006067F3">
                                  <w:delText xml:space="preserve">pervious </w:delText>
                                </w:r>
                              </w:del>
                              <w:ins w:id="3105" w:author="Sarah Thomas" w:date="2014-03-12T15:07:00Z">
                                <w:r>
                                  <w:t xml:space="preserve">previous </w:t>
                                </w:r>
                              </w:ins>
                              <w:r>
                                <w:t xml:space="preserve">meeting by PHP </w:t>
                              </w:r>
                            </w:p>
                          </w:txbxContent>
                        </wps:txbx>
                        <wps:bodyPr rot="0" vert="horz" wrap="square" lIns="91440" tIns="45720" rIns="91440" bIns="45720" anchor="t" anchorCtr="0" upright="1">
                          <a:spAutoFit/>
                        </wps:bodyPr>
                      </wps:wsp>
                    </a:graphicData>
                  </a:graphic>
                </wp:inline>
              </w:drawing>
            </mc:Choice>
            <mc:Fallback>
              <w:pict>
                <v:shape id="Text Box 81" o:spid="_x0000_s1115"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">
                  <v:textbox style="mso-fit-shape-to-text:t">
                    <w:txbxContent>
                      <w:p w14:paraId="36BED14A" w14:textId="77777777" w:rsidR="00D618DD" w:rsidRDefault="00D618DD"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D618DD" w:rsidRDefault="00D618DD" w:rsidP="00E65606"/>
                      <w:p w14:paraId="489D3648" w14:textId="77777777" w:rsidR="00D618DD" w:rsidRDefault="00D618DD" w:rsidP="00E65606">
                        <w:pPr>
                          <w:numPr>
                            <w:ilvl w:val="0"/>
                            <w:numId w:val="64"/>
                          </w:numPr>
                          <w:spacing w:after="0"/>
                          <w:rPr>
                            <w:sz w:val="22"/>
                          </w:rPr>
                        </w:pPr>
                        <w:r>
                          <w:rPr>
                            <w:sz w:val="22"/>
                          </w:rPr>
                          <w:t>Learn Laravel and DB implementation.</w:t>
                        </w:r>
                      </w:p>
                      <w:p w14:paraId="52383136" w14:textId="04FE2478" w:rsidR="00D618DD" w:rsidRDefault="00D618DD" w:rsidP="00E65606">
                        <w:pPr>
                          <w:numPr>
                            <w:ilvl w:val="0"/>
                            <w:numId w:val="64"/>
                          </w:numPr>
                          <w:spacing w:after="0"/>
                        </w:pPr>
                        <w:r>
                          <w:t xml:space="preserve">Each members </w:t>
                        </w:r>
                        <w:del w:id="3087" w:author="Sarah Thomas" w:date="2014-03-12T15:07:00Z">
                          <w:r w:rsidDel="006067F3">
                            <w:delText xml:space="preserve">strat </w:delText>
                          </w:r>
                        </w:del>
                        <w:ins w:id="3088" w:author="Sarah Thomas" w:date="2014-03-12T15:07:00Z">
                          <w:r>
                            <w:t xml:space="preserve">start </w:t>
                          </w:r>
                        </w:ins>
                        <w:r>
                          <w:t xml:space="preserve">to implement interface of pages that assign to them from the </w:t>
                        </w:r>
                        <w:del w:id="3089" w:author="Sarah Thomas" w:date="2014-03-12T15:07:00Z">
                          <w:r w:rsidDel="006067F3">
                            <w:delText xml:space="preserve">pervious </w:delText>
                          </w:r>
                        </w:del>
                        <w:ins w:id="3090" w:author="Sarah Thomas" w:date="2014-03-12T15:07:00Z">
                          <w:r>
                            <w:t xml:space="preserve">previous </w:t>
                          </w:r>
                        </w:ins>
                        <w:r>
                          <w:t xml:space="preserve">meeting by PHP </w:t>
                        </w:r>
                      </w:p>
                    </w:txbxContent>
                  </v:textbox>
                  <w10:anchorlock/>
                </v:shape>
              </w:pict>
            </mc:Fallback>
          </mc:AlternateContent>
        </w:r>
      </w:ins>
    </w:p>
    <w:p w14:paraId="6FCD947D" w14:textId="44F14BEC" w:rsidR="00E65606" w:rsidRDefault="00E65606" w:rsidP="00E65606">
      <w:pPr>
        <w:rPr>
          <w:ins w:id="3106" w:author="Sarah Thomas" w:date="2014-03-12T15:02:00Z"/>
        </w:rPr>
      </w:pPr>
      <w:ins w:id="3107" w:author="Sarah Thomas" w:date="2014-03-12T15:02:00Z">
        <w:r>
          <w:rPr>
            <w:noProof/>
            <w:lang w:val="en-US"/>
          </w:rPr>
          <mc:AlternateContent>
            <mc:Choice Requires="wps">
              <w:drawing>
                <wp:inline distT="0" distB="0" distL="0" distR="0" wp14:anchorId="04230195" wp14:editId="58CCD417">
                  <wp:extent cx="5257800" cy="1006475"/>
                  <wp:effectExtent l="0" t="0" r="12700" b="9525"/>
                  <wp:docPr id="8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275DF995"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D618DD" w:rsidRDefault="00D618DD" w:rsidP="00E65606"/>
                            <w:p w14:paraId="3D73563A" w14:textId="77777777" w:rsidR="00D618DD" w:rsidRDefault="00D618DD" w:rsidP="00E65606">
                              <w:r>
                                <w:t xml:space="preserve">Next Meeting:  Tuesday, 25 Feb 2014 in </w:t>
                              </w:r>
                              <w:proofErr w:type="spellStart"/>
                              <w:r>
                                <w:t>Dr.</w:t>
                              </w:r>
                              <w:proofErr w:type="spellEnd"/>
                              <w:r>
                                <w:t xml:space="preserve"> Gardner’s office at 4 pm </w:t>
                              </w:r>
                            </w:p>
                            <w:p w14:paraId="0CBFC70A" w14:textId="77777777" w:rsidR="00D618DD" w:rsidRDefault="00D618DD" w:rsidP="00E65606">
                              <w:r>
                                <w:t xml:space="preserve">Chair: </w:t>
                              </w:r>
                              <w:proofErr w:type="spellStart"/>
                              <w:r>
                                <w:t>Enaam</w:t>
                              </w:r>
                              <w:proofErr w:type="spellEnd"/>
                            </w:p>
                            <w:p w14:paraId="3443878D" w14:textId="77777777" w:rsidR="00D618DD" w:rsidRDefault="00D618DD" w:rsidP="00E65606">
                              <w:r>
                                <w:t>Secretary: Irina</w:t>
                              </w:r>
                            </w:p>
                          </w:txbxContent>
                        </wps:txbx>
                        <wps:bodyPr rot="0" vert="horz" wrap="square" lIns="91440" tIns="45720" rIns="91440" bIns="45720" anchor="t" anchorCtr="0" upright="1">
                          <a:spAutoFit/>
                        </wps:bodyPr>
                      </wps:wsp>
                    </a:graphicData>
                  </a:graphic>
                </wp:inline>
              </w:drawing>
            </mc:Choice>
            <mc:Fallback>
              <w:pict>
                <v:shape id="Text Box 80" o:spid="_x0000_s1116"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">
                  <v:textbox style="mso-fit-shape-to-text:t">
                    <w:txbxContent>
                      <w:p w14:paraId="275DF995" w14:textId="77777777" w:rsidR="00D618DD" w:rsidRDefault="00D618DD"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D618DD" w:rsidRDefault="00D618DD" w:rsidP="00E65606"/>
                      <w:p w14:paraId="3D73563A" w14:textId="77777777" w:rsidR="00D618DD" w:rsidRDefault="00D618DD" w:rsidP="00E65606">
                        <w:r>
                          <w:t xml:space="preserve">Next Meeting:  Tuesday, 25 Feb 2014 in </w:t>
                        </w:r>
                        <w:proofErr w:type="spellStart"/>
                        <w:r>
                          <w:t>Dr.</w:t>
                        </w:r>
                        <w:proofErr w:type="spellEnd"/>
                        <w:r>
                          <w:t xml:space="preserve"> Gardner’s office at 4 pm </w:t>
                        </w:r>
                      </w:p>
                      <w:p w14:paraId="0CBFC70A" w14:textId="77777777" w:rsidR="00D618DD" w:rsidRDefault="00D618DD" w:rsidP="00E65606">
                        <w:r>
                          <w:t xml:space="preserve">Chair: </w:t>
                        </w:r>
                        <w:proofErr w:type="spellStart"/>
                        <w:r>
                          <w:t>Enaam</w:t>
                        </w:r>
                        <w:proofErr w:type="spellEnd"/>
                      </w:p>
                      <w:p w14:paraId="3443878D" w14:textId="77777777" w:rsidR="00D618DD" w:rsidRDefault="00D618DD" w:rsidP="00E65606">
                        <w:r>
                          <w:t>Secretary: Irina</w:t>
                        </w:r>
                      </w:p>
                    </w:txbxContent>
                  </v:textbox>
                  <w10:anchorlock/>
                </v:shape>
              </w:pict>
            </mc:Fallback>
          </mc:AlternateContent>
        </w:r>
      </w:ins>
    </w:p>
    <w:p w14:paraId="3CC67CEA" w14:textId="77777777" w:rsidR="00E65606" w:rsidRPr="00486475" w:rsidRDefault="00E65606" w:rsidP="00E65606">
      <w:pPr>
        <w:rPr>
          <w:ins w:id="3108" w:author="Sarah Thomas" w:date="2014-03-12T15:02:00Z"/>
        </w:rPr>
      </w:pPr>
    </w:p>
    <w:p w14:paraId="42AE6B0B" w14:textId="77777777" w:rsidR="009B4863" w:rsidRPr="0037694C" w:rsidRDefault="009B4863" w:rsidP="009B4863">
      <w:pPr>
        <w:jc w:val="center"/>
        <w:rPr>
          <w:ins w:id="3109" w:author="Sarah Thomas" w:date="2014-03-12T15:17:00Z"/>
          <w:b/>
          <w:szCs w:val="24"/>
          <w:u w:val="single"/>
        </w:rPr>
      </w:pPr>
      <w:ins w:id="3110" w:author="Sarah Thomas" w:date="2014-03-12T15:17:00Z">
        <w:r>
          <w:rPr>
            <w:b/>
            <w:szCs w:val="24"/>
            <w:u w:val="single"/>
          </w:rPr>
          <w:t xml:space="preserve">CE903-1 </w:t>
        </w:r>
        <w:r w:rsidRPr="0037694C">
          <w:rPr>
            <w:b/>
            <w:szCs w:val="24"/>
            <w:u w:val="single"/>
          </w:rPr>
          <w:t>Minutes of Group Meetings</w:t>
        </w:r>
      </w:ins>
    </w:p>
    <w:p w14:paraId="384D65BB" w14:textId="77777777" w:rsidR="009B4863" w:rsidRPr="00DF4BA9" w:rsidRDefault="009B4863" w:rsidP="009B4863">
      <w:pPr>
        <w:jc w:val="center"/>
        <w:rPr>
          <w:ins w:id="3111" w:author="Sarah Thomas" w:date="2014-03-12T15:17:00Z"/>
          <w:b/>
          <w:sz w:val="22"/>
          <w:u w:val="single"/>
        </w:rPr>
      </w:pPr>
    </w:p>
    <w:p w14:paraId="0C447D85" w14:textId="77777777" w:rsidR="009B4863" w:rsidRDefault="009B4863" w:rsidP="009B4863">
      <w:pPr>
        <w:rPr>
          <w:ins w:id="3112" w:author="Sarah Thomas" w:date="2014-03-12T15:17:00Z"/>
          <w:sz w:val="22"/>
        </w:rPr>
      </w:pPr>
    </w:p>
    <w:p w14:paraId="3A900ED7" w14:textId="77777777" w:rsidR="009B4863" w:rsidRDefault="009B4863" w:rsidP="009B4863">
      <w:pPr>
        <w:rPr>
          <w:ins w:id="3113" w:author="Sarah Thomas" w:date="2014-03-12T15:17:00Z"/>
          <w:sz w:val="22"/>
        </w:rPr>
      </w:pPr>
    </w:p>
    <w:p w14:paraId="4396186F" w14:textId="0A312CBA" w:rsidR="009B4863" w:rsidRDefault="009B4863" w:rsidP="009B4863">
      <w:pPr>
        <w:rPr>
          <w:ins w:id="3114" w:author="Sarah Thomas" w:date="2014-03-12T15:17:00Z"/>
          <w:sz w:val="22"/>
        </w:rPr>
      </w:pPr>
      <w:ins w:id="3115" w:author="Sarah Thomas" w:date="2014-03-12T15:17:00Z">
        <w:r>
          <w:rPr>
            <w:noProof/>
            <w:sz w:val="22"/>
            <w:lang w:val="en-US"/>
            <w:rPrChange w:id="3116">
              <w:rPr>
                <w:noProof/>
                <w:lang w:val="en-US"/>
              </w:rPr>
            </w:rPrChange>
          </w:rPr>
          <mc:AlternateContent>
            <mc:Choice Requires="wps">
              <w:drawing>
                <wp:inline distT="0" distB="0" distL="0" distR="0" wp14:anchorId="3334EA96" wp14:editId="1F5B3C9E">
                  <wp:extent cx="5257800" cy="422275"/>
                  <wp:effectExtent l="0" t="0" r="12700" b="9525"/>
                  <wp:docPr id="10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6B41827" w14:textId="77777777" w:rsidR="00D618DD" w:rsidRDefault="00D618DD"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D618DD" w:rsidRPr="0084728E" w:rsidRDefault="00D618DD"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103" o:spid="_x0000_s111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EzMf5LgIAAFwEAAAOAAAAAAAAAAAAAAAAACwCAABkcnMvZTJv&#10;RG9jLnhtbFBLAQItABQABgAIAAAAIQD32R8X2gAAAAQBAAAPAAAAAAAAAAAAAAAAAIYEAABkcnMv&#10;ZG93bnJldi54bWxQSwUGAAAAAAQABADzAAAAjQUAAAAA&#10;">
                  <v:textbox style="mso-fit-shape-to-text:t">
                    <w:txbxContent>
                      <w:p w14:paraId="16B41827" w14:textId="77777777" w:rsidR="00D618DD" w:rsidRDefault="00D618DD"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D618DD" w:rsidRPr="0084728E" w:rsidRDefault="00D618DD" w:rsidP="009B4863">
                        <w:pPr>
                          <w:rPr>
                            <w:sz w:val="22"/>
                          </w:rPr>
                        </w:pPr>
                      </w:p>
                    </w:txbxContent>
                  </v:textbox>
                  <w10:anchorlock/>
                </v:shape>
              </w:pict>
            </mc:Fallback>
          </mc:AlternateContent>
        </w:r>
      </w:ins>
    </w:p>
    <w:p w14:paraId="1ED5F484" w14:textId="2719C620" w:rsidR="009B4863" w:rsidRDefault="009B4863" w:rsidP="009B4863">
      <w:pPr>
        <w:rPr>
          <w:ins w:id="3117" w:author="Sarah Thomas" w:date="2014-03-12T15:17:00Z"/>
        </w:rPr>
      </w:pPr>
      <w:ins w:id="3118" w:author="Sarah Thomas" w:date="2014-03-12T15:17:00Z">
        <w:r>
          <w:rPr>
            <w:noProof/>
            <w:lang w:val="en-US"/>
          </w:rPr>
          <mc:AlternateContent>
            <mc:Choice Requires="wps">
              <w:drawing>
                <wp:inline distT="0" distB="0" distL="0" distR="0" wp14:anchorId="10184626" wp14:editId="5EA62657">
                  <wp:extent cx="5257800" cy="407670"/>
                  <wp:effectExtent l="0" t="0" r="12700" b="11430"/>
                  <wp:docPr id="10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6FDB01" w14:textId="77777777" w:rsidR="00D618DD" w:rsidRPr="00B031AA" w:rsidRDefault="00D618DD"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104" o:spid="_x0000_s111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9kZ5lLgIAAFwEAAAOAAAAAAAAAAAAAAAAACwCAABkcnMvZTJv&#10;RG9jLnhtbFBLAQItABQABgAIAAAAIQAwJO+X2gAAAAQBAAAPAAAAAAAAAAAAAAAAAIYEAABkcnMv&#10;ZG93bnJldi54bWxQSwUGAAAAAAQABADzAAAAjQUAAAAA&#10;">
                  <v:textbox style="mso-fit-shape-to-text:t">
                    <w:txbxContent>
                      <w:p w14:paraId="376FDB01" w14:textId="77777777" w:rsidR="00D618DD" w:rsidRPr="00B031AA" w:rsidRDefault="00D618DD"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D618DD" w:rsidRDefault="00D618DD" w:rsidP="009B4863"/>
                    </w:txbxContent>
                  </v:textbox>
                  <w10:anchorlock/>
                </v:shape>
              </w:pict>
            </mc:Fallback>
          </mc:AlternateContent>
        </w:r>
      </w:ins>
    </w:p>
    <w:p w14:paraId="0334E3A2" w14:textId="613AA6FE" w:rsidR="009B4863" w:rsidRDefault="009B4863" w:rsidP="009B4863">
      <w:pPr>
        <w:rPr>
          <w:ins w:id="3119" w:author="Sarah Thomas" w:date="2014-03-12T15:17:00Z"/>
        </w:rPr>
      </w:pPr>
      <w:ins w:id="3120" w:author="Sarah Thomas" w:date="2014-03-12T15:17:00Z">
        <w:r>
          <w:rPr>
            <w:noProof/>
            <w:lang w:val="en-US"/>
          </w:rPr>
          <mc:AlternateContent>
            <mc:Choice Requires="wps">
              <w:drawing>
                <wp:inline distT="0" distB="0" distL="0" distR="0" wp14:anchorId="0E47E87D" wp14:editId="3326593F">
                  <wp:extent cx="5257800" cy="1210945"/>
                  <wp:effectExtent l="0" t="0" r="12700" b="8255"/>
                  <wp:docPr id="10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82268C" w14:textId="77777777" w:rsidR="00D618DD" w:rsidRDefault="00D618DD" w:rsidP="009B4863">
                              <w:pPr>
                                <w:rPr>
                                  <w:sz w:val="22"/>
                                </w:rPr>
                              </w:pPr>
                              <w:r w:rsidRPr="00683722">
                                <w:rPr>
                                  <w:sz w:val="22"/>
                                </w:rPr>
                                <w:t>Group members present:</w:t>
                              </w:r>
                              <w:r>
                                <w:rPr>
                                  <w:sz w:val="22"/>
                                </w:rPr>
                                <w:t xml:space="preserve"> </w:t>
                              </w:r>
                            </w:p>
                            <w:p w14:paraId="1B0D755F" w14:textId="77777777" w:rsidR="00D618DD" w:rsidRPr="00F445D6" w:rsidRDefault="00D618DD" w:rsidP="009B4863">
                              <w:pPr>
                                <w:rPr>
                                  <w:sz w:val="22"/>
                                </w:rPr>
                              </w:pPr>
                              <w:r w:rsidRPr="00F445D6">
                                <w:rPr>
                                  <w:sz w:val="22"/>
                                </w:rPr>
                                <w:t>ALSHUAIBI, ENAAM ABDULMONEM O</w:t>
                              </w:r>
                            </w:p>
                            <w:p w14:paraId="6E5C6CF0" w14:textId="77777777" w:rsidR="00D618DD" w:rsidRPr="00F445D6" w:rsidRDefault="00D618DD" w:rsidP="009B4863">
                              <w:pPr>
                                <w:rPr>
                                  <w:sz w:val="22"/>
                                </w:rPr>
                              </w:pPr>
                              <w:r w:rsidRPr="00F445D6">
                                <w:rPr>
                                  <w:sz w:val="22"/>
                                </w:rPr>
                                <w:t>HAMID, BAHIT BIN</w:t>
                              </w:r>
                            </w:p>
                            <w:p w14:paraId="6ACC3290" w14:textId="77777777" w:rsidR="00D618DD" w:rsidRPr="00F445D6" w:rsidRDefault="00D618DD" w:rsidP="009B4863">
                              <w:pPr>
                                <w:rPr>
                                  <w:sz w:val="22"/>
                                </w:rPr>
                              </w:pPr>
                              <w:r w:rsidRPr="00F445D6">
                                <w:rPr>
                                  <w:sz w:val="22"/>
                                </w:rPr>
                                <w:t>HERASCU, IRINA</w:t>
                              </w:r>
                            </w:p>
                            <w:p w14:paraId="36BCB66C" w14:textId="77777777" w:rsidR="00D618DD" w:rsidRDefault="00D618DD" w:rsidP="009B4863">
                              <w:pPr>
                                <w:rPr>
                                  <w:sz w:val="22"/>
                                </w:rPr>
                              </w:pPr>
                              <w:r w:rsidRPr="00F445D6">
                                <w:rPr>
                                  <w:sz w:val="22"/>
                                </w:rPr>
                                <w:t>THOMAS, SARAH ANNE</w:t>
                              </w:r>
                            </w:p>
                            <w:p w14:paraId="00AF2DAC" w14:textId="77777777" w:rsidR="00D618DD" w:rsidRDefault="00D618DD" w:rsidP="009B4863">
                              <w:pPr>
                                <w:rPr>
                                  <w:sz w:val="22"/>
                                </w:rPr>
                              </w:pPr>
                              <w:r>
                                <w:rPr>
                                  <w:sz w:val="22"/>
                                </w:rPr>
                                <w:t>CHEN, XIAOFENG</w:t>
                              </w:r>
                            </w:p>
                            <w:p w14:paraId="5B77CA31"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102" o:spid="_x0000_s111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xnOv7S8CAABdBAAADgAAAAAAAAAAAAAAAAAsAgAAZHJzL2Uy&#10;b0RvYy54bWxQSwECLQAUAAYACAAAACEA3mDpc9oAAAAFAQAADwAAAAAAAAAAAAAAAACHBAAAZHJz&#10;L2Rvd25yZXYueG1sUEsFBgAAAAAEAAQA8wAAAI4FAAAAAA==&#10;">
                  <v:textbox style="mso-fit-shape-to-text:t">
                    <w:txbxContent>
                      <w:p w14:paraId="0B82268C" w14:textId="77777777" w:rsidR="00D618DD" w:rsidRDefault="00D618DD" w:rsidP="009B4863">
                        <w:pPr>
                          <w:rPr>
                            <w:sz w:val="22"/>
                          </w:rPr>
                        </w:pPr>
                        <w:r w:rsidRPr="00683722">
                          <w:rPr>
                            <w:sz w:val="22"/>
                          </w:rPr>
                          <w:t>Group members present:</w:t>
                        </w:r>
                        <w:r>
                          <w:rPr>
                            <w:sz w:val="22"/>
                          </w:rPr>
                          <w:t xml:space="preserve"> </w:t>
                        </w:r>
                      </w:p>
                      <w:p w14:paraId="1B0D755F" w14:textId="77777777" w:rsidR="00D618DD" w:rsidRPr="00F445D6" w:rsidRDefault="00D618DD" w:rsidP="009B4863">
                        <w:pPr>
                          <w:rPr>
                            <w:sz w:val="22"/>
                          </w:rPr>
                        </w:pPr>
                        <w:r w:rsidRPr="00F445D6">
                          <w:rPr>
                            <w:sz w:val="22"/>
                          </w:rPr>
                          <w:t>ALSHUAIBI, ENAAM ABDULMONEM O</w:t>
                        </w:r>
                      </w:p>
                      <w:p w14:paraId="6E5C6CF0" w14:textId="77777777" w:rsidR="00D618DD" w:rsidRPr="00F445D6" w:rsidRDefault="00D618DD" w:rsidP="009B4863">
                        <w:pPr>
                          <w:rPr>
                            <w:sz w:val="22"/>
                          </w:rPr>
                        </w:pPr>
                        <w:r w:rsidRPr="00F445D6">
                          <w:rPr>
                            <w:sz w:val="22"/>
                          </w:rPr>
                          <w:t>HAMID, BAHIT BIN</w:t>
                        </w:r>
                      </w:p>
                      <w:p w14:paraId="6ACC3290" w14:textId="77777777" w:rsidR="00D618DD" w:rsidRPr="00F445D6" w:rsidRDefault="00D618DD" w:rsidP="009B4863">
                        <w:pPr>
                          <w:rPr>
                            <w:sz w:val="22"/>
                          </w:rPr>
                        </w:pPr>
                        <w:r w:rsidRPr="00F445D6">
                          <w:rPr>
                            <w:sz w:val="22"/>
                          </w:rPr>
                          <w:t>HERASCU, IRINA</w:t>
                        </w:r>
                      </w:p>
                      <w:p w14:paraId="36BCB66C" w14:textId="77777777" w:rsidR="00D618DD" w:rsidRDefault="00D618DD" w:rsidP="009B4863">
                        <w:pPr>
                          <w:rPr>
                            <w:sz w:val="22"/>
                          </w:rPr>
                        </w:pPr>
                        <w:r w:rsidRPr="00F445D6">
                          <w:rPr>
                            <w:sz w:val="22"/>
                          </w:rPr>
                          <w:t>THOMAS, SARAH ANNE</w:t>
                        </w:r>
                      </w:p>
                      <w:p w14:paraId="00AF2DAC" w14:textId="77777777" w:rsidR="00D618DD" w:rsidRDefault="00D618DD" w:rsidP="009B4863">
                        <w:pPr>
                          <w:rPr>
                            <w:sz w:val="22"/>
                          </w:rPr>
                        </w:pPr>
                        <w:r>
                          <w:rPr>
                            <w:sz w:val="22"/>
                          </w:rPr>
                          <w:t>CHEN, XIAOFENG</w:t>
                        </w:r>
                      </w:p>
                      <w:p w14:paraId="5B77CA31" w14:textId="77777777" w:rsidR="00D618DD" w:rsidRDefault="00D618DD" w:rsidP="009B4863"/>
                    </w:txbxContent>
                  </v:textbox>
                  <w10:anchorlock/>
                </v:shape>
              </w:pict>
            </mc:Fallback>
          </mc:AlternateContent>
        </w:r>
      </w:ins>
    </w:p>
    <w:p w14:paraId="5F7CCF50" w14:textId="40BD2484" w:rsidR="009B4863" w:rsidRDefault="009B4863" w:rsidP="009B4863">
      <w:pPr>
        <w:rPr>
          <w:ins w:id="3121" w:author="Sarah Thomas" w:date="2014-03-12T15:17:00Z"/>
        </w:rPr>
      </w:pPr>
      <w:ins w:id="3122" w:author="Sarah Thomas" w:date="2014-03-12T15:17:00Z">
        <w:r>
          <w:rPr>
            <w:noProof/>
            <w:lang w:val="en-US"/>
          </w:rPr>
          <mc:AlternateContent>
            <mc:Choice Requires="wps">
              <w:drawing>
                <wp:inline distT="0" distB="0" distL="0" distR="0" wp14:anchorId="77AEBE3A" wp14:editId="28402AF8">
                  <wp:extent cx="5257800" cy="582930"/>
                  <wp:effectExtent l="0" t="0" r="12700" b="13970"/>
                  <wp:docPr id="10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B047447" w14:textId="77777777" w:rsidR="00D618DD" w:rsidRDefault="00D618DD"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D618DD" w:rsidRPr="0074570A" w:rsidRDefault="00D618DD" w:rsidP="009B4863">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105" o:spid="_x0000_s1120"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K3JXpy8CAABcBAAADgAAAAAAAAAAAAAAAAAsAgAAZHJzL2Uy&#10;b0RvYy54bWxQSwECLQAUAAYACAAAACEAdWBljdoAAAAEAQAADwAAAAAAAAAAAAAAAACHBAAAZHJz&#10;L2Rvd25yZXYueG1sUEsFBgAAAAAEAAQA8wAAAI4FAAAAAA==&#10;">
                  <v:textbox style="mso-fit-shape-to-text:t">
                    <w:txbxContent>
                      <w:p w14:paraId="6B047447" w14:textId="77777777" w:rsidR="00D618DD" w:rsidRDefault="00D618DD"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D618DD" w:rsidRPr="0074570A" w:rsidRDefault="00D618DD" w:rsidP="009B4863">
                        <w:pPr>
                          <w:rPr>
                            <w:sz w:val="22"/>
                          </w:rPr>
                        </w:pPr>
                        <w:r>
                          <w:rPr>
                            <w:sz w:val="22"/>
                          </w:rPr>
                          <w:tab/>
                        </w:r>
                        <w:r>
                          <w:rPr>
                            <w:sz w:val="22"/>
                          </w:rPr>
                          <w:tab/>
                        </w:r>
                        <w:r>
                          <w:rPr>
                            <w:sz w:val="22"/>
                          </w:rPr>
                          <w:tab/>
                        </w:r>
                      </w:p>
                    </w:txbxContent>
                  </v:textbox>
                  <w10:anchorlock/>
                </v:shape>
              </w:pict>
            </mc:Fallback>
          </mc:AlternateContent>
        </w:r>
      </w:ins>
    </w:p>
    <w:p w14:paraId="33714194" w14:textId="3A985314" w:rsidR="009B4863" w:rsidRDefault="009B4863" w:rsidP="009B4863">
      <w:pPr>
        <w:rPr>
          <w:ins w:id="3123" w:author="Sarah Thomas" w:date="2014-03-12T15:17:00Z"/>
        </w:rPr>
      </w:pPr>
      <w:ins w:id="3124" w:author="Sarah Thomas" w:date="2014-03-12T15:17:00Z">
        <w:r>
          <w:rPr>
            <w:noProof/>
            <w:lang w:val="en-US"/>
          </w:rPr>
          <mc:AlternateContent>
            <mc:Choice Requires="wps">
              <w:drawing>
                <wp:inline distT="0" distB="0" distL="0" distR="0" wp14:anchorId="05C4A777" wp14:editId="3DD8A0A9">
                  <wp:extent cx="5257800" cy="407670"/>
                  <wp:effectExtent l="0" t="0" r="12700" b="11430"/>
                  <wp:docPr id="10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54A45B7" w14:textId="77777777" w:rsidR="00D618DD" w:rsidRDefault="00D618DD" w:rsidP="009B4863">
                              <w:pPr>
                                <w:rPr>
                                  <w:sz w:val="22"/>
                                </w:rPr>
                              </w:pPr>
                              <w:r w:rsidRPr="00683722">
                                <w:rPr>
                                  <w:sz w:val="22"/>
                                </w:rPr>
                                <w:t>All other group members</w:t>
                              </w:r>
                              <w:r>
                                <w:rPr>
                                  <w:sz w:val="22"/>
                                </w:rPr>
                                <w:t xml:space="preserve"> (that is, those not listed in the previous two boxes):</w:t>
                              </w:r>
                            </w:p>
                            <w:p w14:paraId="4D6167A7"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101" o:spid="_x0000_s112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">
                  <v:textbox style="mso-fit-shape-to-text:t">
                    <w:txbxContent>
                      <w:p w14:paraId="454A45B7" w14:textId="77777777" w:rsidR="00D618DD" w:rsidRDefault="00D618DD" w:rsidP="009B4863">
                        <w:pPr>
                          <w:rPr>
                            <w:sz w:val="22"/>
                          </w:rPr>
                        </w:pPr>
                        <w:r w:rsidRPr="00683722">
                          <w:rPr>
                            <w:sz w:val="22"/>
                          </w:rPr>
                          <w:t>All other group members</w:t>
                        </w:r>
                        <w:r>
                          <w:rPr>
                            <w:sz w:val="22"/>
                          </w:rPr>
                          <w:t xml:space="preserve"> (that is, those not listed in the previous two boxes):</w:t>
                        </w:r>
                      </w:p>
                      <w:p w14:paraId="4D6167A7" w14:textId="77777777" w:rsidR="00D618DD" w:rsidRDefault="00D618DD" w:rsidP="009B4863"/>
                    </w:txbxContent>
                  </v:textbox>
                  <w10:anchorlock/>
                </v:shape>
              </w:pict>
            </mc:Fallback>
          </mc:AlternateContent>
        </w:r>
      </w:ins>
    </w:p>
    <w:p w14:paraId="2AF2F2EC" w14:textId="6829BA4A" w:rsidR="009B4863" w:rsidRDefault="009B4863" w:rsidP="009B4863">
      <w:pPr>
        <w:rPr>
          <w:ins w:id="3125" w:author="Sarah Thomas" w:date="2014-03-12T15:17:00Z"/>
        </w:rPr>
      </w:pPr>
      <w:ins w:id="3126" w:author="Sarah Thomas" w:date="2014-03-12T15:17:00Z">
        <w:r>
          <w:rPr>
            <w:noProof/>
            <w:lang w:val="en-US"/>
          </w:rPr>
          <mc:AlternateContent>
            <mc:Choice Requires="wps">
              <w:drawing>
                <wp:inline distT="0" distB="0" distL="0" distR="0" wp14:anchorId="64594563" wp14:editId="65AAE540">
                  <wp:extent cx="5257800" cy="407670"/>
                  <wp:effectExtent l="0" t="0" r="12700" b="11430"/>
                  <wp:docPr id="10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CDDD26C" w14:textId="77777777" w:rsidR="00D618DD" w:rsidRDefault="00D618DD"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100" o:spid="_x0000_s112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a0cKhy8CAABcBAAADgAAAAAAAAAAAAAAAAAsAgAAZHJzL2Uy&#10;b0RvYy54bWxQSwECLQAUAAYACAAAACEAMCTvl9oAAAAEAQAADwAAAAAAAAAAAAAAAACHBAAAZHJz&#10;L2Rvd25yZXYueG1sUEsFBgAAAAAEAAQA8wAAAI4FAAAAAA==&#10;">
                  <v:textbox style="mso-fit-shape-to-text:t">
                    <w:txbxContent>
                      <w:p w14:paraId="1CDDD26C" w14:textId="77777777" w:rsidR="00D618DD" w:rsidRDefault="00D618DD"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D618DD" w:rsidRDefault="00D618DD" w:rsidP="009B4863"/>
                    </w:txbxContent>
                  </v:textbox>
                  <w10:anchorlock/>
                </v:shape>
              </w:pict>
            </mc:Fallback>
          </mc:AlternateContent>
        </w:r>
      </w:ins>
    </w:p>
    <w:p w14:paraId="42472F1B" w14:textId="4ADDB88B" w:rsidR="009B4863" w:rsidRDefault="009B4863" w:rsidP="009B4863">
      <w:pPr>
        <w:rPr>
          <w:ins w:id="3127" w:author="Sarah Thomas" w:date="2014-03-12T15:17:00Z"/>
        </w:rPr>
      </w:pPr>
      <w:ins w:id="3128" w:author="Sarah Thomas" w:date="2014-03-12T15:17:00Z">
        <w:r>
          <w:rPr>
            <w:noProof/>
            <w:lang w:val="en-US"/>
          </w:rPr>
          <mc:AlternateContent>
            <mc:Choice Requires="wps">
              <w:drawing>
                <wp:inline distT="0" distB="0" distL="0" distR="0" wp14:anchorId="4FC7D9E7" wp14:editId="131FED42">
                  <wp:extent cx="5257800" cy="407670"/>
                  <wp:effectExtent l="0" t="0" r="12700" b="11430"/>
                  <wp:docPr id="10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F6AFD86" w14:textId="77777777" w:rsidR="00D618DD" w:rsidRPr="00F445D6" w:rsidRDefault="00D618DD"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99" o:spid="_x0000_s112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3xef5LgIAAFsEAAAOAAAAAAAAAAAAAAAAACwCAABkcnMvZTJv&#10;RG9jLnhtbFBLAQItABQABgAIAAAAIQAwJO+X2gAAAAQBAAAPAAAAAAAAAAAAAAAAAIYEAABkcnMv&#10;ZG93bnJldi54bWxQSwUGAAAAAAQABADzAAAAjQUAAAAA&#10;">
                  <v:textbox style="mso-fit-shape-to-text:t">
                    <w:txbxContent>
                      <w:p w14:paraId="4F6AFD86" w14:textId="77777777" w:rsidR="00D618DD" w:rsidRPr="00F445D6" w:rsidRDefault="00D618DD"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D618DD" w:rsidRDefault="00D618DD" w:rsidP="009B4863"/>
                    </w:txbxContent>
                  </v:textbox>
                  <w10:anchorlock/>
                </v:shape>
              </w:pict>
            </mc:Fallback>
          </mc:AlternateContent>
        </w:r>
      </w:ins>
    </w:p>
    <w:p w14:paraId="3FE70682" w14:textId="77777777" w:rsidR="009B4863" w:rsidRDefault="009B4863" w:rsidP="009B4863">
      <w:pPr>
        <w:rPr>
          <w:ins w:id="3129" w:author="Sarah Thomas" w:date="2014-03-12T15:17:00Z"/>
        </w:rPr>
      </w:pPr>
    </w:p>
    <w:p w14:paraId="1CF1920E" w14:textId="63ACEFAC" w:rsidR="009B4863" w:rsidRDefault="009B4863" w:rsidP="009B4863">
      <w:pPr>
        <w:rPr>
          <w:ins w:id="3130" w:author="Sarah Thomas" w:date="2014-03-12T15:17:00Z"/>
        </w:rPr>
      </w:pPr>
      <w:ins w:id="3131" w:author="Sarah Thomas" w:date="2014-03-12T15:17:00Z">
        <w:r>
          <w:rPr>
            <w:noProof/>
            <w:lang w:val="en-US"/>
          </w:rPr>
          <mc:AlternateContent>
            <mc:Choice Requires="wps">
              <w:drawing>
                <wp:inline distT="0" distB="0" distL="0" distR="0" wp14:anchorId="40FF652F" wp14:editId="5C347658">
                  <wp:extent cx="5257800" cy="889635"/>
                  <wp:effectExtent l="0" t="0" r="12700" b="12065"/>
                  <wp:docPr id="10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428D8EEC" w14:textId="77777777" w:rsidR="00D618DD" w:rsidRDefault="00D618DD"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D618DD" w:rsidRDefault="00D618DD" w:rsidP="009B4863">
                              <w:pPr>
                                <w:rPr>
                                  <w:sz w:val="22"/>
                                </w:rPr>
                              </w:pPr>
                            </w:p>
                            <w:p w14:paraId="57DF9CAE" w14:textId="77777777" w:rsidR="00D618DD" w:rsidRDefault="00D618DD" w:rsidP="009B4863">
                              <w:pPr>
                                <w:rPr>
                                  <w:sz w:val="22"/>
                                </w:rPr>
                              </w:pPr>
                              <w:r w:rsidRPr="00683722">
                                <w:rPr>
                                  <w:sz w:val="22"/>
                                </w:rPr>
                                <w:t>List any correc</w:t>
                              </w:r>
                              <w:r>
                                <w:rPr>
                                  <w:sz w:val="22"/>
                                </w:rPr>
                                <w:t>tions of matters of fact here:</w:t>
                              </w:r>
                            </w:p>
                            <w:p w14:paraId="388A9142"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98" o:spid="_x0000_s112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xAVXbSwCAABbBAAADgAAAAAAAAAAAAAAAAAsAgAAZHJzL2Uyb0Rv&#10;Yy54bWxQSwECLQAUAAYACAAAACEAnuXkRtoAAAAFAQAADwAAAAAAAAAAAAAAAACEBAAAZHJzL2Rv&#10;d25yZXYueG1sUEsFBgAAAAAEAAQA8wAAAIsFAAAAAA==&#10;">
                  <v:textbox style="mso-fit-shape-to-text:t">
                    <w:txbxContent>
                      <w:p w14:paraId="428D8EEC" w14:textId="77777777" w:rsidR="00D618DD" w:rsidRDefault="00D618DD"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D618DD" w:rsidRDefault="00D618DD" w:rsidP="009B4863">
                        <w:pPr>
                          <w:rPr>
                            <w:sz w:val="22"/>
                          </w:rPr>
                        </w:pPr>
                      </w:p>
                      <w:p w14:paraId="57DF9CAE" w14:textId="77777777" w:rsidR="00D618DD" w:rsidRDefault="00D618DD" w:rsidP="009B4863">
                        <w:pPr>
                          <w:rPr>
                            <w:sz w:val="22"/>
                          </w:rPr>
                        </w:pPr>
                        <w:r w:rsidRPr="00683722">
                          <w:rPr>
                            <w:sz w:val="22"/>
                          </w:rPr>
                          <w:t>List any correc</w:t>
                        </w:r>
                        <w:r>
                          <w:rPr>
                            <w:sz w:val="22"/>
                          </w:rPr>
                          <w:t>tions of matters of fact here:</w:t>
                        </w:r>
                      </w:p>
                      <w:p w14:paraId="388A9142" w14:textId="77777777" w:rsidR="00D618DD" w:rsidRDefault="00D618DD" w:rsidP="009B4863"/>
                    </w:txbxContent>
                  </v:textbox>
                  <w10:anchorlock/>
                </v:shape>
              </w:pict>
            </mc:Fallback>
          </mc:AlternateContent>
        </w:r>
      </w:ins>
    </w:p>
    <w:p w14:paraId="7A7CDAFB" w14:textId="77777777" w:rsidR="009B4863" w:rsidRDefault="009B4863" w:rsidP="009B4863">
      <w:pPr>
        <w:rPr>
          <w:ins w:id="3132" w:author="Sarah Thomas" w:date="2014-03-12T15:17:00Z"/>
        </w:rPr>
      </w:pPr>
    </w:p>
    <w:p w14:paraId="22E9BC5B" w14:textId="67F4AC91" w:rsidR="009B4863" w:rsidRDefault="009B4863" w:rsidP="009B4863">
      <w:pPr>
        <w:rPr>
          <w:ins w:id="3133" w:author="Sarah Thomas" w:date="2014-03-12T15:17:00Z"/>
        </w:rPr>
      </w:pPr>
      <w:ins w:id="3134" w:author="Sarah Thomas" w:date="2014-03-12T15:17:00Z">
        <w:r>
          <w:rPr>
            <w:noProof/>
            <w:lang w:val="en-US"/>
          </w:rPr>
          <mc:AlternateContent>
            <mc:Choice Requires="wps">
              <w:drawing>
                <wp:inline distT="0" distB="0" distL="0" distR="0" wp14:anchorId="20D995FE" wp14:editId="437E8658">
                  <wp:extent cx="5257800" cy="582930"/>
                  <wp:effectExtent l="0" t="0" r="12700" b="13970"/>
                  <wp:docPr id="101"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2BD4C74" w14:textId="77777777" w:rsidR="00D618DD" w:rsidRDefault="00D618DD"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D618DD" w:rsidRDefault="00D618DD" w:rsidP="009B4863">
                              <w:pPr>
                                <w:rPr>
                                  <w:sz w:val="22"/>
                                </w:rPr>
                              </w:pPr>
                            </w:p>
                            <w:p w14:paraId="3BD7FEF0" w14:textId="77777777" w:rsidR="00D618DD" w:rsidRDefault="00D618DD"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D618DD" w:rsidRPr="00F03A6F" w:rsidRDefault="00D618DD"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97" o:spid="_x0000_s1125"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HF0ohi8CAABcBAAADgAAAAAAAAAAAAAAAAAsAgAAZHJzL2Uy&#10;b0RvYy54bWxQSwECLQAUAAYACAAAACEAdWBljdoAAAAEAQAADwAAAAAAAAAAAAAAAACHBAAAZHJz&#10;L2Rvd25yZXYueG1sUEsFBgAAAAAEAAQA8wAAAI4FAAAAAA==&#10;">
                  <v:textbox style="mso-fit-shape-to-text:t">
                    <w:txbxContent>
                      <w:p w14:paraId="32BD4C74" w14:textId="77777777" w:rsidR="00D618DD" w:rsidRDefault="00D618DD"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D618DD" w:rsidRDefault="00D618DD" w:rsidP="009B4863">
                        <w:pPr>
                          <w:rPr>
                            <w:sz w:val="22"/>
                          </w:rPr>
                        </w:pPr>
                      </w:p>
                      <w:p w14:paraId="3BD7FEF0" w14:textId="77777777" w:rsidR="00D618DD" w:rsidRDefault="00D618DD"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D618DD" w:rsidRPr="00F03A6F" w:rsidRDefault="00D618DD" w:rsidP="009B4863">
                        <w:pPr>
                          <w:rPr>
                            <w:sz w:val="22"/>
                          </w:rPr>
                        </w:pPr>
                      </w:p>
                    </w:txbxContent>
                  </v:textbox>
                  <w10:anchorlock/>
                </v:shape>
              </w:pict>
            </mc:Fallback>
          </mc:AlternateContent>
        </w:r>
      </w:ins>
    </w:p>
    <w:p w14:paraId="1D874840" w14:textId="383095A2" w:rsidR="009B4863" w:rsidRDefault="009B4863" w:rsidP="009B4863">
      <w:pPr>
        <w:rPr>
          <w:ins w:id="3135" w:author="Sarah Thomas" w:date="2014-03-12T15:17:00Z"/>
        </w:rPr>
      </w:pPr>
      <w:ins w:id="3136" w:author="Sarah Thomas" w:date="2014-03-12T15:17:00Z">
        <w:r>
          <w:rPr>
            <w:noProof/>
            <w:lang w:val="en-US"/>
          </w:rPr>
          <mc:AlternateContent>
            <mc:Choice Requires="wps">
              <w:drawing>
                <wp:inline distT="0" distB="0" distL="0" distR="0" wp14:anchorId="565BE38D" wp14:editId="071E8067">
                  <wp:extent cx="5257800" cy="568325"/>
                  <wp:effectExtent l="0" t="0" r="12700" b="15875"/>
                  <wp:docPr id="10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FAB7E78" w14:textId="77777777" w:rsidR="00D618DD" w:rsidRDefault="00D618DD"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96" o:spid="_x0000_s112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K7oZMKwIAAFwEAAAOAAAAAAAAAAAAAAAAACwCAABkcnMvZTJvRG9j&#10;LnhtbFBLAQItABQABgAIAAAAIQBmpU+42gAAAAQBAAAPAAAAAAAAAAAAAAAAAIMEAABkcnMvZG93&#10;bnJldi54bWxQSwUGAAAAAAQABADzAAAAigUAAAAA&#10;">
                  <v:textbox style="mso-fit-shape-to-text:t">
                    <w:txbxContent>
                      <w:p w14:paraId="5FAB7E78" w14:textId="77777777" w:rsidR="00D618DD" w:rsidRDefault="00D618DD"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D618DD" w:rsidRDefault="00D618DD" w:rsidP="009B4863"/>
                    </w:txbxContent>
                  </v:textbox>
                  <w10:anchorlock/>
                </v:shape>
              </w:pict>
            </mc:Fallback>
          </mc:AlternateContent>
        </w:r>
      </w:ins>
    </w:p>
    <w:p w14:paraId="093E1401" w14:textId="528A3387" w:rsidR="009B4863" w:rsidRDefault="009B4863" w:rsidP="009B4863">
      <w:pPr>
        <w:rPr>
          <w:ins w:id="3137" w:author="Sarah Thomas" w:date="2014-03-12T15:17:00Z"/>
        </w:rPr>
      </w:pPr>
      <w:ins w:id="3138" w:author="Sarah Thomas" w:date="2014-03-12T15:17:00Z">
        <w:r>
          <w:rPr>
            <w:noProof/>
            <w:lang w:val="en-US"/>
          </w:rPr>
          <mc:AlternateContent>
            <mc:Choice Requires="wps">
              <w:drawing>
                <wp:inline distT="0" distB="0" distL="0" distR="0" wp14:anchorId="1E356D7E" wp14:editId="0D4CB360">
                  <wp:extent cx="5257800" cy="714375"/>
                  <wp:effectExtent l="0" t="0" r="12700" b="9525"/>
                  <wp:docPr id="9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35685"/>
                          </a:xfrm>
                          <a:prstGeom prst="rect">
                            <a:avLst/>
                          </a:prstGeom>
                          <a:solidFill>
                            <a:srgbClr val="FFFFFF"/>
                          </a:solidFill>
                          <a:ln w="9525">
                            <a:solidFill>
                              <a:srgbClr val="000000"/>
                            </a:solidFill>
                            <a:miter lim="800000"/>
                            <a:headEnd/>
                            <a:tailEnd/>
                          </a:ln>
                        </wps:spPr>
                        <wps:txbx>
                          <w:txbxContent>
                            <w:p w14:paraId="5A9F3F87" w14:textId="77777777" w:rsidR="00D618DD" w:rsidRDefault="00D618DD" w:rsidP="009B4863">
                              <w:pPr>
                                <w:rPr>
                                  <w:sz w:val="22"/>
                                </w:rPr>
                              </w:pPr>
                              <w:r w:rsidRPr="00683722">
                                <w:rPr>
                                  <w:sz w:val="22"/>
                                </w:rPr>
                                <w:t>New matters discussed</w:t>
                              </w:r>
                              <w:r>
                                <w:rPr>
                                  <w:sz w:val="22"/>
                                </w:rPr>
                                <w:t>:</w:t>
                              </w:r>
                            </w:p>
                            <w:p w14:paraId="2A55103C" w14:textId="77777777" w:rsidR="00D618DD" w:rsidRDefault="00D618DD" w:rsidP="009B4863">
                              <w:pPr>
                                <w:rPr>
                                  <w:sz w:val="22"/>
                                </w:rPr>
                              </w:pPr>
                            </w:p>
                            <w:p w14:paraId="1C5CA0BF" w14:textId="77777777" w:rsidR="00D618DD" w:rsidRDefault="00D618DD" w:rsidP="009B4863">
                              <w:pPr>
                                <w:rPr>
                                  <w:sz w:val="22"/>
                                </w:rPr>
                              </w:pPr>
                              <w:r>
                                <w:rPr>
                                  <w:sz w:val="22"/>
                                </w:rPr>
                                <w:t>Task allocation for report, presentation and finalising system</w:t>
                              </w:r>
                            </w:p>
                            <w:p w14:paraId="288F75C9" w14:textId="77777777" w:rsidR="00D618DD" w:rsidRDefault="00D618DD" w:rsidP="009B4863"/>
                            <w:p w14:paraId="22A674EA" w14:textId="77777777" w:rsidR="00D618DD" w:rsidRPr="00674F95" w:rsidRDefault="00D618DD" w:rsidP="009B4863">
                              <w:pPr>
                                <w:rPr>
                                  <w:sz w:val="22"/>
                                </w:rPr>
                              </w:pPr>
                              <w:r w:rsidRPr="00674F95">
                                <w:rPr>
                                  <w:sz w:val="22"/>
                                </w:rPr>
                                <w:t>Issues/problems to be reported to project supervisor:</w:t>
                              </w:r>
                            </w:p>
                            <w:p w14:paraId="66E00721"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95" o:spid="_x0000_s1127"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">
                  <v:textbox style="mso-fit-shape-to-text:t">
                    <w:txbxContent>
                      <w:p w14:paraId="5A9F3F87" w14:textId="77777777" w:rsidR="00D618DD" w:rsidRDefault="00D618DD" w:rsidP="009B4863">
                        <w:pPr>
                          <w:rPr>
                            <w:sz w:val="22"/>
                          </w:rPr>
                        </w:pPr>
                        <w:r w:rsidRPr="00683722">
                          <w:rPr>
                            <w:sz w:val="22"/>
                          </w:rPr>
                          <w:t>New matters discussed</w:t>
                        </w:r>
                        <w:r>
                          <w:rPr>
                            <w:sz w:val="22"/>
                          </w:rPr>
                          <w:t>:</w:t>
                        </w:r>
                      </w:p>
                      <w:p w14:paraId="2A55103C" w14:textId="77777777" w:rsidR="00D618DD" w:rsidRDefault="00D618DD" w:rsidP="009B4863">
                        <w:pPr>
                          <w:rPr>
                            <w:sz w:val="22"/>
                          </w:rPr>
                        </w:pPr>
                      </w:p>
                      <w:p w14:paraId="1C5CA0BF" w14:textId="77777777" w:rsidR="00D618DD" w:rsidRDefault="00D618DD" w:rsidP="009B4863">
                        <w:pPr>
                          <w:rPr>
                            <w:sz w:val="22"/>
                          </w:rPr>
                        </w:pPr>
                        <w:r>
                          <w:rPr>
                            <w:sz w:val="22"/>
                          </w:rPr>
                          <w:t>Task allocation for report, presentation and finalising system</w:t>
                        </w:r>
                      </w:p>
                      <w:p w14:paraId="288F75C9" w14:textId="77777777" w:rsidR="00D618DD" w:rsidRDefault="00D618DD" w:rsidP="009B4863"/>
                      <w:p w14:paraId="22A674EA" w14:textId="77777777" w:rsidR="00D618DD" w:rsidRPr="00674F95" w:rsidRDefault="00D618DD" w:rsidP="009B4863">
                        <w:pPr>
                          <w:rPr>
                            <w:sz w:val="22"/>
                          </w:rPr>
                        </w:pPr>
                        <w:r w:rsidRPr="00674F95">
                          <w:rPr>
                            <w:sz w:val="22"/>
                          </w:rPr>
                          <w:t>Issues/problems to be reported to project supervisor:</w:t>
                        </w:r>
                      </w:p>
                      <w:p w14:paraId="66E00721" w14:textId="77777777" w:rsidR="00D618DD" w:rsidRDefault="00D618DD" w:rsidP="009B4863"/>
                    </w:txbxContent>
                  </v:textbox>
                  <w10:anchorlock/>
                </v:shape>
              </w:pict>
            </mc:Fallback>
          </mc:AlternateContent>
        </w:r>
      </w:ins>
    </w:p>
    <w:p w14:paraId="59675496" w14:textId="2ADD4EB3" w:rsidR="009B4863" w:rsidRDefault="009B4863" w:rsidP="009B4863">
      <w:pPr>
        <w:rPr>
          <w:ins w:id="3139" w:author="Sarah Thomas" w:date="2014-03-12T15:17:00Z"/>
        </w:rPr>
      </w:pPr>
      <w:ins w:id="3140" w:author="Sarah Thomas" w:date="2014-03-12T15:17:00Z">
        <w:r>
          <w:rPr>
            <w:noProof/>
            <w:lang w:val="en-US"/>
          </w:rPr>
          <mc:AlternateContent>
            <mc:Choice Requires="wps">
              <w:drawing>
                <wp:inline distT="0" distB="0" distL="0" distR="0" wp14:anchorId="02B64961" wp14:editId="4C95D370">
                  <wp:extent cx="5257800" cy="1503045"/>
                  <wp:effectExtent l="0" t="0" r="12700" b="8255"/>
                  <wp:docPr id="98"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948CF83" w14:textId="77777777" w:rsidR="00D618DD" w:rsidRDefault="00D618DD"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D618DD" w:rsidRDefault="00D618DD" w:rsidP="009B4863">
                              <w:pPr>
                                <w:rPr>
                                  <w:sz w:val="22"/>
                                </w:rPr>
                              </w:pPr>
                            </w:p>
                            <w:p w14:paraId="382315ED" w14:textId="77777777" w:rsidR="00D618DD" w:rsidRDefault="00D618DD" w:rsidP="009B4863">
                              <w:pPr>
                                <w:rPr>
                                  <w:sz w:val="22"/>
                                </w:rPr>
                              </w:pPr>
                              <w:r>
                                <w:rPr>
                                  <w:sz w:val="22"/>
                                </w:rPr>
                                <w:t>All jobs that need to be completed for report allocated using Trello. Please see screenshot below.</w:t>
                              </w:r>
                            </w:p>
                            <w:p w14:paraId="350D047B" w14:textId="77777777" w:rsidR="00D618DD" w:rsidRDefault="00D618DD" w:rsidP="009B4863">
                              <w:pPr>
                                <w:rPr>
                                  <w:sz w:val="22"/>
                                </w:rPr>
                              </w:pPr>
                            </w:p>
                            <w:p w14:paraId="4F71C54A" w14:textId="77777777" w:rsidR="00D618DD" w:rsidRDefault="00D618DD" w:rsidP="009B4863"/>
                          </w:txbxContent>
                        </wps:txbx>
                        <wps:bodyPr rot="0" vert="horz" wrap="square" lIns="91440" tIns="45720" rIns="91440" bIns="45720" anchor="t" anchorCtr="0" upright="1">
                          <a:spAutoFit/>
                        </wps:bodyPr>
                      </wps:wsp>
                    </a:graphicData>
                  </a:graphic>
                </wp:inline>
              </w:drawing>
            </mc:Choice>
            <mc:Fallback>
              <w:pict>
                <v:shape id="Text Box 94" o:spid="_x0000_s1128"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">
                  <v:textbox style="mso-fit-shape-to-text:t">
                    <w:txbxContent>
                      <w:p w14:paraId="7948CF83" w14:textId="77777777" w:rsidR="00D618DD" w:rsidRDefault="00D618DD"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D618DD" w:rsidRDefault="00D618DD" w:rsidP="009B4863">
                        <w:pPr>
                          <w:rPr>
                            <w:sz w:val="22"/>
                          </w:rPr>
                        </w:pPr>
                      </w:p>
                      <w:p w14:paraId="382315ED" w14:textId="77777777" w:rsidR="00D618DD" w:rsidRDefault="00D618DD" w:rsidP="009B4863">
                        <w:pPr>
                          <w:rPr>
                            <w:sz w:val="22"/>
                          </w:rPr>
                        </w:pPr>
                        <w:r>
                          <w:rPr>
                            <w:sz w:val="22"/>
                          </w:rPr>
                          <w:t>All jobs that need to be completed for report allocated using Trello. Please see screenshot below.</w:t>
                        </w:r>
                      </w:p>
                      <w:p w14:paraId="350D047B" w14:textId="77777777" w:rsidR="00D618DD" w:rsidRDefault="00D618DD" w:rsidP="009B4863">
                        <w:pPr>
                          <w:rPr>
                            <w:sz w:val="22"/>
                          </w:rPr>
                        </w:pPr>
                      </w:p>
                      <w:p w14:paraId="4F71C54A" w14:textId="77777777" w:rsidR="00D618DD" w:rsidRDefault="00D618DD" w:rsidP="009B4863"/>
                    </w:txbxContent>
                  </v:textbox>
                  <w10:anchorlock/>
                </v:shape>
              </w:pict>
            </mc:Fallback>
          </mc:AlternateContent>
        </w:r>
      </w:ins>
    </w:p>
    <w:p w14:paraId="6C24EB36" w14:textId="77777777" w:rsidR="009B4863" w:rsidRDefault="009B4863" w:rsidP="009B4863">
      <w:pPr>
        <w:rPr>
          <w:ins w:id="3141" w:author="Sarah Thomas" w:date="2014-03-12T15:17:00Z"/>
        </w:rPr>
      </w:pPr>
    </w:p>
    <w:p w14:paraId="5F6065F6" w14:textId="32DA3A69" w:rsidR="009B4863" w:rsidRDefault="009B4863" w:rsidP="009B4863">
      <w:pPr>
        <w:rPr>
          <w:ins w:id="3142" w:author="Sarah Thomas" w:date="2014-03-12T15:17:00Z"/>
        </w:rPr>
      </w:pPr>
      <w:ins w:id="3143" w:author="Sarah Thomas" w:date="2014-03-12T15:17:00Z">
        <w:r>
          <w:rPr>
            <w:noProof/>
            <w:lang w:val="en-US"/>
          </w:rPr>
          <w:drawing>
            <wp:inline distT="0" distB="0" distL="0" distR="0" wp14:anchorId="4E7E31AD" wp14:editId="25B88530">
              <wp:extent cx="5266055" cy="646874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055" cy="6468745"/>
                      </a:xfrm>
                      <a:prstGeom prst="rect">
                        <a:avLst/>
                      </a:prstGeom>
                      <a:noFill/>
                      <a:ln>
                        <a:noFill/>
                      </a:ln>
                    </pic:spPr>
                  </pic:pic>
                </a:graphicData>
              </a:graphic>
            </wp:inline>
          </w:drawing>
        </w:r>
      </w:ins>
    </w:p>
    <w:p w14:paraId="10346536" w14:textId="77777777" w:rsidR="009B4863" w:rsidRDefault="009B4863" w:rsidP="009B4863">
      <w:pPr>
        <w:rPr>
          <w:ins w:id="3144" w:author="Sarah Thomas" w:date="2014-03-12T15:17:00Z"/>
        </w:rPr>
      </w:pPr>
    </w:p>
    <w:p w14:paraId="451B9019" w14:textId="2641DA75" w:rsidR="009B4863" w:rsidRDefault="009B4863" w:rsidP="009B4863">
      <w:pPr>
        <w:rPr>
          <w:ins w:id="3145" w:author="Sarah Thomas" w:date="2014-03-12T15:17:00Z"/>
        </w:rPr>
      </w:pPr>
      <w:ins w:id="3146" w:author="Sarah Thomas" w:date="2014-03-12T15:17:00Z">
        <w:r w:rsidRPr="009B4863">
          <w:rPr>
            <w:noProof/>
            <w:sz w:val="20"/>
            <w:szCs w:val="20"/>
            <w:lang w:val="en-US"/>
            <w:rPrChange w:id="3147">
              <w:rPr>
                <w:noProof/>
                <w:lang w:val="en-US"/>
              </w:rPr>
            </w:rPrChange>
          </w:rPr>
          <mc:AlternateContent>
            <mc:Choice Requires="wps">
              <w:drawing>
                <wp:inline distT="0" distB="0" distL="0" distR="0" wp14:anchorId="2629B01C" wp14:editId="0B8D747C">
                  <wp:extent cx="5257800" cy="1006475"/>
                  <wp:effectExtent l="0" t="0" r="25400" b="33020"/>
                  <wp:docPr id="9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5A78E54B" w14:textId="77777777" w:rsidR="00D618DD" w:rsidRPr="009B4863" w:rsidRDefault="00D618DD" w:rsidP="009B4863">
                              <w:pPr>
                                <w:rPr>
                                  <w:sz w:val="20"/>
                                  <w:szCs w:val="20"/>
                                  <w:rPrChange w:id="3148" w:author="Sarah Thomas" w:date="2014-03-12T15:23:00Z">
                                    <w:rPr>
                                      <w:sz w:val="22"/>
                                    </w:rPr>
                                  </w:rPrChange>
                                </w:rPr>
                              </w:pPr>
                              <w:r w:rsidRPr="009B4863">
                                <w:rPr>
                                  <w:sz w:val="20"/>
                                  <w:szCs w:val="20"/>
                                  <w:rPrChange w:id="3149" w:author="Sarah Thomas" w:date="2014-03-12T15:23:00Z">
                                    <w:rPr>
                                      <w:sz w:val="22"/>
                                    </w:rPr>
                                  </w:rPrChange>
                                </w:rPr>
                                <w:t>Record here the agreed chairperson, secretary, date, time and place of next formal meeting:</w:t>
                              </w:r>
                            </w:p>
                            <w:p w14:paraId="6B0141F0" w14:textId="77777777" w:rsidR="00D618DD" w:rsidRPr="009B4863" w:rsidRDefault="00D618DD" w:rsidP="009B4863">
                              <w:pPr>
                                <w:rPr>
                                  <w:sz w:val="20"/>
                                  <w:szCs w:val="20"/>
                                  <w:rPrChange w:id="3150" w:author="Sarah Thomas" w:date="2014-03-12T15:23:00Z">
                                    <w:rPr/>
                                  </w:rPrChange>
                                </w:rPr>
                              </w:pPr>
                            </w:p>
                            <w:p w14:paraId="2A4B9045" w14:textId="77777777" w:rsidR="00D618DD" w:rsidRPr="009B4863" w:rsidRDefault="00D618DD" w:rsidP="009B4863">
                              <w:pPr>
                                <w:rPr>
                                  <w:sz w:val="20"/>
                                  <w:szCs w:val="20"/>
                                  <w:rPrChange w:id="3151" w:author="Sarah Thomas" w:date="2014-03-12T15:23:00Z">
                                    <w:rPr/>
                                  </w:rPrChange>
                                </w:rPr>
                              </w:pPr>
                              <w:r w:rsidRPr="009B4863">
                                <w:rPr>
                                  <w:sz w:val="20"/>
                                  <w:szCs w:val="20"/>
                                  <w:rPrChange w:id="3152" w:author="Sarah Thomas" w:date="2014-03-12T15:23:00Z">
                                    <w:rPr/>
                                  </w:rPrChange>
                                </w:rPr>
                                <w:t xml:space="preserve">Next Meeting:  Monday, 17 Mar 2014 in Lab 4 12 pm </w:t>
                              </w:r>
                            </w:p>
                            <w:p w14:paraId="2FEA791D" w14:textId="77777777" w:rsidR="00D618DD" w:rsidRPr="009B4863" w:rsidRDefault="00D618DD" w:rsidP="009B4863">
                              <w:pPr>
                                <w:rPr>
                                  <w:sz w:val="20"/>
                                  <w:szCs w:val="20"/>
                                  <w:rPrChange w:id="3153" w:author="Sarah Thomas" w:date="2014-03-12T15:23:00Z">
                                    <w:rPr/>
                                  </w:rPrChange>
                                </w:rPr>
                              </w:pPr>
                              <w:r w:rsidRPr="009B4863">
                                <w:rPr>
                                  <w:sz w:val="20"/>
                                  <w:szCs w:val="20"/>
                                  <w:rPrChange w:id="3154" w:author="Sarah Thomas" w:date="2014-03-12T15:23:00Z">
                                    <w:rPr/>
                                  </w:rPrChange>
                                </w:rPr>
                                <w:t>Chair: Bahit</w:t>
                              </w:r>
                            </w:p>
                            <w:p w14:paraId="51352367" w14:textId="77777777" w:rsidR="00D618DD" w:rsidRPr="009B4863" w:rsidRDefault="00D618DD" w:rsidP="009B4863">
                              <w:pPr>
                                <w:rPr>
                                  <w:sz w:val="20"/>
                                  <w:szCs w:val="20"/>
                                  <w:rPrChange w:id="3155" w:author="Sarah Thomas" w:date="2014-03-12T15:23:00Z">
                                    <w:rPr/>
                                  </w:rPrChange>
                                </w:rPr>
                              </w:pPr>
                              <w:r w:rsidRPr="009B4863">
                                <w:rPr>
                                  <w:sz w:val="20"/>
                                  <w:szCs w:val="20"/>
                                  <w:rPrChange w:id="3156" w:author="Sarah Thomas" w:date="2014-03-12T15:23:00Z">
                                    <w:rPr/>
                                  </w:rPrChange>
                                </w:rPr>
                                <w:t>Secretary: Irina</w:t>
                              </w:r>
                            </w:p>
                          </w:txbxContent>
                        </wps:txbx>
                        <wps:bodyPr rot="0" vert="horz" wrap="square" lIns="91440" tIns="45720" rIns="91440" bIns="45720" anchor="t" anchorCtr="0" upright="1">
                          <a:spAutoFit/>
                        </wps:bodyPr>
                      </wps:wsp>
                    </a:graphicData>
                  </a:graphic>
                </wp:inline>
              </w:drawing>
            </mc:Choice>
            <mc:Fallback>
              <w:pict>
                <v:shape id="Text Box 93" o:spid="_x0000_s1129"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">
                  <v:textbox style="mso-fit-shape-to-text:t">
                    <w:txbxContent>
                      <w:p w14:paraId="5A78E54B" w14:textId="77777777" w:rsidR="00D618DD" w:rsidRPr="009B4863" w:rsidRDefault="00D618DD" w:rsidP="009B4863">
                        <w:pPr>
                          <w:rPr>
                            <w:sz w:val="20"/>
                            <w:szCs w:val="20"/>
                            <w:rPrChange w:id="3142" w:author="Sarah Thomas" w:date="2014-03-12T15:23:00Z">
                              <w:rPr>
                                <w:sz w:val="22"/>
                              </w:rPr>
                            </w:rPrChange>
                          </w:rPr>
                        </w:pPr>
                        <w:r w:rsidRPr="009B4863">
                          <w:rPr>
                            <w:sz w:val="20"/>
                            <w:szCs w:val="20"/>
                            <w:rPrChange w:id="3143" w:author="Sarah Thomas" w:date="2014-03-12T15:23:00Z">
                              <w:rPr>
                                <w:sz w:val="22"/>
                              </w:rPr>
                            </w:rPrChange>
                          </w:rPr>
                          <w:t>Record here the agreed chairperson, secretary, date, time and place of next formal meeting:</w:t>
                        </w:r>
                      </w:p>
                      <w:p w14:paraId="6B0141F0" w14:textId="77777777" w:rsidR="00D618DD" w:rsidRPr="009B4863" w:rsidRDefault="00D618DD" w:rsidP="009B4863">
                        <w:pPr>
                          <w:rPr>
                            <w:sz w:val="20"/>
                            <w:szCs w:val="20"/>
                            <w:rPrChange w:id="3144" w:author="Sarah Thomas" w:date="2014-03-12T15:23:00Z">
                              <w:rPr/>
                            </w:rPrChange>
                          </w:rPr>
                        </w:pPr>
                      </w:p>
                      <w:p w14:paraId="2A4B9045" w14:textId="77777777" w:rsidR="00D618DD" w:rsidRPr="009B4863" w:rsidRDefault="00D618DD" w:rsidP="009B4863">
                        <w:pPr>
                          <w:rPr>
                            <w:sz w:val="20"/>
                            <w:szCs w:val="20"/>
                            <w:rPrChange w:id="3145" w:author="Sarah Thomas" w:date="2014-03-12T15:23:00Z">
                              <w:rPr/>
                            </w:rPrChange>
                          </w:rPr>
                        </w:pPr>
                        <w:r w:rsidRPr="009B4863">
                          <w:rPr>
                            <w:sz w:val="20"/>
                            <w:szCs w:val="20"/>
                            <w:rPrChange w:id="3146" w:author="Sarah Thomas" w:date="2014-03-12T15:23:00Z">
                              <w:rPr/>
                            </w:rPrChange>
                          </w:rPr>
                          <w:t xml:space="preserve">Next Meeting:  Monday, 17 Mar 2014 in Lab 4 12 pm </w:t>
                        </w:r>
                      </w:p>
                      <w:p w14:paraId="2FEA791D" w14:textId="77777777" w:rsidR="00D618DD" w:rsidRPr="009B4863" w:rsidRDefault="00D618DD" w:rsidP="009B4863">
                        <w:pPr>
                          <w:rPr>
                            <w:sz w:val="20"/>
                            <w:szCs w:val="20"/>
                            <w:rPrChange w:id="3147" w:author="Sarah Thomas" w:date="2014-03-12T15:23:00Z">
                              <w:rPr/>
                            </w:rPrChange>
                          </w:rPr>
                        </w:pPr>
                        <w:r w:rsidRPr="009B4863">
                          <w:rPr>
                            <w:sz w:val="20"/>
                            <w:szCs w:val="20"/>
                            <w:rPrChange w:id="3148" w:author="Sarah Thomas" w:date="2014-03-12T15:23:00Z">
                              <w:rPr/>
                            </w:rPrChange>
                          </w:rPr>
                          <w:t>Chair: Bahit</w:t>
                        </w:r>
                      </w:p>
                      <w:p w14:paraId="51352367" w14:textId="77777777" w:rsidR="00D618DD" w:rsidRPr="009B4863" w:rsidRDefault="00D618DD" w:rsidP="009B4863">
                        <w:pPr>
                          <w:rPr>
                            <w:sz w:val="20"/>
                            <w:szCs w:val="20"/>
                            <w:rPrChange w:id="3149" w:author="Sarah Thomas" w:date="2014-03-12T15:23:00Z">
                              <w:rPr/>
                            </w:rPrChange>
                          </w:rPr>
                        </w:pPr>
                        <w:r w:rsidRPr="009B4863">
                          <w:rPr>
                            <w:sz w:val="20"/>
                            <w:szCs w:val="20"/>
                            <w:rPrChange w:id="3150" w:author="Sarah Thomas" w:date="2014-03-12T15:23:00Z">
                              <w:rPr/>
                            </w:rPrChange>
                          </w:rPr>
                          <w:t>Secretary: Irina</w:t>
                        </w:r>
                      </w:p>
                    </w:txbxContent>
                  </v:textbox>
                  <w10:anchorlock/>
                </v:shape>
              </w:pict>
            </mc:Fallback>
          </mc:AlternateContent>
        </w:r>
      </w:ins>
    </w:p>
    <w:p w14:paraId="4D73F3DC" w14:textId="77777777" w:rsidR="009B4863" w:rsidRPr="00486475" w:rsidRDefault="009B4863" w:rsidP="009B4863">
      <w:pPr>
        <w:rPr>
          <w:ins w:id="3157" w:author="Sarah Thomas" w:date="2014-03-12T15:17:00Z"/>
        </w:rPr>
      </w:pPr>
    </w:p>
    <w:p w14:paraId="745F2486" w14:textId="77777777" w:rsidR="009B4863" w:rsidRPr="00486475" w:rsidRDefault="009B4863" w:rsidP="009B4863">
      <w:pPr>
        <w:jc w:val="center"/>
        <w:rPr>
          <w:ins w:id="3158" w:author="Sarah Thomas" w:date="2014-03-12T15:17:00Z"/>
        </w:rPr>
      </w:pPr>
    </w:p>
    <w:p w14:paraId="25B30071" w14:textId="77777777" w:rsidR="00E65606" w:rsidRPr="00486475" w:rsidRDefault="00E65606" w:rsidP="00E65606">
      <w:pPr>
        <w:jc w:val="center"/>
        <w:rPr>
          <w:ins w:id="3159" w:author="Sarah Thomas" w:date="2014-03-12T15:02:00Z"/>
        </w:rPr>
      </w:pPr>
    </w:p>
    <w:p w14:paraId="4747A0F6" w14:textId="77777777" w:rsidR="00E65606" w:rsidRPr="00486475" w:rsidRDefault="00E65606" w:rsidP="00E65606">
      <w:pPr>
        <w:jc w:val="center"/>
        <w:rPr>
          <w:ins w:id="3160" w:author="Sarah Thomas" w:date="2014-03-12T15:01:00Z"/>
        </w:rPr>
      </w:pPr>
    </w:p>
    <w:p w14:paraId="0418B768" w14:textId="77777777" w:rsidR="00E65606" w:rsidRPr="00486475" w:rsidRDefault="00E65606" w:rsidP="00E65606">
      <w:pPr>
        <w:jc w:val="center"/>
        <w:rPr>
          <w:ins w:id="3161" w:author="Sarah Thomas" w:date="2014-03-12T15:01:00Z"/>
        </w:rPr>
      </w:pPr>
    </w:p>
    <w:p w14:paraId="15425F52" w14:textId="77777777" w:rsidR="00E65606" w:rsidRPr="00486475" w:rsidRDefault="00E65606" w:rsidP="00E65606">
      <w:pPr>
        <w:rPr>
          <w:ins w:id="3162" w:author="Sarah Thomas" w:date="2014-03-12T14:56:00Z"/>
        </w:rPr>
      </w:pPr>
    </w:p>
    <w:p w14:paraId="2E4F8AD5" w14:textId="77777777" w:rsidR="00E65606" w:rsidRPr="00486475" w:rsidRDefault="00E65606" w:rsidP="00E65606">
      <w:pPr>
        <w:jc w:val="center"/>
        <w:rPr>
          <w:ins w:id="3163" w:author="Sarah Thomas" w:date="2014-03-12T14:56:00Z"/>
        </w:rPr>
      </w:pPr>
    </w:p>
    <w:p w14:paraId="47772853" w14:textId="77777777" w:rsidR="00E65606" w:rsidRPr="00E65606" w:rsidRDefault="00E65606">
      <w:pPr>
        <w:rPr>
          <w:ins w:id="3164" w:author="Sarah Thomas" w:date="2014-03-03T14:22:00Z"/>
          <w:rPrChange w:id="3165" w:author="Sarah Thomas" w:date="2014-03-12T14:53:00Z">
            <w:rPr>
              <w:ins w:id="3166" w:author="Sarah Thomas" w:date="2014-03-03T14:22:00Z"/>
              <w:rFonts w:ascii="Times" w:hAnsi="Times" w:cs="Times"/>
              <w:sz w:val="30"/>
              <w:szCs w:val="30"/>
            </w:rPr>
          </w:rPrChange>
        </w:rPr>
        <w:pPrChange w:id="3167" w:author="Sarah Thomas" w:date="2014-03-12T14:53:00Z">
          <w:pPr>
            <w:widowControl w:val="0"/>
            <w:autoSpaceDE w:val="0"/>
            <w:autoSpaceDN w:val="0"/>
            <w:adjustRightInd w:val="0"/>
          </w:pPr>
        </w:pPrChange>
      </w:pPr>
    </w:p>
    <w:p w14:paraId="7FD9E9C6" w14:textId="2C959B37" w:rsidR="00F15707" w:rsidRPr="00FB0B3E" w:rsidRDefault="00F15707">
      <w:pPr>
        <w:pStyle w:val="Heading2"/>
        <w:rPr>
          <w:ins w:id="3168" w:author="Sarah Thomas" w:date="2014-03-03T14:11:00Z"/>
          <w:szCs w:val="24"/>
        </w:rPr>
        <w:pPrChange w:id="3169" w:author="Sarah Thomas" w:date="2014-03-03T14:22:00Z">
          <w:pPr>
            <w:widowControl w:val="0"/>
            <w:autoSpaceDE w:val="0"/>
            <w:autoSpaceDN w:val="0"/>
            <w:adjustRightInd w:val="0"/>
          </w:pPr>
        </w:pPrChange>
      </w:pPr>
      <w:bookmarkStart w:id="3170" w:name="_Toc255483855"/>
      <w:ins w:id="3171" w:author="Sarah Thomas" w:date="2014-03-03T14:11:00Z">
        <w:r w:rsidRPr="00812194">
          <w:t>C. Full Code Listing</w:t>
        </w:r>
        <w:bookmarkEnd w:id="3170"/>
      </w:ins>
    </w:p>
    <w:p w14:paraId="65EA5C72" w14:textId="77777777" w:rsidR="00F15707" w:rsidRPr="00766C26" w:rsidRDefault="00F15707">
      <w:pPr>
        <w:pStyle w:val="BodyText"/>
        <w:rPr>
          <w:ins w:id="3172" w:author="Sarah Thomas" w:date="2014-03-03T14:11:00Z"/>
          <w:rStyle w:val="Emphasis"/>
          <w:rPrChange w:id="3173" w:author="Sarah Thomas" w:date="2014-03-03T14:25:00Z">
            <w:rPr>
              <w:ins w:id="3174" w:author="Sarah Thomas" w:date="2014-03-03T14:11:00Z"/>
              <w:szCs w:val="24"/>
            </w:rPr>
          </w:rPrChange>
        </w:rPr>
        <w:pPrChange w:id="3175" w:author="Sarah Thomas" w:date="2014-03-03T14:24:00Z">
          <w:pPr>
            <w:widowControl w:val="0"/>
            <w:autoSpaceDE w:val="0"/>
            <w:autoSpaceDN w:val="0"/>
            <w:adjustRightInd w:val="0"/>
          </w:pPr>
        </w:pPrChange>
      </w:pPr>
      <w:ins w:id="3176" w:author="Sarah Thomas" w:date="2014-03-03T14:11:00Z">
        <w:r w:rsidRPr="00766C26">
          <w:rPr>
            <w:rStyle w:val="Emphasis"/>
            <w:highlight w:val="lightGray"/>
            <w:rPrChange w:id="3177" w:author="Sarah Thomas" w:date="2014-03-03T14:25:00Z">
              <w:rPr>
                <w:rFonts w:ascii="Times" w:hAnsi="Times" w:cs="Times"/>
                <w:sz w:val="30"/>
                <w:szCs w:val="30"/>
              </w:rPr>
            </w:rPrChange>
          </w:rPr>
          <w:t xml:space="preserve">(Hard copy is unnecessary. Please save your code in </w:t>
        </w:r>
        <w:proofErr w:type="gramStart"/>
        <w:r w:rsidRPr="00766C26">
          <w:rPr>
            <w:rStyle w:val="Emphasis"/>
            <w:highlight w:val="lightGray"/>
            <w:rPrChange w:id="3178" w:author="Sarah Thomas" w:date="2014-03-03T14:25:00Z">
              <w:rPr>
                <w:rFonts w:ascii="Times" w:hAnsi="Times" w:cs="Times"/>
                <w:sz w:val="30"/>
                <w:szCs w:val="30"/>
              </w:rPr>
            </w:rPrChange>
          </w:rPr>
          <w:t>well structured</w:t>
        </w:r>
        <w:proofErr w:type="gramEnd"/>
        <w:r w:rsidRPr="00766C26">
          <w:rPr>
            <w:rStyle w:val="Emphasis"/>
            <w:highlight w:val="lightGray"/>
            <w:rPrChange w:id="3179" w:author="Sarah Thomas" w:date="2014-03-03T14:25:00Z">
              <w:rPr>
                <w:rFonts w:ascii="Times" w:hAnsi="Times" w:cs="Times"/>
                <w:sz w:val="30"/>
                <w:szCs w:val="30"/>
              </w:rPr>
            </w:rPrChange>
          </w:rPr>
          <w:t xml:space="preserve"> folders in the CD)</w:t>
        </w:r>
      </w:ins>
    </w:p>
    <w:p w14:paraId="0F2D6BB8" w14:textId="77777777" w:rsidR="00F15707" w:rsidRPr="00812194" w:rsidRDefault="00F15707">
      <w:pPr>
        <w:pPrChange w:id="3180" w:author="Sarah Thomas" w:date="2014-03-03T14:11:00Z">
          <w:pPr>
            <w:pStyle w:val="Heading1"/>
          </w:pPr>
        </w:pPrChange>
      </w:pPr>
    </w:p>
    <w:p w14:paraId="45ECCA05" w14:textId="3E2C60D6" w:rsidR="00B04225" w:rsidDel="00F15707" w:rsidRDefault="00B04225" w:rsidP="00B04225">
      <w:pPr>
        <w:pStyle w:val="Heading2"/>
        <w:rPr>
          <w:del w:id="3181" w:author="Sarah Thomas" w:date="2014-03-03T14:11:00Z"/>
        </w:rPr>
      </w:pPr>
      <w:del w:id="3182" w:author="Sarah Thomas" w:date="2014-03-03T14:11:00Z">
        <w:r w:rsidDel="00F15707">
          <w:delText>Look and Feel</w:delText>
        </w:r>
      </w:del>
    </w:p>
    <w:p w14:paraId="18D68419" w14:textId="576D178D" w:rsidR="0028129D" w:rsidRPr="00F0790D" w:rsidDel="00F15707" w:rsidRDefault="00B04225" w:rsidP="00F0790D">
      <w:pPr>
        <w:rPr>
          <w:del w:id="3183" w:author="Sarah Thomas" w:date="2014-03-03T14:11:00Z"/>
        </w:rPr>
      </w:pPr>
      <w:del w:id="3184" w:author="Sarah Thomas" w:date="2014-03-03T14:11:00Z">
        <w:r w:rsidDel="00F15707">
          <w:delText>An example of how the user interface may look in the final website</w:delText>
        </w:r>
      </w:del>
    </w:p>
    <w:p w14:paraId="175CFD4E" w14:textId="28B983D1" w:rsidR="00B04225" w:rsidDel="00F15707" w:rsidRDefault="00B04225" w:rsidP="00F0790D">
      <w:pPr>
        <w:pStyle w:val="BodyText"/>
        <w:keepNext/>
        <w:jc w:val="center"/>
        <w:rPr>
          <w:del w:id="3185" w:author="Sarah Thomas" w:date="2014-03-03T14:11:00Z"/>
        </w:rPr>
      </w:pPr>
      <w:del w:id="3186" w:author="Sarah Thomas" w:date="2014-03-03T14:11:00Z">
        <w:r w:rsidDel="00F15707">
          <w:rPr>
            <w:noProof/>
            <w:lang w:val="en-US"/>
          </w:rPr>
          <w:drawing>
            <wp:inline distT="0" distB="0" distL="0" distR="0" wp14:anchorId="47E3F412" wp14:editId="4EEDEE29">
              <wp:extent cx="2190750" cy="2425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_Up2.jpg"/>
                      <pic:cNvPicPr/>
                    </pic:nvPicPr>
                    <pic:blipFill>
                      <a:blip r:embed="rId32">
                        <a:extLst>
                          <a:ext uri="{28A0092B-C50C-407E-A947-70E740481C1C}">
                            <a14:useLocalDpi xmlns:a14="http://schemas.microsoft.com/office/drawing/2010/main" val="0"/>
                          </a:ext>
                        </a:extLst>
                      </a:blip>
                      <a:stretch>
                        <a:fillRect/>
                      </a:stretch>
                    </pic:blipFill>
                    <pic:spPr>
                      <a:xfrm>
                        <a:off x="0" y="0"/>
                        <a:ext cx="2190750" cy="2425700"/>
                      </a:xfrm>
                      <a:prstGeom prst="rect">
                        <a:avLst/>
                      </a:prstGeom>
                    </pic:spPr>
                  </pic:pic>
                </a:graphicData>
              </a:graphic>
            </wp:inline>
          </w:drawing>
        </w:r>
      </w:del>
    </w:p>
    <w:p w14:paraId="1E9C9A4D" w14:textId="7D2781B0" w:rsidR="00B04225" w:rsidRPr="00B04225" w:rsidDel="00F15707" w:rsidRDefault="00B04225" w:rsidP="00F0790D">
      <w:pPr>
        <w:pStyle w:val="Caption"/>
        <w:jc w:val="center"/>
        <w:rPr>
          <w:del w:id="3187" w:author="Sarah Thomas" w:date="2014-03-03T14:11:00Z"/>
        </w:rPr>
      </w:pPr>
      <w:del w:id="3188" w:author="Sarah Thomas" w:date="2014-03-03T14:11:00Z">
        <w:r w:rsidDel="00F15707">
          <w:delText xml:space="preserve">Figure </w:delText>
        </w:r>
        <w:r w:rsidR="00246E0B" w:rsidDel="00F15707">
          <w:fldChar w:fldCharType="begin"/>
        </w:r>
        <w:r w:rsidR="00246E0B" w:rsidDel="00F15707">
          <w:delInstrText xml:space="preserve"> SEQ Figure \* ARABIC </w:delInstrText>
        </w:r>
        <w:r w:rsidR="00246E0B" w:rsidDel="00F15707">
          <w:fldChar w:fldCharType="separate"/>
        </w:r>
        <w:r w:rsidR="0028129D" w:rsidDel="00F15707">
          <w:rPr>
            <w:noProof/>
          </w:rPr>
          <w:delText>3</w:delText>
        </w:r>
        <w:r w:rsidR="00246E0B" w:rsidDel="00F15707">
          <w:rPr>
            <w:noProof/>
          </w:rPr>
          <w:fldChar w:fldCharType="end"/>
        </w:r>
        <w:r w:rsidDel="00F15707">
          <w:delText xml:space="preserve"> - Sample user interface</w:delText>
        </w:r>
      </w:del>
    </w:p>
    <w:p w14:paraId="4FCB661D" w14:textId="7B439E08" w:rsidR="009D6792" w:rsidRPr="00B70B99" w:rsidDel="00F15707" w:rsidRDefault="009D6792" w:rsidP="009D6792">
      <w:pPr>
        <w:pStyle w:val="Heading2"/>
        <w:rPr>
          <w:del w:id="3189" w:author="Sarah Thomas" w:date="2014-03-03T14:11:00Z"/>
        </w:rPr>
      </w:pPr>
      <w:del w:id="3190" w:author="Sarah Thomas" w:date="2014-03-03T14:11:00Z">
        <w:r w:rsidRPr="00B70B99" w:rsidDel="00F15707">
          <w:delText>Skill keyword ontology/hierarchy</w:delText>
        </w:r>
      </w:del>
    </w:p>
    <w:p w14:paraId="68239BEB" w14:textId="14749A5B" w:rsidR="009D6792" w:rsidDel="00F15707" w:rsidRDefault="009D6792" w:rsidP="009D6792">
      <w:pPr>
        <w:rPr>
          <w:del w:id="3191" w:author="Sarah Thomas" w:date="2014-03-03T14:11:00Z"/>
        </w:rPr>
      </w:pPr>
      <w:del w:id="3192" w:author="Sarah Thomas" w:date="2014-03-03T14:11:00Z">
        <w:r w:rsidDel="00F15707">
          <w:delText xml:space="preserve">A summary of skill keywords to be used in profiles and search organized into a hierarchy of categories. </w:delText>
        </w:r>
        <w:r w:rsidR="00C773D7" w:rsidDel="00F15707">
          <w:delText xml:space="preserve">This is to be considered provisional at this stage. </w:delText>
        </w:r>
      </w:del>
    </w:p>
    <w:tbl>
      <w:tblPr>
        <w:tblStyle w:val="TableGrid"/>
        <w:tblW w:w="0" w:type="auto"/>
        <w:tblLook w:val="04A0" w:firstRow="1" w:lastRow="0" w:firstColumn="1" w:lastColumn="0" w:noHBand="0" w:noVBand="1"/>
      </w:tblPr>
      <w:tblGrid>
        <w:gridCol w:w="2570"/>
        <w:gridCol w:w="5946"/>
      </w:tblGrid>
      <w:tr w:rsidR="00B70B99" w:rsidRPr="0060716E" w:rsidDel="00F15707" w14:paraId="69DD11D8" w14:textId="1AD7F024" w:rsidTr="00B70B99">
        <w:trPr>
          <w:del w:id="3193" w:author="Sarah Thomas" w:date="2014-03-03T14:11:00Z"/>
        </w:trPr>
        <w:tc>
          <w:tcPr>
            <w:tcW w:w="2570" w:type="dxa"/>
          </w:tcPr>
          <w:p w14:paraId="61919019" w14:textId="6BA6740C" w:rsidR="00B70B99" w:rsidRPr="0060716E" w:rsidDel="00F15707" w:rsidRDefault="00B70B99" w:rsidP="00B70B99">
            <w:pPr>
              <w:jc w:val="center"/>
              <w:rPr>
                <w:del w:id="3194" w:author="Sarah Thomas" w:date="2014-03-03T14:11:00Z"/>
                <w:rFonts w:cs="Times New Roman"/>
                <w:b/>
                <w:color w:val="000000" w:themeColor="text1"/>
                <w:szCs w:val="24"/>
              </w:rPr>
            </w:pPr>
            <w:del w:id="3195" w:author="Sarah Thomas" w:date="2014-03-03T14:11:00Z">
              <w:r w:rsidRPr="0060716E" w:rsidDel="00F15707">
                <w:rPr>
                  <w:rFonts w:cs="Times New Roman"/>
                  <w:b/>
                  <w:color w:val="000000" w:themeColor="text1"/>
                  <w:szCs w:val="24"/>
                </w:rPr>
                <w:delText>Category</w:delText>
              </w:r>
            </w:del>
          </w:p>
        </w:tc>
        <w:tc>
          <w:tcPr>
            <w:tcW w:w="5946" w:type="dxa"/>
          </w:tcPr>
          <w:p w14:paraId="2851EC25" w14:textId="1300A573" w:rsidR="00B70B99" w:rsidRPr="0060716E" w:rsidDel="00F15707" w:rsidRDefault="00B70B99" w:rsidP="00B70B99">
            <w:pPr>
              <w:jc w:val="center"/>
              <w:rPr>
                <w:del w:id="3196" w:author="Sarah Thomas" w:date="2014-03-03T14:11:00Z"/>
                <w:rFonts w:cs="Times New Roman"/>
                <w:b/>
                <w:color w:val="000000" w:themeColor="text1"/>
                <w:szCs w:val="24"/>
              </w:rPr>
            </w:pPr>
            <w:del w:id="3197" w:author="Sarah Thomas" w:date="2014-03-03T14:11:00Z">
              <w:r w:rsidRPr="0060716E" w:rsidDel="00F15707">
                <w:rPr>
                  <w:rFonts w:cs="Times New Roman"/>
                  <w:b/>
                  <w:color w:val="000000" w:themeColor="text1"/>
                  <w:szCs w:val="24"/>
                </w:rPr>
                <w:delText>Skills/ key words</w:delText>
              </w:r>
            </w:del>
          </w:p>
        </w:tc>
      </w:tr>
      <w:tr w:rsidR="00B70B99" w:rsidRPr="0060716E" w:rsidDel="00F15707" w14:paraId="5C00F04B" w14:textId="5E54D56F" w:rsidTr="00B70B99">
        <w:trPr>
          <w:del w:id="3198" w:author="Sarah Thomas" w:date="2014-03-03T14:11:00Z"/>
        </w:trPr>
        <w:tc>
          <w:tcPr>
            <w:tcW w:w="2570" w:type="dxa"/>
          </w:tcPr>
          <w:p w14:paraId="29C655DA" w14:textId="31B24DBB" w:rsidR="00B70B99" w:rsidRPr="0060716E" w:rsidDel="00F15707" w:rsidRDefault="00B70B99" w:rsidP="00B70B99">
            <w:pPr>
              <w:rPr>
                <w:del w:id="3199" w:author="Sarah Thomas" w:date="2014-03-03T14:11:00Z"/>
                <w:rFonts w:cs="Times New Roman"/>
                <w:color w:val="000000" w:themeColor="text1"/>
                <w:szCs w:val="24"/>
              </w:rPr>
            </w:pPr>
            <w:del w:id="3200" w:author="Sarah Thomas" w:date="2014-03-03T14:11:00Z">
              <w:r w:rsidRPr="0060716E" w:rsidDel="00F15707">
                <w:rPr>
                  <w:rFonts w:cs="Times New Roman"/>
                  <w:color w:val="000000" w:themeColor="text1"/>
                  <w:szCs w:val="24"/>
                  <w:shd w:val="clear" w:color="auto" w:fill="FFFFFF"/>
                  <w:lang w:eastAsia="zh-CN"/>
                </w:rPr>
                <w:delText>Engineering</w:delText>
              </w:r>
            </w:del>
          </w:p>
        </w:tc>
        <w:tc>
          <w:tcPr>
            <w:tcW w:w="5946" w:type="dxa"/>
          </w:tcPr>
          <w:p w14:paraId="38D845F7" w14:textId="6C10DF56" w:rsidR="00B70B99" w:rsidRPr="0060716E" w:rsidDel="00F15707" w:rsidRDefault="00A9041C" w:rsidP="00B70B99">
            <w:pPr>
              <w:rPr>
                <w:del w:id="3201" w:author="Sarah Thomas" w:date="2014-03-03T14:11:00Z"/>
                <w:rFonts w:cs="Times New Roman"/>
                <w:color w:val="000000" w:themeColor="text1"/>
                <w:szCs w:val="24"/>
              </w:rPr>
            </w:pPr>
            <w:del w:id="3202" w:author="Sarah Thomas" w:date="2014-03-03T14:11:00Z">
              <w:r w:rsidRPr="0060716E" w:rsidDel="00F15707">
                <w:rPr>
                  <w:rFonts w:cs="Times New Roman"/>
                  <w:color w:val="000000" w:themeColor="text1"/>
                  <w:szCs w:val="24"/>
                  <w:shd w:val="clear" w:color="auto" w:fill="FFFFFF"/>
                </w:rPr>
                <w:delText>Mechanics</w:delText>
              </w:r>
              <w:r w:rsidR="00B70B99" w:rsidRPr="0060716E" w:rsidDel="00F15707">
                <w:rPr>
                  <w:rFonts w:cs="Times New Roman"/>
                  <w:color w:val="000000" w:themeColor="text1"/>
                  <w:szCs w:val="24"/>
                  <w:shd w:val="clear" w:color="auto" w:fill="FFFFFF"/>
                </w:rPr>
                <w:delText>, optics, civil engineering, materials, heat transfer, highway engineering, structural engineering</w:delText>
              </w:r>
            </w:del>
          </w:p>
        </w:tc>
      </w:tr>
      <w:tr w:rsidR="00B70B99" w:rsidRPr="0060716E" w:rsidDel="00F15707" w14:paraId="22C5291E" w14:textId="3775FDA3" w:rsidTr="00B70B99">
        <w:trPr>
          <w:del w:id="3203" w:author="Sarah Thomas" w:date="2014-03-03T14:11:00Z"/>
        </w:trPr>
        <w:tc>
          <w:tcPr>
            <w:tcW w:w="2570" w:type="dxa"/>
          </w:tcPr>
          <w:p w14:paraId="2B0F45BD" w14:textId="5D29ADF2" w:rsidR="00B70B99" w:rsidRPr="0060716E" w:rsidDel="00F15707" w:rsidRDefault="00B70B99" w:rsidP="00B70B99">
            <w:pPr>
              <w:rPr>
                <w:del w:id="3204" w:author="Sarah Thomas" w:date="2014-03-03T14:11:00Z"/>
                <w:rFonts w:cs="Times New Roman"/>
                <w:color w:val="000000" w:themeColor="text1"/>
                <w:szCs w:val="24"/>
              </w:rPr>
            </w:pPr>
            <w:del w:id="3205" w:author="Sarah Thomas" w:date="2014-03-03T14:11:00Z">
              <w:r w:rsidRPr="0060716E" w:rsidDel="00F15707">
                <w:rPr>
                  <w:rFonts w:cs="Times New Roman"/>
                  <w:color w:val="000000" w:themeColor="text1"/>
                  <w:szCs w:val="24"/>
                  <w:shd w:val="clear" w:color="auto" w:fill="FFFFFF"/>
                  <w:lang w:eastAsia="zh-CN"/>
                </w:rPr>
                <w:delText>Computer</w:delText>
              </w:r>
              <w:r w:rsidRPr="0060716E" w:rsidDel="00F15707">
                <w:rPr>
                  <w:rFonts w:cs="Times New Roman"/>
                  <w:color w:val="000000" w:themeColor="text1"/>
                  <w:szCs w:val="24"/>
                  <w:shd w:val="clear" w:color="auto" w:fill="FFFFFF"/>
                </w:rPr>
                <w:delText xml:space="preserve"> Science</w:delText>
              </w:r>
            </w:del>
          </w:p>
        </w:tc>
        <w:tc>
          <w:tcPr>
            <w:tcW w:w="5946" w:type="dxa"/>
          </w:tcPr>
          <w:p w14:paraId="03F32AFF" w14:textId="4C8F7B32" w:rsidR="00B70B99" w:rsidRPr="0060716E" w:rsidDel="00F15707" w:rsidRDefault="00A9041C" w:rsidP="00B70B99">
            <w:pPr>
              <w:rPr>
                <w:del w:id="3206" w:author="Sarah Thomas" w:date="2014-03-03T14:11:00Z"/>
                <w:rFonts w:cs="Times New Roman"/>
                <w:color w:val="000000" w:themeColor="text1"/>
                <w:szCs w:val="24"/>
              </w:rPr>
            </w:pPr>
            <w:del w:id="3207" w:author="Sarah Thomas" w:date="2014-03-03T14:11:00Z">
              <w:r w:rsidRPr="0060716E" w:rsidDel="00F15707">
                <w:rPr>
                  <w:rFonts w:cs="Times New Roman"/>
                  <w:color w:val="000000" w:themeColor="text1"/>
                  <w:szCs w:val="24"/>
                  <w:shd w:val="clear" w:color="auto" w:fill="FFFFFF"/>
                </w:rPr>
                <w:delText>Software</w:delText>
              </w:r>
              <w:r w:rsidR="00B70B99" w:rsidRPr="0060716E" w:rsidDel="00F15707">
                <w:rPr>
                  <w:rFonts w:cs="Times New Roman"/>
                  <w:color w:val="000000" w:themeColor="text1"/>
                  <w:szCs w:val="24"/>
                  <w:shd w:val="clear" w:color="auto" w:fill="FFFFFF"/>
                </w:rPr>
                <w:delText xml:space="preserve"> engineering, networks, computational vision, computer architecture, robotics, cloud computing, machine learning, AI Systems, SQL, PHP, JAVA, ASP.NET, JSP.NET, C++, C</w:delText>
              </w:r>
              <w:r w:rsidR="00B70B99" w:rsidRPr="0060716E" w:rsidDel="00F15707">
                <w:rPr>
                  <w:rFonts w:cs="Times New Roman"/>
                  <w:color w:val="000000" w:themeColor="text1"/>
                  <w:szCs w:val="24"/>
                </w:rPr>
                <w:delText xml:space="preserve"> #, Python, Perl, Linux, Windows</w:delText>
              </w:r>
            </w:del>
          </w:p>
        </w:tc>
      </w:tr>
      <w:tr w:rsidR="00C773D7" w:rsidRPr="0060716E" w:rsidDel="00F15707" w14:paraId="3096A193" w14:textId="40B41DED" w:rsidTr="00C773D7">
        <w:trPr>
          <w:del w:id="3208" w:author="Sarah Thomas" w:date="2014-03-03T14:11:00Z"/>
        </w:trPr>
        <w:tc>
          <w:tcPr>
            <w:tcW w:w="2570" w:type="dxa"/>
          </w:tcPr>
          <w:p w14:paraId="671A940F" w14:textId="6B091553" w:rsidR="00C773D7" w:rsidRPr="0060716E" w:rsidDel="00F15707" w:rsidRDefault="00C773D7" w:rsidP="00C773D7">
            <w:pPr>
              <w:rPr>
                <w:del w:id="3209" w:author="Sarah Thomas" w:date="2014-03-03T14:11:00Z"/>
                <w:rFonts w:cs="Times New Roman"/>
                <w:color w:val="000000" w:themeColor="text1"/>
                <w:szCs w:val="24"/>
              </w:rPr>
            </w:pPr>
            <w:del w:id="3210" w:author="Sarah Thomas" w:date="2014-03-03T14:11:00Z">
              <w:r w:rsidRPr="0060716E" w:rsidDel="00F15707">
                <w:rPr>
                  <w:rFonts w:cs="Times New Roman"/>
                  <w:color w:val="000000" w:themeColor="text1"/>
                  <w:szCs w:val="24"/>
                  <w:shd w:val="clear" w:color="auto" w:fill="FFFFFF"/>
                  <w:lang w:eastAsia="zh-CN"/>
                </w:rPr>
                <w:delText>Law</w:delText>
              </w:r>
            </w:del>
          </w:p>
        </w:tc>
        <w:tc>
          <w:tcPr>
            <w:tcW w:w="5946" w:type="dxa"/>
          </w:tcPr>
          <w:p w14:paraId="01AEF917" w14:textId="0C876180" w:rsidR="00C773D7" w:rsidRPr="0060716E" w:rsidDel="00F15707" w:rsidRDefault="00A9041C" w:rsidP="00C773D7">
            <w:pPr>
              <w:rPr>
                <w:del w:id="3211" w:author="Sarah Thomas" w:date="2014-03-03T14:11:00Z"/>
                <w:rFonts w:cs="Times New Roman"/>
                <w:color w:val="000000" w:themeColor="text1"/>
                <w:szCs w:val="24"/>
              </w:rPr>
            </w:pPr>
            <w:del w:id="3212" w:author="Sarah Thomas" w:date="2014-03-03T14:11:00Z">
              <w:r w:rsidDel="00F15707">
                <w:rPr>
                  <w:rFonts w:cs="Times New Roman"/>
                  <w:color w:val="000000" w:themeColor="text1"/>
                  <w:szCs w:val="24"/>
                  <w:shd w:val="clear" w:color="auto" w:fill="FFFFFF"/>
                </w:rPr>
                <w:delText>Entrepreneurial</w:delText>
              </w:r>
              <w:r w:rsidR="00C773D7" w:rsidRPr="0060716E" w:rsidDel="00F15707">
                <w:rPr>
                  <w:rFonts w:cs="Times New Roman"/>
                  <w:color w:val="000000" w:themeColor="text1"/>
                  <w:szCs w:val="24"/>
                  <w:shd w:val="clear" w:color="auto" w:fill="FFFFFF"/>
                </w:rPr>
                <w:delText>, communication, commercial awareness, intellectual property law, attention to detail, contract law, criminal law, equity &amp; trusts, jurisprudence, European Union law, international court, employment law</w:delText>
              </w:r>
            </w:del>
          </w:p>
        </w:tc>
      </w:tr>
      <w:tr w:rsidR="00C773D7" w:rsidRPr="0060716E" w:rsidDel="00F15707" w14:paraId="2D2C0B3B" w14:textId="2A6A68FE" w:rsidTr="00C773D7">
        <w:trPr>
          <w:del w:id="3213" w:author="Sarah Thomas" w:date="2014-03-03T14:11:00Z"/>
        </w:trPr>
        <w:tc>
          <w:tcPr>
            <w:tcW w:w="2570" w:type="dxa"/>
          </w:tcPr>
          <w:p w14:paraId="33B11D3D" w14:textId="63C6C3A4" w:rsidR="00C773D7" w:rsidRPr="0060716E" w:rsidDel="00F15707" w:rsidRDefault="00C773D7" w:rsidP="00C773D7">
            <w:pPr>
              <w:rPr>
                <w:del w:id="3214" w:author="Sarah Thomas" w:date="2014-03-03T14:11:00Z"/>
                <w:rFonts w:cs="Times New Roman"/>
                <w:color w:val="000000" w:themeColor="text1"/>
                <w:szCs w:val="24"/>
              </w:rPr>
            </w:pPr>
            <w:del w:id="3215" w:author="Sarah Thomas" w:date="2014-03-03T14:11:00Z">
              <w:r w:rsidRPr="0060716E" w:rsidDel="00F15707">
                <w:rPr>
                  <w:rFonts w:cs="Times New Roman"/>
                  <w:color w:val="000000" w:themeColor="text1"/>
                  <w:szCs w:val="24"/>
                  <w:shd w:val="clear" w:color="auto" w:fill="FFFFFF"/>
                  <w:lang w:eastAsia="zh-CN"/>
                </w:rPr>
                <w:delText>E</w:delText>
              </w:r>
              <w:r w:rsidRPr="0060716E" w:rsidDel="00F15707">
                <w:rPr>
                  <w:rFonts w:cs="Times New Roman"/>
                  <w:color w:val="000000" w:themeColor="text1"/>
                  <w:szCs w:val="24"/>
                  <w:shd w:val="clear" w:color="auto" w:fill="FFFFFF"/>
                </w:rPr>
                <w:delText>conomics</w:delText>
              </w:r>
            </w:del>
          </w:p>
        </w:tc>
        <w:tc>
          <w:tcPr>
            <w:tcW w:w="5946" w:type="dxa"/>
          </w:tcPr>
          <w:p w14:paraId="2CBB6C07" w14:textId="6B54AC7F" w:rsidR="00C773D7" w:rsidRPr="0060716E" w:rsidDel="00F15707" w:rsidRDefault="00A9041C" w:rsidP="00C773D7">
            <w:pPr>
              <w:tabs>
                <w:tab w:val="left" w:pos="2141"/>
              </w:tabs>
              <w:rPr>
                <w:del w:id="3216" w:author="Sarah Thomas" w:date="2014-03-03T14:11:00Z"/>
                <w:rFonts w:cs="Times New Roman"/>
                <w:color w:val="000000" w:themeColor="text1"/>
                <w:szCs w:val="24"/>
              </w:rPr>
            </w:pPr>
            <w:del w:id="3217" w:author="Sarah Thomas" w:date="2014-03-03T14:11:00Z">
              <w:r w:rsidRPr="0060716E" w:rsidDel="00F15707">
                <w:rPr>
                  <w:rFonts w:cs="Times New Roman"/>
                  <w:color w:val="000000" w:themeColor="text1"/>
                  <w:szCs w:val="24"/>
                  <w:shd w:val="clear" w:color="auto" w:fill="FFFFFF"/>
                </w:rPr>
                <w:delText>Business</w:delText>
              </w:r>
              <w:r w:rsidR="00C773D7" w:rsidRPr="0060716E" w:rsidDel="00F15707">
                <w:rPr>
                  <w:rFonts w:cs="Times New Roman"/>
                  <w:color w:val="000000" w:themeColor="text1"/>
                  <w:szCs w:val="24"/>
                  <w:shd w:val="clear" w:color="auto" w:fill="FFFFFF"/>
                </w:rPr>
                <w:delText xml:space="preserve"> communication, finance, interpreting data, negotiation, commercial awareness, statistics, marketing, accounting, management, advertising, consumer psychology, global supply chains</w:delText>
              </w:r>
            </w:del>
          </w:p>
        </w:tc>
      </w:tr>
      <w:tr w:rsidR="00C773D7" w:rsidRPr="0060716E" w:rsidDel="00F15707" w14:paraId="55F0142A" w14:textId="4220251F" w:rsidTr="00C773D7">
        <w:trPr>
          <w:del w:id="3218" w:author="Sarah Thomas" w:date="2014-03-03T14:11:00Z"/>
        </w:trPr>
        <w:tc>
          <w:tcPr>
            <w:tcW w:w="2570" w:type="dxa"/>
          </w:tcPr>
          <w:p w14:paraId="704DD9AF" w14:textId="32194312" w:rsidR="00C773D7" w:rsidRPr="0060716E" w:rsidDel="00F15707" w:rsidRDefault="00C773D7" w:rsidP="00C773D7">
            <w:pPr>
              <w:rPr>
                <w:del w:id="3219" w:author="Sarah Thomas" w:date="2014-03-03T14:11:00Z"/>
                <w:rFonts w:cs="Times New Roman"/>
                <w:color w:val="000000" w:themeColor="text1"/>
                <w:szCs w:val="24"/>
              </w:rPr>
            </w:pPr>
            <w:del w:id="3220" w:author="Sarah Thomas" w:date="2014-03-03T14:11:00Z">
              <w:r w:rsidRPr="0060716E" w:rsidDel="00F15707">
                <w:rPr>
                  <w:rFonts w:cs="Times New Roman"/>
                  <w:color w:val="000000" w:themeColor="text1"/>
                  <w:szCs w:val="24"/>
                  <w:shd w:val="clear" w:color="auto" w:fill="FFFFFF"/>
                  <w:lang w:eastAsia="zh-CN"/>
                </w:rPr>
                <w:delText>M</w:delText>
              </w:r>
              <w:r w:rsidRPr="0060716E" w:rsidDel="00F15707">
                <w:rPr>
                  <w:rFonts w:cs="Times New Roman"/>
                  <w:color w:val="000000" w:themeColor="text1"/>
                  <w:szCs w:val="24"/>
                  <w:shd w:val="clear" w:color="auto" w:fill="FFFFFF"/>
                </w:rPr>
                <w:delText>edical sciences</w:delText>
              </w:r>
            </w:del>
          </w:p>
        </w:tc>
        <w:tc>
          <w:tcPr>
            <w:tcW w:w="5946" w:type="dxa"/>
          </w:tcPr>
          <w:p w14:paraId="75A4FFA3" w14:textId="73709C11" w:rsidR="00C773D7" w:rsidRPr="0060716E" w:rsidDel="00F15707" w:rsidRDefault="00C773D7" w:rsidP="00C773D7">
            <w:pPr>
              <w:rPr>
                <w:del w:id="3221" w:author="Sarah Thomas" w:date="2014-03-03T14:11:00Z"/>
                <w:rFonts w:cs="Times New Roman"/>
                <w:color w:val="000000" w:themeColor="text1"/>
                <w:szCs w:val="24"/>
              </w:rPr>
            </w:pPr>
            <w:del w:id="3222" w:author="Sarah Thomas" w:date="2014-03-03T14:11:00Z">
              <w:r w:rsidRPr="0060716E" w:rsidDel="00F15707">
                <w:rPr>
                  <w:rFonts w:cs="Times New Roman"/>
                  <w:color w:val="000000" w:themeColor="text1"/>
                  <w:szCs w:val="24"/>
                  <w:shd w:val="clear" w:color="auto" w:fill="FFFFFF"/>
                </w:rPr>
                <w:delText>Pharmacology, Endocrinology, microbiology, neurobiology, physiology, chemotherapy, toxicology</w:delText>
              </w:r>
            </w:del>
          </w:p>
        </w:tc>
      </w:tr>
      <w:tr w:rsidR="00C773D7" w:rsidRPr="0060716E" w:rsidDel="00F15707" w14:paraId="27B20274" w14:textId="101DE697" w:rsidTr="00B70B99">
        <w:trPr>
          <w:del w:id="3223" w:author="Sarah Thomas" w:date="2014-03-03T14:11:00Z"/>
        </w:trPr>
        <w:tc>
          <w:tcPr>
            <w:tcW w:w="2570" w:type="dxa"/>
          </w:tcPr>
          <w:p w14:paraId="69C3891F" w14:textId="4B74DFE0" w:rsidR="00C773D7" w:rsidDel="00F15707" w:rsidRDefault="00C773D7" w:rsidP="00B70B99">
            <w:pPr>
              <w:rPr>
                <w:del w:id="3224" w:author="Sarah Thomas" w:date="2014-03-03T14:11:00Z"/>
                <w:rFonts w:cs="Times New Roman"/>
                <w:color w:val="000000" w:themeColor="text1"/>
                <w:szCs w:val="24"/>
                <w:shd w:val="clear" w:color="auto" w:fill="FFFFFF"/>
                <w:lang w:eastAsia="zh-CN"/>
              </w:rPr>
            </w:pPr>
            <w:del w:id="3225" w:author="Sarah Thomas" w:date="2014-03-03T14:11:00Z">
              <w:r w:rsidDel="00F15707">
                <w:rPr>
                  <w:rFonts w:cs="Times New Roman"/>
                  <w:color w:val="000000" w:themeColor="text1"/>
                  <w:szCs w:val="24"/>
                  <w:shd w:val="clear" w:color="auto" w:fill="FFFFFF"/>
                  <w:lang w:eastAsia="zh-CN"/>
                </w:rPr>
                <w:delText>Marketing</w:delText>
              </w:r>
            </w:del>
          </w:p>
        </w:tc>
        <w:tc>
          <w:tcPr>
            <w:tcW w:w="5946" w:type="dxa"/>
          </w:tcPr>
          <w:p w14:paraId="0D704920" w14:textId="4711C776" w:rsidR="00C773D7" w:rsidDel="00F15707" w:rsidRDefault="00C773D7" w:rsidP="00B70B99">
            <w:pPr>
              <w:rPr>
                <w:del w:id="3226" w:author="Sarah Thomas" w:date="2014-03-03T14:11:00Z"/>
                <w:rFonts w:cs="Times New Roman"/>
                <w:color w:val="000000" w:themeColor="text1"/>
                <w:szCs w:val="24"/>
                <w:shd w:val="clear" w:color="auto" w:fill="FFFFFF"/>
              </w:rPr>
            </w:pPr>
            <w:del w:id="3227" w:author="Sarah Thomas" w:date="2014-03-03T14:11:00Z">
              <w:r w:rsidDel="00F15707">
                <w:rPr>
                  <w:rFonts w:cs="Times New Roman"/>
                  <w:color w:val="000000" w:themeColor="text1"/>
                  <w:szCs w:val="24"/>
                  <w:shd w:val="clear" w:color="auto" w:fill="FFFFFF"/>
                </w:rPr>
                <w:delText>Advertising, product launces, international business</w:delText>
              </w:r>
            </w:del>
          </w:p>
        </w:tc>
      </w:tr>
      <w:tr w:rsidR="00C773D7" w:rsidRPr="0060716E" w:rsidDel="00F15707" w14:paraId="370084A0" w14:textId="1BA59EE1" w:rsidTr="00B70B99">
        <w:trPr>
          <w:del w:id="3228" w:author="Sarah Thomas" w:date="2014-03-03T14:11:00Z"/>
        </w:trPr>
        <w:tc>
          <w:tcPr>
            <w:tcW w:w="2570" w:type="dxa"/>
          </w:tcPr>
          <w:p w14:paraId="301039B8" w14:textId="0CE7A370" w:rsidR="00C773D7" w:rsidRPr="0060716E" w:rsidDel="00F15707" w:rsidRDefault="00C773D7" w:rsidP="00B70B99">
            <w:pPr>
              <w:rPr>
                <w:del w:id="3229" w:author="Sarah Thomas" w:date="2014-03-03T14:11:00Z"/>
                <w:rFonts w:cs="Times New Roman"/>
                <w:color w:val="000000" w:themeColor="text1"/>
                <w:szCs w:val="24"/>
                <w:shd w:val="clear" w:color="auto" w:fill="FFFFFF"/>
                <w:lang w:eastAsia="zh-CN"/>
              </w:rPr>
            </w:pPr>
            <w:del w:id="3230" w:author="Sarah Thomas" w:date="2014-03-03T14:11:00Z">
              <w:r w:rsidDel="00F15707">
                <w:rPr>
                  <w:rFonts w:cs="Times New Roman"/>
                  <w:color w:val="000000" w:themeColor="text1"/>
                  <w:szCs w:val="24"/>
                  <w:shd w:val="clear" w:color="auto" w:fill="FFFFFF"/>
                  <w:lang w:eastAsia="zh-CN"/>
                </w:rPr>
                <w:delText>Business skills</w:delText>
              </w:r>
            </w:del>
          </w:p>
        </w:tc>
        <w:tc>
          <w:tcPr>
            <w:tcW w:w="5946" w:type="dxa"/>
          </w:tcPr>
          <w:p w14:paraId="798323C7" w14:textId="5C35EBD8" w:rsidR="00C773D7" w:rsidRPr="0060716E" w:rsidDel="00F15707" w:rsidRDefault="00C773D7" w:rsidP="00B70B99">
            <w:pPr>
              <w:rPr>
                <w:del w:id="3231" w:author="Sarah Thomas" w:date="2014-03-03T14:11:00Z"/>
                <w:rFonts w:cs="Times New Roman"/>
                <w:color w:val="000000" w:themeColor="text1"/>
                <w:szCs w:val="24"/>
                <w:shd w:val="clear" w:color="auto" w:fill="FFFFFF"/>
              </w:rPr>
            </w:pPr>
            <w:del w:id="3232" w:author="Sarah Thomas" w:date="2014-03-03T14:11:00Z">
              <w:r w:rsidDel="00F15707">
                <w:rPr>
                  <w:rFonts w:cs="Times New Roman"/>
                  <w:color w:val="000000" w:themeColor="text1"/>
                  <w:szCs w:val="24"/>
                  <w:shd w:val="clear" w:color="auto" w:fill="FFFFFF"/>
                </w:rPr>
                <w:delText>E</w:delText>
              </w:r>
              <w:r w:rsidRPr="0060716E" w:rsidDel="00F15707">
                <w:rPr>
                  <w:rFonts w:cs="Times New Roman"/>
                  <w:color w:val="000000" w:themeColor="text1"/>
                  <w:szCs w:val="24"/>
                  <w:shd w:val="clear" w:color="auto" w:fill="FFFFFF"/>
                </w:rPr>
                <w:delText>ntrepreneurial</w:delText>
              </w:r>
              <w:r w:rsidDel="00F15707">
                <w:rPr>
                  <w:rFonts w:cs="Times New Roman"/>
                  <w:color w:val="000000" w:themeColor="text1"/>
                  <w:szCs w:val="24"/>
                  <w:shd w:val="clear" w:color="auto" w:fill="FFFFFF"/>
                </w:rPr>
                <w:delText>, administration, finance</w:delText>
              </w:r>
            </w:del>
          </w:p>
        </w:tc>
      </w:tr>
      <w:tr w:rsidR="00B70B99" w:rsidRPr="0060716E" w:rsidDel="00F15707" w14:paraId="506E983C" w14:textId="0929CE90" w:rsidTr="00B70B99">
        <w:trPr>
          <w:del w:id="3233" w:author="Sarah Thomas" w:date="2014-03-03T14:11:00Z"/>
        </w:trPr>
        <w:tc>
          <w:tcPr>
            <w:tcW w:w="2570" w:type="dxa"/>
          </w:tcPr>
          <w:p w14:paraId="61027378" w14:textId="75D78C9F" w:rsidR="00B70B99" w:rsidRPr="0060716E" w:rsidDel="00F15707" w:rsidRDefault="00B70B99" w:rsidP="00B70B99">
            <w:pPr>
              <w:rPr>
                <w:del w:id="3234" w:author="Sarah Thomas" w:date="2014-03-03T14:11:00Z"/>
                <w:rFonts w:cs="Times New Roman"/>
                <w:color w:val="000000" w:themeColor="text1"/>
                <w:szCs w:val="24"/>
              </w:rPr>
            </w:pPr>
            <w:del w:id="3235" w:author="Sarah Thomas" w:date="2014-03-03T14:11:00Z">
              <w:r w:rsidRPr="0060716E" w:rsidDel="00F15707">
                <w:rPr>
                  <w:rFonts w:cs="Times New Roman"/>
                  <w:color w:val="000000" w:themeColor="text1"/>
                  <w:szCs w:val="24"/>
                  <w:shd w:val="clear" w:color="auto" w:fill="FFFFFF"/>
                  <w:lang w:eastAsia="zh-CN"/>
                </w:rPr>
                <w:delText>P</w:delText>
              </w:r>
              <w:r w:rsidRPr="0060716E" w:rsidDel="00F15707">
                <w:rPr>
                  <w:rFonts w:cs="Times New Roman"/>
                  <w:color w:val="000000" w:themeColor="text1"/>
                  <w:szCs w:val="24"/>
                  <w:shd w:val="clear" w:color="auto" w:fill="FFFFFF"/>
                </w:rPr>
                <w:delText>hilosophy</w:delText>
              </w:r>
            </w:del>
          </w:p>
        </w:tc>
        <w:tc>
          <w:tcPr>
            <w:tcW w:w="5946" w:type="dxa"/>
          </w:tcPr>
          <w:p w14:paraId="3614A0EE" w14:textId="07D172B2" w:rsidR="00B70B99" w:rsidRPr="0060716E" w:rsidDel="00F15707" w:rsidRDefault="00B70B99" w:rsidP="00B70B99">
            <w:pPr>
              <w:rPr>
                <w:del w:id="3236" w:author="Sarah Thomas" w:date="2014-03-03T14:11:00Z"/>
                <w:rFonts w:cs="Times New Roman"/>
                <w:color w:val="000000" w:themeColor="text1"/>
                <w:szCs w:val="24"/>
              </w:rPr>
            </w:pPr>
            <w:del w:id="3237" w:author="Sarah Thomas" w:date="2014-03-03T14:11:00Z">
              <w:r w:rsidRPr="0060716E" w:rsidDel="00F15707">
                <w:rPr>
                  <w:rFonts w:cs="Times New Roman"/>
                  <w:color w:val="000000" w:themeColor="text1"/>
                  <w:szCs w:val="24"/>
                  <w:shd w:val="clear" w:color="auto" w:fill="FFFFFF"/>
                </w:rPr>
                <w:delText>Greek philosophy, ethics</w:delText>
              </w:r>
            </w:del>
          </w:p>
        </w:tc>
      </w:tr>
      <w:tr w:rsidR="00B70B99" w:rsidRPr="0060716E" w:rsidDel="00F15707" w14:paraId="0685ADBC" w14:textId="225BB8D3" w:rsidTr="00B70B99">
        <w:trPr>
          <w:del w:id="3238" w:author="Sarah Thomas" w:date="2014-03-03T14:11:00Z"/>
        </w:trPr>
        <w:tc>
          <w:tcPr>
            <w:tcW w:w="2570" w:type="dxa"/>
          </w:tcPr>
          <w:p w14:paraId="5E5BAA1A" w14:textId="50F73EB0" w:rsidR="00B70B99" w:rsidRPr="0060716E" w:rsidDel="00F15707" w:rsidRDefault="00B70B99" w:rsidP="00B70B99">
            <w:pPr>
              <w:rPr>
                <w:del w:id="3239" w:author="Sarah Thomas" w:date="2014-03-03T14:11:00Z"/>
                <w:rFonts w:cs="Times New Roman"/>
                <w:color w:val="000000" w:themeColor="text1"/>
                <w:szCs w:val="24"/>
              </w:rPr>
            </w:pPr>
            <w:del w:id="3240" w:author="Sarah Thomas" w:date="2014-03-03T14:11:00Z">
              <w:r w:rsidRPr="0060716E" w:rsidDel="00F15707">
                <w:rPr>
                  <w:rFonts w:cs="Times New Roman"/>
                  <w:color w:val="000000" w:themeColor="text1"/>
                  <w:szCs w:val="24"/>
                  <w:shd w:val="clear" w:color="auto" w:fill="FFFFFF"/>
                  <w:lang w:eastAsia="zh-CN"/>
                </w:rPr>
                <w:delText>Education</w:delText>
              </w:r>
            </w:del>
          </w:p>
        </w:tc>
        <w:tc>
          <w:tcPr>
            <w:tcW w:w="5946" w:type="dxa"/>
          </w:tcPr>
          <w:p w14:paraId="7D998B65" w14:textId="17A14EE0" w:rsidR="00B70B99" w:rsidRPr="0060716E" w:rsidDel="00F15707" w:rsidRDefault="00A9041C" w:rsidP="00B70B99">
            <w:pPr>
              <w:tabs>
                <w:tab w:val="left" w:pos="1678"/>
              </w:tabs>
              <w:rPr>
                <w:del w:id="3241" w:author="Sarah Thomas" w:date="2014-03-03T14:11:00Z"/>
                <w:rFonts w:cs="Times New Roman"/>
                <w:color w:val="000000" w:themeColor="text1"/>
                <w:szCs w:val="24"/>
              </w:rPr>
            </w:pPr>
            <w:del w:id="3242" w:author="Sarah Thomas" w:date="2014-03-03T14:11:00Z">
              <w:r w:rsidRPr="0060716E" w:rsidDel="00F15707">
                <w:rPr>
                  <w:rFonts w:cs="Times New Roman"/>
                  <w:color w:val="000000" w:themeColor="text1"/>
                  <w:szCs w:val="24"/>
                  <w:shd w:val="clear" w:color="auto" w:fill="FFFFFF"/>
                </w:rPr>
                <w:delText>Communication</w:delText>
              </w:r>
              <w:r w:rsidR="00B70B99" w:rsidRPr="0060716E" w:rsidDel="00F15707">
                <w:rPr>
                  <w:rFonts w:cs="Times New Roman"/>
                  <w:color w:val="000000" w:themeColor="text1"/>
                  <w:szCs w:val="24"/>
                  <w:shd w:val="clear" w:color="auto" w:fill="FFFFFF"/>
                </w:rPr>
                <w:delText>, history, pre-school, middle-school, high-school, university</w:delText>
              </w:r>
            </w:del>
          </w:p>
        </w:tc>
      </w:tr>
      <w:tr w:rsidR="00B70B99" w:rsidRPr="0060716E" w:rsidDel="00F15707" w14:paraId="00633701" w14:textId="70448551" w:rsidTr="00B70B99">
        <w:trPr>
          <w:del w:id="3243" w:author="Sarah Thomas" w:date="2014-03-03T14:11:00Z"/>
        </w:trPr>
        <w:tc>
          <w:tcPr>
            <w:tcW w:w="2570" w:type="dxa"/>
          </w:tcPr>
          <w:p w14:paraId="5166CB81" w14:textId="09BF884F" w:rsidR="00B70B99" w:rsidRPr="0060716E" w:rsidDel="00F15707" w:rsidRDefault="00B70B99" w:rsidP="00B70B99">
            <w:pPr>
              <w:rPr>
                <w:del w:id="3244" w:author="Sarah Thomas" w:date="2014-03-03T14:11:00Z"/>
                <w:rFonts w:cs="Times New Roman"/>
                <w:color w:val="000000" w:themeColor="text1"/>
                <w:szCs w:val="24"/>
              </w:rPr>
            </w:pPr>
            <w:del w:id="3245" w:author="Sarah Thomas" w:date="2014-03-03T14:11:00Z">
              <w:r w:rsidRPr="0060716E" w:rsidDel="00F15707">
                <w:rPr>
                  <w:rFonts w:cs="Times New Roman"/>
                  <w:color w:val="000000" w:themeColor="text1"/>
                  <w:szCs w:val="24"/>
                  <w:shd w:val="clear" w:color="auto" w:fill="FFFFFF"/>
                  <w:lang w:eastAsia="zh-CN"/>
                </w:rPr>
                <w:delText>Literature</w:delText>
              </w:r>
            </w:del>
          </w:p>
        </w:tc>
        <w:tc>
          <w:tcPr>
            <w:tcW w:w="5946" w:type="dxa"/>
          </w:tcPr>
          <w:p w14:paraId="6F99F544" w14:textId="2BD6F367" w:rsidR="00B70B99" w:rsidRPr="0060716E" w:rsidDel="00F15707" w:rsidRDefault="00A9041C" w:rsidP="00B70B99">
            <w:pPr>
              <w:rPr>
                <w:del w:id="3246" w:author="Sarah Thomas" w:date="2014-03-03T14:11:00Z"/>
                <w:rFonts w:cs="Times New Roman"/>
                <w:color w:val="000000" w:themeColor="text1"/>
                <w:szCs w:val="24"/>
              </w:rPr>
            </w:pPr>
            <w:del w:id="3247" w:author="Sarah Thomas" w:date="2014-03-03T14:11:00Z">
              <w:r w:rsidRPr="0060716E" w:rsidDel="00F15707">
                <w:rPr>
                  <w:rFonts w:cs="Times New Roman"/>
                  <w:color w:val="000000" w:themeColor="text1"/>
                  <w:szCs w:val="24"/>
                  <w:shd w:val="clear" w:color="auto" w:fill="FFFFFF"/>
                </w:rPr>
                <w:delText>Creative</w:delText>
              </w:r>
              <w:r w:rsidR="00B70B99" w:rsidRPr="0060716E" w:rsidDel="00F15707">
                <w:rPr>
                  <w:rFonts w:cs="Times New Roman"/>
                  <w:color w:val="000000" w:themeColor="text1"/>
                  <w:szCs w:val="24"/>
                  <w:shd w:val="clear" w:color="auto" w:fill="FFFFFF"/>
                </w:rPr>
                <w:delText xml:space="preserve"> writing, essay writing, American literature, British literature, fiction, novels, poetry</w:delText>
              </w:r>
            </w:del>
          </w:p>
        </w:tc>
      </w:tr>
      <w:tr w:rsidR="00B70B99" w:rsidRPr="0060716E" w:rsidDel="00F15707" w14:paraId="27DE3B33" w14:textId="2B4FD1C4" w:rsidTr="00B70B99">
        <w:trPr>
          <w:del w:id="3248" w:author="Sarah Thomas" w:date="2014-03-03T14:11:00Z"/>
        </w:trPr>
        <w:tc>
          <w:tcPr>
            <w:tcW w:w="2570" w:type="dxa"/>
          </w:tcPr>
          <w:p w14:paraId="7941DA3B" w14:textId="214026A9" w:rsidR="00B70B99" w:rsidRPr="0060716E" w:rsidDel="00F15707" w:rsidRDefault="00B70B99" w:rsidP="00B70B99">
            <w:pPr>
              <w:tabs>
                <w:tab w:val="left" w:pos="1903"/>
              </w:tabs>
              <w:rPr>
                <w:del w:id="3249" w:author="Sarah Thomas" w:date="2014-03-03T14:11:00Z"/>
                <w:rFonts w:cs="Times New Roman"/>
                <w:color w:val="000000" w:themeColor="text1"/>
                <w:szCs w:val="24"/>
              </w:rPr>
            </w:pPr>
            <w:del w:id="3250" w:author="Sarah Thomas" w:date="2014-03-03T14:11:00Z">
              <w:r w:rsidRPr="0060716E" w:rsidDel="00F15707">
                <w:rPr>
                  <w:rFonts w:cs="Times New Roman"/>
                  <w:color w:val="000000" w:themeColor="text1"/>
                  <w:szCs w:val="24"/>
                  <w:shd w:val="clear" w:color="auto" w:fill="FFFFFF"/>
                  <w:lang w:eastAsia="zh-CN"/>
                </w:rPr>
                <w:delText>History</w:delText>
              </w:r>
            </w:del>
          </w:p>
        </w:tc>
        <w:tc>
          <w:tcPr>
            <w:tcW w:w="5946" w:type="dxa"/>
          </w:tcPr>
          <w:p w14:paraId="6E5E0477" w14:textId="6FDDCEB4" w:rsidR="00B70B99" w:rsidRPr="0060716E" w:rsidDel="00F15707" w:rsidRDefault="00B70B99" w:rsidP="00B70B99">
            <w:pPr>
              <w:tabs>
                <w:tab w:val="left" w:pos="1377"/>
              </w:tabs>
              <w:rPr>
                <w:del w:id="3251" w:author="Sarah Thomas" w:date="2014-03-03T14:11:00Z"/>
                <w:rFonts w:cs="Times New Roman"/>
                <w:color w:val="000000" w:themeColor="text1"/>
                <w:szCs w:val="24"/>
              </w:rPr>
            </w:pPr>
            <w:del w:id="3252" w:author="Sarah Thomas" w:date="2014-03-03T14:11:00Z">
              <w:r w:rsidRPr="0060716E" w:rsidDel="00F15707">
                <w:rPr>
                  <w:rFonts w:cs="Times New Roman"/>
                  <w:color w:val="000000" w:themeColor="text1"/>
                  <w:szCs w:val="24"/>
                  <w:shd w:val="clear" w:color="auto" w:fill="FFFFFF"/>
                </w:rPr>
                <w:delText>British History, European history, wars</w:delText>
              </w:r>
            </w:del>
          </w:p>
        </w:tc>
      </w:tr>
      <w:tr w:rsidR="00B70B99" w:rsidRPr="0060716E" w:rsidDel="00F15707" w14:paraId="7D034621" w14:textId="1953EF77" w:rsidTr="00B70B99">
        <w:trPr>
          <w:del w:id="3253" w:author="Sarah Thomas" w:date="2014-03-03T14:11:00Z"/>
        </w:trPr>
        <w:tc>
          <w:tcPr>
            <w:tcW w:w="2570" w:type="dxa"/>
          </w:tcPr>
          <w:p w14:paraId="1391D1A5" w14:textId="22D81F74" w:rsidR="00B70B99" w:rsidRPr="0060716E" w:rsidDel="00F15707" w:rsidRDefault="00B70B99" w:rsidP="00B70B99">
            <w:pPr>
              <w:rPr>
                <w:del w:id="3254" w:author="Sarah Thomas" w:date="2014-03-03T14:11:00Z"/>
                <w:rFonts w:cs="Times New Roman"/>
                <w:color w:val="000000" w:themeColor="text1"/>
                <w:szCs w:val="24"/>
              </w:rPr>
            </w:pPr>
            <w:del w:id="3255" w:author="Sarah Thomas" w:date="2014-03-03T14:11:00Z">
              <w:r w:rsidRPr="0060716E" w:rsidDel="00F15707">
                <w:rPr>
                  <w:rFonts w:cs="Times New Roman"/>
                  <w:color w:val="000000" w:themeColor="text1"/>
                  <w:szCs w:val="24"/>
                  <w:shd w:val="clear" w:color="auto" w:fill="FFFFFF"/>
                  <w:lang w:eastAsia="zh-CN"/>
                </w:rPr>
                <w:delText>Math</w:delText>
              </w:r>
              <w:r w:rsidRPr="0060716E" w:rsidDel="00F15707">
                <w:rPr>
                  <w:rFonts w:cs="Times New Roman"/>
                  <w:color w:val="000000" w:themeColor="text1"/>
                  <w:szCs w:val="24"/>
                  <w:shd w:val="clear" w:color="auto" w:fill="FFFFFF"/>
                </w:rPr>
                <w:delText>ematics</w:delText>
              </w:r>
            </w:del>
          </w:p>
        </w:tc>
        <w:tc>
          <w:tcPr>
            <w:tcW w:w="5946" w:type="dxa"/>
          </w:tcPr>
          <w:p w14:paraId="5C2470AB" w14:textId="58C85AE5" w:rsidR="00B70B99" w:rsidRPr="0060716E" w:rsidDel="00F15707" w:rsidRDefault="00A9041C" w:rsidP="00B70B99">
            <w:pPr>
              <w:rPr>
                <w:del w:id="3256" w:author="Sarah Thomas" w:date="2014-03-03T14:11:00Z"/>
                <w:rFonts w:cs="Times New Roman"/>
                <w:color w:val="000000" w:themeColor="text1"/>
                <w:szCs w:val="24"/>
              </w:rPr>
            </w:pPr>
            <w:del w:id="3257" w:author="Sarah Thomas" w:date="2014-03-03T14:11:00Z">
              <w:r w:rsidRPr="0060716E" w:rsidDel="00F15707">
                <w:rPr>
                  <w:rFonts w:cs="Times New Roman"/>
                  <w:color w:val="000000" w:themeColor="text1"/>
                  <w:szCs w:val="24"/>
                  <w:shd w:val="clear" w:color="auto" w:fill="FFFFFF"/>
                </w:rPr>
                <w:delText>Calculus</w:delText>
              </w:r>
              <w:r w:rsidR="00B70B99" w:rsidRPr="0060716E" w:rsidDel="00F15707">
                <w:rPr>
                  <w:rFonts w:cs="Times New Roman"/>
                  <w:color w:val="000000" w:themeColor="text1"/>
                  <w:szCs w:val="24"/>
                  <w:shd w:val="clear" w:color="auto" w:fill="FFFFFF"/>
                </w:rPr>
                <w:delText xml:space="preserve">, algebra, statistics, geometry, </w:delText>
              </w:r>
              <w:r w:rsidR="00C773D7" w:rsidRPr="0060716E" w:rsidDel="00F15707">
                <w:rPr>
                  <w:rFonts w:cs="Times New Roman"/>
                  <w:color w:val="000000" w:themeColor="text1"/>
                  <w:szCs w:val="24"/>
                  <w:shd w:val="clear" w:color="auto" w:fill="FFFFFF"/>
                </w:rPr>
                <w:delText>probability</w:delText>
              </w:r>
              <w:r w:rsidR="00B70B99" w:rsidRPr="0060716E" w:rsidDel="00F15707">
                <w:rPr>
                  <w:rFonts w:cs="Times New Roman"/>
                  <w:color w:val="000000" w:themeColor="text1"/>
                  <w:szCs w:val="24"/>
                  <w:shd w:val="clear" w:color="auto" w:fill="FFFFFF"/>
                </w:rPr>
                <w:delText>, equations, fractals, combinatorics</w:delText>
              </w:r>
            </w:del>
          </w:p>
        </w:tc>
      </w:tr>
      <w:tr w:rsidR="00B70B99" w:rsidRPr="0060716E" w:rsidDel="00F15707" w14:paraId="35E2C963" w14:textId="43B2C406" w:rsidTr="00B70B99">
        <w:trPr>
          <w:del w:id="3258" w:author="Sarah Thomas" w:date="2014-03-03T14:11:00Z"/>
        </w:trPr>
        <w:tc>
          <w:tcPr>
            <w:tcW w:w="2570" w:type="dxa"/>
          </w:tcPr>
          <w:p w14:paraId="01A6636B" w14:textId="2B7DC143" w:rsidR="00B70B99" w:rsidRPr="0060716E" w:rsidDel="00F15707" w:rsidRDefault="00B70B99" w:rsidP="00B70B99">
            <w:pPr>
              <w:rPr>
                <w:del w:id="3259" w:author="Sarah Thomas" w:date="2014-03-03T14:11:00Z"/>
                <w:rFonts w:cs="Times New Roman"/>
                <w:color w:val="000000" w:themeColor="text1"/>
                <w:szCs w:val="24"/>
              </w:rPr>
            </w:pPr>
            <w:del w:id="3260" w:author="Sarah Thomas" w:date="2014-03-03T14:11:00Z">
              <w:r w:rsidRPr="0060716E" w:rsidDel="00F15707">
                <w:rPr>
                  <w:rFonts w:cs="Times New Roman"/>
                  <w:color w:val="000000" w:themeColor="text1"/>
                  <w:szCs w:val="24"/>
                  <w:shd w:val="clear" w:color="auto" w:fill="FFFFFF"/>
                  <w:lang w:eastAsia="zh-CN"/>
                </w:rPr>
                <w:delText>Physics</w:delText>
              </w:r>
            </w:del>
          </w:p>
        </w:tc>
        <w:tc>
          <w:tcPr>
            <w:tcW w:w="5946" w:type="dxa"/>
          </w:tcPr>
          <w:p w14:paraId="6740A40F" w14:textId="3C05C065" w:rsidR="00B70B99" w:rsidRPr="0060716E" w:rsidDel="00F15707" w:rsidRDefault="00A9041C" w:rsidP="00B70B99">
            <w:pPr>
              <w:rPr>
                <w:del w:id="3261" w:author="Sarah Thomas" w:date="2014-03-03T14:11:00Z"/>
                <w:rFonts w:cs="Times New Roman"/>
                <w:color w:val="000000" w:themeColor="text1"/>
                <w:szCs w:val="24"/>
              </w:rPr>
            </w:pPr>
            <w:del w:id="3262" w:author="Sarah Thomas" w:date="2014-03-03T14:11:00Z">
              <w:r w:rsidRPr="0060716E" w:rsidDel="00F15707">
                <w:rPr>
                  <w:rFonts w:cs="Times New Roman"/>
                  <w:color w:val="000000" w:themeColor="text1"/>
                  <w:szCs w:val="24"/>
                  <w:shd w:val="clear" w:color="auto" w:fill="FFFFFF"/>
                </w:rPr>
                <w:delText>Relativity</w:delText>
              </w:r>
              <w:r w:rsidR="00B70B99" w:rsidRPr="0060716E" w:rsidDel="00F15707">
                <w:rPr>
                  <w:rFonts w:cs="Times New Roman"/>
                  <w:color w:val="000000" w:themeColor="text1"/>
                  <w:szCs w:val="24"/>
                  <w:shd w:val="clear" w:color="auto" w:fill="FFFFFF"/>
                </w:rPr>
                <w:delText>, optics, mechanics, electricity, magnetism, crystal physics, spectroscopy, nuclear, electrodynamics, thermodynamics, laser</w:delText>
              </w:r>
            </w:del>
          </w:p>
        </w:tc>
      </w:tr>
      <w:tr w:rsidR="00B70B99" w:rsidRPr="0060716E" w:rsidDel="00F15707" w14:paraId="03D9335C" w14:textId="2CA1A31B" w:rsidTr="00B70B99">
        <w:trPr>
          <w:del w:id="3263" w:author="Sarah Thomas" w:date="2014-03-03T14:11:00Z"/>
        </w:trPr>
        <w:tc>
          <w:tcPr>
            <w:tcW w:w="2570" w:type="dxa"/>
          </w:tcPr>
          <w:p w14:paraId="5854BC85" w14:textId="59DC7E88" w:rsidR="00B70B99" w:rsidRPr="0060716E" w:rsidDel="00F15707" w:rsidRDefault="00B70B99" w:rsidP="00B70B99">
            <w:pPr>
              <w:rPr>
                <w:del w:id="3264" w:author="Sarah Thomas" w:date="2014-03-03T14:11:00Z"/>
                <w:rFonts w:cs="Times New Roman"/>
                <w:color w:val="000000" w:themeColor="text1"/>
                <w:szCs w:val="24"/>
              </w:rPr>
            </w:pPr>
            <w:del w:id="3265" w:author="Sarah Thomas" w:date="2014-03-03T14:11:00Z">
              <w:r w:rsidRPr="0060716E" w:rsidDel="00F15707">
                <w:rPr>
                  <w:rFonts w:cs="Times New Roman"/>
                  <w:color w:val="000000" w:themeColor="text1"/>
                  <w:szCs w:val="24"/>
                  <w:shd w:val="clear" w:color="auto" w:fill="FFFFFF"/>
                  <w:lang w:eastAsia="zh-CN"/>
                </w:rPr>
                <w:delText>C</w:delText>
              </w:r>
              <w:r w:rsidRPr="0060716E" w:rsidDel="00F15707">
                <w:rPr>
                  <w:rFonts w:cs="Times New Roman"/>
                  <w:color w:val="000000" w:themeColor="text1"/>
                  <w:szCs w:val="24"/>
                  <w:shd w:val="clear" w:color="auto" w:fill="FFFFFF"/>
                </w:rPr>
                <w:delText>hemistry</w:delText>
              </w:r>
            </w:del>
          </w:p>
        </w:tc>
        <w:tc>
          <w:tcPr>
            <w:tcW w:w="5946" w:type="dxa"/>
          </w:tcPr>
          <w:p w14:paraId="45D12730" w14:textId="34A4AD85" w:rsidR="00B70B99" w:rsidRPr="0060716E" w:rsidDel="00F15707" w:rsidRDefault="00A9041C" w:rsidP="00B70B99">
            <w:pPr>
              <w:rPr>
                <w:del w:id="3266" w:author="Sarah Thomas" w:date="2014-03-03T14:11:00Z"/>
                <w:rFonts w:cs="Times New Roman"/>
                <w:color w:val="000000" w:themeColor="text1"/>
                <w:szCs w:val="24"/>
              </w:rPr>
            </w:pPr>
            <w:del w:id="3267" w:author="Sarah Thomas" w:date="2014-03-03T14:11:00Z">
              <w:r w:rsidRPr="0060716E" w:rsidDel="00F15707">
                <w:rPr>
                  <w:rFonts w:cs="Times New Roman"/>
                  <w:color w:val="000000" w:themeColor="text1"/>
                  <w:szCs w:val="24"/>
                  <w:shd w:val="clear" w:color="auto" w:fill="FFFFFF"/>
                </w:rPr>
                <w:delText>Spectroscopy</w:delText>
              </w:r>
              <w:r w:rsidR="00B70B99" w:rsidRPr="0060716E" w:rsidDel="00F15707">
                <w:rPr>
                  <w:rFonts w:cs="Times New Roman"/>
                  <w:color w:val="000000" w:themeColor="text1"/>
                  <w:szCs w:val="24"/>
                  <w:shd w:val="clear" w:color="auto" w:fill="FFFFFF"/>
                </w:rPr>
                <w:delText xml:space="preserve">, synthesis, kinetics, thermodynamics, </w:delText>
              </w:r>
              <w:r w:rsidR="00C773D7" w:rsidRPr="0060716E" w:rsidDel="00F15707">
                <w:rPr>
                  <w:rFonts w:cs="Times New Roman"/>
                  <w:color w:val="000000" w:themeColor="text1"/>
                  <w:szCs w:val="24"/>
                  <w:shd w:val="clear" w:color="auto" w:fill="FFFFFF"/>
                </w:rPr>
                <w:delText>analytical</w:delText>
              </w:r>
              <w:r w:rsidR="00B70B99" w:rsidRPr="0060716E" w:rsidDel="00F15707">
                <w:rPr>
                  <w:rFonts w:cs="Times New Roman"/>
                  <w:color w:val="000000" w:themeColor="text1"/>
                  <w:szCs w:val="24"/>
                  <w:shd w:val="clear" w:color="auto" w:fill="FFFFFF"/>
                </w:rPr>
                <w:delText xml:space="preserve"> chemistry, optical spectroscopy, quantum mechanics, x-ray diffraction, photochemistry</w:delText>
              </w:r>
            </w:del>
          </w:p>
        </w:tc>
      </w:tr>
      <w:tr w:rsidR="00B70B99" w:rsidRPr="0060716E" w:rsidDel="00F15707" w14:paraId="2BB78B15" w14:textId="061DEE2C" w:rsidTr="00B70B99">
        <w:trPr>
          <w:del w:id="3268" w:author="Sarah Thomas" w:date="2014-03-03T14:11:00Z"/>
        </w:trPr>
        <w:tc>
          <w:tcPr>
            <w:tcW w:w="2570" w:type="dxa"/>
          </w:tcPr>
          <w:p w14:paraId="3E93F882" w14:textId="04F4C6A8" w:rsidR="00B70B99" w:rsidRPr="0060716E" w:rsidDel="00F15707" w:rsidRDefault="00B70B99" w:rsidP="00B70B99">
            <w:pPr>
              <w:tabs>
                <w:tab w:val="left" w:pos="1778"/>
              </w:tabs>
              <w:rPr>
                <w:del w:id="3269" w:author="Sarah Thomas" w:date="2014-03-03T14:11:00Z"/>
                <w:rFonts w:cs="Times New Roman"/>
                <w:color w:val="000000" w:themeColor="text1"/>
                <w:szCs w:val="24"/>
              </w:rPr>
            </w:pPr>
            <w:del w:id="3270"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stronomy</w:delText>
              </w:r>
            </w:del>
          </w:p>
        </w:tc>
        <w:tc>
          <w:tcPr>
            <w:tcW w:w="5946" w:type="dxa"/>
          </w:tcPr>
          <w:p w14:paraId="4DB173E2" w14:textId="50FC9CF3" w:rsidR="00B70B99" w:rsidRPr="0060716E" w:rsidDel="00F15707" w:rsidRDefault="00A9041C" w:rsidP="00B70B99">
            <w:pPr>
              <w:rPr>
                <w:del w:id="3271" w:author="Sarah Thomas" w:date="2014-03-03T14:11:00Z"/>
                <w:rFonts w:cs="Times New Roman"/>
                <w:color w:val="000000" w:themeColor="text1"/>
                <w:szCs w:val="24"/>
              </w:rPr>
            </w:pPr>
            <w:del w:id="3272" w:author="Sarah Thomas" w:date="2014-03-03T14:11:00Z">
              <w:r w:rsidRPr="0060716E" w:rsidDel="00F15707">
                <w:rPr>
                  <w:rFonts w:cs="Times New Roman"/>
                  <w:color w:val="000000" w:themeColor="text1"/>
                  <w:szCs w:val="24"/>
                  <w:shd w:val="clear" w:color="auto" w:fill="FFFFFF"/>
                </w:rPr>
                <w:delText>Galaxies</w:delText>
              </w:r>
              <w:r w:rsidR="00B70B99" w:rsidRPr="0060716E" w:rsidDel="00F15707">
                <w:rPr>
                  <w:rFonts w:cs="Times New Roman"/>
                  <w:color w:val="000000" w:themeColor="text1"/>
                  <w:szCs w:val="24"/>
                  <w:shd w:val="clear" w:color="auto" w:fill="FFFFFF"/>
                </w:rPr>
                <w:delText>, the solar system, light &amp; optics, heat &amp; magnetism, astronomical techniques, dark matter, particle physics</w:delText>
              </w:r>
            </w:del>
          </w:p>
        </w:tc>
      </w:tr>
      <w:tr w:rsidR="00B70B99" w:rsidRPr="0060716E" w:rsidDel="00F15707" w14:paraId="0EDCBF29" w14:textId="2C79A06C" w:rsidTr="00B70B99">
        <w:trPr>
          <w:del w:id="3273" w:author="Sarah Thomas" w:date="2014-03-03T14:11:00Z"/>
        </w:trPr>
        <w:tc>
          <w:tcPr>
            <w:tcW w:w="2570" w:type="dxa"/>
          </w:tcPr>
          <w:p w14:paraId="3B5F6046" w14:textId="535436EA" w:rsidR="00B70B99" w:rsidRPr="0060716E" w:rsidDel="00F15707" w:rsidRDefault="00B70B99" w:rsidP="00B70B99">
            <w:pPr>
              <w:rPr>
                <w:del w:id="3274" w:author="Sarah Thomas" w:date="2014-03-03T14:11:00Z"/>
                <w:rFonts w:cs="Times New Roman"/>
                <w:color w:val="000000" w:themeColor="text1"/>
                <w:szCs w:val="24"/>
              </w:rPr>
            </w:pPr>
            <w:del w:id="3275" w:author="Sarah Thomas" w:date="2014-03-03T14:11:00Z">
              <w:r w:rsidRPr="0060716E" w:rsidDel="00F15707">
                <w:rPr>
                  <w:rFonts w:cs="Times New Roman"/>
                  <w:color w:val="000000" w:themeColor="text1"/>
                  <w:szCs w:val="24"/>
                  <w:shd w:val="clear" w:color="auto" w:fill="FFFFFF"/>
                  <w:lang w:eastAsia="zh-CN"/>
                </w:rPr>
                <w:delText>G</w:delText>
              </w:r>
              <w:r w:rsidRPr="0060716E" w:rsidDel="00F15707">
                <w:rPr>
                  <w:rFonts w:cs="Times New Roman"/>
                  <w:color w:val="000000" w:themeColor="text1"/>
                  <w:szCs w:val="24"/>
                  <w:shd w:val="clear" w:color="auto" w:fill="FFFFFF"/>
                </w:rPr>
                <w:delText>eography</w:delText>
              </w:r>
            </w:del>
          </w:p>
        </w:tc>
        <w:tc>
          <w:tcPr>
            <w:tcW w:w="5946" w:type="dxa"/>
          </w:tcPr>
          <w:p w14:paraId="54FD2762" w14:textId="54E691F1" w:rsidR="00B70B99" w:rsidRPr="0060716E" w:rsidDel="00F15707" w:rsidRDefault="00A9041C" w:rsidP="00B70B99">
            <w:pPr>
              <w:rPr>
                <w:del w:id="3276" w:author="Sarah Thomas" w:date="2014-03-03T14:11:00Z"/>
                <w:rFonts w:cs="Times New Roman"/>
                <w:color w:val="000000" w:themeColor="text1"/>
                <w:szCs w:val="24"/>
              </w:rPr>
            </w:pPr>
            <w:del w:id="3277" w:author="Sarah Thomas" w:date="2014-03-03T14:11:00Z">
              <w:r w:rsidRPr="0060716E" w:rsidDel="00F15707">
                <w:rPr>
                  <w:rFonts w:cs="Times New Roman"/>
                  <w:color w:val="000000" w:themeColor="text1"/>
                  <w:szCs w:val="24"/>
                  <w:shd w:val="clear" w:color="auto" w:fill="FFFFFF"/>
                </w:rPr>
                <w:delText>Geomorphology</w:delText>
              </w:r>
              <w:r w:rsidR="00B70B99" w:rsidRPr="0060716E" w:rsidDel="00F15707">
                <w:rPr>
                  <w:rFonts w:cs="Times New Roman"/>
                  <w:color w:val="000000" w:themeColor="text1"/>
                  <w:szCs w:val="24"/>
                  <w:shd w:val="clear" w:color="auto" w:fill="FFFFFF"/>
                </w:rPr>
                <w:delText>, hydroclimatology, urban geography, geodemographics, migration</w:delText>
              </w:r>
            </w:del>
          </w:p>
        </w:tc>
      </w:tr>
      <w:tr w:rsidR="00B70B99" w:rsidRPr="0060716E" w:rsidDel="00F15707" w14:paraId="6A38D6CD" w14:textId="53A73043" w:rsidTr="00B70B99">
        <w:trPr>
          <w:del w:id="3278" w:author="Sarah Thomas" w:date="2014-03-03T14:11:00Z"/>
        </w:trPr>
        <w:tc>
          <w:tcPr>
            <w:tcW w:w="2570" w:type="dxa"/>
          </w:tcPr>
          <w:p w14:paraId="459E323B" w14:textId="3C9AF6CF" w:rsidR="00B70B99" w:rsidRPr="0060716E" w:rsidDel="00F15707" w:rsidRDefault="00B70B99" w:rsidP="00B70B99">
            <w:pPr>
              <w:rPr>
                <w:del w:id="3279" w:author="Sarah Thomas" w:date="2014-03-03T14:11:00Z"/>
                <w:rFonts w:cs="Times New Roman"/>
                <w:color w:val="000000" w:themeColor="text1"/>
                <w:szCs w:val="24"/>
              </w:rPr>
            </w:pPr>
            <w:del w:id="3280" w:author="Sarah Thomas" w:date="2014-03-03T14:11:00Z">
              <w:r w:rsidRPr="0060716E" w:rsidDel="00F15707">
                <w:rPr>
                  <w:rFonts w:cs="Times New Roman"/>
                  <w:color w:val="000000" w:themeColor="text1"/>
                  <w:szCs w:val="24"/>
                  <w:shd w:val="clear" w:color="auto" w:fill="FFFFFF"/>
                  <w:lang w:eastAsia="zh-CN"/>
                </w:rPr>
                <w:delText>B</w:delText>
              </w:r>
              <w:r w:rsidRPr="0060716E" w:rsidDel="00F15707">
                <w:rPr>
                  <w:rFonts w:cs="Times New Roman"/>
                  <w:color w:val="000000" w:themeColor="text1"/>
                  <w:szCs w:val="24"/>
                  <w:shd w:val="clear" w:color="auto" w:fill="FFFFFF"/>
                </w:rPr>
                <w:delText>iology</w:delText>
              </w:r>
            </w:del>
          </w:p>
        </w:tc>
        <w:tc>
          <w:tcPr>
            <w:tcW w:w="5946" w:type="dxa"/>
          </w:tcPr>
          <w:p w14:paraId="60F9CCF6" w14:textId="40C7FFA5" w:rsidR="00B70B99" w:rsidRPr="0060716E" w:rsidDel="00F15707" w:rsidRDefault="00A9041C" w:rsidP="00B70B99">
            <w:pPr>
              <w:rPr>
                <w:del w:id="3281" w:author="Sarah Thomas" w:date="2014-03-03T14:11:00Z"/>
                <w:rFonts w:cs="Times New Roman"/>
                <w:color w:val="000000" w:themeColor="text1"/>
                <w:szCs w:val="24"/>
              </w:rPr>
            </w:pPr>
            <w:del w:id="3282" w:author="Sarah Thomas" w:date="2014-03-03T14:11:00Z">
              <w:r w:rsidRPr="0060716E" w:rsidDel="00F15707">
                <w:rPr>
                  <w:rFonts w:cs="Times New Roman"/>
                  <w:color w:val="000000" w:themeColor="text1"/>
                  <w:szCs w:val="24"/>
                  <w:shd w:val="clear" w:color="auto" w:fill="FFFFFF"/>
                </w:rPr>
                <w:delText>Animal</w:delText>
              </w:r>
              <w:r w:rsidR="00B70B99" w:rsidRPr="0060716E" w:rsidDel="00F15707">
                <w:rPr>
                  <w:rFonts w:cs="Times New Roman"/>
                  <w:color w:val="000000" w:themeColor="text1"/>
                  <w:szCs w:val="24"/>
                  <w:shd w:val="clear" w:color="auto" w:fill="FFFFFF"/>
                </w:rPr>
                <w:delText xml:space="preserve"> </w:delText>
              </w:r>
              <w:r w:rsidR="00C773D7" w:rsidRPr="0060716E" w:rsidDel="00F15707">
                <w:rPr>
                  <w:rFonts w:cs="Times New Roman"/>
                  <w:color w:val="000000" w:themeColor="text1"/>
                  <w:szCs w:val="24"/>
                  <w:shd w:val="clear" w:color="auto" w:fill="FFFFFF"/>
                </w:rPr>
                <w:delText>behavior</w:delText>
              </w:r>
              <w:r w:rsidR="00B70B99" w:rsidRPr="0060716E" w:rsidDel="00F15707">
                <w:rPr>
                  <w:rFonts w:cs="Times New Roman"/>
                  <w:color w:val="000000" w:themeColor="text1"/>
                  <w:szCs w:val="24"/>
                  <w:shd w:val="clear" w:color="auto" w:fill="FFFFFF"/>
                </w:rPr>
                <w:delText>, bioenergetics, bioinformatics, extinct animals, cell structure, evolution, infection &amp; disease, neuroscience, pharmacology, zoology</w:delText>
              </w:r>
            </w:del>
          </w:p>
        </w:tc>
      </w:tr>
      <w:tr w:rsidR="00B70B99" w:rsidRPr="0060716E" w:rsidDel="00F15707" w14:paraId="546F6BF2" w14:textId="5AD3DC3A" w:rsidTr="00B70B99">
        <w:trPr>
          <w:del w:id="3283" w:author="Sarah Thomas" w:date="2014-03-03T14:11:00Z"/>
        </w:trPr>
        <w:tc>
          <w:tcPr>
            <w:tcW w:w="2570" w:type="dxa"/>
          </w:tcPr>
          <w:p w14:paraId="328091D3" w14:textId="03264BDF" w:rsidR="00B70B99" w:rsidRPr="0060716E" w:rsidDel="00F15707" w:rsidRDefault="00B70B99" w:rsidP="00B70B99">
            <w:pPr>
              <w:rPr>
                <w:del w:id="3284" w:author="Sarah Thomas" w:date="2014-03-03T14:11:00Z"/>
                <w:rFonts w:cs="Times New Roman"/>
                <w:color w:val="000000" w:themeColor="text1"/>
                <w:szCs w:val="24"/>
              </w:rPr>
            </w:pPr>
            <w:del w:id="3285"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griculture</w:delText>
              </w:r>
            </w:del>
          </w:p>
        </w:tc>
        <w:tc>
          <w:tcPr>
            <w:tcW w:w="5946" w:type="dxa"/>
          </w:tcPr>
          <w:p w14:paraId="09672126" w14:textId="3DAE17CD" w:rsidR="00B70B99" w:rsidRPr="0060716E" w:rsidDel="00F15707" w:rsidRDefault="00A9041C" w:rsidP="00B70B99">
            <w:pPr>
              <w:tabs>
                <w:tab w:val="left" w:pos="1916"/>
              </w:tabs>
              <w:rPr>
                <w:del w:id="3286" w:author="Sarah Thomas" w:date="2014-03-03T14:11:00Z"/>
                <w:rFonts w:cs="Times New Roman"/>
                <w:color w:val="000000" w:themeColor="text1"/>
                <w:szCs w:val="24"/>
              </w:rPr>
            </w:pPr>
            <w:del w:id="3287" w:author="Sarah Thomas" w:date="2014-03-03T14:11:00Z">
              <w:r w:rsidRPr="0060716E" w:rsidDel="00F15707">
                <w:rPr>
                  <w:rFonts w:cs="Times New Roman"/>
                  <w:color w:val="000000" w:themeColor="text1"/>
                  <w:szCs w:val="24"/>
                  <w:shd w:val="clear" w:color="auto" w:fill="FFFFFF"/>
                </w:rPr>
                <w:delText>Agri</w:delText>
              </w:r>
              <w:r w:rsidR="00B70B99" w:rsidRPr="0060716E" w:rsidDel="00F15707">
                <w:rPr>
                  <w:rFonts w:cs="Times New Roman"/>
                  <w:color w:val="000000" w:themeColor="text1"/>
                  <w:szCs w:val="24"/>
                  <w:shd w:val="clear" w:color="auto" w:fill="FFFFFF"/>
                </w:rPr>
                <w:delText>-business economics, environment and land resources, genetics, animal health, plant biology, animal breeding, agronomy, agricultural markets</w:delText>
              </w:r>
            </w:del>
          </w:p>
        </w:tc>
      </w:tr>
      <w:tr w:rsidR="00B70B99" w:rsidRPr="0060716E" w:rsidDel="00F15707" w14:paraId="5F6AF533" w14:textId="276B11FE" w:rsidTr="00B70B99">
        <w:trPr>
          <w:del w:id="3288" w:author="Sarah Thomas" w:date="2014-03-03T14:11:00Z"/>
        </w:trPr>
        <w:tc>
          <w:tcPr>
            <w:tcW w:w="2570" w:type="dxa"/>
          </w:tcPr>
          <w:p w14:paraId="63DB0A14" w14:textId="0467A19E" w:rsidR="00B70B99" w:rsidRPr="0060716E" w:rsidDel="00F15707" w:rsidRDefault="00B70B99" w:rsidP="00B70B99">
            <w:pPr>
              <w:tabs>
                <w:tab w:val="left" w:pos="1903"/>
              </w:tabs>
              <w:rPr>
                <w:del w:id="3289" w:author="Sarah Thomas" w:date="2014-03-03T14:11:00Z"/>
                <w:rFonts w:cs="Times New Roman"/>
                <w:color w:val="000000" w:themeColor="text1"/>
                <w:szCs w:val="24"/>
              </w:rPr>
            </w:pPr>
            <w:del w:id="3290" w:author="Sarah Thomas" w:date="2014-03-03T14:11:00Z">
              <w:r w:rsidRPr="0060716E" w:rsidDel="00F15707">
                <w:rPr>
                  <w:rFonts w:cs="Times New Roman"/>
                  <w:color w:val="000000" w:themeColor="text1"/>
                  <w:szCs w:val="24"/>
                  <w:shd w:val="clear" w:color="auto" w:fill="FFFFFF"/>
                </w:rPr>
                <w:delText>Architecture</w:delText>
              </w:r>
            </w:del>
          </w:p>
        </w:tc>
        <w:tc>
          <w:tcPr>
            <w:tcW w:w="5946" w:type="dxa"/>
          </w:tcPr>
          <w:p w14:paraId="651E8897" w14:textId="3721D166" w:rsidR="00B70B99" w:rsidRPr="0060716E" w:rsidDel="00F15707" w:rsidRDefault="00A9041C" w:rsidP="00B70B99">
            <w:pPr>
              <w:rPr>
                <w:del w:id="3291" w:author="Sarah Thomas" w:date="2014-03-03T14:11:00Z"/>
                <w:rFonts w:cs="Times New Roman"/>
                <w:color w:val="000000" w:themeColor="text1"/>
                <w:szCs w:val="24"/>
              </w:rPr>
            </w:pPr>
            <w:del w:id="3292" w:author="Sarah Thomas" w:date="2014-03-03T14:11:00Z">
              <w:r w:rsidRPr="0060716E" w:rsidDel="00F15707">
                <w:rPr>
                  <w:rFonts w:cs="Times New Roman"/>
                  <w:color w:val="000000" w:themeColor="text1"/>
                  <w:szCs w:val="24"/>
                  <w:shd w:val="clear" w:color="auto" w:fill="FFFFFF"/>
                </w:rPr>
                <w:delText>Urban</w:delText>
              </w:r>
              <w:r w:rsidR="00B70B99" w:rsidRPr="0060716E" w:rsidDel="00F15707">
                <w:rPr>
                  <w:rFonts w:cs="Times New Roman"/>
                  <w:color w:val="000000" w:themeColor="text1"/>
                  <w:szCs w:val="24"/>
                  <w:shd w:val="clear" w:color="auto" w:fill="FFFFFF"/>
                </w:rPr>
                <w:delText xml:space="preserve"> design, interior design, garden design</w:delText>
              </w:r>
            </w:del>
          </w:p>
        </w:tc>
      </w:tr>
      <w:tr w:rsidR="00B70B99" w:rsidRPr="0060716E" w:rsidDel="00F15707" w14:paraId="13B61B2A" w14:textId="367289CF" w:rsidTr="00B70B99">
        <w:trPr>
          <w:del w:id="3293" w:author="Sarah Thomas" w:date="2014-03-03T14:11:00Z"/>
        </w:trPr>
        <w:tc>
          <w:tcPr>
            <w:tcW w:w="2570" w:type="dxa"/>
          </w:tcPr>
          <w:p w14:paraId="254D9865" w14:textId="382EAD9D" w:rsidR="00B70B99" w:rsidRPr="0060716E" w:rsidDel="00F15707" w:rsidRDefault="00B70B99" w:rsidP="00B70B99">
            <w:pPr>
              <w:rPr>
                <w:del w:id="3294" w:author="Sarah Thomas" w:date="2014-03-03T14:11:00Z"/>
                <w:rFonts w:cs="Times New Roman"/>
                <w:color w:val="000000" w:themeColor="text1"/>
                <w:szCs w:val="24"/>
              </w:rPr>
            </w:pPr>
            <w:del w:id="3295" w:author="Sarah Thomas" w:date="2014-03-03T14:11:00Z">
              <w:r w:rsidRPr="0060716E" w:rsidDel="00F15707">
                <w:rPr>
                  <w:rFonts w:cs="Times New Roman"/>
                  <w:color w:val="000000" w:themeColor="text1"/>
                  <w:szCs w:val="24"/>
                  <w:shd w:val="clear" w:color="auto" w:fill="FFFFFF"/>
                  <w:lang w:eastAsia="zh-CN"/>
                </w:rPr>
                <w:delText>Music</w:delText>
              </w:r>
            </w:del>
          </w:p>
        </w:tc>
        <w:tc>
          <w:tcPr>
            <w:tcW w:w="5946" w:type="dxa"/>
          </w:tcPr>
          <w:p w14:paraId="2CDC1FA0" w14:textId="58FB2976" w:rsidR="00B70B99" w:rsidRPr="0060716E" w:rsidDel="00F15707" w:rsidRDefault="00A9041C" w:rsidP="00B70B99">
            <w:pPr>
              <w:rPr>
                <w:del w:id="3296" w:author="Sarah Thomas" w:date="2014-03-03T14:11:00Z"/>
                <w:rFonts w:cs="Times New Roman"/>
                <w:color w:val="000000" w:themeColor="text1"/>
                <w:szCs w:val="24"/>
              </w:rPr>
            </w:pPr>
            <w:del w:id="3297" w:author="Sarah Thomas" w:date="2014-03-03T14:11:00Z">
              <w:r w:rsidRPr="0060716E" w:rsidDel="00F15707">
                <w:rPr>
                  <w:rFonts w:cs="Times New Roman"/>
                  <w:color w:val="000000" w:themeColor="text1"/>
                  <w:szCs w:val="24"/>
                  <w:shd w:val="clear" w:color="auto" w:fill="FFFFFF"/>
                </w:rPr>
                <w:delText>Aural</w:delText>
              </w:r>
              <w:r w:rsidR="00B70B99" w:rsidRPr="0060716E" w:rsidDel="00F15707">
                <w:rPr>
                  <w:rFonts w:cs="Times New Roman"/>
                  <w:color w:val="000000" w:themeColor="text1"/>
                  <w:szCs w:val="24"/>
                  <w:shd w:val="clear" w:color="auto" w:fill="FFFFFF"/>
                </w:rPr>
                <w:delText xml:space="preserve"> skills, sound design, guitar, violin, cello, drums, bass, piano, trumpet</w:delText>
              </w:r>
            </w:del>
          </w:p>
        </w:tc>
      </w:tr>
      <w:tr w:rsidR="00B70B99" w:rsidRPr="0060716E" w:rsidDel="00F15707" w14:paraId="34F331C8" w14:textId="515B6C4A" w:rsidTr="00B70B99">
        <w:trPr>
          <w:del w:id="3298" w:author="Sarah Thomas" w:date="2014-03-03T14:11:00Z"/>
        </w:trPr>
        <w:tc>
          <w:tcPr>
            <w:tcW w:w="2570" w:type="dxa"/>
          </w:tcPr>
          <w:p w14:paraId="4C3CCC29" w14:textId="004DE649" w:rsidR="00B70B99" w:rsidRPr="0060716E" w:rsidDel="00F15707" w:rsidRDefault="00B70B99" w:rsidP="00B70B99">
            <w:pPr>
              <w:rPr>
                <w:del w:id="3299" w:author="Sarah Thomas" w:date="2014-03-03T14:11:00Z"/>
                <w:rFonts w:cs="Times New Roman"/>
                <w:color w:val="000000" w:themeColor="text1"/>
                <w:szCs w:val="24"/>
              </w:rPr>
            </w:pPr>
            <w:del w:id="3300" w:author="Sarah Thomas" w:date="2014-03-03T14:11:00Z">
              <w:r w:rsidRPr="0060716E" w:rsidDel="00F15707">
                <w:rPr>
                  <w:rFonts w:cs="Times New Roman"/>
                  <w:color w:val="000000" w:themeColor="text1"/>
                  <w:szCs w:val="24"/>
                  <w:shd w:val="clear" w:color="auto" w:fill="FFFFFF"/>
                  <w:lang w:eastAsia="zh-CN"/>
                </w:rPr>
                <w:delText>Dance</w:delText>
              </w:r>
            </w:del>
          </w:p>
        </w:tc>
        <w:tc>
          <w:tcPr>
            <w:tcW w:w="5946" w:type="dxa"/>
          </w:tcPr>
          <w:p w14:paraId="537119AF" w14:textId="5490C827" w:rsidR="00B70B99" w:rsidRPr="0060716E" w:rsidDel="00F15707" w:rsidRDefault="00A9041C" w:rsidP="00B70B99">
            <w:pPr>
              <w:rPr>
                <w:del w:id="3301" w:author="Sarah Thomas" w:date="2014-03-03T14:11:00Z"/>
                <w:rFonts w:cs="Times New Roman"/>
                <w:color w:val="000000" w:themeColor="text1"/>
                <w:szCs w:val="24"/>
              </w:rPr>
            </w:pPr>
            <w:del w:id="3302" w:author="Sarah Thomas" w:date="2014-03-03T14:11:00Z">
              <w:r w:rsidRPr="0060716E" w:rsidDel="00F15707">
                <w:rPr>
                  <w:rFonts w:cs="Times New Roman"/>
                  <w:color w:val="000000" w:themeColor="text1"/>
                  <w:szCs w:val="24"/>
                  <w:shd w:val="clear" w:color="auto" w:fill="FFFFFF"/>
                </w:rPr>
                <w:delText>Choreography</w:delText>
              </w:r>
              <w:r w:rsidR="00B70B99" w:rsidRPr="0060716E" w:rsidDel="00F15707">
                <w:rPr>
                  <w:rFonts w:cs="Times New Roman"/>
                  <w:color w:val="000000" w:themeColor="text1"/>
                  <w:szCs w:val="24"/>
                  <w:shd w:val="clear" w:color="auto" w:fill="FFFFFF"/>
                </w:rPr>
                <w:delText>, improvisation, ballet</w:delText>
              </w:r>
            </w:del>
          </w:p>
        </w:tc>
      </w:tr>
      <w:tr w:rsidR="00B70B99" w:rsidRPr="0060716E" w:rsidDel="00F15707" w14:paraId="3A20FF2B" w14:textId="1525FEE3" w:rsidTr="00B70B99">
        <w:trPr>
          <w:del w:id="3303" w:author="Sarah Thomas" w:date="2014-03-03T14:11:00Z"/>
        </w:trPr>
        <w:tc>
          <w:tcPr>
            <w:tcW w:w="2570" w:type="dxa"/>
          </w:tcPr>
          <w:p w14:paraId="70C98C03" w14:textId="749C9FC3" w:rsidR="00B70B99" w:rsidRPr="0060716E" w:rsidDel="00F15707" w:rsidRDefault="00B70B99" w:rsidP="00B70B99">
            <w:pPr>
              <w:rPr>
                <w:del w:id="3304" w:author="Sarah Thomas" w:date="2014-03-03T14:11:00Z"/>
                <w:rFonts w:cs="Times New Roman"/>
                <w:color w:val="000000" w:themeColor="text1"/>
                <w:szCs w:val="24"/>
              </w:rPr>
            </w:pPr>
            <w:del w:id="3305" w:author="Sarah Thomas" w:date="2014-03-03T14:11:00Z">
              <w:r w:rsidRPr="0060716E" w:rsidDel="00F15707">
                <w:rPr>
                  <w:rFonts w:cs="Times New Roman"/>
                  <w:color w:val="000000" w:themeColor="text1"/>
                  <w:szCs w:val="24"/>
                  <w:shd w:val="clear" w:color="auto" w:fill="FFFFFF"/>
                  <w:lang w:eastAsia="zh-CN"/>
                </w:rPr>
                <w:delText>Fine Arts</w:delText>
              </w:r>
            </w:del>
          </w:p>
        </w:tc>
        <w:tc>
          <w:tcPr>
            <w:tcW w:w="5946" w:type="dxa"/>
          </w:tcPr>
          <w:p w14:paraId="7F0D3E6E" w14:textId="01B19822" w:rsidR="00B70B99" w:rsidRPr="0060716E" w:rsidDel="00F15707" w:rsidRDefault="00A9041C" w:rsidP="00B70B99">
            <w:pPr>
              <w:rPr>
                <w:del w:id="3306" w:author="Sarah Thomas" w:date="2014-03-03T14:11:00Z"/>
                <w:rFonts w:cs="Times New Roman"/>
                <w:color w:val="000000" w:themeColor="text1"/>
                <w:szCs w:val="24"/>
              </w:rPr>
            </w:pPr>
            <w:del w:id="3307" w:author="Sarah Thomas" w:date="2014-03-03T14:11:00Z">
              <w:r w:rsidRPr="0060716E" w:rsidDel="00F15707">
                <w:rPr>
                  <w:rFonts w:cs="Times New Roman"/>
                  <w:color w:val="000000" w:themeColor="text1"/>
                  <w:szCs w:val="24"/>
                  <w:shd w:val="clear" w:color="auto" w:fill="FFFFFF"/>
                </w:rPr>
                <w:delText>Oil</w:delText>
              </w:r>
              <w:r w:rsidR="00B70B99" w:rsidRPr="0060716E" w:rsidDel="00F15707">
                <w:rPr>
                  <w:rFonts w:cs="Times New Roman"/>
                  <w:color w:val="000000" w:themeColor="text1"/>
                  <w:szCs w:val="24"/>
                  <w:shd w:val="clear" w:color="auto" w:fill="FFFFFF"/>
                </w:rPr>
                <w:delText xml:space="preserve"> painting, watercolors, pencil drawing, carbon drawing, digital drawing, graphic design, renaissance, modern art, contemporary art, sculpting, photography </w:delText>
              </w:r>
            </w:del>
          </w:p>
        </w:tc>
      </w:tr>
    </w:tbl>
    <w:p w14:paraId="1EE9DC2E" w14:textId="2CF43BBD" w:rsidR="00B70B99" w:rsidRPr="0060716E" w:rsidDel="00F15707" w:rsidRDefault="00B70B99" w:rsidP="00B70B99">
      <w:pPr>
        <w:rPr>
          <w:del w:id="3308" w:author="Sarah Thomas" w:date="2014-03-03T14:13:00Z"/>
          <w:color w:val="000000" w:themeColor="text1"/>
        </w:rPr>
      </w:pPr>
    </w:p>
    <w:p w14:paraId="2E20DF51" w14:textId="30A48206" w:rsidR="003614D6" w:rsidDel="00F15707" w:rsidRDefault="003614D6" w:rsidP="00B70B99">
      <w:pPr>
        <w:pStyle w:val="BodyText"/>
        <w:rPr>
          <w:del w:id="3309" w:author="Sarah Thomas" w:date="2014-03-03T14:13:00Z"/>
        </w:rPr>
        <w:sectPr w:rsidR="003614D6" w:rsidDel="00F15707" w:rsidSect="00812194">
          <w:pgSz w:w="11900" w:h="16840"/>
          <w:pgMar w:top="1440" w:right="1800" w:bottom="1440" w:left="1800" w:header="708" w:footer="708" w:gutter="0"/>
          <w:pgNumType w:start="1"/>
          <w:cols w:space="708"/>
          <w:docGrid w:linePitch="360"/>
        </w:sectPr>
      </w:pPr>
    </w:p>
    <w:p w14:paraId="1F4674DF" w14:textId="1285DC8D" w:rsidR="005C63CB" w:rsidDel="00F15707" w:rsidRDefault="005C63CB" w:rsidP="0080393E">
      <w:pPr>
        <w:pStyle w:val="Heading2"/>
        <w:rPr>
          <w:del w:id="3310" w:author="Sarah Thomas" w:date="2014-03-03T14:13:00Z"/>
        </w:rPr>
      </w:pPr>
      <w:bookmarkStart w:id="3311" w:name="_Toc253043816"/>
      <w:del w:id="3312" w:author="Sarah Thomas" w:date="2014-03-03T14:13:00Z">
        <w:r w:rsidRPr="00F0790D" w:rsidDel="00F15707">
          <w:delText>Gantt chart</w:delText>
        </w:r>
        <w:bookmarkEnd w:id="3311"/>
      </w:del>
    </w:p>
    <w:p w14:paraId="66E3DD7C" w14:textId="4AEB0484" w:rsidR="00FF23AD" w:rsidRPr="00F0790D" w:rsidDel="00F15707" w:rsidRDefault="00FF23AD" w:rsidP="00F0790D">
      <w:pPr>
        <w:rPr>
          <w:del w:id="3313" w:author="Sarah Thomas" w:date="2014-03-03T14:13:00Z"/>
        </w:rPr>
      </w:pPr>
      <w:del w:id="3314" w:author="Sarah Thomas" w:date="2014-03-03T14:13:00Z">
        <w:r w:rsidDel="00F15707">
          <w:delText xml:space="preserve">The Gantt </w:delText>
        </w:r>
        <w:r w:rsidR="009D3710" w:rsidDel="00F15707">
          <w:delText>chart</w:delText>
        </w:r>
        <w:r w:rsidDel="00F15707">
          <w:delText xml:space="preserve"> below illustrates the waterfall methodology that the project uses. The iteration happens during stage 4, 5 and 6 where the systems are being design, tested and implemented.</w:delText>
        </w:r>
      </w:del>
    </w:p>
    <w:p w14:paraId="02A18B1E" w14:textId="35191FD5" w:rsidR="003614D6" w:rsidDel="00F15707" w:rsidRDefault="003614D6" w:rsidP="003614D6">
      <w:pPr>
        <w:rPr>
          <w:del w:id="3315" w:author="Sarah Thomas" w:date="2014-03-03T14:13:00Z"/>
        </w:rPr>
      </w:pPr>
    </w:p>
    <w:p w14:paraId="0C8196FD" w14:textId="7DEDF59B" w:rsidR="0028129D" w:rsidDel="00F15707" w:rsidRDefault="00F7467D" w:rsidP="00F0790D">
      <w:pPr>
        <w:pStyle w:val="BodyText"/>
        <w:keepNext/>
        <w:rPr>
          <w:del w:id="3316" w:author="Sarah Thomas" w:date="2014-03-03T14:13:00Z"/>
        </w:rPr>
      </w:pPr>
      <w:del w:id="3317" w:author="Sarah Thomas" w:date="2014-03-03T14:13:00Z">
        <w:r w:rsidDel="00F15707">
          <w:rPr>
            <w:noProof/>
            <w:lang w:val="en-US"/>
          </w:rPr>
          <w:drawing>
            <wp:inline distT="0" distB="0" distL="0" distR="0" wp14:anchorId="3B4E0FED" wp14:editId="49354957">
              <wp:extent cx="8864600" cy="2304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33">
                        <a:extLst>
                          <a:ext uri="{28A0092B-C50C-407E-A947-70E740481C1C}">
                            <a14:useLocalDpi xmlns:a14="http://schemas.microsoft.com/office/drawing/2010/main" val="0"/>
                          </a:ext>
                        </a:extLst>
                      </a:blip>
                      <a:stretch>
                        <a:fillRect/>
                      </a:stretch>
                    </pic:blipFill>
                    <pic:spPr>
                      <a:xfrm>
                        <a:off x="0" y="0"/>
                        <a:ext cx="8864600" cy="2304415"/>
                      </a:xfrm>
                      <a:prstGeom prst="rect">
                        <a:avLst/>
                      </a:prstGeom>
                    </pic:spPr>
                  </pic:pic>
                </a:graphicData>
              </a:graphic>
            </wp:inline>
          </w:drawing>
        </w:r>
      </w:del>
    </w:p>
    <w:p w14:paraId="063BAD10" w14:textId="6FDF28E7" w:rsidR="003614D6" w:rsidRPr="00F0790D" w:rsidDel="00766C26" w:rsidRDefault="0028129D">
      <w:pPr>
        <w:pStyle w:val="BodyText"/>
        <w:rPr>
          <w:del w:id="3318" w:author="Sarah Thomas" w:date="2014-03-03T14:23:00Z"/>
        </w:rPr>
        <w:sectPr w:rsidR="003614D6" w:rsidRPr="00F0790D" w:rsidDel="00766C26" w:rsidSect="00812194">
          <w:pgSz w:w="11900" w:h="16840"/>
          <w:pgMar w:top="1440" w:right="1800" w:bottom="1440" w:left="1800" w:header="708" w:footer="708" w:gutter="0"/>
          <w:cols w:space="708"/>
          <w:docGrid w:linePitch="360"/>
        </w:sectPr>
        <w:pPrChange w:id="3319" w:author="Sarah Thomas" w:date="2014-03-03T14:24:00Z">
          <w:pPr>
            <w:pStyle w:val="Caption"/>
            <w:jc w:val="center"/>
          </w:pPr>
        </w:pPrChange>
      </w:pPr>
      <w:del w:id="3320" w:author="Sarah Thomas" w:date="2014-03-03T14:23:00Z">
        <w:r w:rsidDel="00766C26">
          <w:delText xml:space="preserve">Figure </w:delText>
        </w:r>
        <w:r w:rsidR="00246E0B" w:rsidDel="00766C26">
          <w:fldChar w:fldCharType="begin"/>
        </w:r>
        <w:r w:rsidR="00246E0B" w:rsidDel="00766C26">
          <w:delInstrText xml:space="preserve"> SEQ Figure \* ARABIC </w:delInstrText>
        </w:r>
        <w:r w:rsidR="00246E0B" w:rsidDel="00766C26">
          <w:fldChar w:fldCharType="separate"/>
        </w:r>
        <w:r w:rsidDel="00766C26">
          <w:rPr>
            <w:noProof/>
          </w:rPr>
          <w:delText>4</w:delText>
        </w:r>
        <w:r w:rsidR="00246E0B" w:rsidDel="00766C26">
          <w:rPr>
            <w:noProof/>
          </w:rPr>
          <w:fldChar w:fldCharType="end"/>
        </w:r>
        <w:r w:rsidDel="00766C26">
          <w:delText xml:space="preserve"> - Gantt Chart</w:delText>
        </w:r>
      </w:del>
    </w:p>
    <w:p w14:paraId="135E9DD6" w14:textId="3E23E8AA" w:rsidR="003614D6" w:rsidRPr="00F0790D" w:rsidRDefault="003614D6">
      <w:pPr>
        <w:pStyle w:val="BodyText"/>
        <w:pPrChange w:id="3321" w:author="Sarah Thomas" w:date="2014-03-03T14:24:00Z">
          <w:pPr/>
        </w:pPrChange>
      </w:pPr>
    </w:p>
    <w:p w14:paraId="0A169CA0" w14:textId="79703097" w:rsidR="00A11C25" w:rsidDel="00F15707" w:rsidRDefault="00A11C25" w:rsidP="0080393E">
      <w:pPr>
        <w:pStyle w:val="Heading2"/>
        <w:rPr>
          <w:del w:id="3322" w:author="Sarah Thomas" w:date="2014-03-03T14:13:00Z"/>
        </w:rPr>
      </w:pPr>
      <w:bookmarkStart w:id="3323" w:name="_Toc253043817"/>
      <w:del w:id="3324" w:author="Sarah Thomas" w:date="2014-03-03T14:13:00Z">
        <w:r w:rsidDel="00F15707">
          <w:delText>Mind Map</w:delText>
        </w:r>
        <w:bookmarkEnd w:id="3323"/>
      </w:del>
    </w:p>
    <w:p w14:paraId="20834A64" w14:textId="3B068BA9" w:rsidR="00A11C25" w:rsidDel="00F15707" w:rsidRDefault="00860F9F" w:rsidP="00A11C25">
      <w:pPr>
        <w:pStyle w:val="BodyText"/>
        <w:rPr>
          <w:del w:id="3325" w:author="Sarah Thomas" w:date="2014-03-03T14:13:00Z"/>
        </w:rPr>
      </w:pPr>
      <w:del w:id="3326" w:author="Sarah Thomas" w:date="2014-03-03T14:13:00Z">
        <w:r w:rsidDel="00F15707">
          <w:delText>Available</w:delText>
        </w:r>
        <w:r w:rsidR="00A11C25" w:rsidDel="00F15707">
          <w:delText xml:space="preserve"> at </w:delText>
        </w:r>
        <w:r w:rsidR="00A11C25" w:rsidRPr="00F0790D" w:rsidDel="00F15707">
          <w:delText>https://www.mindmeister.com/366697119</w:delText>
        </w:r>
      </w:del>
    </w:p>
    <w:p w14:paraId="3FE411F5" w14:textId="0D93F448" w:rsidR="001E34AB" w:rsidRDefault="00A5192B" w:rsidP="00F0790D">
      <w:pPr>
        <w:pStyle w:val="Heading1"/>
      </w:pPr>
      <w:bookmarkStart w:id="3327" w:name="_Toc253043818"/>
      <w:bookmarkStart w:id="3328" w:name="_Toc255483856"/>
      <w:r>
        <w:t>Glossary</w:t>
      </w:r>
      <w:bookmarkEnd w:id="3327"/>
      <w:bookmarkEnd w:id="3328"/>
    </w:p>
    <w:p w14:paraId="113B2BBB" w14:textId="77777777" w:rsidR="0080393E" w:rsidRPr="00C12AC5" w:rsidRDefault="0080393E" w:rsidP="008D0C79">
      <w:pPr>
        <w:pStyle w:val="BodyText"/>
      </w:pPr>
      <w:r w:rsidRPr="00C12AC5">
        <w:rPr>
          <w:b/>
        </w:rPr>
        <w:t>External eco-system</w:t>
      </w:r>
      <w:r>
        <w:t xml:space="preserve"> includes professionals and advisors from non-academic organizations and businesses </w:t>
      </w:r>
    </w:p>
    <w:p w14:paraId="7C303DD4" w14:textId="0C3CC6F3" w:rsidR="00C12AC5" w:rsidRDefault="00C12AC5" w:rsidP="008D0C79">
      <w:pPr>
        <w:pStyle w:val="BodyText"/>
      </w:pPr>
      <w:r w:rsidRPr="00C12AC5">
        <w:rPr>
          <w:b/>
        </w:rPr>
        <w:t>University eco-system</w:t>
      </w:r>
      <w:r>
        <w:t xml:space="preserve"> includes students, and staff based in university</w:t>
      </w:r>
    </w:p>
    <w:p w14:paraId="7199A2BB" w14:textId="77777777" w:rsidR="0080393E" w:rsidRDefault="0080393E" w:rsidP="008D0C79">
      <w:pPr>
        <w:pStyle w:val="BodyText"/>
      </w:pPr>
      <w:r w:rsidRPr="0080393E">
        <w:rPr>
          <w:b/>
        </w:rPr>
        <w:t>Venture</w:t>
      </w:r>
      <w:r>
        <w:rPr>
          <w:b/>
        </w:rPr>
        <w:t xml:space="preserve"> </w:t>
      </w:r>
      <w:r>
        <w:t>a business idea or e</w:t>
      </w:r>
      <w:r w:rsidRPr="0080393E">
        <w:t>ntrepreneurial</w:t>
      </w:r>
      <w:r>
        <w:t xml:space="preserve"> activity requiring a team leader and team members</w:t>
      </w:r>
    </w:p>
    <w:p w14:paraId="1EA3A2A5" w14:textId="5A966D9E" w:rsidR="00A9041C" w:rsidRDefault="00A9041C" w:rsidP="008D0C79">
      <w:pPr>
        <w:pStyle w:val="BodyText"/>
      </w:pPr>
      <w:r w:rsidRPr="00F0790D">
        <w:rPr>
          <w:b/>
        </w:rPr>
        <w:t>HTTP</w:t>
      </w:r>
      <w:r>
        <w:t xml:space="preserve"> </w:t>
      </w:r>
      <w:r w:rsidR="00D72006">
        <w:t>(</w:t>
      </w:r>
      <w:r>
        <w:t>hypertext transport protocol</w:t>
      </w:r>
      <w:r w:rsidR="00D72006">
        <w:t>) is a communication protocol used by the Internet to communicate from one node to another.</w:t>
      </w:r>
    </w:p>
    <w:p w14:paraId="414B2984" w14:textId="34334DB5" w:rsidR="00D72006" w:rsidRDefault="00D72006" w:rsidP="008D0C79">
      <w:pPr>
        <w:pStyle w:val="BodyText"/>
      </w:pPr>
      <w:r w:rsidRPr="00F0790D">
        <w:rPr>
          <w:b/>
        </w:rPr>
        <w:t>HTTPS</w:t>
      </w:r>
      <w:r>
        <w:t xml:space="preserve"> </w:t>
      </w:r>
      <w:r w:rsidR="00353480">
        <w:t>(</w:t>
      </w:r>
      <w:r>
        <w:t>hypertext transport protocol</w:t>
      </w:r>
      <w:r w:rsidR="00353480">
        <w:t xml:space="preserve"> </w:t>
      </w:r>
      <w:r>
        <w:t>secure</w:t>
      </w:r>
      <w:r w:rsidR="00353480">
        <w:t>) is</w:t>
      </w:r>
      <w:r>
        <w:t xml:space="preserve"> a communication protocol for secure communication over a computer network. Layering HTTP on top of SSL/TLS, adding it to standard HTTP communication.</w:t>
      </w:r>
    </w:p>
    <w:p w14:paraId="13BD254B" w14:textId="56D1E13E" w:rsidR="00AB54C7" w:rsidRDefault="00D72006" w:rsidP="008D0C79">
      <w:pPr>
        <w:pStyle w:val="BodyText"/>
      </w:pPr>
      <w:r w:rsidRPr="00F0790D">
        <w:rPr>
          <w:b/>
        </w:rPr>
        <w:t>SSL</w:t>
      </w:r>
      <w:r>
        <w:t xml:space="preserve"> </w:t>
      </w:r>
      <w:r w:rsidR="00353480">
        <w:t xml:space="preserve">(Secure Socket Layer) a cryptographic protocol designed to provide secure communication over the </w:t>
      </w:r>
      <w:r w:rsidR="00AB54C7">
        <w:t>I</w:t>
      </w:r>
      <w:r w:rsidR="00353480">
        <w:t>nternet.</w:t>
      </w:r>
    </w:p>
    <w:p w14:paraId="4044FCC2" w14:textId="3A0E8463" w:rsidR="00AB54C7" w:rsidRDefault="00AB54C7" w:rsidP="008D0C79">
      <w:pPr>
        <w:pStyle w:val="BodyText"/>
      </w:pPr>
      <w:r w:rsidRPr="00F0790D">
        <w:rPr>
          <w:b/>
        </w:rPr>
        <w:t>UX</w:t>
      </w:r>
      <w:r>
        <w:t xml:space="preserve"> (User Experience) mainly deals with how users interaction and how they perceive the website design and layout.</w:t>
      </w:r>
    </w:p>
    <w:p w14:paraId="44EEC33A" w14:textId="09205FF9" w:rsidR="00AB54C7" w:rsidRPr="0080393E" w:rsidRDefault="00AB54C7" w:rsidP="008D0C79">
      <w:pPr>
        <w:pStyle w:val="BodyText"/>
      </w:pPr>
      <w:r w:rsidRPr="00F0790D">
        <w:rPr>
          <w:b/>
        </w:rPr>
        <w:t>UI</w:t>
      </w:r>
      <w:r>
        <w:t xml:space="preserve"> (User Interface) mainly deals with the design of the layout of the website.</w:t>
      </w:r>
    </w:p>
    <w:p w14:paraId="2B91A844" w14:textId="0DF0FE64" w:rsidR="001E34AB" w:rsidRDefault="001E34AB" w:rsidP="00F0790D">
      <w:pPr>
        <w:pStyle w:val="Heading1"/>
      </w:pPr>
      <w:bookmarkStart w:id="3329" w:name="_Toc253043819"/>
      <w:bookmarkStart w:id="3330" w:name="_Toc255483857"/>
      <w:r>
        <w:t>References</w:t>
      </w:r>
      <w:bookmarkEnd w:id="3329"/>
      <w:bookmarkEnd w:id="3330"/>
    </w:p>
    <w:p w14:paraId="082AA69D" w14:textId="51ABA9D1" w:rsidR="00A3367E" w:rsidRPr="00A3367E" w:rsidRDefault="001E34AB">
      <w:pPr>
        <w:pStyle w:val="NormalWeb"/>
        <w:ind w:left="640" w:hanging="640"/>
        <w:divId w:val="1188640752"/>
        <w:rPr>
          <w:rFonts w:ascii="Cambria" w:hAnsi="Cambria"/>
          <w:noProof/>
          <w:sz w:val="22"/>
        </w:rPr>
      </w:pPr>
      <w:r>
        <w:fldChar w:fldCharType="begin" w:fldLock="1"/>
      </w:r>
      <w:r>
        <w:instrText xml:space="preserve">ADDIN Mendeley Bibliography CSL_BIBLIOGRAPHY </w:instrText>
      </w:r>
      <w:r>
        <w:fldChar w:fldCharType="separate"/>
      </w:r>
      <w:r w:rsidR="00A3367E" w:rsidRPr="00A3367E">
        <w:rPr>
          <w:rFonts w:ascii="Cambria" w:hAnsi="Cambria"/>
          <w:noProof/>
          <w:sz w:val="22"/>
        </w:rPr>
        <w:t>[1]</w:t>
      </w:r>
      <w:r w:rsidR="00A3367E" w:rsidRPr="00A3367E">
        <w:rPr>
          <w:rFonts w:ascii="Cambria" w:hAnsi="Cambria"/>
          <w:noProof/>
          <w:sz w:val="22"/>
        </w:rPr>
        <w:tab/>
        <w:t>“University of Essex :: Module Directory :: Module details.” [Online]. Available: https://www.essex.ac.uk/modules/default.aspx?coursecode=CE881&amp;level=7&amp;period=SP. [Accessed: 07-Feb-2014].</w:t>
      </w:r>
    </w:p>
    <w:p w14:paraId="67468D4E"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[2]</w:t>
      </w:r>
      <w:r w:rsidRPr="00A3367E">
        <w:rPr>
          <w:rFonts w:ascii="Cambria" w:hAnsi="Cambria"/>
          <w:noProof/>
          <w:sz w:val="22"/>
        </w:rPr>
        <w:tab/>
        <w:t>“Choose the right PHP framework | Web design | Creative Bloq.” [Online]. Available: http://www.creativebloq.com/design/choose-right-php-framework-12122774. [Accessed: 12-Mar-2014].</w:t>
      </w:r>
    </w:p>
    <w:p w14:paraId="18A7D2FD"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[3]</w:t>
      </w:r>
      <w:r w:rsidRPr="00A3367E">
        <w:rPr>
          <w:rFonts w:ascii="Cambria" w:hAnsi="Cambria"/>
          <w:noProof/>
          <w:sz w:val="22"/>
        </w:rPr>
        <w:tab/>
        <w:t>Phpframework, “PHP Frameworks.” [Online]. Available: http://www.phpframeworks.com/. [Accessed: 12-Mar-2014].</w:t>
      </w:r>
    </w:p>
    <w:p w14:paraId="7955EBBB"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[4]</w:t>
      </w:r>
      <w:r w:rsidRPr="00A3367E">
        <w:rPr>
          <w:rFonts w:ascii="Cambria" w:hAnsi="Cambria"/>
          <w:noProof/>
          <w:sz w:val="22"/>
        </w:rPr>
        <w:tab/>
        <w:t>“Google Trends.” [Online]. Available: http://www.google.co.uk/trends/. [Accessed: 28-Jan-2014].</w:t>
      </w:r>
    </w:p>
    <w:p w14:paraId="70414B22"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[5]</w:t>
      </w:r>
      <w:r w:rsidRPr="00A3367E">
        <w:rPr>
          <w:rFonts w:ascii="Cambria" w:hAnsi="Cambria"/>
          <w:noProof/>
          <w:sz w:val="22"/>
        </w:rPr>
        <w:tab/>
        <w:t>“Laravel - The PHP framework for web artisans.” [Online]. Available: http://laravel.com/. [Accessed: 12-Mar-2014].</w:t>
      </w:r>
    </w:p>
    <w:p w14:paraId="13EC4E44"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[6]</w:t>
      </w:r>
      <w:r w:rsidRPr="00A3367E">
        <w:rPr>
          <w:rFonts w:ascii="Cambria" w:hAnsi="Cambria"/>
          <w:noProof/>
          <w:sz w:val="22"/>
        </w:rPr>
        <w:tab/>
        <w:t>M. Surguy, “History of Laravel PHP framework, Eloquence emerging - Maks Surguy’s blog on PHP and Laravel.” [Online]. Available: http://maxoffsky.com/code-blog/history-of-laravel-php-framework-eloquence-emerging. [Accessed: 12-Mar-2014].</w:t>
      </w:r>
    </w:p>
    <w:p w14:paraId="6B83445E"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[7]</w:t>
      </w:r>
      <w:r w:rsidRPr="00A3367E">
        <w:rPr>
          <w:rFonts w:ascii="Cambria" w:hAnsi="Cambria"/>
          <w:noProof/>
          <w:sz w:val="22"/>
        </w:rPr>
        <w:tab/>
        <w:t>N. Adermann and J. Boggiano, “Composer.” [Online]. Available: https://getcomposer.org/. [Accessed: 12-Mar-2014].</w:t>
      </w:r>
    </w:p>
    <w:p w14:paraId="25E2B6CC"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[8]</w:t>
      </w:r>
      <w:r w:rsidRPr="00A3367E">
        <w:rPr>
          <w:rFonts w:ascii="Cambria" w:hAnsi="Cambria"/>
          <w:noProof/>
          <w:sz w:val="22"/>
        </w:rPr>
        <w:tab/>
        <w:t>“Input Validation with Laravel - Laravel Book.” [Online]. Available: http://laravelbook.com/laravel-input-validation/. [Accessed: 13-Mar-2014].</w:t>
      </w:r>
    </w:p>
    <w:p w14:paraId="058B7246" w14:textId="77777777" w:rsidR="00A3367E" w:rsidRPr="00A3367E" w:rsidRDefault="00A3367E">
      <w:pPr>
        <w:pStyle w:val="NormalWeb"/>
        <w:ind w:left="640" w:hanging="640"/>
        <w:divId w:val="1188640752"/>
        <w:rPr>
          <w:rFonts w:ascii="Cambria" w:hAnsi="Cambria"/>
          <w:noProof/>
          <w:sz w:val="22"/>
        </w:rPr>
      </w:pPr>
      <w:r w:rsidRPr="00A3367E">
        <w:rPr>
          <w:rFonts w:ascii="Cambria" w:hAnsi="Cambria"/>
          <w:noProof/>
          <w:sz w:val="22"/>
        </w:rPr>
        <w:t>[9]</w:t>
      </w:r>
      <w:r w:rsidRPr="00A3367E">
        <w:rPr>
          <w:rFonts w:ascii="Cambria" w:hAnsi="Cambria"/>
          <w:noProof/>
          <w:sz w:val="22"/>
        </w:rPr>
        <w:tab/>
        <w:t xml:space="preserve">E. A. O. Alshuaibi, X. Chen, B. BIN Hamid, I. Herascu, and S. A. Thomas, “CE903 Group 1 -System Requirements Specification Document.” </w:t>
      </w:r>
    </w:p>
    <w:p w14:paraId="715BF2F4" w14:textId="203E1953" w:rsidR="001E34AB" w:rsidRPr="00F0790D" w:rsidRDefault="001E34AB" w:rsidP="00A3367E">
      <w:pPr>
        <w:pStyle w:val="NormalWeb"/>
        <w:ind w:left="640" w:hanging="640"/>
        <w:divId w:val="1905792151"/>
        <w:rPr>
          <w:i/>
        </w:rPr>
      </w:pPr>
      <w:r>
        <w:fldChar w:fldCharType="end"/>
      </w:r>
    </w:p>
    <w:sectPr w:rsidR="001E34AB" w:rsidRPr="00F0790D" w:rsidSect="0081219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BB26CD" w14:textId="77777777" w:rsidR="00D618DD" w:rsidRDefault="00D618DD" w:rsidP="00C5786B">
      <w:pPr>
        <w:spacing w:after="0"/>
      </w:pPr>
      <w:r>
        <w:separator/>
      </w:r>
    </w:p>
  </w:endnote>
  <w:endnote w:type="continuationSeparator" w:id="0">
    <w:p w14:paraId="1477E4A6" w14:textId="77777777" w:rsidR="00D618DD" w:rsidRDefault="00D618DD" w:rsidP="00C578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D23A8" w14:textId="77777777" w:rsidR="00D618DD" w:rsidRDefault="00D618DD"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3A441CC" w14:textId="77777777" w:rsidR="00D618DD" w:rsidRDefault="00D618D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DE5E1" w14:textId="77777777" w:rsidR="00D618DD" w:rsidRDefault="00D618DD"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238A5">
      <w:rPr>
        <w:rStyle w:val="PageNumber"/>
        <w:noProof/>
      </w:rPr>
      <w:t>ii</w:t>
    </w:r>
    <w:r>
      <w:rPr>
        <w:rStyle w:val="PageNumber"/>
      </w:rPr>
      <w:fldChar w:fldCharType="end"/>
    </w:r>
  </w:p>
  <w:p w14:paraId="165A249D" w14:textId="3A4EED9E" w:rsidR="00D618DD" w:rsidRDefault="00D618DD" w:rsidP="00C5786B">
    <w:pPr>
      <w:pStyle w:val="Footer"/>
      <w:tabs>
        <w:tab w:val="clear" w:pos="4320"/>
        <w:tab w:val="clear" w:pos="8640"/>
        <w:tab w:val="left" w:pos="2384"/>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7FC93" w14:textId="475F5500" w:rsidR="00D618DD" w:rsidRDefault="00D618DD"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238A5">
      <w:rPr>
        <w:rStyle w:val="PageNumber"/>
        <w:noProof/>
      </w:rPr>
      <w:t>13</w:t>
    </w:r>
    <w:r>
      <w:rPr>
        <w:rStyle w:val="PageNumber"/>
      </w:rPr>
      <w:fldChar w:fldCharType="end"/>
    </w:r>
  </w:p>
  <w:p w14:paraId="1481763C" w14:textId="77777777" w:rsidR="00D618DD" w:rsidRDefault="00D618DD" w:rsidP="00C5786B">
    <w:pPr>
      <w:pStyle w:val="Footer"/>
      <w:tabs>
        <w:tab w:val="clear" w:pos="4320"/>
        <w:tab w:val="clear" w:pos="8640"/>
        <w:tab w:val="left" w:pos="2384"/>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2CB2F" w14:textId="77777777" w:rsidR="00D618DD" w:rsidRDefault="00D618DD" w:rsidP="00C5786B">
      <w:pPr>
        <w:spacing w:after="0"/>
      </w:pPr>
      <w:r>
        <w:separator/>
      </w:r>
    </w:p>
  </w:footnote>
  <w:footnote w:type="continuationSeparator" w:id="0">
    <w:p w14:paraId="5692FDA2" w14:textId="77777777" w:rsidR="00D618DD" w:rsidRDefault="00D618DD" w:rsidP="00C5786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E8157" w14:textId="2D944C65" w:rsidR="00D618DD" w:rsidRPr="00C5786B" w:rsidRDefault="00D618DD" w:rsidP="00C5786B">
    <w:pPr>
      <w:pStyle w:val="Header"/>
      <w:jc w:val="right"/>
      <w:rPr>
        <w:rStyle w:val="SubtleEmphasis"/>
        <w:sz w:val="20"/>
        <w:szCs w:val="20"/>
      </w:rPr>
    </w:pPr>
    <w:r w:rsidRPr="00C5786B">
      <w:rPr>
        <w:rStyle w:val="SubtleEmphasis"/>
        <w:sz w:val="20"/>
        <w:szCs w:val="20"/>
      </w:rPr>
      <w:t xml:space="preserve">CE903 Group 1 </w:t>
    </w:r>
    <w:del w:id="388" w:author="Sarah Thomas" w:date="2014-03-12T17:22:00Z">
      <w:r w:rsidRPr="00C5786B" w:rsidDel="007D6E1E">
        <w:rPr>
          <w:rStyle w:val="SubtleEmphasis"/>
          <w:sz w:val="20"/>
          <w:szCs w:val="20"/>
        </w:rPr>
        <w:delText>- System Requirements Specification Document</w:delText>
      </w:r>
    </w:del>
    <w:ins w:id="389" w:author="Sarah Thomas" w:date="2014-03-12T17:22:00Z">
      <w:r>
        <w:rPr>
          <w:rStyle w:val="SubtleEmphasis"/>
          <w:sz w:val="20"/>
          <w:szCs w:val="20"/>
        </w:rPr>
        <w:t>– Final Report</w:t>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E33A69"/>
    <w:multiLevelType w:val="hybridMultilevel"/>
    <w:tmpl w:val="36E208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397BB4"/>
    <w:multiLevelType w:val="multilevel"/>
    <w:tmpl w:val="C25832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38F3C3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nsid w:val="03D234AE"/>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6093866"/>
    <w:multiLevelType w:val="hybridMultilevel"/>
    <w:tmpl w:val="BDB8B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BF26F30"/>
    <w:multiLevelType w:val="hybridMultilevel"/>
    <w:tmpl w:val="A0E610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C2F210F"/>
    <w:multiLevelType w:val="hybridMultilevel"/>
    <w:tmpl w:val="F6769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DDC5760"/>
    <w:multiLevelType w:val="hybridMultilevel"/>
    <w:tmpl w:val="6E5AD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DFC22C9"/>
    <w:multiLevelType w:val="hybridMultilevel"/>
    <w:tmpl w:val="007C15C8"/>
    <w:lvl w:ilvl="0" w:tplc="AF9200F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016720"/>
    <w:multiLevelType w:val="multilevel"/>
    <w:tmpl w:val="6BD2ED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E5914AD"/>
    <w:multiLevelType w:val="hybridMultilevel"/>
    <w:tmpl w:val="5FBE7292"/>
    <w:lvl w:ilvl="0" w:tplc="0809000F">
      <w:start w:val="1"/>
      <w:numFmt w:val="decimal"/>
      <w:lvlText w:val="%1."/>
      <w:lvlJc w:val="left"/>
      <w:pPr>
        <w:tabs>
          <w:tab w:val="num" w:pos="720"/>
        </w:tabs>
        <w:ind w:left="720" w:hanging="360"/>
      </w:pPr>
    </w:lvl>
    <w:lvl w:ilvl="1" w:tplc="AC5E3DA0">
      <w:numFmt w:val="bullet"/>
      <w:lvlText w:val="-"/>
      <w:lvlJc w:val="left"/>
      <w:pPr>
        <w:tabs>
          <w:tab w:val="num" w:pos="1440"/>
        </w:tabs>
        <w:ind w:left="1440" w:hanging="360"/>
      </w:pPr>
      <w:rPr>
        <w:rFonts w:ascii="Times New Roman" w:eastAsia="Times New Roman" w:hAnsi="Times New Roman" w:cs="Times New Roman"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0F43254B"/>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0F710860"/>
    <w:multiLevelType w:val="hybridMultilevel"/>
    <w:tmpl w:val="089EF3A6"/>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450E53"/>
    <w:multiLevelType w:val="hybridMultilevel"/>
    <w:tmpl w:val="79E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8B023F"/>
    <w:multiLevelType w:val="hybridMultilevel"/>
    <w:tmpl w:val="C5E46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30F5ADE"/>
    <w:multiLevelType w:val="hybridMultilevel"/>
    <w:tmpl w:val="5AEEDAC6"/>
    <w:lvl w:ilvl="0" w:tplc="D68E8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FB7AA4"/>
    <w:multiLevelType w:val="hybridMultilevel"/>
    <w:tmpl w:val="EFA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8140FB"/>
    <w:multiLevelType w:val="hybridMultilevel"/>
    <w:tmpl w:val="187216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F617C06"/>
    <w:multiLevelType w:val="hybridMultilevel"/>
    <w:tmpl w:val="A8F69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029742E"/>
    <w:multiLevelType w:val="hybridMultilevel"/>
    <w:tmpl w:val="A6B01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3F3E6C"/>
    <w:multiLevelType w:val="hybridMultilevel"/>
    <w:tmpl w:val="084491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0731273"/>
    <w:multiLevelType w:val="hybridMultilevel"/>
    <w:tmpl w:val="E056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88127D"/>
    <w:multiLevelType w:val="hybridMultilevel"/>
    <w:tmpl w:val="18222EEC"/>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CD0D6B"/>
    <w:multiLevelType w:val="hybridMultilevel"/>
    <w:tmpl w:val="E63C3F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C310021"/>
    <w:multiLevelType w:val="hybridMultilevel"/>
    <w:tmpl w:val="56AA5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503244"/>
    <w:multiLevelType w:val="hybridMultilevel"/>
    <w:tmpl w:val="BE4E711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920B76"/>
    <w:multiLevelType w:val="hybridMultilevel"/>
    <w:tmpl w:val="8F4A8B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CD768E"/>
    <w:multiLevelType w:val="hybridMultilevel"/>
    <w:tmpl w:val="DD6C0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9C0695"/>
    <w:multiLevelType w:val="hybridMultilevel"/>
    <w:tmpl w:val="69183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6180719"/>
    <w:multiLevelType w:val="hybridMultilevel"/>
    <w:tmpl w:val="38FEB7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9BC2147"/>
    <w:multiLevelType w:val="hybridMultilevel"/>
    <w:tmpl w:val="B0288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AC26E09"/>
    <w:multiLevelType w:val="hybridMultilevel"/>
    <w:tmpl w:val="39F01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B561756"/>
    <w:multiLevelType w:val="multilevel"/>
    <w:tmpl w:val="57329A84"/>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27D7030"/>
    <w:multiLevelType w:val="hybridMultilevel"/>
    <w:tmpl w:val="4016E6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F02203"/>
    <w:multiLevelType w:val="hybridMultilevel"/>
    <w:tmpl w:val="E820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AA25DA"/>
    <w:multiLevelType w:val="hybridMultilevel"/>
    <w:tmpl w:val="B128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9A3216"/>
    <w:multiLevelType w:val="hybridMultilevel"/>
    <w:tmpl w:val="651EB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070B05"/>
    <w:multiLevelType w:val="hybridMultilevel"/>
    <w:tmpl w:val="CC043F26"/>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9">
    <w:nsid w:val="497E3394"/>
    <w:multiLevelType w:val="hybridMultilevel"/>
    <w:tmpl w:val="C45EB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9D36893"/>
    <w:multiLevelType w:val="hybridMultilevel"/>
    <w:tmpl w:val="54F0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DB6A45"/>
    <w:multiLevelType w:val="hybridMultilevel"/>
    <w:tmpl w:val="478C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460026"/>
    <w:multiLevelType w:val="hybridMultilevel"/>
    <w:tmpl w:val="A9F25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010B50"/>
    <w:multiLevelType w:val="hybridMultilevel"/>
    <w:tmpl w:val="665EB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C0F2561"/>
    <w:multiLevelType w:val="hybridMultilevel"/>
    <w:tmpl w:val="7F80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956452"/>
    <w:multiLevelType w:val="hybridMultilevel"/>
    <w:tmpl w:val="04380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4F4853"/>
    <w:multiLevelType w:val="hybridMultilevel"/>
    <w:tmpl w:val="CB586D94"/>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5C2580"/>
    <w:multiLevelType w:val="multilevel"/>
    <w:tmpl w:val="3884873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nsid w:val="546E4CC6"/>
    <w:multiLevelType w:val="multilevel"/>
    <w:tmpl w:val="FB823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554B5A37"/>
    <w:multiLevelType w:val="hybridMultilevel"/>
    <w:tmpl w:val="5874B9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562341C7"/>
    <w:multiLevelType w:val="hybridMultilevel"/>
    <w:tmpl w:val="B9EA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C3B1BF0"/>
    <w:multiLevelType w:val="hybridMultilevel"/>
    <w:tmpl w:val="F920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5F133228"/>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nsid w:val="61497919"/>
    <w:multiLevelType w:val="hybridMultilevel"/>
    <w:tmpl w:val="082E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4920C2C"/>
    <w:multiLevelType w:val="hybridMultilevel"/>
    <w:tmpl w:val="52A26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65484141"/>
    <w:multiLevelType w:val="hybridMultilevel"/>
    <w:tmpl w:val="4418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E95F0F"/>
    <w:multiLevelType w:val="hybridMultilevel"/>
    <w:tmpl w:val="40265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65F537D1"/>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nsid w:val="6CA65DAB"/>
    <w:multiLevelType w:val="hybridMultilevel"/>
    <w:tmpl w:val="694CE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6FBA7C58"/>
    <w:multiLevelType w:val="hybridMultilevel"/>
    <w:tmpl w:val="01A44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223002D"/>
    <w:multiLevelType w:val="multilevel"/>
    <w:tmpl w:val="2A00BE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nsid w:val="76E46415"/>
    <w:multiLevelType w:val="multilevel"/>
    <w:tmpl w:val="8512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7123CDA"/>
    <w:multiLevelType w:val="hybridMultilevel"/>
    <w:tmpl w:val="6014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EAF55D8"/>
    <w:multiLevelType w:val="hybridMultilevel"/>
    <w:tmpl w:val="1102BF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7F715C3D"/>
    <w:multiLevelType w:val="hybridMultilevel"/>
    <w:tmpl w:val="7FE2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47"/>
  </w:num>
  <w:num w:numId="5">
    <w:abstractNumId w:val="33"/>
  </w:num>
  <w:num w:numId="6">
    <w:abstractNumId w:val="57"/>
  </w:num>
  <w:num w:numId="7">
    <w:abstractNumId w:val="52"/>
  </w:num>
  <w:num w:numId="8">
    <w:abstractNumId w:val="2"/>
  </w:num>
  <w:num w:numId="9">
    <w:abstractNumId w:val="48"/>
  </w:num>
  <w:num w:numId="10">
    <w:abstractNumId w:val="44"/>
  </w:num>
  <w:num w:numId="11">
    <w:abstractNumId w:val="7"/>
  </w:num>
  <w:num w:numId="12">
    <w:abstractNumId w:val="55"/>
  </w:num>
  <w:num w:numId="13">
    <w:abstractNumId w:val="31"/>
  </w:num>
  <w:num w:numId="14">
    <w:abstractNumId w:val="62"/>
  </w:num>
  <w:num w:numId="15">
    <w:abstractNumId w:val="36"/>
  </w:num>
  <w:num w:numId="16">
    <w:abstractNumId w:val="35"/>
  </w:num>
  <w:num w:numId="17">
    <w:abstractNumId w:val="61"/>
  </w:num>
  <w:num w:numId="18">
    <w:abstractNumId w:val="54"/>
  </w:num>
  <w:num w:numId="19">
    <w:abstractNumId w:val="24"/>
  </w:num>
  <w:num w:numId="20">
    <w:abstractNumId w:val="56"/>
  </w:num>
  <w:num w:numId="21">
    <w:abstractNumId w:val="8"/>
  </w:num>
  <w:num w:numId="22">
    <w:abstractNumId w:val="29"/>
  </w:num>
  <w:num w:numId="23">
    <w:abstractNumId w:val="51"/>
  </w:num>
  <w:num w:numId="24">
    <w:abstractNumId w:val="49"/>
  </w:num>
  <w:num w:numId="25">
    <w:abstractNumId w:val="58"/>
  </w:num>
  <w:num w:numId="26">
    <w:abstractNumId w:val="21"/>
  </w:num>
  <w:num w:numId="27">
    <w:abstractNumId w:val="5"/>
  </w:num>
  <w:num w:numId="28">
    <w:abstractNumId w:val="1"/>
  </w:num>
  <w:num w:numId="29">
    <w:abstractNumId w:val="32"/>
  </w:num>
  <w:num w:numId="30">
    <w:abstractNumId w:val="30"/>
  </w:num>
  <w:num w:numId="31">
    <w:abstractNumId w:val="18"/>
  </w:num>
  <w:num w:numId="32">
    <w:abstractNumId w:val="42"/>
  </w:num>
  <w:num w:numId="33">
    <w:abstractNumId w:val="19"/>
  </w:num>
  <w:num w:numId="34">
    <w:abstractNumId w:val="39"/>
  </w:num>
  <w:num w:numId="35">
    <w:abstractNumId w:val="6"/>
  </w:num>
  <w:num w:numId="36">
    <w:abstractNumId w:val="63"/>
  </w:num>
  <w:num w:numId="37">
    <w:abstractNumId w:val="50"/>
  </w:num>
  <w:num w:numId="38">
    <w:abstractNumId w:val="22"/>
  </w:num>
  <w:num w:numId="39">
    <w:abstractNumId w:val="64"/>
  </w:num>
  <w:num w:numId="40">
    <w:abstractNumId w:val="40"/>
  </w:num>
  <w:num w:numId="41">
    <w:abstractNumId w:val="60"/>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34"/>
  </w:num>
  <w:num w:numId="45">
    <w:abstractNumId w:val="41"/>
  </w:num>
  <w:num w:numId="46">
    <w:abstractNumId w:val="25"/>
  </w:num>
  <w:num w:numId="47">
    <w:abstractNumId w:val="59"/>
  </w:num>
  <w:num w:numId="48">
    <w:abstractNumId w:val="37"/>
  </w:num>
  <w:num w:numId="49">
    <w:abstractNumId w:val="14"/>
  </w:num>
  <w:num w:numId="50">
    <w:abstractNumId w:val="28"/>
  </w:num>
  <w:num w:numId="51">
    <w:abstractNumId w:val="0"/>
  </w:num>
  <w:num w:numId="52">
    <w:abstractNumId w:val="23"/>
  </w:num>
  <w:num w:numId="53">
    <w:abstractNumId w:val="20"/>
  </w:num>
  <w:num w:numId="54">
    <w:abstractNumId w:val="46"/>
  </w:num>
  <w:num w:numId="55">
    <w:abstractNumId w:val="13"/>
  </w:num>
  <w:num w:numId="56">
    <w:abstractNumId w:val="4"/>
  </w:num>
  <w:num w:numId="57">
    <w:abstractNumId w:val="17"/>
  </w:num>
  <w:num w:numId="58">
    <w:abstractNumId w:val="45"/>
  </w:num>
  <w:num w:numId="59">
    <w:abstractNumId w:val="16"/>
  </w:num>
  <w:num w:numId="60">
    <w:abstractNumId w:val="15"/>
  </w:num>
  <w:num w:numId="61">
    <w:abstractNumId w:val="27"/>
  </w:num>
  <w:num w:numId="62">
    <w:abstractNumId w:val="11"/>
  </w:num>
  <w:num w:numId="63">
    <w:abstractNumId w:val="38"/>
  </w:num>
  <w:num w:numId="64">
    <w:abstractNumId w:val="26"/>
  </w:num>
  <w:num w:numId="65">
    <w:abstractNumId w:val="43"/>
  </w:num>
  <w:num w:numId="66">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activeWritingStyle w:appName="MSWord" w:lang="en-GB" w:vendorID="64" w:dllVersion="131078" w:nlCheck="1" w:checkStyle="1"/>
  <w:activeWritingStyle w:appName="MSWord" w:lang="en-US" w:vendorID="2" w:dllVersion="6" w:checkStyle="1"/>
  <w:proofState w:spelling="clean" w:grammar="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BB3"/>
    <w:rsid w:val="00010A0E"/>
    <w:rsid w:val="000118E0"/>
    <w:rsid w:val="000238A5"/>
    <w:rsid w:val="0003761F"/>
    <w:rsid w:val="00050823"/>
    <w:rsid w:val="00052A34"/>
    <w:rsid w:val="000548EA"/>
    <w:rsid w:val="0009690E"/>
    <w:rsid w:val="000D27B3"/>
    <w:rsid w:val="000D536B"/>
    <w:rsid w:val="000F6254"/>
    <w:rsid w:val="00104D1F"/>
    <w:rsid w:val="0010580B"/>
    <w:rsid w:val="00106A76"/>
    <w:rsid w:val="001154F6"/>
    <w:rsid w:val="0013386B"/>
    <w:rsid w:val="00140100"/>
    <w:rsid w:val="001553BD"/>
    <w:rsid w:val="001A2D89"/>
    <w:rsid w:val="001D3EAC"/>
    <w:rsid w:val="001E34AB"/>
    <w:rsid w:val="001F3959"/>
    <w:rsid w:val="00201172"/>
    <w:rsid w:val="00216560"/>
    <w:rsid w:val="00246E0B"/>
    <w:rsid w:val="00251BCE"/>
    <w:rsid w:val="0025223E"/>
    <w:rsid w:val="002541FE"/>
    <w:rsid w:val="00255D01"/>
    <w:rsid w:val="00271714"/>
    <w:rsid w:val="00277AF8"/>
    <w:rsid w:val="0028129D"/>
    <w:rsid w:val="002947D8"/>
    <w:rsid w:val="00294E61"/>
    <w:rsid w:val="002A0C21"/>
    <w:rsid w:val="002D09EB"/>
    <w:rsid w:val="002D5B5A"/>
    <w:rsid w:val="002D6231"/>
    <w:rsid w:val="003308C9"/>
    <w:rsid w:val="00346141"/>
    <w:rsid w:val="00347A50"/>
    <w:rsid w:val="00353480"/>
    <w:rsid w:val="003614D6"/>
    <w:rsid w:val="003D18C6"/>
    <w:rsid w:val="003E3348"/>
    <w:rsid w:val="003F0A6F"/>
    <w:rsid w:val="00412D24"/>
    <w:rsid w:val="004325C8"/>
    <w:rsid w:val="00445820"/>
    <w:rsid w:val="00445EAF"/>
    <w:rsid w:val="004618CD"/>
    <w:rsid w:val="004A2CDB"/>
    <w:rsid w:val="0050074F"/>
    <w:rsid w:val="005118E4"/>
    <w:rsid w:val="0053530D"/>
    <w:rsid w:val="00550D17"/>
    <w:rsid w:val="005634AB"/>
    <w:rsid w:val="005671BC"/>
    <w:rsid w:val="00581D0E"/>
    <w:rsid w:val="005A223E"/>
    <w:rsid w:val="005C63CB"/>
    <w:rsid w:val="005E2D44"/>
    <w:rsid w:val="005E47A7"/>
    <w:rsid w:val="005E7AFF"/>
    <w:rsid w:val="006067F3"/>
    <w:rsid w:val="0061695B"/>
    <w:rsid w:val="00630A73"/>
    <w:rsid w:val="00654C0F"/>
    <w:rsid w:val="006624A6"/>
    <w:rsid w:val="00665FC1"/>
    <w:rsid w:val="00670E45"/>
    <w:rsid w:val="00684514"/>
    <w:rsid w:val="00685136"/>
    <w:rsid w:val="006E0F15"/>
    <w:rsid w:val="006E0FC4"/>
    <w:rsid w:val="006F1CC5"/>
    <w:rsid w:val="006F5B4A"/>
    <w:rsid w:val="0072751E"/>
    <w:rsid w:val="0073101D"/>
    <w:rsid w:val="00747EDA"/>
    <w:rsid w:val="00766C26"/>
    <w:rsid w:val="007C5311"/>
    <w:rsid w:val="007D6E1E"/>
    <w:rsid w:val="0080393E"/>
    <w:rsid w:val="00812194"/>
    <w:rsid w:val="0081299B"/>
    <w:rsid w:val="00853B72"/>
    <w:rsid w:val="00860F9F"/>
    <w:rsid w:val="008811F6"/>
    <w:rsid w:val="00887DF0"/>
    <w:rsid w:val="00894B53"/>
    <w:rsid w:val="00894DBA"/>
    <w:rsid w:val="008C1ACF"/>
    <w:rsid w:val="008D0C79"/>
    <w:rsid w:val="00920396"/>
    <w:rsid w:val="00920CA9"/>
    <w:rsid w:val="00920ECE"/>
    <w:rsid w:val="0092556A"/>
    <w:rsid w:val="00952CB2"/>
    <w:rsid w:val="0095430F"/>
    <w:rsid w:val="00954C0F"/>
    <w:rsid w:val="00955C66"/>
    <w:rsid w:val="009573C3"/>
    <w:rsid w:val="00963104"/>
    <w:rsid w:val="009657BC"/>
    <w:rsid w:val="0097380A"/>
    <w:rsid w:val="009A001B"/>
    <w:rsid w:val="009A4931"/>
    <w:rsid w:val="009B03B7"/>
    <w:rsid w:val="009B4863"/>
    <w:rsid w:val="009D3710"/>
    <w:rsid w:val="009D6792"/>
    <w:rsid w:val="009F5868"/>
    <w:rsid w:val="009F61CA"/>
    <w:rsid w:val="00A01817"/>
    <w:rsid w:val="00A11C25"/>
    <w:rsid w:val="00A227A9"/>
    <w:rsid w:val="00A3367E"/>
    <w:rsid w:val="00A346C4"/>
    <w:rsid w:val="00A5192B"/>
    <w:rsid w:val="00A57983"/>
    <w:rsid w:val="00A8129B"/>
    <w:rsid w:val="00A86747"/>
    <w:rsid w:val="00A9041C"/>
    <w:rsid w:val="00A918EB"/>
    <w:rsid w:val="00AB54C7"/>
    <w:rsid w:val="00AD27EE"/>
    <w:rsid w:val="00AD448B"/>
    <w:rsid w:val="00AF442B"/>
    <w:rsid w:val="00B0411F"/>
    <w:rsid w:val="00B04225"/>
    <w:rsid w:val="00B145CD"/>
    <w:rsid w:val="00B31AB9"/>
    <w:rsid w:val="00B343D7"/>
    <w:rsid w:val="00B35FB0"/>
    <w:rsid w:val="00B443C3"/>
    <w:rsid w:val="00B53DCC"/>
    <w:rsid w:val="00B64252"/>
    <w:rsid w:val="00B70B99"/>
    <w:rsid w:val="00B744A9"/>
    <w:rsid w:val="00B8642E"/>
    <w:rsid w:val="00B953DE"/>
    <w:rsid w:val="00BA0D11"/>
    <w:rsid w:val="00BB172E"/>
    <w:rsid w:val="00BB1C8A"/>
    <w:rsid w:val="00BB53C3"/>
    <w:rsid w:val="00BD4CFC"/>
    <w:rsid w:val="00BE2DC8"/>
    <w:rsid w:val="00C04AD2"/>
    <w:rsid w:val="00C06E90"/>
    <w:rsid w:val="00C12AC5"/>
    <w:rsid w:val="00C23CED"/>
    <w:rsid w:val="00C5786B"/>
    <w:rsid w:val="00C76F2E"/>
    <w:rsid w:val="00C773D7"/>
    <w:rsid w:val="00C94BA3"/>
    <w:rsid w:val="00C9623B"/>
    <w:rsid w:val="00CA11CD"/>
    <w:rsid w:val="00CB763F"/>
    <w:rsid w:val="00CC04E6"/>
    <w:rsid w:val="00CC334E"/>
    <w:rsid w:val="00CD05CF"/>
    <w:rsid w:val="00CD56C2"/>
    <w:rsid w:val="00CE66D7"/>
    <w:rsid w:val="00CF03A1"/>
    <w:rsid w:val="00D31B73"/>
    <w:rsid w:val="00D53F74"/>
    <w:rsid w:val="00D618DD"/>
    <w:rsid w:val="00D72006"/>
    <w:rsid w:val="00DC5074"/>
    <w:rsid w:val="00DE7CD8"/>
    <w:rsid w:val="00E005D3"/>
    <w:rsid w:val="00E07F8C"/>
    <w:rsid w:val="00E32CDE"/>
    <w:rsid w:val="00E44BB3"/>
    <w:rsid w:val="00E570FB"/>
    <w:rsid w:val="00E65606"/>
    <w:rsid w:val="00E90EA3"/>
    <w:rsid w:val="00E9367A"/>
    <w:rsid w:val="00EB37C3"/>
    <w:rsid w:val="00EB3C08"/>
    <w:rsid w:val="00EE2C8C"/>
    <w:rsid w:val="00EE5885"/>
    <w:rsid w:val="00EF0C84"/>
    <w:rsid w:val="00EF5839"/>
    <w:rsid w:val="00F0183D"/>
    <w:rsid w:val="00F0563C"/>
    <w:rsid w:val="00F0790D"/>
    <w:rsid w:val="00F15707"/>
    <w:rsid w:val="00F265F9"/>
    <w:rsid w:val="00F3411A"/>
    <w:rsid w:val="00F3517E"/>
    <w:rsid w:val="00F36EFB"/>
    <w:rsid w:val="00F72338"/>
    <w:rsid w:val="00F7467D"/>
    <w:rsid w:val="00F8631A"/>
    <w:rsid w:val="00FB0B3E"/>
    <w:rsid w:val="00FC0432"/>
    <w:rsid w:val="00FC13FE"/>
    <w:rsid w:val="00FC2F08"/>
    <w:rsid w:val="00FE5F06"/>
    <w:rsid w:val="00FF23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806E6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445EAF"/>
    <w:pPr>
      <w:numPr>
        <w:ilvl w:val="1"/>
        <w:numId w:val="8"/>
      </w:numPr>
      <w:spacing w:before="320" w:after="0" w:line="360" w:lineRule="auto"/>
      <w:outlineLvl w:val="1"/>
      <w:pPrChange w:id="0" w:author="Sarah Thomas" w:date="2014-03-12T11:59: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0" w:author="Sarah Thomas" w:date="2014-03-12T11:59: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1"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1"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445EAF"/>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2" w:author="Sarah Thomas" w:date="2014-03-12T12:21:00Z">
        <w:pPr>
          <w:spacing w:after="240"/>
        </w:pPr>
      </w:pPrChange>
    </w:pPr>
    <w:rPr>
      <w:rFonts w:ascii="Courier" w:hAnsi="Courier"/>
      <w:sz w:val="24"/>
      <w:lang w:val="en-GB"/>
      <w:rPrChange w:id="2" w:author="Sarah Thomas" w:date="2014-03-12T12:21:00Z">
        <w:rPr>
          <w:rFonts w:ascii="Courier" w:eastAsiaTheme="minorEastAsia" w:hAnsi="Courier" w:cstheme="minorBidi"/>
          <w:sz w:val="24"/>
          <w:szCs w:val="22"/>
          <w:lang w:val="en-GB" w:eastAsia="en-US" w:bidi="ar-SA"/>
        </w:rPr>
      </w:rPrChang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445EAF"/>
    <w:pPr>
      <w:numPr>
        <w:ilvl w:val="1"/>
        <w:numId w:val="8"/>
      </w:numPr>
      <w:spacing w:before="320" w:after="0" w:line="360" w:lineRule="auto"/>
      <w:outlineLvl w:val="1"/>
      <w:pPrChange w:id="3" w:author="Sarah Thomas" w:date="2014-03-12T11:59: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3" w:author="Sarah Thomas" w:date="2014-03-12T11:59: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4"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4"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445EAF"/>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5" w:author="Sarah Thomas" w:date="2014-03-12T12:21:00Z">
        <w:pPr>
          <w:spacing w:after="240"/>
        </w:pPr>
      </w:pPrChange>
    </w:pPr>
    <w:rPr>
      <w:rFonts w:ascii="Courier" w:hAnsi="Courier"/>
      <w:sz w:val="24"/>
      <w:lang w:val="en-GB"/>
      <w:rPrChange w:id="5" w:author="Sarah Thomas" w:date="2014-03-12T12:21:00Z">
        <w:rPr>
          <w:rFonts w:ascii="Courier" w:eastAsiaTheme="minorEastAsia" w:hAnsi="Courier" w:cstheme="minorBidi"/>
          <w:sz w:val="24"/>
          <w:szCs w:val="22"/>
          <w:lang w:val="en-GB"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24843">
      <w:bodyDiv w:val="1"/>
      <w:marLeft w:val="0"/>
      <w:marRight w:val="0"/>
      <w:marTop w:val="0"/>
      <w:marBottom w:val="0"/>
      <w:divBdr>
        <w:top w:val="none" w:sz="0" w:space="0" w:color="auto"/>
        <w:left w:val="none" w:sz="0" w:space="0" w:color="auto"/>
        <w:bottom w:val="none" w:sz="0" w:space="0" w:color="auto"/>
        <w:right w:val="none" w:sz="0" w:space="0" w:color="auto"/>
      </w:divBdr>
      <w:divsChild>
        <w:div w:id="1693916822">
          <w:marLeft w:val="0"/>
          <w:marRight w:val="0"/>
          <w:marTop w:val="0"/>
          <w:marBottom w:val="0"/>
          <w:divBdr>
            <w:top w:val="none" w:sz="0" w:space="0" w:color="auto"/>
            <w:left w:val="none" w:sz="0" w:space="0" w:color="auto"/>
            <w:bottom w:val="none" w:sz="0" w:space="0" w:color="auto"/>
            <w:right w:val="none" w:sz="0" w:space="0" w:color="auto"/>
          </w:divBdr>
          <w:divsChild>
            <w:div w:id="1747610550">
              <w:marLeft w:val="0"/>
              <w:marRight w:val="0"/>
              <w:marTop w:val="0"/>
              <w:marBottom w:val="0"/>
              <w:divBdr>
                <w:top w:val="none" w:sz="0" w:space="0" w:color="auto"/>
                <w:left w:val="none" w:sz="0" w:space="0" w:color="auto"/>
                <w:bottom w:val="none" w:sz="0" w:space="0" w:color="auto"/>
                <w:right w:val="none" w:sz="0" w:space="0" w:color="auto"/>
              </w:divBdr>
              <w:divsChild>
                <w:div w:id="746733115">
                  <w:marLeft w:val="0"/>
                  <w:marRight w:val="0"/>
                  <w:marTop w:val="0"/>
                  <w:marBottom w:val="0"/>
                  <w:divBdr>
                    <w:top w:val="none" w:sz="0" w:space="0" w:color="auto"/>
                    <w:left w:val="none" w:sz="0" w:space="0" w:color="auto"/>
                    <w:bottom w:val="none" w:sz="0" w:space="0" w:color="auto"/>
                    <w:right w:val="none" w:sz="0" w:space="0" w:color="auto"/>
                  </w:divBdr>
                  <w:divsChild>
                    <w:div w:id="1370060538">
                      <w:marLeft w:val="0"/>
                      <w:marRight w:val="0"/>
                      <w:marTop w:val="0"/>
                      <w:marBottom w:val="0"/>
                      <w:divBdr>
                        <w:top w:val="none" w:sz="0" w:space="0" w:color="auto"/>
                        <w:left w:val="none" w:sz="0" w:space="0" w:color="auto"/>
                        <w:bottom w:val="none" w:sz="0" w:space="0" w:color="auto"/>
                        <w:right w:val="none" w:sz="0" w:space="0" w:color="auto"/>
                      </w:divBdr>
                      <w:divsChild>
                        <w:div w:id="232394052">
                          <w:marLeft w:val="0"/>
                          <w:marRight w:val="0"/>
                          <w:marTop w:val="0"/>
                          <w:marBottom w:val="0"/>
                          <w:divBdr>
                            <w:top w:val="none" w:sz="0" w:space="0" w:color="auto"/>
                            <w:left w:val="none" w:sz="0" w:space="0" w:color="auto"/>
                            <w:bottom w:val="none" w:sz="0" w:space="0" w:color="auto"/>
                            <w:right w:val="none" w:sz="0" w:space="0" w:color="auto"/>
                          </w:divBdr>
                          <w:divsChild>
                            <w:div w:id="1762220862">
                              <w:marLeft w:val="0"/>
                              <w:marRight w:val="0"/>
                              <w:marTop w:val="0"/>
                              <w:marBottom w:val="0"/>
                              <w:divBdr>
                                <w:top w:val="none" w:sz="0" w:space="0" w:color="auto"/>
                                <w:left w:val="none" w:sz="0" w:space="0" w:color="auto"/>
                                <w:bottom w:val="none" w:sz="0" w:space="0" w:color="auto"/>
                                <w:right w:val="none" w:sz="0" w:space="0" w:color="auto"/>
                              </w:divBdr>
                              <w:divsChild>
                                <w:div w:id="903181703">
                                  <w:marLeft w:val="0"/>
                                  <w:marRight w:val="0"/>
                                  <w:marTop w:val="0"/>
                                  <w:marBottom w:val="0"/>
                                  <w:divBdr>
                                    <w:top w:val="none" w:sz="0" w:space="0" w:color="auto"/>
                                    <w:left w:val="none" w:sz="0" w:space="0" w:color="auto"/>
                                    <w:bottom w:val="none" w:sz="0" w:space="0" w:color="auto"/>
                                    <w:right w:val="none" w:sz="0" w:space="0" w:color="auto"/>
                                  </w:divBdr>
                                  <w:divsChild>
                                    <w:div w:id="80374802">
                                      <w:marLeft w:val="0"/>
                                      <w:marRight w:val="0"/>
                                      <w:marTop w:val="0"/>
                                      <w:marBottom w:val="0"/>
                                      <w:divBdr>
                                        <w:top w:val="none" w:sz="0" w:space="0" w:color="auto"/>
                                        <w:left w:val="none" w:sz="0" w:space="0" w:color="auto"/>
                                        <w:bottom w:val="none" w:sz="0" w:space="0" w:color="auto"/>
                                        <w:right w:val="none" w:sz="0" w:space="0" w:color="auto"/>
                                      </w:divBdr>
                                      <w:divsChild>
                                        <w:div w:id="1983074959">
                                          <w:marLeft w:val="0"/>
                                          <w:marRight w:val="0"/>
                                          <w:marTop w:val="0"/>
                                          <w:marBottom w:val="0"/>
                                          <w:divBdr>
                                            <w:top w:val="none" w:sz="0" w:space="0" w:color="auto"/>
                                            <w:left w:val="none" w:sz="0" w:space="0" w:color="auto"/>
                                            <w:bottom w:val="none" w:sz="0" w:space="0" w:color="auto"/>
                                            <w:right w:val="none" w:sz="0" w:space="0" w:color="auto"/>
                                          </w:divBdr>
                                          <w:divsChild>
                                            <w:div w:id="959453211">
                                              <w:marLeft w:val="0"/>
                                              <w:marRight w:val="0"/>
                                              <w:marTop w:val="0"/>
                                              <w:marBottom w:val="0"/>
                                              <w:divBdr>
                                                <w:top w:val="none" w:sz="0" w:space="0" w:color="auto"/>
                                                <w:left w:val="none" w:sz="0" w:space="0" w:color="auto"/>
                                                <w:bottom w:val="none" w:sz="0" w:space="0" w:color="auto"/>
                                                <w:right w:val="none" w:sz="0" w:space="0" w:color="auto"/>
                                              </w:divBdr>
                                              <w:divsChild>
                                                <w:div w:id="1701859093">
                                                  <w:marLeft w:val="0"/>
                                                  <w:marRight w:val="0"/>
                                                  <w:marTop w:val="0"/>
                                                  <w:marBottom w:val="0"/>
                                                  <w:divBdr>
                                                    <w:top w:val="none" w:sz="0" w:space="0" w:color="auto"/>
                                                    <w:left w:val="none" w:sz="0" w:space="0" w:color="auto"/>
                                                    <w:bottom w:val="none" w:sz="0" w:space="0" w:color="auto"/>
                                                    <w:right w:val="none" w:sz="0" w:space="0" w:color="auto"/>
                                                  </w:divBdr>
                                                  <w:divsChild>
                                                    <w:div w:id="710110087">
                                                      <w:marLeft w:val="0"/>
                                                      <w:marRight w:val="0"/>
                                                      <w:marTop w:val="0"/>
                                                      <w:marBottom w:val="0"/>
                                                      <w:divBdr>
                                                        <w:top w:val="none" w:sz="0" w:space="0" w:color="auto"/>
                                                        <w:left w:val="none" w:sz="0" w:space="0" w:color="auto"/>
                                                        <w:bottom w:val="none" w:sz="0" w:space="0" w:color="auto"/>
                                                        <w:right w:val="none" w:sz="0" w:space="0" w:color="auto"/>
                                                      </w:divBdr>
                                                      <w:divsChild>
                                                        <w:div w:id="834804799">
                                                          <w:marLeft w:val="0"/>
                                                          <w:marRight w:val="0"/>
                                                          <w:marTop w:val="0"/>
                                                          <w:marBottom w:val="0"/>
                                                          <w:divBdr>
                                                            <w:top w:val="none" w:sz="0" w:space="0" w:color="auto"/>
                                                            <w:left w:val="none" w:sz="0" w:space="0" w:color="auto"/>
                                                            <w:bottom w:val="none" w:sz="0" w:space="0" w:color="auto"/>
                                                            <w:right w:val="none" w:sz="0" w:space="0" w:color="auto"/>
                                                          </w:divBdr>
                                                          <w:divsChild>
                                                            <w:div w:id="820582998">
                                                              <w:marLeft w:val="0"/>
                                                              <w:marRight w:val="0"/>
                                                              <w:marTop w:val="0"/>
                                                              <w:marBottom w:val="0"/>
                                                              <w:divBdr>
                                                                <w:top w:val="none" w:sz="0" w:space="0" w:color="auto"/>
                                                                <w:left w:val="none" w:sz="0" w:space="0" w:color="auto"/>
                                                                <w:bottom w:val="none" w:sz="0" w:space="0" w:color="auto"/>
                                                                <w:right w:val="none" w:sz="0" w:space="0" w:color="auto"/>
                                                              </w:divBdr>
                                                              <w:divsChild>
                                                                <w:div w:id="2012364542">
                                                                  <w:marLeft w:val="0"/>
                                                                  <w:marRight w:val="0"/>
                                                                  <w:marTop w:val="0"/>
                                                                  <w:marBottom w:val="0"/>
                                                                  <w:divBdr>
                                                                    <w:top w:val="none" w:sz="0" w:space="0" w:color="auto"/>
                                                                    <w:left w:val="none" w:sz="0" w:space="0" w:color="auto"/>
                                                                    <w:bottom w:val="none" w:sz="0" w:space="0" w:color="auto"/>
                                                                    <w:right w:val="none" w:sz="0" w:space="0" w:color="auto"/>
                                                                  </w:divBdr>
                                                                  <w:divsChild>
                                                                    <w:div w:id="1846936674">
                                                                      <w:marLeft w:val="0"/>
                                                                      <w:marRight w:val="0"/>
                                                                      <w:marTop w:val="0"/>
                                                                      <w:marBottom w:val="0"/>
                                                                      <w:divBdr>
                                                                        <w:top w:val="none" w:sz="0" w:space="0" w:color="auto"/>
                                                                        <w:left w:val="none" w:sz="0" w:space="0" w:color="auto"/>
                                                                        <w:bottom w:val="none" w:sz="0" w:space="0" w:color="auto"/>
                                                                        <w:right w:val="none" w:sz="0" w:space="0" w:color="auto"/>
                                                                      </w:divBdr>
                                                                      <w:divsChild>
                                                                        <w:div w:id="1103114589">
                                                                          <w:marLeft w:val="0"/>
                                                                          <w:marRight w:val="0"/>
                                                                          <w:marTop w:val="0"/>
                                                                          <w:marBottom w:val="0"/>
                                                                          <w:divBdr>
                                                                            <w:top w:val="none" w:sz="0" w:space="0" w:color="auto"/>
                                                                            <w:left w:val="none" w:sz="0" w:space="0" w:color="auto"/>
                                                                            <w:bottom w:val="none" w:sz="0" w:space="0" w:color="auto"/>
                                                                            <w:right w:val="none" w:sz="0" w:space="0" w:color="auto"/>
                                                                          </w:divBdr>
                                                                          <w:divsChild>
                                                                            <w:div w:id="1740663815">
                                                                              <w:marLeft w:val="0"/>
                                                                              <w:marRight w:val="0"/>
                                                                              <w:marTop w:val="0"/>
                                                                              <w:marBottom w:val="0"/>
                                                                              <w:divBdr>
                                                                                <w:top w:val="none" w:sz="0" w:space="0" w:color="auto"/>
                                                                                <w:left w:val="none" w:sz="0" w:space="0" w:color="auto"/>
                                                                                <w:bottom w:val="none" w:sz="0" w:space="0" w:color="auto"/>
                                                                                <w:right w:val="none" w:sz="0" w:space="0" w:color="auto"/>
                                                                              </w:divBdr>
                                                                              <w:divsChild>
                                                                                <w:div w:id="2061514946">
                                                                                  <w:marLeft w:val="0"/>
                                                                                  <w:marRight w:val="0"/>
                                                                                  <w:marTop w:val="0"/>
                                                                                  <w:marBottom w:val="0"/>
                                                                                  <w:divBdr>
                                                                                    <w:top w:val="none" w:sz="0" w:space="0" w:color="auto"/>
                                                                                    <w:left w:val="none" w:sz="0" w:space="0" w:color="auto"/>
                                                                                    <w:bottom w:val="none" w:sz="0" w:space="0" w:color="auto"/>
                                                                                    <w:right w:val="none" w:sz="0" w:space="0" w:color="auto"/>
                                                                                  </w:divBdr>
                                                                                  <w:divsChild>
                                                                                    <w:div w:id="1068651534">
                                                                                      <w:marLeft w:val="0"/>
                                                                                      <w:marRight w:val="0"/>
                                                                                      <w:marTop w:val="0"/>
                                                                                      <w:marBottom w:val="0"/>
                                                                                      <w:divBdr>
                                                                                        <w:top w:val="none" w:sz="0" w:space="0" w:color="auto"/>
                                                                                        <w:left w:val="none" w:sz="0" w:space="0" w:color="auto"/>
                                                                                        <w:bottom w:val="none" w:sz="0" w:space="0" w:color="auto"/>
                                                                                        <w:right w:val="none" w:sz="0" w:space="0" w:color="auto"/>
                                                                                      </w:divBdr>
                                                                                      <w:divsChild>
                                                                                        <w:div w:id="1690058008">
                                                                                          <w:marLeft w:val="0"/>
                                                                                          <w:marRight w:val="0"/>
                                                                                          <w:marTop w:val="0"/>
                                                                                          <w:marBottom w:val="0"/>
                                                                                          <w:divBdr>
                                                                                            <w:top w:val="none" w:sz="0" w:space="0" w:color="auto"/>
                                                                                            <w:left w:val="none" w:sz="0" w:space="0" w:color="auto"/>
                                                                                            <w:bottom w:val="none" w:sz="0" w:space="0" w:color="auto"/>
                                                                                            <w:right w:val="none" w:sz="0" w:space="0" w:color="auto"/>
                                                                                          </w:divBdr>
                                                                                          <w:divsChild>
                                                                                            <w:div w:id="2079745942">
                                                                                              <w:marLeft w:val="0"/>
                                                                                              <w:marRight w:val="0"/>
                                                                                              <w:marTop w:val="0"/>
                                                                                              <w:marBottom w:val="0"/>
                                                                                              <w:divBdr>
                                                                                                <w:top w:val="none" w:sz="0" w:space="0" w:color="auto"/>
                                                                                                <w:left w:val="none" w:sz="0" w:space="0" w:color="auto"/>
                                                                                                <w:bottom w:val="none" w:sz="0" w:space="0" w:color="auto"/>
                                                                                                <w:right w:val="none" w:sz="0" w:space="0" w:color="auto"/>
                                                                                              </w:divBdr>
                                                                                              <w:divsChild>
                                                                                                <w:div w:id="1948657493">
                                                                                                  <w:marLeft w:val="0"/>
                                                                                                  <w:marRight w:val="0"/>
                                                                                                  <w:marTop w:val="0"/>
                                                                                                  <w:marBottom w:val="0"/>
                                                                                                  <w:divBdr>
                                                                                                    <w:top w:val="none" w:sz="0" w:space="0" w:color="auto"/>
                                                                                                    <w:left w:val="none" w:sz="0" w:space="0" w:color="auto"/>
                                                                                                    <w:bottom w:val="none" w:sz="0" w:space="0" w:color="auto"/>
                                                                                                    <w:right w:val="none" w:sz="0" w:space="0" w:color="auto"/>
                                                                                                  </w:divBdr>
                                                                                                  <w:divsChild>
                                                                                                    <w:div w:id="1124664754">
                                                                                                      <w:marLeft w:val="0"/>
                                                                                                      <w:marRight w:val="0"/>
                                                                                                      <w:marTop w:val="0"/>
                                                                                                      <w:marBottom w:val="0"/>
                                                                                                      <w:divBdr>
                                                                                                        <w:top w:val="none" w:sz="0" w:space="0" w:color="auto"/>
                                                                                                        <w:left w:val="none" w:sz="0" w:space="0" w:color="auto"/>
                                                                                                        <w:bottom w:val="none" w:sz="0" w:space="0" w:color="auto"/>
                                                                                                        <w:right w:val="none" w:sz="0" w:space="0" w:color="auto"/>
                                                                                                      </w:divBdr>
                                                                                                      <w:divsChild>
                                                                                                        <w:div w:id="840051024">
                                                                                                          <w:marLeft w:val="0"/>
                                                                                                          <w:marRight w:val="0"/>
                                                                                                          <w:marTop w:val="0"/>
                                                                                                          <w:marBottom w:val="0"/>
                                                                                                          <w:divBdr>
                                                                                                            <w:top w:val="none" w:sz="0" w:space="0" w:color="auto"/>
                                                                                                            <w:left w:val="none" w:sz="0" w:space="0" w:color="auto"/>
                                                                                                            <w:bottom w:val="none" w:sz="0" w:space="0" w:color="auto"/>
                                                                                                            <w:right w:val="none" w:sz="0" w:space="0" w:color="auto"/>
                                                                                                          </w:divBdr>
                                                                                                          <w:divsChild>
                                                                                                            <w:div w:id="1905792151">
                                                                                                              <w:marLeft w:val="0"/>
                                                                                                              <w:marRight w:val="0"/>
                                                                                                              <w:marTop w:val="0"/>
                                                                                                              <w:marBottom w:val="0"/>
                                                                                                              <w:divBdr>
                                                                                                                <w:top w:val="none" w:sz="0" w:space="0" w:color="auto"/>
                                                                                                                <w:left w:val="none" w:sz="0" w:space="0" w:color="auto"/>
                                                                                                                <w:bottom w:val="none" w:sz="0" w:space="0" w:color="auto"/>
                                                                                                                <w:right w:val="none" w:sz="0" w:space="0" w:color="auto"/>
                                                                                                              </w:divBdr>
                                                                                                              <w:divsChild>
                                                                                                                <w:div w:id="11886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6066190">
                              <w:marLeft w:val="0"/>
                              <w:marRight w:val="0"/>
                              <w:marTop w:val="0"/>
                              <w:marBottom w:val="0"/>
                              <w:divBdr>
                                <w:top w:val="none" w:sz="0" w:space="0" w:color="auto"/>
                                <w:left w:val="none" w:sz="0" w:space="0" w:color="auto"/>
                                <w:bottom w:val="none" w:sz="0" w:space="0" w:color="auto"/>
                                <w:right w:val="none" w:sz="0" w:space="0" w:color="auto"/>
                              </w:divBdr>
                            </w:div>
                            <w:div w:id="2453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8034932">
      <w:bodyDiv w:val="1"/>
      <w:marLeft w:val="0"/>
      <w:marRight w:val="0"/>
      <w:marTop w:val="0"/>
      <w:marBottom w:val="0"/>
      <w:divBdr>
        <w:top w:val="none" w:sz="0" w:space="0" w:color="auto"/>
        <w:left w:val="none" w:sz="0" w:space="0" w:color="auto"/>
        <w:bottom w:val="none" w:sz="0" w:space="0" w:color="auto"/>
        <w:right w:val="none" w:sz="0" w:space="0" w:color="auto"/>
      </w:divBdr>
    </w:div>
    <w:div w:id="651183472">
      <w:bodyDiv w:val="1"/>
      <w:marLeft w:val="0"/>
      <w:marRight w:val="0"/>
      <w:marTop w:val="0"/>
      <w:marBottom w:val="0"/>
      <w:divBdr>
        <w:top w:val="none" w:sz="0" w:space="0" w:color="auto"/>
        <w:left w:val="none" w:sz="0" w:space="0" w:color="auto"/>
        <w:bottom w:val="none" w:sz="0" w:space="0" w:color="auto"/>
        <w:right w:val="none" w:sz="0" w:space="0" w:color="auto"/>
      </w:divBdr>
    </w:div>
    <w:div w:id="819419259">
      <w:bodyDiv w:val="1"/>
      <w:marLeft w:val="0"/>
      <w:marRight w:val="0"/>
      <w:marTop w:val="0"/>
      <w:marBottom w:val="0"/>
      <w:divBdr>
        <w:top w:val="none" w:sz="0" w:space="0" w:color="auto"/>
        <w:left w:val="none" w:sz="0" w:space="0" w:color="auto"/>
        <w:bottom w:val="none" w:sz="0" w:space="0" w:color="auto"/>
        <w:right w:val="none" w:sz="0" w:space="0" w:color="auto"/>
      </w:divBdr>
    </w:div>
    <w:div w:id="1316759098">
      <w:bodyDiv w:val="1"/>
      <w:marLeft w:val="0"/>
      <w:marRight w:val="0"/>
      <w:marTop w:val="0"/>
      <w:marBottom w:val="0"/>
      <w:divBdr>
        <w:top w:val="none" w:sz="0" w:space="0" w:color="auto"/>
        <w:left w:val="none" w:sz="0" w:space="0" w:color="auto"/>
        <w:bottom w:val="none" w:sz="0" w:space="0" w:color="auto"/>
        <w:right w:val="none" w:sz="0" w:space="0" w:color="auto"/>
      </w:divBdr>
    </w:div>
    <w:div w:id="1644892543">
      <w:bodyDiv w:val="1"/>
      <w:marLeft w:val="0"/>
      <w:marRight w:val="0"/>
      <w:marTop w:val="0"/>
      <w:marBottom w:val="0"/>
      <w:divBdr>
        <w:top w:val="none" w:sz="0" w:space="0" w:color="auto"/>
        <w:left w:val="none" w:sz="0" w:space="0" w:color="auto"/>
        <w:bottom w:val="none" w:sz="0" w:space="0" w:color="auto"/>
        <w:right w:val="none" w:sz="0" w:space="0" w:color="auto"/>
      </w:divBdr>
    </w:div>
    <w:div w:id="1656833730">
      <w:bodyDiv w:val="1"/>
      <w:marLeft w:val="0"/>
      <w:marRight w:val="0"/>
      <w:marTop w:val="0"/>
      <w:marBottom w:val="0"/>
      <w:divBdr>
        <w:top w:val="none" w:sz="0" w:space="0" w:color="auto"/>
        <w:left w:val="none" w:sz="0" w:space="0" w:color="auto"/>
        <w:bottom w:val="none" w:sz="0" w:space="0" w:color="auto"/>
        <w:right w:val="none" w:sz="0" w:space="0" w:color="auto"/>
      </w:divBdr>
    </w:div>
    <w:div w:id="2051686866">
      <w:bodyDiv w:val="1"/>
      <w:marLeft w:val="0"/>
      <w:marRight w:val="0"/>
      <w:marTop w:val="0"/>
      <w:marBottom w:val="0"/>
      <w:divBdr>
        <w:top w:val="none" w:sz="0" w:space="0" w:color="auto"/>
        <w:left w:val="none" w:sz="0" w:space="0" w:color="auto"/>
        <w:bottom w:val="none" w:sz="0" w:space="0" w:color="auto"/>
        <w:right w:val="none" w:sz="0" w:space="0" w:color="auto"/>
      </w:divBdr>
    </w:div>
    <w:div w:id="2080788147">
      <w:bodyDiv w:val="1"/>
      <w:marLeft w:val="0"/>
      <w:marRight w:val="0"/>
      <w:marTop w:val="0"/>
      <w:marBottom w:val="0"/>
      <w:divBdr>
        <w:top w:val="none" w:sz="0" w:space="0" w:color="auto"/>
        <w:left w:val="none" w:sz="0" w:space="0" w:color="auto"/>
        <w:bottom w:val="none" w:sz="0" w:space="0" w:color="auto"/>
        <w:right w:val="none" w:sz="0" w:space="0" w:color="auto"/>
      </w:divBdr>
    </w:div>
    <w:div w:id="21157797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3.xm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yperlink" Target="https://docs.google.com/spreadsheet/ccc?key=0AguZnvHEQMlTdEFtbmRSOGZkWkZSRnNYOENsRlJsTnc&amp;usp=sharing" TargetMode="External"/><Relationship Id="rId28" Type="http://schemas.openxmlformats.org/officeDocument/2006/relationships/hyperlink" Target="https://docs.google.com/spreadsheet/ccc?key=0AguZnvHEQMlTdEFtbmRSOGZkWkZSRnNYOENsRlJsTnc&amp;usp=sharing" TargetMode="External"/><Relationship Id="rId29" Type="http://schemas.openxmlformats.org/officeDocument/2006/relationships/hyperlink" Target="http://www.sitepoint.com/top-10-front-end-development-framework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sitepoint.com/top-10-front-end-development-frameworks/" TargetMode="External"/><Relationship Id="rId31" Type="http://schemas.openxmlformats.org/officeDocument/2006/relationships/image" Target="media/image14.png"/><Relationship Id="rId32" Type="http://schemas.openxmlformats.org/officeDocument/2006/relationships/image" Target="media/image15.jp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hart" Target="charts/chart1.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arah:Desktop:CE903:googleTrend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googleTrends.csv!$B$5</c:f>
              <c:strCache>
                <c:ptCount val="1"/>
                <c:pt idx="0">
                  <c:v>laravel</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googleTrends.csv!$B$6:$B$170</c:f>
              <c:numCache>
                <c:formatCode>General</c:formatCode>
                <c:ptCount val="16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1.0</c:v>
                </c:pt>
                <c:pt idx="59">
                  <c:v>0.0</c:v>
                </c:pt>
                <c:pt idx="60">
                  <c:v>1.0</c:v>
                </c:pt>
                <c:pt idx="61">
                  <c:v>0.0</c:v>
                </c:pt>
                <c:pt idx="62">
                  <c:v>0.0</c:v>
                </c:pt>
                <c:pt idx="63">
                  <c:v>0.0</c:v>
                </c:pt>
                <c:pt idx="64">
                  <c:v>1.0</c:v>
                </c:pt>
                <c:pt idx="65">
                  <c:v>1.0</c:v>
                </c:pt>
                <c:pt idx="66">
                  <c:v>1.0</c:v>
                </c:pt>
                <c:pt idx="67">
                  <c:v>1.0</c:v>
                </c:pt>
                <c:pt idx="68">
                  <c:v>1.0</c:v>
                </c:pt>
                <c:pt idx="69">
                  <c:v>1.0</c:v>
                </c:pt>
                <c:pt idx="70">
                  <c:v>1.0</c:v>
                </c:pt>
                <c:pt idx="71">
                  <c:v>1.0</c:v>
                </c:pt>
                <c:pt idx="72">
                  <c:v>2.0</c:v>
                </c:pt>
                <c:pt idx="73">
                  <c:v>2.0</c:v>
                </c:pt>
                <c:pt idx="74">
                  <c:v>2.0</c:v>
                </c:pt>
                <c:pt idx="75">
                  <c:v>1.0</c:v>
                </c:pt>
                <c:pt idx="76">
                  <c:v>2.0</c:v>
                </c:pt>
                <c:pt idx="77">
                  <c:v>3.0</c:v>
                </c:pt>
                <c:pt idx="78">
                  <c:v>2.0</c:v>
                </c:pt>
                <c:pt idx="79">
                  <c:v>3.0</c:v>
                </c:pt>
                <c:pt idx="80">
                  <c:v>3.0</c:v>
                </c:pt>
                <c:pt idx="81">
                  <c:v>3.0</c:v>
                </c:pt>
                <c:pt idx="82">
                  <c:v>3.0</c:v>
                </c:pt>
                <c:pt idx="83">
                  <c:v>3.0</c:v>
                </c:pt>
                <c:pt idx="84">
                  <c:v>3.0</c:v>
                </c:pt>
                <c:pt idx="85">
                  <c:v>3.0</c:v>
                </c:pt>
                <c:pt idx="86">
                  <c:v>2.0</c:v>
                </c:pt>
                <c:pt idx="87">
                  <c:v>5.0</c:v>
                </c:pt>
                <c:pt idx="88">
                  <c:v>4.0</c:v>
                </c:pt>
                <c:pt idx="89">
                  <c:v>4.0</c:v>
                </c:pt>
                <c:pt idx="90">
                  <c:v>4.0</c:v>
                </c:pt>
                <c:pt idx="91">
                  <c:v>4.0</c:v>
                </c:pt>
                <c:pt idx="92">
                  <c:v>4.0</c:v>
                </c:pt>
                <c:pt idx="93">
                  <c:v>4.0</c:v>
                </c:pt>
                <c:pt idx="94">
                  <c:v>5.0</c:v>
                </c:pt>
                <c:pt idx="95">
                  <c:v>4.0</c:v>
                </c:pt>
                <c:pt idx="96">
                  <c:v>4.0</c:v>
                </c:pt>
                <c:pt idx="97">
                  <c:v>6.0</c:v>
                </c:pt>
                <c:pt idx="98">
                  <c:v>4.0</c:v>
                </c:pt>
                <c:pt idx="99">
                  <c:v>5.0</c:v>
                </c:pt>
                <c:pt idx="100">
                  <c:v>5.0</c:v>
                </c:pt>
                <c:pt idx="101">
                  <c:v>7.0</c:v>
                </c:pt>
                <c:pt idx="102">
                  <c:v>7.0</c:v>
                </c:pt>
                <c:pt idx="103">
                  <c:v>5.0</c:v>
                </c:pt>
                <c:pt idx="104">
                  <c:v>6.0</c:v>
                </c:pt>
                <c:pt idx="105">
                  <c:v>8.0</c:v>
                </c:pt>
                <c:pt idx="106">
                  <c:v>9.0</c:v>
                </c:pt>
                <c:pt idx="107">
                  <c:v>9.0</c:v>
                </c:pt>
                <c:pt idx="108">
                  <c:v>8.0</c:v>
                </c:pt>
                <c:pt idx="109">
                  <c:v>9.0</c:v>
                </c:pt>
                <c:pt idx="110">
                  <c:v>9.0</c:v>
                </c:pt>
                <c:pt idx="111">
                  <c:v>9.0</c:v>
                </c:pt>
                <c:pt idx="112">
                  <c:v>9.0</c:v>
                </c:pt>
                <c:pt idx="113">
                  <c:v>9.0</c:v>
                </c:pt>
                <c:pt idx="114">
                  <c:v>10.0</c:v>
                </c:pt>
                <c:pt idx="115">
                  <c:v>10.0</c:v>
                </c:pt>
                <c:pt idx="116">
                  <c:v>10.0</c:v>
                </c:pt>
                <c:pt idx="117">
                  <c:v>9.0</c:v>
                </c:pt>
                <c:pt idx="118">
                  <c:v>11.0</c:v>
                </c:pt>
                <c:pt idx="119">
                  <c:v>12.0</c:v>
                </c:pt>
                <c:pt idx="120">
                  <c:v>12.0</c:v>
                </c:pt>
                <c:pt idx="121">
                  <c:v>12.0</c:v>
                </c:pt>
                <c:pt idx="122">
                  <c:v>12.0</c:v>
                </c:pt>
                <c:pt idx="123">
                  <c:v>12.0</c:v>
                </c:pt>
                <c:pt idx="124">
                  <c:v>13.0</c:v>
                </c:pt>
                <c:pt idx="125">
                  <c:v>15.0</c:v>
                </c:pt>
                <c:pt idx="126">
                  <c:v>14.0</c:v>
                </c:pt>
                <c:pt idx="127">
                  <c:v>14.0</c:v>
                </c:pt>
                <c:pt idx="128">
                  <c:v>14.0</c:v>
                </c:pt>
                <c:pt idx="129">
                  <c:v>15.0</c:v>
                </c:pt>
                <c:pt idx="130">
                  <c:v>13.0</c:v>
                </c:pt>
                <c:pt idx="131">
                  <c:v>14.0</c:v>
                </c:pt>
                <c:pt idx="132">
                  <c:v>15.0</c:v>
                </c:pt>
                <c:pt idx="133">
                  <c:v>15.0</c:v>
                </c:pt>
                <c:pt idx="134">
                  <c:v>14.0</c:v>
                </c:pt>
                <c:pt idx="135">
                  <c:v>14.0</c:v>
                </c:pt>
                <c:pt idx="136">
                  <c:v>15.0</c:v>
                </c:pt>
                <c:pt idx="137">
                  <c:v>16.0</c:v>
                </c:pt>
                <c:pt idx="138">
                  <c:v>16.0</c:v>
                </c:pt>
                <c:pt idx="139">
                  <c:v>16.0</c:v>
                </c:pt>
                <c:pt idx="140">
                  <c:v>15.0</c:v>
                </c:pt>
                <c:pt idx="141">
                  <c:v>15.0</c:v>
                </c:pt>
                <c:pt idx="142">
                  <c:v>16.0</c:v>
                </c:pt>
                <c:pt idx="143">
                  <c:v>17.0</c:v>
                </c:pt>
                <c:pt idx="144">
                  <c:v>18.0</c:v>
                </c:pt>
                <c:pt idx="145">
                  <c:v>17.0</c:v>
                </c:pt>
                <c:pt idx="146">
                  <c:v>17.0</c:v>
                </c:pt>
                <c:pt idx="147">
                  <c:v>18.0</c:v>
                </c:pt>
                <c:pt idx="148">
                  <c:v>16.0</c:v>
                </c:pt>
                <c:pt idx="149">
                  <c:v>19.0</c:v>
                </c:pt>
                <c:pt idx="150">
                  <c:v>19.0</c:v>
                </c:pt>
                <c:pt idx="151">
                  <c:v>19.0</c:v>
                </c:pt>
                <c:pt idx="152">
                  <c:v>19.0</c:v>
                </c:pt>
                <c:pt idx="153">
                  <c:v>19.0</c:v>
                </c:pt>
                <c:pt idx="154">
                  <c:v>22.0</c:v>
                </c:pt>
                <c:pt idx="155">
                  <c:v>18.0</c:v>
                </c:pt>
                <c:pt idx="156">
                  <c:v>21.0</c:v>
                </c:pt>
                <c:pt idx="157">
                  <c:v>25.0</c:v>
                </c:pt>
                <c:pt idx="158">
                  <c:v>26.0</c:v>
                </c:pt>
                <c:pt idx="159">
                  <c:v>25.0</c:v>
                </c:pt>
                <c:pt idx="160">
                  <c:v>25.0</c:v>
                </c:pt>
                <c:pt idx="161">
                  <c:v>26.0</c:v>
                </c:pt>
                <c:pt idx="162">
                  <c:v>27.0</c:v>
                </c:pt>
                <c:pt idx="163">
                  <c:v>27.0</c:v>
                </c:pt>
                <c:pt idx="164">
                  <c:v>28.0</c:v>
                </c:pt>
              </c:numCache>
            </c:numRef>
          </c:val>
          <c:smooth val="0"/>
        </c:ser>
        <c:ser>
          <c:idx val="1"/>
          <c:order val="1"/>
          <c:tx>
            <c:strRef>
              <c:f>googleTrends.csv!$C$5</c:f>
              <c:strCache>
                <c:ptCount val="1"/>
                <c:pt idx="0">
                  <c:v>codeigniter</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googleTrends.csv!$C$6:$C$170</c:f>
              <c:numCache>
                <c:formatCode>General</c:formatCode>
                <c:ptCount val="165"/>
                <c:pt idx="0">
                  <c:v>32.0</c:v>
                </c:pt>
                <c:pt idx="1">
                  <c:v>34.0</c:v>
                </c:pt>
                <c:pt idx="2">
                  <c:v>34.0</c:v>
                </c:pt>
                <c:pt idx="3">
                  <c:v>33.0</c:v>
                </c:pt>
                <c:pt idx="4">
                  <c:v>38.0</c:v>
                </c:pt>
                <c:pt idx="5">
                  <c:v>36.0</c:v>
                </c:pt>
                <c:pt idx="6">
                  <c:v>36.0</c:v>
                </c:pt>
                <c:pt idx="7">
                  <c:v>37.0</c:v>
                </c:pt>
                <c:pt idx="8">
                  <c:v>35.0</c:v>
                </c:pt>
                <c:pt idx="9">
                  <c:v>35.0</c:v>
                </c:pt>
                <c:pt idx="10">
                  <c:v>35.0</c:v>
                </c:pt>
                <c:pt idx="11">
                  <c:v>37.0</c:v>
                </c:pt>
                <c:pt idx="12">
                  <c:v>35.0</c:v>
                </c:pt>
                <c:pt idx="13">
                  <c:v>39.0</c:v>
                </c:pt>
                <c:pt idx="14">
                  <c:v>38.0</c:v>
                </c:pt>
                <c:pt idx="15">
                  <c:v>35.0</c:v>
                </c:pt>
                <c:pt idx="16">
                  <c:v>34.0</c:v>
                </c:pt>
                <c:pt idx="17">
                  <c:v>34.0</c:v>
                </c:pt>
                <c:pt idx="18">
                  <c:v>39.0</c:v>
                </c:pt>
                <c:pt idx="19">
                  <c:v>35.0</c:v>
                </c:pt>
                <c:pt idx="20">
                  <c:v>36.0</c:v>
                </c:pt>
                <c:pt idx="21">
                  <c:v>36.0</c:v>
                </c:pt>
                <c:pt idx="22">
                  <c:v>35.0</c:v>
                </c:pt>
                <c:pt idx="23">
                  <c:v>37.0</c:v>
                </c:pt>
                <c:pt idx="24">
                  <c:v>38.0</c:v>
                </c:pt>
                <c:pt idx="25">
                  <c:v>37.0</c:v>
                </c:pt>
                <c:pt idx="26">
                  <c:v>38.0</c:v>
                </c:pt>
                <c:pt idx="27">
                  <c:v>38.0</c:v>
                </c:pt>
                <c:pt idx="28">
                  <c:v>39.0</c:v>
                </c:pt>
                <c:pt idx="29">
                  <c:v>36.0</c:v>
                </c:pt>
                <c:pt idx="30">
                  <c:v>37.0</c:v>
                </c:pt>
                <c:pt idx="31">
                  <c:v>35.0</c:v>
                </c:pt>
                <c:pt idx="32">
                  <c:v>34.0</c:v>
                </c:pt>
                <c:pt idx="33">
                  <c:v>37.0</c:v>
                </c:pt>
                <c:pt idx="34">
                  <c:v>31.0</c:v>
                </c:pt>
                <c:pt idx="35">
                  <c:v>32.0</c:v>
                </c:pt>
                <c:pt idx="36">
                  <c:v>35.0</c:v>
                </c:pt>
                <c:pt idx="37">
                  <c:v>36.0</c:v>
                </c:pt>
                <c:pt idx="38">
                  <c:v>39.0</c:v>
                </c:pt>
                <c:pt idx="39">
                  <c:v>36.0</c:v>
                </c:pt>
                <c:pt idx="40">
                  <c:v>34.0</c:v>
                </c:pt>
                <c:pt idx="41">
                  <c:v>34.0</c:v>
                </c:pt>
                <c:pt idx="42">
                  <c:v>36.0</c:v>
                </c:pt>
                <c:pt idx="43">
                  <c:v>34.0</c:v>
                </c:pt>
                <c:pt idx="44">
                  <c:v>36.0</c:v>
                </c:pt>
                <c:pt idx="45">
                  <c:v>37.0</c:v>
                </c:pt>
                <c:pt idx="46">
                  <c:v>36.0</c:v>
                </c:pt>
                <c:pt idx="47">
                  <c:v>36.0</c:v>
                </c:pt>
                <c:pt idx="48">
                  <c:v>36.0</c:v>
                </c:pt>
                <c:pt idx="49">
                  <c:v>36.0</c:v>
                </c:pt>
                <c:pt idx="50">
                  <c:v>33.0</c:v>
                </c:pt>
                <c:pt idx="51">
                  <c:v>29.0</c:v>
                </c:pt>
                <c:pt idx="52">
                  <c:v>34.0</c:v>
                </c:pt>
                <c:pt idx="53">
                  <c:v>33.0</c:v>
                </c:pt>
                <c:pt idx="54">
                  <c:v>35.0</c:v>
                </c:pt>
                <c:pt idx="55">
                  <c:v>35.0</c:v>
                </c:pt>
                <c:pt idx="56">
                  <c:v>38.0</c:v>
                </c:pt>
                <c:pt idx="57">
                  <c:v>39.0</c:v>
                </c:pt>
                <c:pt idx="58">
                  <c:v>38.0</c:v>
                </c:pt>
                <c:pt idx="59">
                  <c:v>40.0</c:v>
                </c:pt>
                <c:pt idx="60">
                  <c:v>40.0</c:v>
                </c:pt>
                <c:pt idx="61">
                  <c:v>41.0</c:v>
                </c:pt>
                <c:pt idx="62">
                  <c:v>39.0</c:v>
                </c:pt>
                <c:pt idx="63">
                  <c:v>39.0</c:v>
                </c:pt>
                <c:pt idx="64">
                  <c:v>40.0</c:v>
                </c:pt>
                <c:pt idx="65">
                  <c:v>39.0</c:v>
                </c:pt>
                <c:pt idx="66">
                  <c:v>36.0</c:v>
                </c:pt>
                <c:pt idx="67">
                  <c:v>40.0</c:v>
                </c:pt>
                <c:pt idx="68">
                  <c:v>39.0</c:v>
                </c:pt>
                <c:pt idx="69">
                  <c:v>38.0</c:v>
                </c:pt>
                <c:pt idx="70">
                  <c:v>40.0</c:v>
                </c:pt>
                <c:pt idx="71">
                  <c:v>41.0</c:v>
                </c:pt>
                <c:pt idx="72">
                  <c:v>42.0</c:v>
                </c:pt>
                <c:pt idx="73">
                  <c:v>41.0</c:v>
                </c:pt>
                <c:pt idx="74">
                  <c:v>40.0</c:v>
                </c:pt>
                <c:pt idx="75">
                  <c:v>43.0</c:v>
                </c:pt>
                <c:pt idx="76">
                  <c:v>41.0</c:v>
                </c:pt>
                <c:pt idx="77">
                  <c:v>41.0</c:v>
                </c:pt>
                <c:pt idx="78">
                  <c:v>43.0</c:v>
                </c:pt>
                <c:pt idx="79">
                  <c:v>42.0</c:v>
                </c:pt>
                <c:pt idx="80">
                  <c:v>42.0</c:v>
                </c:pt>
                <c:pt idx="81">
                  <c:v>44.0</c:v>
                </c:pt>
                <c:pt idx="82">
                  <c:v>40.0</c:v>
                </c:pt>
                <c:pt idx="83">
                  <c:v>42.0</c:v>
                </c:pt>
                <c:pt idx="84">
                  <c:v>41.0</c:v>
                </c:pt>
                <c:pt idx="85">
                  <c:v>40.0</c:v>
                </c:pt>
                <c:pt idx="86">
                  <c:v>40.0</c:v>
                </c:pt>
                <c:pt idx="87">
                  <c:v>42.0</c:v>
                </c:pt>
                <c:pt idx="88">
                  <c:v>43.0</c:v>
                </c:pt>
                <c:pt idx="89">
                  <c:v>40.0</c:v>
                </c:pt>
                <c:pt idx="90">
                  <c:v>43.0</c:v>
                </c:pt>
                <c:pt idx="91">
                  <c:v>42.0</c:v>
                </c:pt>
                <c:pt idx="92">
                  <c:v>41.0</c:v>
                </c:pt>
                <c:pt idx="93">
                  <c:v>42.0</c:v>
                </c:pt>
                <c:pt idx="94">
                  <c:v>40.0</c:v>
                </c:pt>
                <c:pt idx="95">
                  <c:v>39.0</c:v>
                </c:pt>
                <c:pt idx="96">
                  <c:v>40.0</c:v>
                </c:pt>
                <c:pt idx="97">
                  <c:v>39.0</c:v>
                </c:pt>
                <c:pt idx="98">
                  <c:v>37.0</c:v>
                </c:pt>
                <c:pt idx="99">
                  <c:v>41.0</c:v>
                </c:pt>
                <c:pt idx="100">
                  <c:v>43.0</c:v>
                </c:pt>
                <c:pt idx="101">
                  <c:v>40.0</c:v>
                </c:pt>
                <c:pt idx="102">
                  <c:v>37.0</c:v>
                </c:pt>
                <c:pt idx="103">
                  <c:v>33.0</c:v>
                </c:pt>
                <c:pt idx="104">
                  <c:v>35.0</c:v>
                </c:pt>
                <c:pt idx="105">
                  <c:v>40.0</c:v>
                </c:pt>
                <c:pt idx="106">
                  <c:v>41.0</c:v>
                </c:pt>
                <c:pt idx="107">
                  <c:v>40.0</c:v>
                </c:pt>
                <c:pt idx="108">
                  <c:v>42.0</c:v>
                </c:pt>
                <c:pt idx="109">
                  <c:v>42.0</c:v>
                </c:pt>
                <c:pt idx="110">
                  <c:v>40.0</c:v>
                </c:pt>
                <c:pt idx="111">
                  <c:v>43.0</c:v>
                </c:pt>
                <c:pt idx="112">
                  <c:v>43.0</c:v>
                </c:pt>
                <c:pt idx="113">
                  <c:v>40.0</c:v>
                </c:pt>
                <c:pt idx="114">
                  <c:v>43.0</c:v>
                </c:pt>
                <c:pt idx="115">
                  <c:v>42.0</c:v>
                </c:pt>
                <c:pt idx="116">
                  <c:v>39.0</c:v>
                </c:pt>
                <c:pt idx="117">
                  <c:v>41.0</c:v>
                </c:pt>
                <c:pt idx="118">
                  <c:v>43.0</c:v>
                </c:pt>
                <c:pt idx="119">
                  <c:v>43.0</c:v>
                </c:pt>
                <c:pt idx="120">
                  <c:v>44.0</c:v>
                </c:pt>
                <c:pt idx="121">
                  <c:v>40.0</c:v>
                </c:pt>
                <c:pt idx="122">
                  <c:v>42.0</c:v>
                </c:pt>
                <c:pt idx="123">
                  <c:v>42.0</c:v>
                </c:pt>
                <c:pt idx="124">
                  <c:v>43.0</c:v>
                </c:pt>
                <c:pt idx="125">
                  <c:v>41.0</c:v>
                </c:pt>
                <c:pt idx="126">
                  <c:v>44.0</c:v>
                </c:pt>
                <c:pt idx="127">
                  <c:v>43.0</c:v>
                </c:pt>
                <c:pt idx="128">
                  <c:v>42.0</c:v>
                </c:pt>
                <c:pt idx="129">
                  <c:v>42.0</c:v>
                </c:pt>
                <c:pt idx="130">
                  <c:v>44.0</c:v>
                </c:pt>
                <c:pt idx="131">
                  <c:v>44.0</c:v>
                </c:pt>
                <c:pt idx="132">
                  <c:v>45.0</c:v>
                </c:pt>
                <c:pt idx="133">
                  <c:v>42.0</c:v>
                </c:pt>
                <c:pt idx="134">
                  <c:v>41.0</c:v>
                </c:pt>
                <c:pt idx="135">
                  <c:v>39.0</c:v>
                </c:pt>
                <c:pt idx="136">
                  <c:v>39.0</c:v>
                </c:pt>
                <c:pt idx="137">
                  <c:v>41.0</c:v>
                </c:pt>
                <c:pt idx="138">
                  <c:v>41.0</c:v>
                </c:pt>
                <c:pt idx="139">
                  <c:v>42.0</c:v>
                </c:pt>
                <c:pt idx="140">
                  <c:v>40.0</c:v>
                </c:pt>
                <c:pt idx="141">
                  <c:v>40.0</c:v>
                </c:pt>
                <c:pt idx="142">
                  <c:v>42.0</c:v>
                </c:pt>
                <c:pt idx="143">
                  <c:v>41.0</c:v>
                </c:pt>
                <c:pt idx="144">
                  <c:v>41.0</c:v>
                </c:pt>
                <c:pt idx="145">
                  <c:v>40.0</c:v>
                </c:pt>
                <c:pt idx="146">
                  <c:v>41.0</c:v>
                </c:pt>
                <c:pt idx="147">
                  <c:v>40.0</c:v>
                </c:pt>
                <c:pt idx="148">
                  <c:v>39.0</c:v>
                </c:pt>
                <c:pt idx="149">
                  <c:v>43.0</c:v>
                </c:pt>
                <c:pt idx="150">
                  <c:v>41.0</c:v>
                </c:pt>
                <c:pt idx="151">
                  <c:v>40.0</c:v>
                </c:pt>
                <c:pt idx="152">
                  <c:v>40.0</c:v>
                </c:pt>
                <c:pt idx="153">
                  <c:v>39.0</c:v>
                </c:pt>
                <c:pt idx="154">
                  <c:v>40.0</c:v>
                </c:pt>
                <c:pt idx="155">
                  <c:v>31.0</c:v>
                </c:pt>
                <c:pt idx="156">
                  <c:v>32.0</c:v>
                </c:pt>
                <c:pt idx="157">
                  <c:v>38.0</c:v>
                </c:pt>
                <c:pt idx="158">
                  <c:v>39.0</c:v>
                </c:pt>
                <c:pt idx="159">
                  <c:v>39.0</c:v>
                </c:pt>
                <c:pt idx="160">
                  <c:v>38.0</c:v>
                </c:pt>
                <c:pt idx="161">
                  <c:v>38.0</c:v>
                </c:pt>
                <c:pt idx="162">
                  <c:v>40.0</c:v>
                </c:pt>
                <c:pt idx="163">
                  <c:v>40.0</c:v>
                </c:pt>
                <c:pt idx="164">
                  <c:v>40.0</c:v>
                </c:pt>
              </c:numCache>
            </c:numRef>
          </c:val>
          <c:smooth val="0"/>
        </c:ser>
        <c:ser>
          <c:idx val="2"/>
          <c:order val="2"/>
          <c:tx>
            <c:strRef>
              <c:f>googleTrends.csv!$D$5</c:f>
              <c:strCache>
                <c:ptCount val="1"/>
                <c:pt idx="0">
                  <c:v>zend</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googleTrends.csv!$D$6:$D$170</c:f>
              <c:numCache>
                <c:formatCode>General</c:formatCode>
                <c:ptCount val="165"/>
                <c:pt idx="0">
                  <c:v>61.0</c:v>
                </c:pt>
                <c:pt idx="1">
                  <c:v>66.0</c:v>
                </c:pt>
                <c:pt idx="2">
                  <c:v>69.0</c:v>
                </c:pt>
                <c:pt idx="3">
                  <c:v>68.0</c:v>
                </c:pt>
                <c:pt idx="4">
                  <c:v>65.0</c:v>
                </c:pt>
                <c:pt idx="5">
                  <c:v>70.0</c:v>
                </c:pt>
                <c:pt idx="6">
                  <c:v>70.0</c:v>
                </c:pt>
                <c:pt idx="7">
                  <c:v>71.0</c:v>
                </c:pt>
                <c:pt idx="8">
                  <c:v>71.0</c:v>
                </c:pt>
                <c:pt idx="9">
                  <c:v>67.0</c:v>
                </c:pt>
                <c:pt idx="10">
                  <c:v>71.0</c:v>
                </c:pt>
                <c:pt idx="11">
                  <c:v>70.0</c:v>
                </c:pt>
                <c:pt idx="12">
                  <c:v>71.0</c:v>
                </c:pt>
                <c:pt idx="13">
                  <c:v>71.0</c:v>
                </c:pt>
                <c:pt idx="14">
                  <c:v>70.0</c:v>
                </c:pt>
                <c:pt idx="15">
                  <c:v>67.0</c:v>
                </c:pt>
                <c:pt idx="16">
                  <c:v>64.0</c:v>
                </c:pt>
                <c:pt idx="17">
                  <c:v>65.0</c:v>
                </c:pt>
                <c:pt idx="18">
                  <c:v>73.0</c:v>
                </c:pt>
                <c:pt idx="19">
                  <c:v>70.0</c:v>
                </c:pt>
                <c:pt idx="20">
                  <c:v>68.0</c:v>
                </c:pt>
                <c:pt idx="21">
                  <c:v>67.0</c:v>
                </c:pt>
                <c:pt idx="22">
                  <c:v>61.0</c:v>
                </c:pt>
                <c:pt idx="23">
                  <c:v>67.0</c:v>
                </c:pt>
                <c:pt idx="24">
                  <c:v>65.0</c:v>
                </c:pt>
                <c:pt idx="25">
                  <c:v>67.0</c:v>
                </c:pt>
                <c:pt idx="26">
                  <c:v>65.0</c:v>
                </c:pt>
                <c:pt idx="27">
                  <c:v>66.0</c:v>
                </c:pt>
                <c:pt idx="28">
                  <c:v>64.0</c:v>
                </c:pt>
                <c:pt idx="29">
                  <c:v>67.0</c:v>
                </c:pt>
                <c:pt idx="30">
                  <c:v>69.0</c:v>
                </c:pt>
                <c:pt idx="31">
                  <c:v>66.0</c:v>
                </c:pt>
                <c:pt idx="32">
                  <c:v>64.0</c:v>
                </c:pt>
                <c:pt idx="33">
                  <c:v>65.0</c:v>
                </c:pt>
                <c:pt idx="34">
                  <c:v>59.0</c:v>
                </c:pt>
                <c:pt idx="35">
                  <c:v>61.0</c:v>
                </c:pt>
                <c:pt idx="36">
                  <c:v>63.0</c:v>
                </c:pt>
                <c:pt idx="37">
                  <c:v>63.0</c:v>
                </c:pt>
                <c:pt idx="38">
                  <c:v>64.0</c:v>
                </c:pt>
                <c:pt idx="39">
                  <c:v>62.0</c:v>
                </c:pt>
                <c:pt idx="40">
                  <c:v>63.0</c:v>
                </c:pt>
                <c:pt idx="41">
                  <c:v>66.0</c:v>
                </c:pt>
                <c:pt idx="42">
                  <c:v>64.0</c:v>
                </c:pt>
                <c:pt idx="43">
                  <c:v>58.0</c:v>
                </c:pt>
                <c:pt idx="44">
                  <c:v>64.0</c:v>
                </c:pt>
                <c:pt idx="45">
                  <c:v>63.0</c:v>
                </c:pt>
                <c:pt idx="46">
                  <c:v>62.0</c:v>
                </c:pt>
                <c:pt idx="47">
                  <c:v>60.0</c:v>
                </c:pt>
                <c:pt idx="48">
                  <c:v>60.0</c:v>
                </c:pt>
                <c:pt idx="49">
                  <c:v>59.0</c:v>
                </c:pt>
                <c:pt idx="50">
                  <c:v>54.0</c:v>
                </c:pt>
                <c:pt idx="51">
                  <c:v>46.0</c:v>
                </c:pt>
                <c:pt idx="52">
                  <c:v>53.0</c:v>
                </c:pt>
                <c:pt idx="53">
                  <c:v>59.0</c:v>
                </c:pt>
                <c:pt idx="54">
                  <c:v>58.0</c:v>
                </c:pt>
                <c:pt idx="55">
                  <c:v>59.0</c:v>
                </c:pt>
                <c:pt idx="56">
                  <c:v>63.0</c:v>
                </c:pt>
                <c:pt idx="57">
                  <c:v>61.0</c:v>
                </c:pt>
                <c:pt idx="58">
                  <c:v>61.0</c:v>
                </c:pt>
                <c:pt idx="59">
                  <c:v>61.0</c:v>
                </c:pt>
                <c:pt idx="60">
                  <c:v>63.0</c:v>
                </c:pt>
                <c:pt idx="61">
                  <c:v>61.0</c:v>
                </c:pt>
                <c:pt idx="62">
                  <c:v>63.0</c:v>
                </c:pt>
                <c:pt idx="63">
                  <c:v>60.0</c:v>
                </c:pt>
                <c:pt idx="64">
                  <c:v>62.0</c:v>
                </c:pt>
                <c:pt idx="65">
                  <c:v>57.0</c:v>
                </c:pt>
                <c:pt idx="66">
                  <c:v>58.0</c:v>
                </c:pt>
                <c:pt idx="67">
                  <c:v>59.0</c:v>
                </c:pt>
                <c:pt idx="68">
                  <c:v>55.0</c:v>
                </c:pt>
                <c:pt idx="69">
                  <c:v>51.0</c:v>
                </c:pt>
                <c:pt idx="70">
                  <c:v>55.0</c:v>
                </c:pt>
                <c:pt idx="71">
                  <c:v>57.0</c:v>
                </c:pt>
                <c:pt idx="72">
                  <c:v>57.0</c:v>
                </c:pt>
                <c:pt idx="73">
                  <c:v>54.0</c:v>
                </c:pt>
                <c:pt idx="74">
                  <c:v>59.0</c:v>
                </c:pt>
                <c:pt idx="75">
                  <c:v>56.0</c:v>
                </c:pt>
                <c:pt idx="76">
                  <c:v>54.0</c:v>
                </c:pt>
                <c:pt idx="77">
                  <c:v>53.0</c:v>
                </c:pt>
                <c:pt idx="78">
                  <c:v>55.0</c:v>
                </c:pt>
                <c:pt idx="79">
                  <c:v>56.0</c:v>
                </c:pt>
                <c:pt idx="80">
                  <c:v>54.0</c:v>
                </c:pt>
                <c:pt idx="81">
                  <c:v>53.0</c:v>
                </c:pt>
                <c:pt idx="82">
                  <c:v>52.0</c:v>
                </c:pt>
                <c:pt idx="83">
                  <c:v>51.0</c:v>
                </c:pt>
                <c:pt idx="84">
                  <c:v>51.0</c:v>
                </c:pt>
                <c:pt idx="85">
                  <c:v>52.0</c:v>
                </c:pt>
                <c:pt idx="86">
                  <c:v>53.0</c:v>
                </c:pt>
                <c:pt idx="87">
                  <c:v>57.0</c:v>
                </c:pt>
                <c:pt idx="88">
                  <c:v>54.0</c:v>
                </c:pt>
                <c:pt idx="89">
                  <c:v>51.0</c:v>
                </c:pt>
                <c:pt idx="90">
                  <c:v>50.0</c:v>
                </c:pt>
                <c:pt idx="91">
                  <c:v>49.0</c:v>
                </c:pt>
                <c:pt idx="92">
                  <c:v>51.0</c:v>
                </c:pt>
                <c:pt idx="93">
                  <c:v>49.0</c:v>
                </c:pt>
                <c:pt idx="94">
                  <c:v>47.0</c:v>
                </c:pt>
                <c:pt idx="95">
                  <c:v>45.0</c:v>
                </c:pt>
                <c:pt idx="96">
                  <c:v>44.0</c:v>
                </c:pt>
                <c:pt idx="97">
                  <c:v>43.0</c:v>
                </c:pt>
                <c:pt idx="98">
                  <c:v>47.0</c:v>
                </c:pt>
                <c:pt idx="99">
                  <c:v>45.0</c:v>
                </c:pt>
                <c:pt idx="100">
                  <c:v>44.0</c:v>
                </c:pt>
                <c:pt idx="101">
                  <c:v>46.0</c:v>
                </c:pt>
                <c:pt idx="102">
                  <c:v>42.0</c:v>
                </c:pt>
                <c:pt idx="103">
                  <c:v>32.0</c:v>
                </c:pt>
                <c:pt idx="104">
                  <c:v>33.0</c:v>
                </c:pt>
                <c:pt idx="105">
                  <c:v>41.0</c:v>
                </c:pt>
                <c:pt idx="106">
                  <c:v>42.0</c:v>
                </c:pt>
                <c:pt idx="107">
                  <c:v>43.0</c:v>
                </c:pt>
                <c:pt idx="108">
                  <c:v>45.0</c:v>
                </c:pt>
                <c:pt idx="109">
                  <c:v>43.0</c:v>
                </c:pt>
                <c:pt idx="110">
                  <c:v>43.0</c:v>
                </c:pt>
                <c:pt idx="111">
                  <c:v>44.0</c:v>
                </c:pt>
                <c:pt idx="112">
                  <c:v>44.0</c:v>
                </c:pt>
                <c:pt idx="113">
                  <c:v>44.0</c:v>
                </c:pt>
                <c:pt idx="114">
                  <c:v>46.0</c:v>
                </c:pt>
                <c:pt idx="115">
                  <c:v>45.0</c:v>
                </c:pt>
                <c:pt idx="116">
                  <c:v>42.0</c:v>
                </c:pt>
                <c:pt idx="117">
                  <c:v>40.0</c:v>
                </c:pt>
                <c:pt idx="118">
                  <c:v>41.0</c:v>
                </c:pt>
                <c:pt idx="119">
                  <c:v>42.0</c:v>
                </c:pt>
                <c:pt idx="120">
                  <c:v>42.0</c:v>
                </c:pt>
                <c:pt idx="121">
                  <c:v>36.0</c:v>
                </c:pt>
                <c:pt idx="122">
                  <c:v>38.0</c:v>
                </c:pt>
                <c:pt idx="123">
                  <c:v>40.0</c:v>
                </c:pt>
                <c:pt idx="124">
                  <c:v>40.0</c:v>
                </c:pt>
                <c:pt idx="125">
                  <c:v>41.0</c:v>
                </c:pt>
                <c:pt idx="126">
                  <c:v>40.0</c:v>
                </c:pt>
                <c:pt idx="127">
                  <c:v>40.0</c:v>
                </c:pt>
                <c:pt idx="128">
                  <c:v>38.0</c:v>
                </c:pt>
                <c:pt idx="129">
                  <c:v>39.0</c:v>
                </c:pt>
                <c:pt idx="130">
                  <c:v>40.0</c:v>
                </c:pt>
                <c:pt idx="131">
                  <c:v>39.0</c:v>
                </c:pt>
                <c:pt idx="132">
                  <c:v>39.0</c:v>
                </c:pt>
                <c:pt idx="133">
                  <c:v>38.0</c:v>
                </c:pt>
                <c:pt idx="134">
                  <c:v>38.0</c:v>
                </c:pt>
                <c:pt idx="135">
                  <c:v>38.0</c:v>
                </c:pt>
                <c:pt idx="136">
                  <c:v>34.0</c:v>
                </c:pt>
                <c:pt idx="137">
                  <c:v>39.0</c:v>
                </c:pt>
                <c:pt idx="138">
                  <c:v>38.0</c:v>
                </c:pt>
                <c:pt idx="139">
                  <c:v>36.0</c:v>
                </c:pt>
                <c:pt idx="140">
                  <c:v>36.0</c:v>
                </c:pt>
                <c:pt idx="141">
                  <c:v>35.0</c:v>
                </c:pt>
                <c:pt idx="142">
                  <c:v>36.0</c:v>
                </c:pt>
                <c:pt idx="143">
                  <c:v>36.0</c:v>
                </c:pt>
                <c:pt idx="144">
                  <c:v>39.0</c:v>
                </c:pt>
                <c:pt idx="145">
                  <c:v>37.0</c:v>
                </c:pt>
                <c:pt idx="146">
                  <c:v>36.0</c:v>
                </c:pt>
                <c:pt idx="147">
                  <c:v>36.0</c:v>
                </c:pt>
                <c:pt idx="148">
                  <c:v>34.0</c:v>
                </c:pt>
                <c:pt idx="149">
                  <c:v>36.0</c:v>
                </c:pt>
                <c:pt idx="150">
                  <c:v>36.0</c:v>
                </c:pt>
                <c:pt idx="151">
                  <c:v>34.0</c:v>
                </c:pt>
                <c:pt idx="152">
                  <c:v>32.0</c:v>
                </c:pt>
                <c:pt idx="153">
                  <c:v>32.0</c:v>
                </c:pt>
                <c:pt idx="154">
                  <c:v>35.0</c:v>
                </c:pt>
                <c:pt idx="155">
                  <c:v>26.0</c:v>
                </c:pt>
                <c:pt idx="156">
                  <c:v>24.0</c:v>
                </c:pt>
                <c:pt idx="157">
                  <c:v>31.0</c:v>
                </c:pt>
                <c:pt idx="158">
                  <c:v>34.0</c:v>
                </c:pt>
                <c:pt idx="159">
                  <c:v>31.0</c:v>
                </c:pt>
                <c:pt idx="160">
                  <c:v>30.0</c:v>
                </c:pt>
                <c:pt idx="161">
                  <c:v>33.0</c:v>
                </c:pt>
                <c:pt idx="162">
                  <c:v>33.0</c:v>
                </c:pt>
                <c:pt idx="163">
                  <c:v>33.0</c:v>
                </c:pt>
                <c:pt idx="164">
                  <c:v>33.0</c:v>
                </c:pt>
              </c:numCache>
            </c:numRef>
          </c:val>
          <c:smooth val="0"/>
        </c:ser>
        <c:ser>
          <c:idx val="3"/>
          <c:order val="3"/>
          <c:tx>
            <c:strRef>
              <c:f>googleTrends.csv!$E$5</c:f>
              <c:strCache>
                <c:ptCount val="1"/>
                <c:pt idx="0">
                  <c:v>cakephp</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googleTrends.csv!$E$6:$E$170</c:f>
              <c:numCache>
                <c:formatCode>General</c:formatCode>
                <c:ptCount val="165"/>
                <c:pt idx="0">
                  <c:v>28.0</c:v>
                </c:pt>
                <c:pt idx="1">
                  <c:v>29.0</c:v>
                </c:pt>
                <c:pt idx="2">
                  <c:v>34.0</c:v>
                </c:pt>
                <c:pt idx="3">
                  <c:v>34.0</c:v>
                </c:pt>
                <c:pt idx="4">
                  <c:v>31.0</c:v>
                </c:pt>
                <c:pt idx="5">
                  <c:v>32.0</c:v>
                </c:pt>
                <c:pt idx="6">
                  <c:v>33.0</c:v>
                </c:pt>
                <c:pt idx="7">
                  <c:v>33.0</c:v>
                </c:pt>
                <c:pt idx="8">
                  <c:v>33.0</c:v>
                </c:pt>
                <c:pt idx="9">
                  <c:v>31.0</c:v>
                </c:pt>
                <c:pt idx="10">
                  <c:v>31.0</c:v>
                </c:pt>
                <c:pt idx="11">
                  <c:v>33.0</c:v>
                </c:pt>
                <c:pt idx="12">
                  <c:v>32.0</c:v>
                </c:pt>
                <c:pt idx="13">
                  <c:v>33.0</c:v>
                </c:pt>
                <c:pt idx="14">
                  <c:v>32.0</c:v>
                </c:pt>
                <c:pt idx="15">
                  <c:v>31.0</c:v>
                </c:pt>
                <c:pt idx="16">
                  <c:v>30.0</c:v>
                </c:pt>
                <c:pt idx="17">
                  <c:v>30.0</c:v>
                </c:pt>
                <c:pt idx="18">
                  <c:v>32.0</c:v>
                </c:pt>
                <c:pt idx="19">
                  <c:v>33.0</c:v>
                </c:pt>
                <c:pt idx="20">
                  <c:v>33.0</c:v>
                </c:pt>
                <c:pt idx="21">
                  <c:v>29.0</c:v>
                </c:pt>
                <c:pt idx="22">
                  <c:v>30.0</c:v>
                </c:pt>
                <c:pt idx="23">
                  <c:v>34.0</c:v>
                </c:pt>
                <c:pt idx="24">
                  <c:v>33.0</c:v>
                </c:pt>
                <c:pt idx="25">
                  <c:v>33.0</c:v>
                </c:pt>
                <c:pt idx="26">
                  <c:v>33.0</c:v>
                </c:pt>
                <c:pt idx="27">
                  <c:v>34.0</c:v>
                </c:pt>
                <c:pt idx="28">
                  <c:v>34.0</c:v>
                </c:pt>
                <c:pt idx="29">
                  <c:v>30.0</c:v>
                </c:pt>
                <c:pt idx="30">
                  <c:v>29.0</c:v>
                </c:pt>
                <c:pt idx="31">
                  <c:v>29.0</c:v>
                </c:pt>
                <c:pt idx="32">
                  <c:v>30.0</c:v>
                </c:pt>
                <c:pt idx="33">
                  <c:v>31.0</c:v>
                </c:pt>
                <c:pt idx="34">
                  <c:v>31.0</c:v>
                </c:pt>
                <c:pt idx="35">
                  <c:v>29.0</c:v>
                </c:pt>
                <c:pt idx="36">
                  <c:v>30.0</c:v>
                </c:pt>
                <c:pt idx="37">
                  <c:v>30.0</c:v>
                </c:pt>
                <c:pt idx="38">
                  <c:v>30.0</c:v>
                </c:pt>
                <c:pt idx="39">
                  <c:v>29.0</c:v>
                </c:pt>
                <c:pt idx="40">
                  <c:v>28.0</c:v>
                </c:pt>
                <c:pt idx="41">
                  <c:v>32.0</c:v>
                </c:pt>
                <c:pt idx="42">
                  <c:v>29.0</c:v>
                </c:pt>
                <c:pt idx="43">
                  <c:v>30.0</c:v>
                </c:pt>
                <c:pt idx="44">
                  <c:v>30.0</c:v>
                </c:pt>
                <c:pt idx="45">
                  <c:v>30.0</c:v>
                </c:pt>
                <c:pt idx="46">
                  <c:v>28.0</c:v>
                </c:pt>
                <c:pt idx="47">
                  <c:v>29.0</c:v>
                </c:pt>
                <c:pt idx="48">
                  <c:v>27.0</c:v>
                </c:pt>
                <c:pt idx="49">
                  <c:v>28.0</c:v>
                </c:pt>
                <c:pt idx="50">
                  <c:v>28.0</c:v>
                </c:pt>
                <c:pt idx="51">
                  <c:v>23.0</c:v>
                </c:pt>
                <c:pt idx="52">
                  <c:v>25.0</c:v>
                </c:pt>
                <c:pt idx="53">
                  <c:v>26.0</c:v>
                </c:pt>
                <c:pt idx="54">
                  <c:v>28.0</c:v>
                </c:pt>
                <c:pt idx="55">
                  <c:v>28.0</c:v>
                </c:pt>
                <c:pt idx="56">
                  <c:v>31.0</c:v>
                </c:pt>
                <c:pt idx="57">
                  <c:v>31.0</c:v>
                </c:pt>
                <c:pt idx="58">
                  <c:v>28.0</c:v>
                </c:pt>
                <c:pt idx="59">
                  <c:v>29.0</c:v>
                </c:pt>
                <c:pt idx="60">
                  <c:v>30.0</c:v>
                </c:pt>
                <c:pt idx="61">
                  <c:v>28.0</c:v>
                </c:pt>
                <c:pt idx="62">
                  <c:v>28.0</c:v>
                </c:pt>
                <c:pt idx="63">
                  <c:v>30.0</c:v>
                </c:pt>
                <c:pt idx="64">
                  <c:v>29.0</c:v>
                </c:pt>
                <c:pt idx="65">
                  <c:v>28.0</c:v>
                </c:pt>
                <c:pt idx="66">
                  <c:v>26.0</c:v>
                </c:pt>
                <c:pt idx="67">
                  <c:v>29.0</c:v>
                </c:pt>
                <c:pt idx="68">
                  <c:v>29.0</c:v>
                </c:pt>
                <c:pt idx="69">
                  <c:v>27.0</c:v>
                </c:pt>
                <c:pt idx="70">
                  <c:v>30.0</c:v>
                </c:pt>
                <c:pt idx="71">
                  <c:v>28.0</c:v>
                </c:pt>
                <c:pt idx="72">
                  <c:v>30.0</c:v>
                </c:pt>
                <c:pt idx="73">
                  <c:v>28.0</c:v>
                </c:pt>
                <c:pt idx="74">
                  <c:v>28.0</c:v>
                </c:pt>
                <c:pt idx="75">
                  <c:v>29.0</c:v>
                </c:pt>
                <c:pt idx="76">
                  <c:v>30.0</c:v>
                </c:pt>
                <c:pt idx="77">
                  <c:v>29.0</c:v>
                </c:pt>
                <c:pt idx="78">
                  <c:v>29.0</c:v>
                </c:pt>
                <c:pt idx="79">
                  <c:v>29.0</c:v>
                </c:pt>
                <c:pt idx="80">
                  <c:v>26.0</c:v>
                </c:pt>
                <c:pt idx="81">
                  <c:v>30.0</c:v>
                </c:pt>
                <c:pt idx="82">
                  <c:v>28.0</c:v>
                </c:pt>
                <c:pt idx="83">
                  <c:v>28.0</c:v>
                </c:pt>
                <c:pt idx="84">
                  <c:v>28.0</c:v>
                </c:pt>
                <c:pt idx="85">
                  <c:v>28.0</c:v>
                </c:pt>
                <c:pt idx="86">
                  <c:v>26.0</c:v>
                </c:pt>
                <c:pt idx="87">
                  <c:v>28.0</c:v>
                </c:pt>
                <c:pt idx="88">
                  <c:v>26.0</c:v>
                </c:pt>
                <c:pt idx="89">
                  <c:v>25.0</c:v>
                </c:pt>
                <c:pt idx="90">
                  <c:v>27.0</c:v>
                </c:pt>
                <c:pt idx="91">
                  <c:v>27.0</c:v>
                </c:pt>
                <c:pt idx="92">
                  <c:v>27.0</c:v>
                </c:pt>
                <c:pt idx="93">
                  <c:v>26.0</c:v>
                </c:pt>
                <c:pt idx="94">
                  <c:v>25.0</c:v>
                </c:pt>
                <c:pt idx="95">
                  <c:v>25.0</c:v>
                </c:pt>
                <c:pt idx="96">
                  <c:v>25.0</c:v>
                </c:pt>
                <c:pt idx="97">
                  <c:v>24.0</c:v>
                </c:pt>
                <c:pt idx="98">
                  <c:v>26.0</c:v>
                </c:pt>
                <c:pt idx="99">
                  <c:v>26.0</c:v>
                </c:pt>
                <c:pt idx="100">
                  <c:v>26.0</c:v>
                </c:pt>
                <c:pt idx="101">
                  <c:v>26.0</c:v>
                </c:pt>
                <c:pt idx="102">
                  <c:v>24.0</c:v>
                </c:pt>
                <c:pt idx="103">
                  <c:v>18.0</c:v>
                </c:pt>
                <c:pt idx="104">
                  <c:v>18.0</c:v>
                </c:pt>
                <c:pt idx="105">
                  <c:v>25.0</c:v>
                </c:pt>
                <c:pt idx="106">
                  <c:v>23.0</c:v>
                </c:pt>
                <c:pt idx="107">
                  <c:v>26.0</c:v>
                </c:pt>
                <c:pt idx="108">
                  <c:v>26.0</c:v>
                </c:pt>
                <c:pt idx="109">
                  <c:v>26.0</c:v>
                </c:pt>
                <c:pt idx="110">
                  <c:v>24.0</c:v>
                </c:pt>
                <c:pt idx="111">
                  <c:v>26.0</c:v>
                </c:pt>
                <c:pt idx="112">
                  <c:v>26.0</c:v>
                </c:pt>
                <c:pt idx="113">
                  <c:v>26.0</c:v>
                </c:pt>
                <c:pt idx="114">
                  <c:v>25.0</c:v>
                </c:pt>
                <c:pt idx="115">
                  <c:v>26.0</c:v>
                </c:pt>
                <c:pt idx="116">
                  <c:v>25.0</c:v>
                </c:pt>
                <c:pt idx="117">
                  <c:v>25.0</c:v>
                </c:pt>
                <c:pt idx="118">
                  <c:v>26.0</c:v>
                </c:pt>
                <c:pt idx="119">
                  <c:v>27.0</c:v>
                </c:pt>
                <c:pt idx="120">
                  <c:v>29.0</c:v>
                </c:pt>
                <c:pt idx="121">
                  <c:v>24.0</c:v>
                </c:pt>
                <c:pt idx="122">
                  <c:v>25.0</c:v>
                </c:pt>
                <c:pt idx="123">
                  <c:v>27.0</c:v>
                </c:pt>
                <c:pt idx="124">
                  <c:v>27.0</c:v>
                </c:pt>
                <c:pt idx="125">
                  <c:v>27.0</c:v>
                </c:pt>
                <c:pt idx="126">
                  <c:v>26.0</c:v>
                </c:pt>
                <c:pt idx="127">
                  <c:v>27.0</c:v>
                </c:pt>
                <c:pt idx="128">
                  <c:v>25.0</c:v>
                </c:pt>
                <c:pt idx="129">
                  <c:v>28.0</c:v>
                </c:pt>
                <c:pt idx="130">
                  <c:v>26.0</c:v>
                </c:pt>
                <c:pt idx="131">
                  <c:v>26.0</c:v>
                </c:pt>
                <c:pt idx="132">
                  <c:v>27.0</c:v>
                </c:pt>
                <c:pt idx="133">
                  <c:v>26.0</c:v>
                </c:pt>
                <c:pt idx="134">
                  <c:v>25.0</c:v>
                </c:pt>
                <c:pt idx="135">
                  <c:v>25.0</c:v>
                </c:pt>
                <c:pt idx="136">
                  <c:v>22.0</c:v>
                </c:pt>
                <c:pt idx="137">
                  <c:v>24.0</c:v>
                </c:pt>
                <c:pt idx="138">
                  <c:v>25.0</c:v>
                </c:pt>
                <c:pt idx="139">
                  <c:v>24.0</c:v>
                </c:pt>
                <c:pt idx="140">
                  <c:v>25.0</c:v>
                </c:pt>
                <c:pt idx="141">
                  <c:v>24.0</c:v>
                </c:pt>
                <c:pt idx="142">
                  <c:v>25.0</c:v>
                </c:pt>
                <c:pt idx="143">
                  <c:v>26.0</c:v>
                </c:pt>
                <c:pt idx="144">
                  <c:v>27.0</c:v>
                </c:pt>
                <c:pt idx="145">
                  <c:v>25.0</c:v>
                </c:pt>
                <c:pt idx="146">
                  <c:v>25.0</c:v>
                </c:pt>
                <c:pt idx="147">
                  <c:v>24.0</c:v>
                </c:pt>
                <c:pt idx="148">
                  <c:v>24.0</c:v>
                </c:pt>
                <c:pt idx="149">
                  <c:v>25.0</c:v>
                </c:pt>
                <c:pt idx="150">
                  <c:v>25.0</c:v>
                </c:pt>
                <c:pt idx="151">
                  <c:v>23.0</c:v>
                </c:pt>
                <c:pt idx="152">
                  <c:v>24.0</c:v>
                </c:pt>
                <c:pt idx="153">
                  <c:v>23.0</c:v>
                </c:pt>
                <c:pt idx="154">
                  <c:v>23.0</c:v>
                </c:pt>
                <c:pt idx="155">
                  <c:v>19.0</c:v>
                </c:pt>
                <c:pt idx="156">
                  <c:v>17.0</c:v>
                </c:pt>
                <c:pt idx="157">
                  <c:v>23.0</c:v>
                </c:pt>
                <c:pt idx="158">
                  <c:v>25.0</c:v>
                </c:pt>
                <c:pt idx="159">
                  <c:v>25.0</c:v>
                </c:pt>
                <c:pt idx="160">
                  <c:v>23.0</c:v>
                </c:pt>
                <c:pt idx="161">
                  <c:v>23.0</c:v>
                </c:pt>
                <c:pt idx="162">
                  <c:v>23.0</c:v>
                </c:pt>
                <c:pt idx="163">
                  <c:v>26.0</c:v>
                </c:pt>
                <c:pt idx="164">
                  <c:v>26.0</c:v>
                </c:pt>
              </c:numCache>
            </c:numRef>
          </c:val>
          <c:smooth val="0"/>
        </c:ser>
        <c:ser>
          <c:idx val="4"/>
          <c:order val="4"/>
          <c:tx>
            <c:strRef>
              <c:f>googleTrends.csv!$F$5</c:f>
              <c:strCache>
                <c:ptCount val="1"/>
                <c:pt idx="0">
                  <c:v>symfony</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googleTrends.csv!$F$6:$F$170</c:f>
              <c:numCache>
                <c:formatCode>General</c:formatCode>
                <c:ptCount val="165"/>
                <c:pt idx="0">
                  <c:v>25.0</c:v>
                </c:pt>
                <c:pt idx="1">
                  <c:v>26.0</c:v>
                </c:pt>
                <c:pt idx="2">
                  <c:v>27.0</c:v>
                </c:pt>
                <c:pt idx="3">
                  <c:v>26.0</c:v>
                </c:pt>
                <c:pt idx="4">
                  <c:v>26.0</c:v>
                </c:pt>
                <c:pt idx="5">
                  <c:v>29.0</c:v>
                </c:pt>
                <c:pt idx="6">
                  <c:v>28.0</c:v>
                </c:pt>
                <c:pt idx="7">
                  <c:v>29.0</c:v>
                </c:pt>
                <c:pt idx="8">
                  <c:v>29.0</c:v>
                </c:pt>
                <c:pt idx="9">
                  <c:v>29.0</c:v>
                </c:pt>
                <c:pt idx="10">
                  <c:v>30.0</c:v>
                </c:pt>
                <c:pt idx="11">
                  <c:v>29.0</c:v>
                </c:pt>
                <c:pt idx="12">
                  <c:v>27.0</c:v>
                </c:pt>
                <c:pt idx="13">
                  <c:v>30.0</c:v>
                </c:pt>
                <c:pt idx="14">
                  <c:v>28.0</c:v>
                </c:pt>
                <c:pt idx="15">
                  <c:v>28.0</c:v>
                </c:pt>
                <c:pt idx="16">
                  <c:v>25.0</c:v>
                </c:pt>
                <c:pt idx="17">
                  <c:v>24.0</c:v>
                </c:pt>
                <c:pt idx="18">
                  <c:v>26.0</c:v>
                </c:pt>
                <c:pt idx="19">
                  <c:v>27.0</c:v>
                </c:pt>
                <c:pt idx="20">
                  <c:v>25.0</c:v>
                </c:pt>
                <c:pt idx="21">
                  <c:v>27.0</c:v>
                </c:pt>
                <c:pt idx="22">
                  <c:v>27.0</c:v>
                </c:pt>
                <c:pt idx="23">
                  <c:v>28.0</c:v>
                </c:pt>
                <c:pt idx="24">
                  <c:v>26.0</c:v>
                </c:pt>
                <c:pt idx="25">
                  <c:v>28.0</c:v>
                </c:pt>
                <c:pt idx="26">
                  <c:v>29.0</c:v>
                </c:pt>
                <c:pt idx="27">
                  <c:v>26.0</c:v>
                </c:pt>
                <c:pt idx="28">
                  <c:v>26.0</c:v>
                </c:pt>
                <c:pt idx="29">
                  <c:v>29.0</c:v>
                </c:pt>
                <c:pt idx="30">
                  <c:v>28.0</c:v>
                </c:pt>
                <c:pt idx="31">
                  <c:v>26.0</c:v>
                </c:pt>
                <c:pt idx="32">
                  <c:v>24.0</c:v>
                </c:pt>
                <c:pt idx="33">
                  <c:v>26.0</c:v>
                </c:pt>
                <c:pt idx="34">
                  <c:v>24.0</c:v>
                </c:pt>
                <c:pt idx="35">
                  <c:v>24.0</c:v>
                </c:pt>
                <c:pt idx="36">
                  <c:v>25.0</c:v>
                </c:pt>
                <c:pt idx="37">
                  <c:v>24.0</c:v>
                </c:pt>
                <c:pt idx="38">
                  <c:v>24.0</c:v>
                </c:pt>
                <c:pt idx="39">
                  <c:v>23.0</c:v>
                </c:pt>
                <c:pt idx="40">
                  <c:v>24.0</c:v>
                </c:pt>
                <c:pt idx="41">
                  <c:v>24.0</c:v>
                </c:pt>
                <c:pt idx="42">
                  <c:v>25.0</c:v>
                </c:pt>
                <c:pt idx="43">
                  <c:v>25.0</c:v>
                </c:pt>
                <c:pt idx="44">
                  <c:v>27.0</c:v>
                </c:pt>
                <c:pt idx="45">
                  <c:v>25.0</c:v>
                </c:pt>
                <c:pt idx="46">
                  <c:v>25.0</c:v>
                </c:pt>
                <c:pt idx="47">
                  <c:v>24.0</c:v>
                </c:pt>
                <c:pt idx="48">
                  <c:v>23.0</c:v>
                </c:pt>
                <c:pt idx="49">
                  <c:v>23.0</c:v>
                </c:pt>
                <c:pt idx="50">
                  <c:v>20.0</c:v>
                </c:pt>
                <c:pt idx="51">
                  <c:v>17.0</c:v>
                </c:pt>
                <c:pt idx="52">
                  <c:v>19.0</c:v>
                </c:pt>
                <c:pt idx="53">
                  <c:v>24.0</c:v>
                </c:pt>
                <c:pt idx="54">
                  <c:v>22.0</c:v>
                </c:pt>
                <c:pt idx="55">
                  <c:v>22.0</c:v>
                </c:pt>
                <c:pt idx="56">
                  <c:v>23.0</c:v>
                </c:pt>
                <c:pt idx="57">
                  <c:v>22.0</c:v>
                </c:pt>
                <c:pt idx="58">
                  <c:v>23.0</c:v>
                </c:pt>
                <c:pt idx="59">
                  <c:v>24.0</c:v>
                </c:pt>
                <c:pt idx="60">
                  <c:v>24.0</c:v>
                </c:pt>
                <c:pt idx="61">
                  <c:v>22.0</c:v>
                </c:pt>
                <c:pt idx="62">
                  <c:v>21.0</c:v>
                </c:pt>
                <c:pt idx="63">
                  <c:v>24.0</c:v>
                </c:pt>
                <c:pt idx="64">
                  <c:v>22.0</c:v>
                </c:pt>
                <c:pt idx="65">
                  <c:v>20.0</c:v>
                </c:pt>
                <c:pt idx="66">
                  <c:v>21.0</c:v>
                </c:pt>
                <c:pt idx="67">
                  <c:v>23.0</c:v>
                </c:pt>
                <c:pt idx="68">
                  <c:v>22.0</c:v>
                </c:pt>
                <c:pt idx="69">
                  <c:v>21.0</c:v>
                </c:pt>
                <c:pt idx="70">
                  <c:v>21.0</c:v>
                </c:pt>
                <c:pt idx="71">
                  <c:v>19.0</c:v>
                </c:pt>
                <c:pt idx="72">
                  <c:v>22.0</c:v>
                </c:pt>
                <c:pt idx="73">
                  <c:v>23.0</c:v>
                </c:pt>
                <c:pt idx="74">
                  <c:v>23.0</c:v>
                </c:pt>
                <c:pt idx="75">
                  <c:v>23.0</c:v>
                </c:pt>
                <c:pt idx="76">
                  <c:v>22.0</c:v>
                </c:pt>
                <c:pt idx="77">
                  <c:v>23.0</c:v>
                </c:pt>
                <c:pt idx="78">
                  <c:v>23.0</c:v>
                </c:pt>
                <c:pt idx="79">
                  <c:v>23.0</c:v>
                </c:pt>
                <c:pt idx="80">
                  <c:v>21.0</c:v>
                </c:pt>
                <c:pt idx="81">
                  <c:v>22.0</c:v>
                </c:pt>
                <c:pt idx="82">
                  <c:v>21.0</c:v>
                </c:pt>
                <c:pt idx="83">
                  <c:v>22.0</c:v>
                </c:pt>
                <c:pt idx="84">
                  <c:v>19.0</c:v>
                </c:pt>
                <c:pt idx="85">
                  <c:v>22.0</c:v>
                </c:pt>
                <c:pt idx="86">
                  <c:v>20.0</c:v>
                </c:pt>
                <c:pt idx="87">
                  <c:v>24.0</c:v>
                </c:pt>
                <c:pt idx="88">
                  <c:v>23.0</c:v>
                </c:pt>
                <c:pt idx="89">
                  <c:v>23.0</c:v>
                </c:pt>
                <c:pt idx="90">
                  <c:v>23.0</c:v>
                </c:pt>
                <c:pt idx="91">
                  <c:v>23.0</c:v>
                </c:pt>
                <c:pt idx="92">
                  <c:v>22.0</c:v>
                </c:pt>
                <c:pt idx="93">
                  <c:v>21.0</c:v>
                </c:pt>
                <c:pt idx="94">
                  <c:v>22.0</c:v>
                </c:pt>
                <c:pt idx="95">
                  <c:v>20.0</c:v>
                </c:pt>
                <c:pt idx="96">
                  <c:v>23.0</c:v>
                </c:pt>
                <c:pt idx="97">
                  <c:v>22.0</c:v>
                </c:pt>
                <c:pt idx="98">
                  <c:v>22.0</c:v>
                </c:pt>
                <c:pt idx="99">
                  <c:v>22.0</c:v>
                </c:pt>
                <c:pt idx="100">
                  <c:v>21.0</c:v>
                </c:pt>
                <c:pt idx="101">
                  <c:v>20.0</c:v>
                </c:pt>
                <c:pt idx="102">
                  <c:v>20.0</c:v>
                </c:pt>
                <c:pt idx="103">
                  <c:v>15.0</c:v>
                </c:pt>
                <c:pt idx="104">
                  <c:v>15.0</c:v>
                </c:pt>
                <c:pt idx="105">
                  <c:v>22.0</c:v>
                </c:pt>
                <c:pt idx="106">
                  <c:v>21.0</c:v>
                </c:pt>
                <c:pt idx="107">
                  <c:v>22.0</c:v>
                </c:pt>
                <c:pt idx="108">
                  <c:v>21.0</c:v>
                </c:pt>
                <c:pt idx="109">
                  <c:v>21.0</c:v>
                </c:pt>
                <c:pt idx="110">
                  <c:v>20.0</c:v>
                </c:pt>
                <c:pt idx="111">
                  <c:v>23.0</c:v>
                </c:pt>
                <c:pt idx="112">
                  <c:v>21.0</c:v>
                </c:pt>
                <c:pt idx="113">
                  <c:v>22.0</c:v>
                </c:pt>
                <c:pt idx="114">
                  <c:v>22.0</c:v>
                </c:pt>
                <c:pt idx="115">
                  <c:v>21.0</c:v>
                </c:pt>
                <c:pt idx="116">
                  <c:v>22.0</c:v>
                </c:pt>
                <c:pt idx="117">
                  <c:v>22.0</c:v>
                </c:pt>
                <c:pt idx="118">
                  <c:v>23.0</c:v>
                </c:pt>
                <c:pt idx="119">
                  <c:v>23.0</c:v>
                </c:pt>
                <c:pt idx="120">
                  <c:v>23.0</c:v>
                </c:pt>
                <c:pt idx="121">
                  <c:v>19.0</c:v>
                </c:pt>
                <c:pt idx="122">
                  <c:v>18.0</c:v>
                </c:pt>
                <c:pt idx="123">
                  <c:v>22.0</c:v>
                </c:pt>
                <c:pt idx="124">
                  <c:v>22.0</c:v>
                </c:pt>
                <c:pt idx="125">
                  <c:v>21.0</c:v>
                </c:pt>
                <c:pt idx="126">
                  <c:v>23.0</c:v>
                </c:pt>
                <c:pt idx="127">
                  <c:v>24.0</c:v>
                </c:pt>
                <c:pt idx="128">
                  <c:v>23.0</c:v>
                </c:pt>
                <c:pt idx="129">
                  <c:v>24.0</c:v>
                </c:pt>
                <c:pt idx="130">
                  <c:v>24.0</c:v>
                </c:pt>
                <c:pt idx="131">
                  <c:v>25.0</c:v>
                </c:pt>
                <c:pt idx="132">
                  <c:v>23.0</c:v>
                </c:pt>
                <c:pt idx="133">
                  <c:v>22.0</c:v>
                </c:pt>
                <c:pt idx="134">
                  <c:v>22.0</c:v>
                </c:pt>
                <c:pt idx="135">
                  <c:v>21.0</c:v>
                </c:pt>
                <c:pt idx="136">
                  <c:v>21.0</c:v>
                </c:pt>
                <c:pt idx="137">
                  <c:v>22.0</c:v>
                </c:pt>
                <c:pt idx="138">
                  <c:v>21.0</c:v>
                </c:pt>
                <c:pt idx="139">
                  <c:v>23.0</c:v>
                </c:pt>
                <c:pt idx="140">
                  <c:v>21.0</c:v>
                </c:pt>
                <c:pt idx="141">
                  <c:v>20.0</c:v>
                </c:pt>
                <c:pt idx="142">
                  <c:v>22.0</c:v>
                </c:pt>
                <c:pt idx="143">
                  <c:v>23.0</c:v>
                </c:pt>
                <c:pt idx="144">
                  <c:v>24.0</c:v>
                </c:pt>
                <c:pt idx="145">
                  <c:v>24.0</c:v>
                </c:pt>
                <c:pt idx="146">
                  <c:v>24.0</c:v>
                </c:pt>
                <c:pt idx="147">
                  <c:v>22.0</c:v>
                </c:pt>
                <c:pt idx="148">
                  <c:v>25.0</c:v>
                </c:pt>
                <c:pt idx="149">
                  <c:v>23.0</c:v>
                </c:pt>
                <c:pt idx="150">
                  <c:v>24.0</c:v>
                </c:pt>
                <c:pt idx="151">
                  <c:v>23.0</c:v>
                </c:pt>
                <c:pt idx="152">
                  <c:v>24.0</c:v>
                </c:pt>
                <c:pt idx="153">
                  <c:v>25.0</c:v>
                </c:pt>
                <c:pt idx="154">
                  <c:v>24.0</c:v>
                </c:pt>
                <c:pt idx="155">
                  <c:v>17.0</c:v>
                </c:pt>
                <c:pt idx="156">
                  <c:v>16.0</c:v>
                </c:pt>
                <c:pt idx="157">
                  <c:v>22.0</c:v>
                </c:pt>
                <c:pt idx="158">
                  <c:v>23.0</c:v>
                </c:pt>
                <c:pt idx="159">
                  <c:v>24.0</c:v>
                </c:pt>
                <c:pt idx="160">
                  <c:v>24.0</c:v>
                </c:pt>
                <c:pt idx="161">
                  <c:v>25.0</c:v>
                </c:pt>
                <c:pt idx="162">
                  <c:v>23.0</c:v>
                </c:pt>
                <c:pt idx="163">
                  <c:v>25.0</c:v>
                </c:pt>
                <c:pt idx="164">
                  <c:v>25.0</c:v>
                </c:pt>
              </c:numCache>
            </c:numRef>
          </c:val>
          <c:smooth val="0"/>
        </c:ser>
        <c:dLbls>
          <c:showLegendKey val="0"/>
          <c:showVal val="0"/>
          <c:showCatName val="0"/>
          <c:showSerName val="0"/>
          <c:showPercent val="0"/>
          <c:showBubbleSize val="0"/>
        </c:dLbls>
        <c:marker val="1"/>
        <c:smooth val="0"/>
        <c:axId val="-2120218072"/>
        <c:axId val="-2121286808"/>
      </c:lineChart>
      <c:catAx>
        <c:axId val="-2120218072"/>
        <c:scaling>
          <c:orientation val="minMax"/>
        </c:scaling>
        <c:delete val="0"/>
        <c:axPos val="b"/>
        <c:majorTickMark val="out"/>
        <c:minorTickMark val="none"/>
        <c:tickLblPos val="nextTo"/>
        <c:crossAx val="-2121286808"/>
        <c:crosses val="autoZero"/>
        <c:auto val="1"/>
        <c:lblAlgn val="ctr"/>
        <c:lblOffset val="100"/>
        <c:noMultiLvlLbl val="0"/>
      </c:catAx>
      <c:valAx>
        <c:axId val="-2121286808"/>
        <c:scaling>
          <c:orientation val="minMax"/>
        </c:scaling>
        <c:delete val="0"/>
        <c:axPos val="l"/>
        <c:majorGridlines/>
        <c:numFmt formatCode="General" sourceLinked="1"/>
        <c:majorTickMark val="out"/>
        <c:minorTickMark val="none"/>
        <c:tickLblPos val="nextTo"/>
        <c:crossAx val="-2120218072"/>
        <c:crosses val="autoZero"/>
        <c:crossBetween val="between"/>
      </c:valAx>
    </c:plotArea>
    <c:legend>
      <c:legendPos val="r"/>
      <c:layout/>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upright="1">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57776-0E3A-B541-8912-182F8F8C3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44</Pages>
  <Words>11679</Words>
  <Characters>66574</Characters>
  <Application>Microsoft Macintosh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78097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CE903 - Group 1 - SRS Document</dc:title>
  <dc:subject/>
  <dc:creator>Sarah Thomas, Irina, Enaam, Feng, Bahit</dc:creator>
  <cp:keywords/>
  <dc:description/>
  <cp:lastModifiedBy>Sarah Thomas</cp:lastModifiedBy>
  <cp:revision>9</cp:revision>
  <dcterms:created xsi:type="dcterms:W3CDTF">2014-03-11T19:35:00Z</dcterms:created>
  <dcterms:modified xsi:type="dcterms:W3CDTF">2014-03-16T10:28:00Z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sthomag@essex.ac.uk@www.mendeley.com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