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D7630" w14:textId="77777777" w:rsidR="00C9623B" w:rsidRDefault="00C9623B" w:rsidP="008D0C79">
      <w:pPr>
        <w:pStyle w:val="Title"/>
        <w:jc w:val="center"/>
        <w:rPr>
          <w:ins w:id="6" w:author="Sarah Thomas" w:date="2014-02-05T07:05:00Z"/>
        </w:rPr>
      </w:pPr>
    </w:p>
    <w:p w14:paraId="3B1649B3" w14:textId="77777777" w:rsidR="008D0C79" w:rsidRDefault="00E44BB3" w:rsidP="008D0C79">
      <w:pPr>
        <w:pStyle w:val="Title"/>
        <w:jc w:val="center"/>
      </w:pPr>
      <w:bookmarkStart w:id="7" w:name="_Ref256495559"/>
      <w:bookmarkStart w:id="8" w:name="_Ref256495629"/>
      <w:bookmarkEnd w:id="7"/>
      <w:bookmarkEnd w:id="8"/>
      <w:r w:rsidRPr="005C63CB">
        <w:t xml:space="preserve">CE903 </w:t>
      </w:r>
      <w:r w:rsidR="008D0C79">
        <w:t>Group 1</w:t>
      </w:r>
    </w:p>
    <w:p w14:paraId="0B3C62B0" w14:textId="63A4CEA2" w:rsidR="00E44BB3" w:rsidRDefault="00E44BB3" w:rsidP="008D0C79">
      <w:pPr>
        <w:pStyle w:val="Title"/>
        <w:jc w:val="center"/>
      </w:pPr>
      <w:del w:id="9" w:author="Sarah Thomas" w:date="2014-03-03T14:05:00Z">
        <w:r w:rsidRPr="005C63CB" w:rsidDel="00F15707">
          <w:delText>System Requirements Specification Document</w:delText>
        </w:r>
      </w:del>
      <w:ins w:id="10" w:author="Sarah Thomas" w:date="2014-03-03T14:05:00Z">
        <w:r w:rsidR="00F15707">
          <w:t>Final Report</w:t>
        </w:r>
      </w:ins>
    </w:p>
    <w:p w14:paraId="50FD33DB" w14:textId="77777777" w:rsidR="008D0C79" w:rsidRPr="008D0C79" w:rsidRDefault="008D0C79" w:rsidP="008D0C79"/>
    <w:p w14:paraId="26A2BB0D" w14:textId="77777777" w:rsidR="005C63CB" w:rsidRDefault="00E44BB3" w:rsidP="008D0C79">
      <w:pPr>
        <w:pStyle w:val="Title"/>
        <w:jc w:val="center"/>
      </w:pPr>
      <w:r w:rsidRPr="005C63CB">
        <w:t>The Faculty Cooperative – An Interactive Website for “Crowd Sourced” Academic</w:t>
      </w:r>
      <w:r w:rsidR="005C63CB" w:rsidRPr="005C63CB">
        <w:t xml:space="preserve"> Entrepreneurial Activity</w:t>
      </w:r>
    </w:p>
    <w:p w14:paraId="1CBB267D" w14:textId="77777777" w:rsidR="008D0C79" w:rsidRDefault="008D0C79" w:rsidP="008D0C79">
      <w:pPr>
        <w:pStyle w:val="BodyText"/>
        <w:jc w:val="center"/>
        <w:rPr>
          <w:b/>
        </w:rPr>
      </w:pPr>
    </w:p>
    <w:p w14:paraId="52C0394A" w14:textId="77777777" w:rsidR="008D0C79" w:rsidRDefault="008D0C79" w:rsidP="008D0C79">
      <w:pPr>
        <w:pStyle w:val="BodyText"/>
        <w:jc w:val="center"/>
        <w:rPr>
          <w:b/>
        </w:rPr>
      </w:pPr>
    </w:p>
    <w:p w14:paraId="3362A858" w14:textId="77777777" w:rsidR="008D0C79" w:rsidRDefault="008D0C79" w:rsidP="008D0C79">
      <w:pPr>
        <w:pStyle w:val="BodyText"/>
        <w:jc w:val="center"/>
        <w:rPr>
          <w:b/>
        </w:rPr>
      </w:pPr>
    </w:p>
    <w:p w14:paraId="5B6E56BA" w14:textId="280E8B28" w:rsidR="00C5786B" w:rsidRPr="008D0C79" w:rsidRDefault="008D0C79" w:rsidP="008D0C79">
      <w:pPr>
        <w:pStyle w:val="BodyText"/>
        <w:jc w:val="center"/>
        <w:rPr>
          <w:b/>
        </w:rPr>
      </w:pPr>
      <w:r w:rsidRPr="008D0C79">
        <w:rPr>
          <w:b/>
        </w:rPr>
        <w:t xml:space="preserve">Team </w:t>
      </w:r>
      <w:r w:rsidR="0080393E" w:rsidRPr="008D0C79">
        <w:rPr>
          <w:b/>
        </w:rPr>
        <w:t>Members:</w:t>
      </w:r>
    </w:p>
    <w:p w14:paraId="51BBAD61" w14:textId="3301F1F1" w:rsidR="00C5786B" w:rsidRDefault="00C5786B" w:rsidP="008D0C79">
      <w:pPr>
        <w:pStyle w:val="BodyText"/>
        <w:jc w:val="center"/>
      </w:pPr>
      <w:r>
        <w:t>ALSHUAIBI, ENAAM ABDULMONEM O</w:t>
      </w:r>
    </w:p>
    <w:p w14:paraId="27F73855" w14:textId="77777777" w:rsidR="00C5786B" w:rsidRDefault="00C5786B" w:rsidP="008D0C79">
      <w:pPr>
        <w:pStyle w:val="BodyText"/>
        <w:jc w:val="center"/>
      </w:pPr>
      <w:r>
        <w:t>CHEN, XIAOFENG</w:t>
      </w:r>
    </w:p>
    <w:p w14:paraId="5238E367" w14:textId="77777777" w:rsidR="00C5786B" w:rsidRDefault="00C5786B" w:rsidP="008D0C79">
      <w:pPr>
        <w:pStyle w:val="BodyText"/>
        <w:jc w:val="center"/>
      </w:pPr>
      <w:r>
        <w:t>HAMID, BAHIT BIN</w:t>
      </w:r>
    </w:p>
    <w:p w14:paraId="6B78CE0B" w14:textId="77777777" w:rsidR="00C5786B" w:rsidRDefault="00C5786B" w:rsidP="008D0C79">
      <w:pPr>
        <w:pStyle w:val="BodyText"/>
        <w:jc w:val="center"/>
      </w:pPr>
      <w:r>
        <w:t>HERASCU, IRINA</w:t>
      </w:r>
    </w:p>
    <w:p w14:paraId="0BC6F416" w14:textId="099208A7" w:rsidR="00C5786B" w:rsidRDefault="00C5786B" w:rsidP="008D0C79">
      <w:pPr>
        <w:pStyle w:val="BodyText"/>
        <w:jc w:val="center"/>
      </w:pPr>
      <w:r>
        <w:t>THOMAS, SARAH ANNE</w:t>
      </w:r>
    </w:p>
    <w:p w14:paraId="6AE1175A" w14:textId="77777777" w:rsidR="008D0C79" w:rsidRDefault="008D0C79" w:rsidP="008D0C79">
      <w:pPr>
        <w:pStyle w:val="BodyText"/>
        <w:jc w:val="center"/>
      </w:pPr>
    </w:p>
    <w:p w14:paraId="53ED80B2" w14:textId="77777777" w:rsidR="008D0C79" w:rsidRDefault="008D0C79" w:rsidP="008D0C79">
      <w:pPr>
        <w:pStyle w:val="BodyText"/>
        <w:jc w:val="center"/>
      </w:pPr>
    </w:p>
    <w:p w14:paraId="5849BA4D" w14:textId="18287BA7" w:rsidR="008D0C79" w:rsidRPr="008D0C79" w:rsidRDefault="008D0C79" w:rsidP="008D0C79">
      <w:pPr>
        <w:pStyle w:val="BodyText"/>
        <w:jc w:val="center"/>
        <w:rPr>
          <w:b/>
        </w:rPr>
      </w:pPr>
      <w:r w:rsidRPr="008D0C79">
        <w:rPr>
          <w:b/>
        </w:rPr>
        <w:t>Supervisor:</w:t>
      </w:r>
    </w:p>
    <w:p w14:paraId="1F7CF750" w14:textId="144509EF" w:rsidR="008D0C79" w:rsidRDefault="008D0C79" w:rsidP="008D0C79">
      <w:pPr>
        <w:pStyle w:val="BodyText"/>
        <w:jc w:val="center"/>
      </w:pPr>
      <w:r>
        <w:t>GARDNER, MICHAEL</w:t>
      </w:r>
    </w:p>
    <w:p w14:paraId="3BF8E0B3" w14:textId="77777777" w:rsidR="008D0C79" w:rsidRDefault="008D0C79" w:rsidP="008D0C79">
      <w:pPr>
        <w:pStyle w:val="BodyText"/>
        <w:jc w:val="center"/>
      </w:pPr>
    </w:p>
    <w:p w14:paraId="300ECCB8" w14:textId="77777777" w:rsidR="008D0C79" w:rsidRDefault="008D0C79" w:rsidP="008D0C79">
      <w:pPr>
        <w:pStyle w:val="BodyText"/>
        <w:jc w:val="center"/>
      </w:pPr>
    </w:p>
    <w:p w14:paraId="42D080E4" w14:textId="77777777" w:rsidR="008D0C79" w:rsidRDefault="008D0C79" w:rsidP="008D0C79">
      <w:pPr>
        <w:pStyle w:val="BodyText"/>
        <w:jc w:val="center"/>
      </w:pPr>
    </w:p>
    <w:p w14:paraId="55D10586" w14:textId="124C56D8" w:rsidR="008D0C79" w:rsidRDefault="008D0C79" w:rsidP="008D0C79">
      <w:pPr>
        <w:pStyle w:val="BodyText"/>
        <w:jc w:val="center"/>
      </w:pPr>
      <w:r w:rsidRPr="008D0C79">
        <w:rPr>
          <w:b/>
        </w:rPr>
        <w:t>Date:</w:t>
      </w:r>
      <w:r>
        <w:t xml:space="preserve"> </w:t>
      </w:r>
      <w:ins w:id="11" w:author="Sarah Thomas" w:date="2014-03-03T14:07:00Z">
        <w:r w:rsidR="00F15707">
          <w:t>19</w:t>
        </w:r>
      </w:ins>
      <w:del w:id="12" w:author="Sarah Thomas" w:date="2014-03-03T14:07:00Z">
        <w:r w:rsidDel="00F15707">
          <w:delText>5</w:delText>
        </w:r>
      </w:del>
      <w:r>
        <w:t xml:space="preserve"> </w:t>
      </w:r>
      <w:del w:id="13" w:author="Sarah Thomas" w:date="2014-03-03T14:07:00Z">
        <w:r w:rsidDel="00F15707">
          <w:delText xml:space="preserve">February </w:delText>
        </w:r>
      </w:del>
      <w:ins w:id="14" w:author="Sarah Thomas" w:date="2014-03-03T14:07:00Z">
        <w:r w:rsidR="00F15707">
          <w:t xml:space="preserve">March </w:t>
        </w:r>
      </w:ins>
      <w:del w:id="15" w:author="Sarah Thomas" w:date="2014-03-03T14:06:00Z">
        <w:r w:rsidDel="00F15707">
          <w:delText>2012</w:delText>
        </w:r>
      </w:del>
      <w:ins w:id="16" w:author="Sarah Thomas" w:date="2014-03-03T14:06:00Z">
        <w:r w:rsidR="00F15707">
          <w:t>2014</w:t>
        </w:r>
      </w:ins>
    </w:p>
    <w:p w14:paraId="4ECDBEFE" w14:textId="77777777" w:rsidR="008D0C79" w:rsidRDefault="008D0C79" w:rsidP="008D0C79">
      <w:pPr>
        <w:pStyle w:val="BodyText"/>
        <w:jc w:val="center"/>
      </w:pPr>
    </w:p>
    <w:p w14:paraId="441BACA2" w14:textId="77777777" w:rsidR="00F0790D" w:rsidRDefault="00C5786B" w:rsidP="00F0790D">
      <w:pPr>
        <w:pStyle w:val="TOCHeading"/>
        <w:numPr>
          <w:ilvl w:val="0"/>
          <w:numId w:val="0"/>
        </w:numPr>
      </w:pPr>
      <w:r>
        <w:br w:type="page"/>
      </w:r>
    </w:p>
    <w:sdt>
      <w:sdtPr>
        <w:rPr>
          <w:rFonts w:ascii="Times New Roman" w:eastAsiaTheme="minorEastAsia" w:hAnsi="Times New Roman" w:cstheme="minorBidi"/>
          <w:b w:val="0"/>
          <w:bCs w:val="0"/>
          <w:iCs w:val="0"/>
          <w:sz w:val="24"/>
          <w:szCs w:val="22"/>
          <w:lang w:bidi="ar-SA"/>
        </w:rPr>
        <w:id w:val="-950849692"/>
        <w:docPartObj>
          <w:docPartGallery w:val="Table of Contents"/>
          <w:docPartUnique/>
        </w:docPartObj>
      </w:sdtPr>
      <w:sdtEndPr>
        <w:rPr>
          <w:noProof/>
        </w:rPr>
      </w:sdtEndPr>
      <w:sdtContent>
        <w:p w14:paraId="6C1600FD" w14:textId="5D91F974" w:rsidR="001D3EAC" w:rsidRDefault="001D3EAC" w:rsidP="00F0790D">
          <w:pPr>
            <w:pStyle w:val="TOCHeading"/>
            <w:numPr>
              <w:ilvl w:val="0"/>
              <w:numId w:val="0"/>
            </w:numPr>
          </w:pPr>
          <w:r>
            <w:t>Table of Contents</w:t>
          </w:r>
        </w:p>
        <w:p w14:paraId="7C5D6564" w14:textId="77777777" w:rsidR="000C0A2C" w:rsidRDefault="001D3EAC">
          <w:pPr>
            <w:pStyle w:val="TOC1"/>
            <w:tabs>
              <w:tab w:val="left" w:pos="382"/>
              <w:tab w:val="right" w:leader="dot" w:pos="8290"/>
            </w:tabs>
            <w:rPr>
              <w:ins w:id="17" w:author="Sarah Thomas" w:date="2014-03-16T11:34:00Z"/>
              <w:b w:val="0"/>
              <w:noProof/>
              <w:lang w:val="en-US" w:eastAsia="ja-JP"/>
            </w:rPr>
          </w:pPr>
          <w:r>
            <w:rPr>
              <w:b w:val="0"/>
            </w:rPr>
            <w:fldChar w:fldCharType="begin"/>
          </w:r>
          <w:r>
            <w:instrText xml:space="preserve"> TOC \o "1-3" \h \z \u </w:instrText>
          </w:r>
          <w:r>
            <w:rPr>
              <w:b w:val="0"/>
            </w:rPr>
            <w:fldChar w:fldCharType="separate"/>
          </w:r>
          <w:ins w:id="18" w:author="Sarah Thomas" w:date="2014-03-16T11:34:00Z">
            <w:r w:rsidR="000C0A2C">
              <w:rPr>
                <w:noProof/>
              </w:rPr>
              <w:t>1</w:t>
            </w:r>
            <w:r w:rsidR="000C0A2C">
              <w:rPr>
                <w:b w:val="0"/>
                <w:noProof/>
                <w:lang w:val="en-US" w:eastAsia="ja-JP"/>
              </w:rPr>
              <w:tab/>
            </w:r>
            <w:r w:rsidR="000C0A2C">
              <w:rPr>
                <w:noProof/>
              </w:rPr>
              <w:t>Introduction</w:t>
            </w:r>
            <w:r w:rsidR="000C0A2C">
              <w:rPr>
                <w:noProof/>
              </w:rPr>
              <w:tab/>
            </w:r>
            <w:r w:rsidR="000C0A2C">
              <w:rPr>
                <w:noProof/>
              </w:rPr>
              <w:fldChar w:fldCharType="begin"/>
            </w:r>
            <w:r w:rsidR="000C0A2C">
              <w:rPr>
                <w:noProof/>
              </w:rPr>
              <w:instrText xml:space="preserve"> PAGEREF _Toc256588974 \h </w:instrText>
            </w:r>
          </w:ins>
          <w:r w:rsidR="000C0A2C">
            <w:rPr>
              <w:noProof/>
            </w:rPr>
          </w:r>
          <w:r w:rsidR="000C0A2C">
            <w:rPr>
              <w:noProof/>
            </w:rPr>
            <w:fldChar w:fldCharType="separate"/>
          </w:r>
          <w:ins w:id="19" w:author="Sarah Thomas" w:date="2014-03-16T11:34:00Z">
            <w:r w:rsidR="000C0A2C">
              <w:rPr>
                <w:noProof/>
              </w:rPr>
              <w:t>3</w:t>
            </w:r>
            <w:r w:rsidR="000C0A2C">
              <w:rPr>
                <w:noProof/>
              </w:rPr>
              <w:fldChar w:fldCharType="end"/>
            </w:r>
          </w:ins>
        </w:p>
        <w:p w14:paraId="26079B1A" w14:textId="77777777" w:rsidR="000C0A2C" w:rsidRDefault="000C0A2C">
          <w:pPr>
            <w:pStyle w:val="TOC2"/>
            <w:tabs>
              <w:tab w:val="left" w:pos="792"/>
              <w:tab w:val="right" w:leader="dot" w:pos="8290"/>
            </w:tabs>
            <w:rPr>
              <w:ins w:id="20" w:author="Sarah Thomas" w:date="2014-03-16T11:34:00Z"/>
              <w:b w:val="0"/>
              <w:noProof/>
              <w:sz w:val="24"/>
              <w:szCs w:val="24"/>
              <w:lang w:val="en-US" w:eastAsia="ja-JP"/>
            </w:rPr>
          </w:pPr>
          <w:ins w:id="21" w:author="Sarah Thomas" w:date="2014-03-16T11:34:00Z">
            <w:r>
              <w:rPr>
                <w:noProof/>
              </w:rPr>
              <w:t>1.1</w:t>
            </w:r>
            <w:r>
              <w:rPr>
                <w:b w:val="0"/>
                <w:noProof/>
                <w:sz w:val="24"/>
                <w:szCs w:val="24"/>
                <w:lang w:val="en-US" w:eastAsia="ja-JP"/>
              </w:rPr>
              <w:tab/>
            </w:r>
            <w:r>
              <w:rPr>
                <w:noProof/>
              </w:rPr>
              <w:t>Background</w:t>
            </w:r>
            <w:r>
              <w:rPr>
                <w:noProof/>
              </w:rPr>
              <w:tab/>
            </w:r>
            <w:r>
              <w:rPr>
                <w:noProof/>
              </w:rPr>
              <w:fldChar w:fldCharType="begin"/>
            </w:r>
            <w:r>
              <w:rPr>
                <w:noProof/>
              </w:rPr>
              <w:instrText xml:space="preserve"> PAGEREF _Toc256588975 \h </w:instrText>
            </w:r>
          </w:ins>
          <w:r>
            <w:rPr>
              <w:noProof/>
            </w:rPr>
          </w:r>
          <w:r>
            <w:rPr>
              <w:noProof/>
            </w:rPr>
            <w:fldChar w:fldCharType="separate"/>
          </w:r>
          <w:ins w:id="22" w:author="Sarah Thomas" w:date="2014-03-16T11:34:00Z">
            <w:r>
              <w:rPr>
                <w:noProof/>
              </w:rPr>
              <w:t>3</w:t>
            </w:r>
            <w:r>
              <w:rPr>
                <w:noProof/>
              </w:rPr>
              <w:fldChar w:fldCharType="end"/>
            </w:r>
          </w:ins>
        </w:p>
        <w:p w14:paraId="0CD5EBF8" w14:textId="77777777" w:rsidR="000C0A2C" w:rsidRDefault="000C0A2C">
          <w:pPr>
            <w:pStyle w:val="TOC2"/>
            <w:tabs>
              <w:tab w:val="left" w:pos="792"/>
              <w:tab w:val="right" w:leader="dot" w:pos="8290"/>
            </w:tabs>
            <w:rPr>
              <w:ins w:id="23" w:author="Sarah Thomas" w:date="2014-03-16T11:34:00Z"/>
              <w:b w:val="0"/>
              <w:noProof/>
              <w:sz w:val="24"/>
              <w:szCs w:val="24"/>
              <w:lang w:val="en-US" w:eastAsia="ja-JP"/>
            </w:rPr>
          </w:pPr>
          <w:ins w:id="24" w:author="Sarah Thomas" w:date="2014-03-16T11:34:00Z">
            <w:r>
              <w:rPr>
                <w:noProof/>
              </w:rPr>
              <w:t>1.2</w:t>
            </w:r>
            <w:r>
              <w:rPr>
                <w:b w:val="0"/>
                <w:noProof/>
                <w:sz w:val="24"/>
                <w:szCs w:val="24"/>
                <w:lang w:val="en-US" w:eastAsia="ja-JP"/>
              </w:rPr>
              <w:tab/>
            </w:r>
            <w:r>
              <w:rPr>
                <w:noProof/>
              </w:rPr>
              <w:t>Server Side Technology</w:t>
            </w:r>
            <w:r>
              <w:rPr>
                <w:noProof/>
              </w:rPr>
              <w:tab/>
            </w:r>
            <w:r>
              <w:rPr>
                <w:noProof/>
              </w:rPr>
              <w:fldChar w:fldCharType="begin"/>
            </w:r>
            <w:r>
              <w:rPr>
                <w:noProof/>
              </w:rPr>
              <w:instrText xml:space="preserve"> PAGEREF _Toc256588976 \h </w:instrText>
            </w:r>
          </w:ins>
          <w:r>
            <w:rPr>
              <w:noProof/>
            </w:rPr>
          </w:r>
          <w:r>
            <w:rPr>
              <w:noProof/>
            </w:rPr>
            <w:fldChar w:fldCharType="separate"/>
          </w:r>
          <w:ins w:id="25" w:author="Sarah Thomas" w:date="2014-03-16T11:34:00Z">
            <w:r>
              <w:rPr>
                <w:noProof/>
              </w:rPr>
              <w:t>3</w:t>
            </w:r>
            <w:r>
              <w:rPr>
                <w:noProof/>
              </w:rPr>
              <w:fldChar w:fldCharType="end"/>
            </w:r>
          </w:ins>
        </w:p>
        <w:p w14:paraId="05CA536D" w14:textId="77777777" w:rsidR="000C0A2C" w:rsidRDefault="000C0A2C">
          <w:pPr>
            <w:pStyle w:val="TOC2"/>
            <w:tabs>
              <w:tab w:val="left" w:pos="792"/>
              <w:tab w:val="right" w:leader="dot" w:pos="8290"/>
            </w:tabs>
            <w:rPr>
              <w:ins w:id="26" w:author="Sarah Thomas" w:date="2014-03-16T11:34:00Z"/>
              <w:b w:val="0"/>
              <w:noProof/>
              <w:sz w:val="24"/>
              <w:szCs w:val="24"/>
              <w:lang w:val="en-US" w:eastAsia="ja-JP"/>
            </w:rPr>
          </w:pPr>
          <w:ins w:id="27" w:author="Sarah Thomas" w:date="2014-03-16T11:34:00Z">
            <w:r>
              <w:rPr>
                <w:noProof/>
              </w:rPr>
              <w:t>1.3</w:t>
            </w:r>
            <w:r>
              <w:rPr>
                <w:b w:val="0"/>
                <w:noProof/>
                <w:sz w:val="24"/>
                <w:szCs w:val="24"/>
                <w:lang w:val="en-US" w:eastAsia="ja-JP"/>
              </w:rPr>
              <w:tab/>
            </w:r>
            <w:r>
              <w:rPr>
                <w:noProof/>
              </w:rPr>
              <w:t>PHP Frameworks</w:t>
            </w:r>
            <w:r>
              <w:rPr>
                <w:noProof/>
              </w:rPr>
              <w:tab/>
            </w:r>
            <w:r>
              <w:rPr>
                <w:noProof/>
              </w:rPr>
              <w:fldChar w:fldCharType="begin"/>
            </w:r>
            <w:r>
              <w:rPr>
                <w:noProof/>
              </w:rPr>
              <w:instrText xml:space="preserve"> PAGEREF _Toc256588977 \h </w:instrText>
            </w:r>
          </w:ins>
          <w:r>
            <w:rPr>
              <w:noProof/>
            </w:rPr>
          </w:r>
          <w:r>
            <w:rPr>
              <w:noProof/>
            </w:rPr>
            <w:fldChar w:fldCharType="separate"/>
          </w:r>
          <w:ins w:id="28" w:author="Sarah Thomas" w:date="2014-03-16T11:34:00Z">
            <w:r>
              <w:rPr>
                <w:noProof/>
              </w:rPr>
              <w:t>4</w:t>
            </w:r>
            <w:r>
              <w:rPr>
                <w:noProof/>
              </w:rPr>
              <w:fldChar w:fldCharType="end"/>
            </w:r>
          </w:ins>
        </w:p>
        <w:p w14:paraId="3DEF3744" w14:textId="77777777" w:rsidR="000C0A2C" w:rsidRDefault="000C0A2C">
          <w:pPr>
            <w:pStyle w:val="TOC1"/>
            <w:tabs>
              <w:tab w:val="left" w:pos="382"/>
              <w:tab w:val="right" w:leader="dot" w:pos="8290"/>
            </w:tabs>
            <w:rPr>
              <w:ins w:id="29" w:author="Sarah Thomas" w:date="2014-03-16T11:34:00Z"/>
              <w:b w:val="0"/>
              <w:noProof/>
              <w:lang w:val="en-US" w:eastAsia="ja-JP"/>
            </w:rPr>
          </w:pPr>
          <w:ins w:id="30" w:author="Sarah Thomas" w:date="2014-03-16T11:34:00Z">
            <w:r>
              <w:rPr>
                <w:noProof/>
              </w:rPr>
              <w:t>2</w:t>
            </w:r>
            <w:r>
              <w:rPr>
                <w:b w:val="0"/>
                <w:noProof/>
                <w:lang w:val="en-US" w:eastAsia="ja-JP"/>
              </w:rPr>
              <w:tab/>
            </w:r>
            <w:r>
              <w:rPr>
                <w:noProof/>
              </w:rPr>
              <w:t>Software Tools</w:t>
            </w:r>
            <w:r>
              <w:rPr>
                <w:noProof/>
              </w:rPr>
              <w:tab/>
            </w:r>
            <w:r>
              <w:rPr>
                <w:noProof/>
              </w:rPr>
              <w:fldChar w:fldCharType="begin"/>
            </w:r>
            <w:r>
              <w:rPr>
                <w:noProof/>
              </w:rPr>
              <w:instrText xml:space="preserve"> PAGEREF _Toc256588978 \h </w:instrText>
            </w:r>
          </w:ins>
          <w:r>
            <w:rPr>
              <w:noProof/>
            </w:rPr>
          </w:r>
          <w:r>
            <w:rPr>
              <w:noProof/>
            </w:rPr>
            <w:fldChar w:fldCharType="separate"/>
          </w:r>
          <w:ins w:id="31" w:author="Sarah Thomas" w:date="2014-03-16T11:34:00Z">
            <w:r>
              <w:rPr>
                <w:noProof/>
              </w:rPr>
              <w:t>5</w:t>
            </w:r>
            <w:r>
              <w:rPr>
                <w:noProof/>
              </w:rPr>
              <w:fldChar w:fldCharType="end"/>
            </w:r>
          </w:ins>
        </w:p>
        <w:p w14:paraId="1D280E29" w14:textId="77777777" w:rsidR="000C0A2C" w:rsidRDefault="000C0A2C">
          <w:pPr>
            <w:pStyle w:val="TOC2"/>
            <w:tabs>
              <w:tab w:val="left" w:pos="792"/>
              <w:tab w:val="right" w:leader="dot" w:pos="8290"/>
            </w:tabs>
            <w:rPr>
              <w:ins w:id="32" w:author="Sarah Thomas" w:date="2014-03-16T11:34:00Z"/>
              <w:b w:val="0"/>
              <w:noProof/>
              <w:sz w:val="24"/>
              <w:szCs w:val="24"/>
              <w:lang w:val="en-US" w:eastAsia="ja-JP"/>
            </w:rPr>
          </w:pPr>
          <w:ins w:id="33" w:author="Sarah Thomas" w:date="2014-03-16T11:34:00Z">
            <w:r>
              <w:rPr>
                <w:noProof/>
              </w:rPr>
              <w:t>2.1</w:t>
            </w:r>
            <w:r>
              <w:rPr>
                <w:b w:val="0"/>
                <w:noProof/>
                <w:sz w:val="24"/>
                <w:szCs w:val="24"/>
                <w:lang w:val="en-US" w:eastAsia="ja-JP"/>
              </w:rPr>
              <w:tab/>
            </w:r>
            <w:r>
              <w:rPr>
                <w:noProof/>
              </w:rPr>
              <w:t>Laravel</w:t>
            </w:r>
            <w:r>
              <w:rPr>
                <w:noProof/>
              </w:rPr>
              <w:tab/>
            </w:r>
            <w:r>
              <w:rPr>
                <w:noProof/>
              </w:rPr>
              <w:fldChar w:fldCharType="begin"/>
            </w:r>
            <w:r>
              <w:rPr>
                <w:noProof/>
              </w:rPr>
              <w:instrText xml:space="preserve"> PAGEREF _Toc256588979 \h </w:instrText>
            </w:r>
          </w:ins>
          <w:r>
            <w:rPr>
              <w:noProof/>
            </w:rPr>
          </w:r>
          <w:r>
            <w:rPr>
              <w:noProof/>
            </w:rPr>
            <w:fldChar w:fldCharType="separate"/>
          </w:r>
          <w:ins w:id="34" w:author="Sarah Thomas" w:date="2014-03-16T11:34:00Z">
            <w:r>
              <w:rPr>
                <w:noProof/>
              </w:rPr>
              <w:t>5</w:t>
            </w:r>
            <w:r>
              <w:rPr>
                <w:noProof/>
              </w:rPr>
              <w:fldChar w:fldCharType="end"/>
            </w:r>
          </w:ins>
        </w:p>
        <w:p w14:paraId="24B4084C" w14:textId="77777777" w:rsidR="000C0A2C" w:rsidRDefault="000C0A2C">
          <w:pPr>
            <w:pStyle w:val="TOC3"/>
            <w:tabs>
              <w:tab w:val="left" w:pos="1176"/>
              <w:tab w:val="right" w:leader="dot" w:pos="8290"/>
            </w:tabs>
            <w:rPr>
              <w:ins w:id="35" w:author="Sarah Thomas" w:date="2014-03-16T11:34:00Z"/>
              <w:noProof/>
              <w:sz w:val="24"/>
              <w:szCs w:val="24"/>
              <w:lang w:val="en-US" w:eastAsia="ja-JP"/>
            </w:rPr>
          </w:pPr>
          <w:ins w:id="36" w:author="Sarah Thomas" w:date="2014-03-16T11:34:00Z">
            <w:r>
              <w:rPr>
                <w:noProof/>
              </w:rPr>
              <w:t>2.1.1</w:t>
            </w:r>
            <w:r>
              <w:rPr>
                <w:noProof/>
                <w:sz w:val="24"/>
                <w:szCs w:val="24"/>
                <w:lang w:val="en-US" w:eastAsia="ja-JP"/>
              </w:rPr>
              <w:tab/>
            </w:r>
            <w:r>
              <w:rPr>
                <w:noProof/>
              </w:rPr>
              <w:t>Laravel Background</w:t>
            </w:r>
            <w:r>
              <w:rPr>
                <w:noProof/>
              </w:rPr>
              <w:tab/>
            </w:r>
            <w:r>
              <w:rPr>
                <w:noProof/>
              </w:rPr>
              <w:fldChar w:fldCharType="begin"/>
            </w:r>
            <w:r>
              <w:rPr>
                <w:noProof/>
              </w:rPr>
              <w:instrText xml:space="preserve"> PAGEREF _Toc256588980 \h </w:instrText>
            </w:r>
          </w:ins>
          <w:r>
            <w:rPr>
              <w:noProof/>
            </w:rPr>
          </w:r>
          <w:r>
            <w:rPr>
              <w:noProof/>
            </w:rPr>
            <w:fldChar w:fldCharType="separate"/>
          </w:r>
          <w:ins w:id="37" w:author="Sarah Thomas" w:date="2014-03-16T11:34:00Z">
            <w:r>
              <w:rPr>
                <w:noProof/>
              </w:rPr>
              <w:t>5</w:t>
            </w:r>
            <w:r>
              <w:rPr>
                <w:noProof/>
              </w:rPr>
              <w:fldChar w:fldCharType="end"/>
            </w:r>
          </w:ins>
        </w:p>
        <w:p w14:paraId="29AF1770" w14:textId="77777777" w:rsidR="000C0A2C" w:rsidRDefault="000C0A2C">
          <w:pPr>
            <w:pStyle w:val="TOC3"/>
            <w:tabs>
              <w:tab w:val="left" w:pos="1176"/>
              <w:tab w:val="right" w:leader="dot" w:pos="8290"/>
            </w:tabs>
            <w:rPr>
              <w:ins w:id="38" w:author="Sarah Thomas" w:date="2014-03-16T11:34:00Z"/>
              <w:noProof/>
              <w:sz w:val="24"/>
              <w:szCs w:val="24"/>
              <w:lang w:val="en-US" w:eastAsia="ja-JP"/>
            </w:rPr>
          </w:pPr>
          <w:ins w:id="39" w:author="Sarah Thomas" w:date="2014-03-16T11:34:00Z">
            <w:r>
              <w:rPr>
                <w:noProof/>
              </w:rPr>
              <w:t>2.1.2</w:t>
            </w:r>
            <w:r>
              <w:rPr>
                <w:noProof/>
                <w:sz w:val="24"/>
                <w:szCs w:val="24"/>
                <w:lang w:val="en-US" w:eastAsia="ja-JP"/>
              </w:rPr>
              <w:tab/>
            </w:r>
            <w:r>
              <w:rPr>
                <w:noProof/>
              </w:rPr>
              <w:t>Laravel and Composer</w:t>
            </w:r>
            <w:r>
              <w:rPr>
                <w:noProof/>
              </w:rPr>
              <w:tab/>
            </w:r>
            <w:r>
              <w:rPr>
                <w:noProof/>
              </w:rPr>
              <w:fldChar w:fldCharType="begin"/>
            </w:r>
            <w:r>
              <w:rPr>
                <w:noProof/>
              </w:rPr>
              <w:instrText xml:space="preserve"> PAGEREF _Toc256588981 \h </w:instrText>
            </w:r>
          </w:ins>
          <w:r>
            <w:rPr>
              <w:noProof/>
            </w:rPr>
          </w:r>
          <w:r>
            <w:rPr>
              <w:noProof/>
            </w:rPr>
            <w:fldChar w:fldCharType="separate"/>
          </w:r>
          <w:ins w:id="40" w:author="Sarah Thomas" w:date="2014-03-16T11:34:00Z">
            <w:r>
              <w:rPr>
                <w:noProof/>
              </w:rPr>
              <w:t>5</w:t>
            </w:r>
            <w:r>
              <w:rPr>
                <w:noProof/>
              </w:rPr>
              <w:fldChar w:fldCharType="end"/>
            </w:r>
          </w:ins>
        </w:p>
        <w:p w14:paraId="3D22F6A2" w14:textId="77777777" w:rsidR="000C0A2C" w:rsidRDefault="000C0A2C">
          <w:pPr>
            <w:pStyle w:val="TOC3"/>
            <w:tabs>
              <w:tab w:val="left" w:pos="1176"/>
              <w:tab w:val="right" w:leader="dot" w:pos="8290"/>
            </w:tabs>
            <w:rPr>
              <w:ins w:id="41" w:author="Sarah Thomas" w:date="2014-03-16T11:34:00Z"/>
              <w:noProof/>
              <w:sz w:val="24"/>
              <w:szCs w:val="24"/>
              <w:lang w:val="en-US" w:eastAsia="ja-JP"/>
            </w:rPr>
          </w:pPr>
          <w:ins w:id="42" w:author="Sarah Thomas" w:date="2014-03-16T11:34:00Z">
            <w:r>
              <w:rPr>
                <w:noProof/>
              </w:rPr>
              <w:t>2.1.3</w:t>
            </w:r>
            <w:r>
              <w:rPr>
                <w:noProof/>
                <w:sz w:val="24"/>
                <w:szCs w:val="24"/>
                <w:lang w:val="en-US" w:eastAsia="ja-JP"/>
              </w:rPr>
              <w:tab/>
            </w:r>
            <w:r>
              <w:rPr>
                <w:noProof/>
              </w:rPr>
              <w:t>Laravel Migrations and Seeds</w:t>
            </w:r>
            <w:r>
              <w:rPr>
                <w:noProof/>
              </w:rPr>
              <w:tab/>
            </w:r>
            <w:r>
              <w:rPr>
                <w:noProof/>
              </w:rPr>
              <w:fldChar w:fldCharType="begin"/>
            </w:r>
            <w:r>
              <w:rPr>
                <w:noProof/>
              </w:rPr>
              <w:instrText xml:space="preserve"> PAGEREF _Toc256588982 \h </w:instrText>
            </w:r>
          </w:ins>
          <w:r>
            <w:rPr>
              <w:noProof/>
            </w:rPr>
          </w:r>
          <w:r>
            <w:rPr>
              <w:noProof/>
            </w:rPr>
            <w:fldChar w:fldCharType="separate"/>
          </w:r>
          <w:ins w:id="43" w:author="Sarah Thomas" w:date="2014-03-16T11:34:00Z">
            <w:r>
              <w:rPr>
                <w:noProof/>
              </w:rPr>
              <w:t>6</w:t>
            </w:r>
            <w:r>
              <w:rPr>
                <w:noProof/>
              </w:rPr>
              <w:fldChar w:fldCharType="end"/>
            </w:r>
          </w:ins>
        </w:p>
        <w:p w14:paraId="015C819E" w14:textId="77777777" w:rsidR="000C0A2C" w:rsidRDefault="000C0A2C">
          <w:pPr>
            <w:pStyle w:val="TOC3"/>
            <w:tabs>
              <w:tab w:val="left" w:pos="1176"/>
              <w:tab w:val="right" w:leader="dot" w:pos="8290"/>
            </w:tabs>
            <w:rPr>
              <w:ins w:id="44" w:author="Sarah Thomas" w:date="2014-03-16T11:34:00Z"/>
              <w:noProof/>
              <w:sz w:val="24"/>
              <w:szCs w:val="24"/>
              <w:lang w:val="en-US" w:eastAsia="ja-JP"/>
            </w:rPr>
          </w:pPr>
          <w:ins w:id="45" w:author="Sarah Thomas" w:date="2014-03-16T11:34:00Z">
            <w:r>
              <w:rPr>
                <w:noProof/>
              </w:rPr>
              <w:t>2.1.4</w:t>
            </w:r>
            <w:r>
              <w:rPr>
                <w:noProof/>
                <w:sz w:val="24"/>
                <w:szCs w:val="24"/>
                <w:lang w:val="en-US" w:eastAsia="ja-JP"/>
              </w:rPr>
              <w:tab/>
            </w:r>
            <w:r>
              <w:rPr>
                <w:noProof/>
              </w:rPr>
              <w:t>Laravel Eloquent ORM</w:t>
            </w:r>
            <w:r>
              <w:rPr>
                <w:noProof/>
              </w:rPr>
              <w:tab/>
            </w:r>
            <w:r>
              <w:rPr>
                <w:noProof/>
              </w:rPr>
              <w:fldChar w:fldCharType="begin"/>
            </w:r>
            <w:r>
              <w:rPr>
                <w:noProof/>
              </w:rPr>
              <w:instrText xml:space="preserve"> PAGEREF _Toc256588983 \h </w:instrText>
            </w:r>
          </w:ins>
          <w:r>
            <w:rPr>
              <w:noProof/>
            </w:rPr>
          </w:r>
          <w:r>
            <w:rPr>
              <w:noProof/>
            </w:rPr>
            <w:fldChar w:fldCharType="separate"/>
          </w:r>
          <w:ins w:id="46" w:author="Sarah Thomas" w:date="2014-03-16T11:34:00Z">
            <w:r>
              <w:rPr>
                <w:noProof/>
              </w:rPr>
              <w:t>6</w:t>
            </w:r>
            <w:r>
              <w:rPr>
                <w:noProof/>
              </w:rPr>
              <w:fldChar w:fldCharType="end"/>
            </w:r>
          </w:ins>
        </w:p>
        <w:p w14:paraId="54E538EE" w14:textId="77777777" w:rsidR="000C0A2C" w:rsidRDefault="000C0A2C">
          <w:pPr>
            <w:pStyle w:val="TOC3"/>
            <w:tabs>
              <w:tab w:val="left" w:pos="1176"/>
              <w:tab w:val="right" w:leader="dot" w:pos="8290"/>
            </w:tabs>
            <w:rPr>
              <w:ins w:id="47" w:author="Sarah Thomas" w:date="2014-03-16T11:34:00Z"/>
              <w:noProof/>
              <w:sz w:val="24"/>
              <w:szCs w:val="24"/>
              <w:lang w:val="en-US" w:eastAsia="ja-JP"/>
            </w:rPr>
          </w:pPr>
          <w:ins w:id="48" w:author="Sarah Thomas" w:date="2014-03-16T11:34:00Z">
            <w:r>
              <w:rPr>
                <w:noProof/>
              </w:rPr>
              <w:t>2.1.5</w:t>
            </w:r>
            <w:r>
              <w:rPr>
                <w:noProof/>
                <w:sz w:val="24"/>
                <w:szCs w:val="24"/>
                <w:lang w:val="en-US" w:eastAsia="ja-JP"/>
              </w:rPr>
              <w:tab/>
            </w:r>
            <w:r>
              <w:rPr>
                <w:noProof/>
              </w:rPr>
              <w:t>Laravel Validation</w:t>
            </w:r>
            <w:r>
              <w:rPr>
                <w:noProof/>
              </w:rPr>
              <w:tab/>
            </w:r>
            <w:r>
              <w:rPr>
                <w:noProof/>
              </w:rPr>
              <w:fldChar w:fldCharType="begin"/>
            </w:r>
            <w:r>
              <w:rPr>
                <w:noProof/>
              </w:rPr>
              <w:instrText xml:space="preserve"> PAGEREF _Toc256588984 \h </w:instrText>
            </w:r>
          </w:ins>
          <w:r>
            <w:rPr>
              <w:noProof/>
            </w:rPr>
          </w:r>
          <w:r>
            <w:rPr>
              <w:noProof/>
            </w:rPr>
            <w:fldChar w:fldCharType="separate"/>
          </w:r>
          <w:ins w:id="49" w:author="Sarah Thomas" w:date="2014-03-16T11:34:00Z">
            <w:r>
              <w:rPr>
                <w:noProof/>
              </w:rPr>
              <w:t>6</w:t>
            </w:r>
            <w:r>
              <w:rPr>
                <w:noProof/>
              </w:rPr>
              <w:fldChar w:fldCharType="end"/>
            </w:r>
          </w:ins>
        </w:p>
        <w:p w14:paraId="78C5D495" w14:textId="77777777" w:rsidR="000C0A2C" w:rsidRDefault="000C0A2C">
          <w:pPr>
            <w:pStyle w:val="TOC3"/>
            <w:tabs>
              <w:tab w:val="left" w:pos="1176"/>
              <w:tab w:val="right" w:leader="dot" w:pos="8290"/>
            </w:tabs>
            <w:rPr>
              <w:ins w:id="50" w:author="Sarah Thomas" w:date="2014-03-16T11:34:00Z"/>
              <w:noProof/>
              <w:sz w:val="24"/>
              <w:szCs w:val="24"/>
              <w:lang w:val="en-US" w:eastAsia="ja-JP"/>
            </w:rPr>
          </w:pPr>
          <w:ins w:id="51" w:author="Sarah Thomas" w:date="2014-03-16T11:34:00Z">
            <w:r>
              <w:rPr>
                <w:noProof/>
              </w:rPr>
              <w:t>2.1.6</w:t>
            </w:r>
            <w:r>
              <w:rPr>
                <w:noProof/>
                <w:sz w:val="24"/>
                <w:szCs w:val="24"/>
                <w:lang w:val="en-US" w:eastAsia="ja-JP"/>
              </w:rPr>
              <w:tab/>
            </w:r>
            <w:r>
              <w:rPr>
                <w:noProof/>
              </w:rPr>
              <w:t>Laravel Blade Templating System</w:t>
            </w:r>
            <w:r>
              <w:rPr>
                <w:noProof/>
              </w:rPr>
              <w:tab/>
            </w:r>
            <w:r>
              <w:rPr>
                <w:noProof/>
              </w:rPr>
              <w:fldChar w:fldCharType="begin"/>
            </w:r>
            <w:r>
              <w:rPr>
                <w:noProof/>
              </w:rPr>
              <w:instrText xml:space="preserve"> PAGEREF _Toc256588985 \h </w:instrText>
            </w:r>
          </w:ins>
          <w:r>
            <w:rPr>
              <w:noProof/>
            </w:rPr>
          </w:r>
          <w:r>
            <w:rPr>
              <w:noProof/>
            </w:rPr>
            <w:fldChar w:fldCharType="separate"/>
          </w:r>
          <w:ins w:id="52" w:author="Sarah Thomas" w:date="2014-03-16T11:34:00Z">
            <w:r>
              <w:rPr>
                <w:noProof/>
              </w:rPr>
              <w:t>8</w:t>
            </w:r>
            <w:r>
              <w:rPr>
                <w:noProof/>
              </w:rPr>
              <w:fldChar w:fldCharType="end"/>
            </w:r>
          </w:ins>
        </w:p>
        <w:p w14:paraId="5879406E" w14:textId="77777777" w:rsidR="000C0A2C" w:rsidRDefault="000C0A2C">
          <w:pPr>
            <w:pStyle w:val="TOC3"/>
            <w:tabs>
              <w:tab w:val="left" w:pos="1176"/>
              <w:tab w:val="right" w:leader="dot" w:pos="8290"/>
            </w:tabs>
            <w:rPr>
              <w:ins w:id="53" w:author="Sarah Thomas" w:date="2014-03-16T11:34:00Z"/>
              <w:noProof/>
              <w:sz w:val="24"/>
              <w:szCs w:val="24"/>
              <w:lang w:val="en-US" w:eastAsia="ja-JP"/>
            </w:rPr>
          </w:pPr>
          <w:ins w:id="54" w:author="Sarah Thomas" w:date="2014-03-16T11:34:00Z">
            <w:r>
              <w:rPr>
                <w:noProof/>
              </w:rPr>
              <w:t>2.1.7</w:t>
            </w:r>
            <w:r>
              <w:rPr>
                <w:noProof/>
                <w:sz w:val="24"/>
                <w:szCs w:val="24"/>
                <w:lang w:val="en-US" w:eastAsia="ja-JP"/>
              </w:rPr>
              <w:tab/>
            </w:r>
            <w:r>
              <w:rPr>
                <w:noProof/>
              </w:rPr>
              <w:t>Laravel Package Management - Using Imagine</w:t>
            </w:r>
            <w:r>
              <w:rPr>
                <w:noProof/>
              </w:rPr>
              <w:tab/>
            </w:r>
            <w:r>
              <w:rPr>
                <w:noProof/>
              </w:rPr>
              <w:fldChar w:fldCharType="begin"/>
            </w:r>
            <w:r>
              <w:rPr>
                <w:noProof/>
              </w:rPr>
              <w:instrText xml:space="preserve"> PAGEREF _Toc256588986 \h </w:instrText>
            </w:r>
          </w:ins>
          <w:r>
            <w:rPr>
              <w:noProof/>
            </w:rPr>
          </w:r>
          <w:r>
            <w:rPr>
              <w:noProof/>
            </w:rPr>
            <w:fldChar w:fldCharType="separate"/>
          </w:r>
          <w:ins w:id="55" w:author="Sarah Thomas" w:date="2014-03-16T11:34:00Z">
            <w:r>
              <w:rPr>
                <w:noProof/>
              </w:rPr>
              <w:t>9</w:t>
            </w:r>
            <w:r>
              <w:rPr>
                <w:noProof/>
              </w:rPr>
              <w:fldChar w:fldCharType="end"/>
            </w:r>
          </w:ins>
        </w:p>
        <w:p w14:paraId="3EA98FCE" w14:textId="77777777" w:rsidR="000C0A2C" w:rsidRDefault="000C0A2C">
          <w:pPr>
            <w:pStyle w:val="TOC2"/>
            <w:tabs>
              <w:tab w:val="left" w:pos="792"/>
              <w:tab w:val="right" w:leader="dot" w:pos="8290"/>
            </w:tabs>
            <w:rPr>
              <w:ins w:id="56" w:author="Sarah Thomas" w:date="2014-03-16T11:34:00Z"/>
              <w:b w:val="0"/>
              <w:noProof/>
              <w:sz w:val="24"/>
              <w:szCs w:val="24"/>
              <w:lang w:val="en-US" w:eastAsia="ja-JP"/>
            </w:rPr>
          </w:pPr>
          <w:ins w:id="57" w:author="Sarah Thomas" w:date="2014-03-16T11:34:00Z">
            <w:r>
              <w:rPr>
                <w:noProof/>
              </w:rPr>
              <w:t>2.2</w:t>
            </w:r>
            <w:r>
              <w:rPr>
                <w:b w:val="0"/>
                <w:noProof/>
                <w:sz w:val="24"/>
                <w:szCs w:val="24"/>
                <w:lang w:val="en-US" w:eastAsia="ja-JP"/>
              </w:rPr>
              <w:tab/>
            </w:r>
            <w:r>
              <w:rPr>
                <w:noProof/>
              </w:rPr>
              <w:t>Bootstrap</w:t>
            </w:r>
            <w:r>
              <w:rPr>
                <w:noProof/>
              </w:rPr>
              <w:tab/>
            </w:r>
            <w:r>
              <w:rPr>
                <w:noProof/>
              </w:rPr>
              <w:fldChar w:fldCharType="begin"/>
            </w:r>
            <w:r>
              <w:rPr>
                <w:noProof/>
              </w:rPr>
              <w:instrText xml:space="preserve"> PAGEREF _Toc256588987 \h </w:instrText>
            </w:r>
          </w:ins>
          <w:r>
            <w:rPr>
              <w:noProof/>
            </w:rPr>
          </w:r>
          <w:r>
            <w:rPr>
              <w:noProof/>
            </w:rPr>
            <w:fldChar w:fldCharType="separate"/>
          </w:r>
          <w:ins w:id="58" w:author="Sarah Thomas" w:date="2014-03-16T11:34:00Z">
            <w:r>
              <w:rPr>
                <w:noProof/>
              </w:rPr>
              <w:t>9</w:t>
            </w:r>
            <w:r>
              <w:rPr>
                <w:noProof/>
              </w:rPr>
              <w:fldChar w:fldCharType="end"/>
            </w:r>
          </w:ins>
        </w:p>
        <w:p w14:paraId="09FEB57F" w14:textId="77777777" w:rsidR="000C0A2C" w:rsidRDefault="000C0A2C">
          <w:pPr>
            <w:pStyle w:val="TOC2"/>
            <w:tabs>
              <w:tab w:val="left" w:pos="792"/>
              <w:tab w:val="right" w:leader="dot" w:pos="8290"/>
            </w:tabs>
            <w:rPr>
              <w:ins w:id="59" w:author="Sarah Thomas" w:date="2014-03-16T11:34:00Z"/>
              <w:b w:val="0"/>
              <w:noProof/>
              <w:sz w:val="24"/>
              <w:szCs w:val="24"/>
              <w:lang w:val="en-US" w:eastAsia="ja-JP"/>
            </w:rPr>
          </w:pPr>
          <w:ins w:id="60" w:author="Sarah Thomas" w:date="2014-03-16T11:34:00Z">
            <w:r>
              <w:rPr>
                <w:noProof/>
              </w:rPr>
              <w:t>2.3</w:t>
            </w:r>
            <w:r>
              <w:rPr>
                <w:b w:val="0"/>
                <w:noProof/>
                <w:sz w:val="24"/>
                <w:szCs w:val="24"/>
                <w:lang w:val="en-US" w:eastAsia="ja-JP"/>
              </w:rPr>
              <w:tab/>
            </w:r>
            <w:r>
              <w:rPr>
                <w:noProof/>
              </w:rPr>
              <w:t>LAMP/MAMP</w:t>
            </w:r>
            <w:r>
              <w:rPr>
                <w:noProof/>
              </w:rPr>
              <w:tab/>
            </w:r>
            <w:r>
              <w:rPr>
                <w:noProof/>
              </w:rPr>
              <w:fldChar w:fldCharType="begin"/>
            </w:r>
            <w:r>
              <w:rPr>
                <w:noProof/>
              </w:rPr>
              <w:instrText xml:space="preserve"> PAGEREF _Toc256588988 \h </w:instrText>
            </w:r>
          </w:ins>
          <w:r>
            <w:rPr>
              <w:noProof/>
            </w:rPr>
          </w:r>
          <w:r>
            <w:rPr>
              <w:noProof/>
            </w:rPr>
            <w:fldChar w:fldCharType="separate"/>
          </w:r>
          <w:ins w:id="61" w:author="Sarah Thomas" w:date="2014-03-16T11:34:00Z">
            <w:r>
              <w:rPr>
                <w:noProof/>
              </w:rPr>
              <w:t>9</w:t>
            </w:r>
            <w:r>
              <w:rPr>
                <w:noProof/>
              </w:rPr>
              <w:fldChar w:fldCharType="end"/>
            </w:r>
          </w:ins>
        </w:p>
        <w:p w14:paraId="0B856C95" w14:textId="77777777" w:rsidR="000C0A2C" w:rsidRDefault="000C0A2C">
          <w:pPr>
            <w:pStyle w:val="TOC2"/>
            <w:tabs>
              <w:tab w:val="left" w:pos="792"/>
              <w:tab w:val="right" w:leader="dot" w:pos="8290"/>
            </w:tabs>
            <w:rPr>
              <w:ins w:id="62" w:author="Sarah Thomas" w:date="2014-03-16T11:34:00Z"/>
              <w:b w:val="0"/>
              <w:noProof/>
              <w:sz w:val="24"/>
              <w:szCs w:val="24"/>
              <w:lang w:val="en-US" w:eastAsia="ja-JP"/>
            </w:rPr>
          </w:pPr>
          <w:ins w:id="63" w:author="Sarah Thomas" w:date="2014-03-16T11:34:00Z">
            <w:r>
              <w:rPr>
                <w:noProof/>
              </w:rPr>
              <w:t>2.4</w:t>
            </w:r>
            <w:r>
              <w:rPr>
                <w:b w:val="0"/>
                <w:noProof/>
                <w:sz w:val="24"/>
                <w:szCs w:val="24"/>
                <w:lang w:val="en-US" w:eastAsia="ja-JP"/>
              </w:rPr>
              <w:tab/>
            </w:r>
            <w:r>
              <w:rPr>
                <w:noProof/>
              </w:rPr>
              <w:t>GitHub</w:t>
            </w:r>
            <w:r>
              <w:rPr>
                <w:noProof/>
              </w:rPr>
              <w:tab/>
            </w:r>
            <w:r>
              <w:rPr>
                <w:noProof/>
              </w:rPr>
              <w:fldChar w:fldCharType="begin"/>
            </w:r>
            <w:r>
              <w:rPr>
                <w:noProof/>
              </w:rPr>
              <w:instrText xml:space="preserve"> PAGEREF _Toc256588989 \h </w:instrText>
            </w:r>
          </w:ins>
          <w:r>
            <w:rPr>
              <w:noProof/>
            </w:rPr>
          </w:r>
          <w:r>
            <w:rPr>
              <w:noProof/>
            </w:rPr>
            <w:fldChar w:fldCharType="separate"/>
          </w:r>
          <w:ins w:id="64" w:author="Sarah Thomas" w:date="2014-03-16T11:34:00Z">
            <w:r>
              <w:rPr>
                <w:noProof/>
              </w:rPr>
              <w:t>10</w:t>
            </w:r>
            <w:r>
              <w:rPr>
                <w:noProof/>
              </w:rPr>
              <w:fldChar w:fldCharType="end"/>
            </w:r>
          </w:ins>
        </w:p>
        <w:p w14:paraId="18A34063" w14:textId="77777777" w:rsidR="000C0A2C" w:rsidRDefault="000C0A2C">
          <w:pPr>
            <w:pStyle w:val="TOC2"/>
            <w:tabs>
              <w:tab w:val="left" w:pos="792"/>
              <w:tab w:val="right" w:leader="dot" w:pos="8290"/>
            </w:tabs>
            <w:rPr>
              <w:ins w:id="65" w:author="Sarah Thomas" w:date="2014-03-16T11:34:00Z"/>
              <w:b w:val="0"/>
              <w:noProof/>
              <w:sz w:val="24"/>
              <w:szCs w:val="24"/>
              <w:lang w:val="en-US" w:eastAsia="ja-JP"/>
            </w:rPr>
          </w:pPr>
          <w:ins w:id="66" w:author="Sarah Thomas" w:date="2014-03-16T11:34:00Z">
            <w:r>
              <w:rPr>
                <w:noProof/>
              </w:rPr>
              <w:t>2.5</w:t>
            </w:r>
            <w:r>
              <w:rPr>
                <w:b w:val="0"/>
                <w:noProof/>
                <w:sz w:val="24"/>
                <w:szCs w:val="24"/>
                <w:lang w:val="en-US" w:eastAsia="ja-JP"/>
              </w:rPr>
              <w:tab/>
            </w:r>
            <w:r>
              <w:rPr>
                <w:noProof/>
              </w:rPr>
              <w:t>Trello</w:t>
            </w:r>
            <w:r>
              <w:rPr>
                <w:noProof/>
              </w:rPr>
              <w:tab/>
            </w:r>
            <w:r>
              <w:rPr>
                <w:noProof/>
              </w:rPr>
              <w:fldChar w:fldCharType="begin"/>
            </w:r>
            <w:r>
              <w:rPr>
                <w:noProof/>
              </w:rPr>
              <w:instrText xml:space="preserve"> PAGEREF _Toc256588990 \h </w:instrText>
            </w:r>
          </w:ins>
          <w:r>
            <w:rPr>
              <w:noProof/>
            </w:rPr>
          </w:r>
          <w:r>
            <w:rPr>
              <w:noProof/>
            </w:rPr>
            <w:fldChar w:fldCharType="separate"/>
          </w:r>
          <w:ins w:id="67" w:author="Sarah Thomas" w:date="2014-03-16T11:34:00Z">
            <w:r>
              <w:rPr>
                <w:noProof/>
              </w:rPr>
              <w:t>10</w:t>
            </w:r>
            <w:r>
              <w:rPr>
                <w:noProof/>
              </w:rPr>
              <w:fldChar w:fldCharType="end"/>
            </w:r>
          </w:ins>
        </w:p>
        <w:p w14:paraId="49E9C88B" w14:textId="77777777" w:rsidR="000C0A2C" w:rsidRDefault="000C0A2C">
          <w:pPr>
            <w:pStyle w:val="TOC1"/>
            <w:tabs>
              <w:tab w:val="left" w:pos="382"/>
              <w:tab w:val="right" w:leader="dot" w:pos="8290"/>
            </w:tabs>
            <w:rPr>
              <w:ins w:id="68" w:author="Sarah Thomas" w:date="2014-03-16T11:34:00Z"/>
              <w:b w:val="0"/>
              <w:noProof/>
              <w:lang w:val="en-US" w:eastAsia="ja-JP"/>
            </w:rPr>
          </w:pPr>
          <w:ins w:id="69" w:author="Sarah Thomas" w:date="2014-03-16T11:34:00Z">
            <w:r>
              <w:rPr>
                <w:noProof/>
              </w:rPr>
              <w:t>3</w:t>
            </w:r>
            <w:r>
              <w:rPr>
                <w:b w:val="0"/>
                <w:noProof/>
                <w:lang w:val="en-US" w:eastAsia="ja-JP"/>
              </w:rPr>
              <w:tab/>
            </w:r>
            <w:r>
              <w:rPr>
                <w:noProof/>
              </w:rPr>
              <w:t>Use Cases</w:t>
            </w:r>
            <w:r>
              <w:rPr>
                <w:noProof/>
              </w:rPr>
              <w:tab/>
            </w:r>
            <w:r>
              <w:rPr>
                <w:noProof/>
              </w:rPr>
              <w:fldChar w:fldCharType="begin"/>
            </w:r>
            <w:r>
              <w:rPr>
                <w:noProof/>
              </w:rPr>
              <w:instrText xml:space="preserve"> PAGEREF _Toc256588991 \h </w:instrText>
            </w:r>
          </w:ins>
          <w:r>
            <w:rPr>
              <w:noProof/>
            </w:rPr>
          </w:r>
          <w:r>
            <w:rPr>
              <w:noProof/>
            </w:rPr>
            <w:fldChar w:fldCharType="separate"/>
          </w:r>
          <w:ins w:id="70" w:author="Sarah Thomas" w:date="2014-03-16T11:34:00Z">
            <w:r>
              <w:rPr>
                <w:noProof/>
              </w:rPr>
              <w:t>10</w:t>
            </w:r>
            <w:r>
              <w:rPr>
                <w:noProof/>
              </w:rPr>
              <w:fldChar w:fldCharType="end"/>
            </w:r>
          </w:ins>
        </w:p>
        <w:p w14:paraId="28BF4747" w14:textId="77777777" w:rsidR="000C0A2C" w:rsidRDefault="000C0A2C">
          <w:pPr>
            <w:pStyle w:val="TOC2"/>
            <w:tabs>
              <w:tab w:val="left" w:pos="792"/>
              <w:tab w:val="right" w:leader="dot" w:pos="8290"/>
            </w:tabs>
            <w:rPr>
              <w:ins w:id="71" w:author="Sarah Thomas" w:date="2014-03-16T11:34:00Z"/>
              <w:b w:val="0"/>
              <w:noProof/>
              <w:sz w:val="24"/>
              <w:szCs w:val="24"/>
              <w:lang w:val="en-US" w:eastAsia="ja-JP"/>
            </w:rPr>
          </w:pPr>
          <w:ins w:id="72" w:author="Sarah Thomas" w:date="2014-03-16T11:34:00Z">
            <w:r>
              <w:rPr>
                <w:noProof/>
              </w:rPr>
              <w:t>3.1</w:t>
            </w:r>
            <w:r>
              <w:rPr>
                <w:b w:val="0"/>
                <w:noProof/>
                <w:sz w:val="24"/>
                <w:szCs w:val="24"/>
                <w:lang w:val="en-US" w:eastAsia="ja-JP"/>
              </w:rPr>
              <w:tab/>
            </w:r>
            <w:r>
              <w:rPr>
                <w:noProof/>
              </w:rPr>
              <w:t>Use Case Description Implementations</w:t>
            </w:r>
            <w:r>
              <w:rPr>
                <w:noProof/>
              </w:rPr>
              <w:tab/>
            </w:r>
            <w:r>
              <w:rPr>
                <w:noProof/>
              </w:rPr>
              <w:fldChar w:fldCharType="begin"/>
            </w:r>
            <w:r>
              <w:rPr>
                <w:noProof/>
              </w:rPr>
              <w:instrText xml:space="preserve"> PAGEREF _Toc256588992 \h </w:instrText>
            </w:r>
          </w:ins>
          <w:r>
            <w:rPr>
              <w:noProof/>
            </w:rPr>
          </w:r>
          <w:r>
            <w:rPr>
              <w:noProof/>
            </w:rPr>
            <w:fldChar w:fldCharType="separate"/>
          </w:r>
          <w:ins w:id="73" w:author="Sarah Thomas" w:date="2014-03-16T11:34:00Z">
            <w:r>
              <w:rPr>
                <w:noProof/>
              </w:rPr>
              <w:t>10</w:t>
            </w:r>
            <w:r>
              <w:rPr>
                <w:noProof/>
              </w:rPr>
              <w:fldChar w:fldCharType="end"/>
            </w:r>
          </w:ins>
        </w:p>
        <w:p w14:paraId="4D1E2CE8" w14:textId="77777777" w:rsidR="000C0A2C" w:rsidRDefault="000C0A2C">
          <w:pPr>
            <w:pStyle w:val="TOC2"/>
            <w:tabs>
              <w:tab w:val="left" w:pos="792"/>
              <w:tab w:val="right" w:leader="dot" w:pos="8290"/>
            </w:tabs>
            <w:rPr>
              <w:ins w:id="74" w:author="Sarah Thomas" w:date="2014-03-16T11:34:00Z"/>
              <w:b w:val="0"/>
              <w:noProof/>
              <w:sz w:val="24"/>
              <w:szCs w:val="24"/>
              <w:lang w:val="en-US" w:eastAsia="ja-JP"/>
            </w:rPr>
          </w:pPr>
          <w:ins w:id="75" w:author="Sarah Thomas" w:date="2014-03-16T11:34:00Z">
            <w:r>
              <w:rPr>
                <w:noProof/>
              </w:rPr>
              <w:t>3.2</w:t>
            </w:r>
            <w:r>
              <w:rPr>
                <w:b w:val="0"/>
                <w:noProof/>
                <w:sz w:val="24"/>
                <w:szCs w:val="24"/>
                <w:lang w:val="en-US" w:eastAsia="ja-JP"/>
              </w:rPr>
              <w:tab/>
            </w:r>
            <w:r>
              <w:rPr>
                <w:noProof/>
              </w:rPr>
              <w:t>Class Diagram</w:t>
            </w:r>
            <w:r>
              <w:rPr>
                <w:noProof/>
              </w:rPr>
              <w:tab/>
            </w:r>
            <w:r>
              <w:rPr>
                <w:noProof/>
              </w:rPr>
              <w:fldChar w:fldCharType="begin"/>
            </w:r>
            <w:r>
              <w:rPr>
                <w:noProof/>
              </w:rPr>
              <w:instrText xml:space="preserve"> PAGEREF _Toc256588993 \h </w:instrText>
            </w:r>
          </w:ins>
          <w:r>
            <w:rPr>
              <w:noProof/>
            </w:rPr>
          </w:r>
          <w:r>
            <w:rPr>
              <w:noProof/>
            </w:rPr>
            <w:fldChar w:fldCharType="separate"/>
          </w:r>
          <w:ins w:id="76" w:author="Sarah Thomas" w:date="2014-03-16T11:34:00Z">
            <w:r>
              <w:rPr>
                <w:noProof/>
              </w:rPr>
              <w:t>12</w:t>
            </w:r>
            <w:r>
              <w:rPr>
                <w:noProof/>
              </w:rPr>
              <w:fldChar w:fldCharType="end"/>
            </w:r>
          </w:ins>
        </w:p>
        <w:p w14:paraId="19ADB060" w14:textId="77777777" w:rsidR="000C0A2C" w:rsidRDefault="000C0A2C">
          <w:pPr>
            <w:pStyle w:val="TOC2"/>
            <w:tabs>
              <w:tab w:val="left" w:pos="769"/>
              <w:tab w:val="right" w:leader="dot" w:pos="8290"/>
            </w:tabs>
            <w:rPr>
              <w:ins w:id="77" w:author="Sarah Thomas" w:date="2014-03-16T11:34:00Z"/>
              <w:b w:val="0"/>
              <w:noProof/>
              <w:sz w:val="24"/>
              <w:szCs w:val="24"/>
              <w:lang w:val="en-US" w:eastAsia="ja-JP"/>
            </w:rPr>
          </w:pPr>
          <w:ins w:id="78" w:author="Sarah Thomas" w:date="2014-03-16T11:34:00Z">
            <w:r w:rsidRPr="00877937">
              <w:rPr>
                <w:b w:val="0"/>
                <w:noProof/>
              </w:rPr>
              <w:t>3.3</w:t>
            </w:r>
            <w:r>
              <w:rPr>
                <w:b w:val="0"/>
                <w:noProof/>
                <w:sz w:val="24"/>
                <w:szCs w:val="24"/>
                <w:lang w:val="en-US" w:eastAsia="ja-JP"/>
              </w:rPr>
              <w:tab/>
            </w:r>
            <w:r>
              <w:rPr>
                <w:noProof/>
              </w:rPr>
              <w:t>Database Diagram</w:t>
            </w:r>
            <w:r>
              <w:rPr>
                <w:noProof/>
              </w:rPr>
              <w:tab/>
            </w:r>
            <w:r>
              <w:rPr>
                <w:noProof/>
              </w:rPr>
              <w:fldChar w:fldCharType="begin"/>
            </w:r>
            <w:r>
              <w:rPr>
                <w:noProof/>
              </w:rPr>
              <w:instrText xml:space="preserve"> PAGEREF _Toc256588994 \h </w:instrText>
            </w:r>
          </w:ins>
          <w:r>
            <w:rPr>
              <w:noProof/>
            </w:rPr>
          </w:r>
          <w:r>
            <w:rPr>
              <w:noProof/>
            </w:rPr>
            <w:fldChar w:fldCharType="separate"/>
          </w:r>
          <w:ins w:id="79" w:author="Sarah Thomas" w:date="2014-03-16T11:34:00Z">
            <w:r>
              <w:rPr>
                <w:noProof/>
              </w:rPr>
              <w:t>13</w:t>
            </w:r>
            <w:r>
              <w:rPr>
                <w:noProof/>
              </w:rPr>
              <w:fldChar w:fldCharType="end"/>
            </w:r>
          </w:ins>
        </w:p>
        <w:p w14:paraId="37542286" w14:textId="77777777" w:rsidR="000C0A2C" w:rsidRDefault="000C0A2C">
          <w:pPr>
            <w:pStyle w:val="TOC2"/>
            <w:tabs>
              <w:tab w:val="left" w:pos="792"/>
              <w:tab w:val="right" w:leader="dot" w:pos="8290"/>
            </w:tabs>
            <w:rPr>
              <w:ins w:id="80" w:author="Sarah Thomas" w:date="2014-03-16T11:34:00Z"/>
              <w:b w:val="0"/>
              <w:noProof/>
              <w:sz w:val="24"/>
              <w:szCs w:val="24"/>
              <w:lang w:val="en-US" w:eastAsia="ja-JP"/>
            </w:rPr>
          </w:pPr>
          <w:ins w:id="81" w:author="Sarah Thomas" w:date="2014-03-16T11:34:00Z">
            <w:r>
              <w:rPr>
                <w:noProof/>
              </w:rPr>
              <w:t>3.4</w:t>
            </w:r>
            <w:r>
              <w:rPr>
                <w:b w:val="0"/>
                <w:noProof/>
                <w:sz w:val="24"/>
                <w:szCs w:val="24"/>
                <w:lang w:val="en-US" w:eastAsia="ja-JP"/>
              </w:rPr>
              <w:tab/>
            </w:r>
            <w:r>
              <w:rPr>
                <w:noProof/>
              </w:rPr>
              <w:t>Downloaded Code</w:t>
            </w:r>
            <w:r>
              <w:rPr>
                <w:noProof/>
              </w:rPr>
              <w:tab/>
            </w:r>
            <w:r>
              <w:rPr>
                <w:noProof/>
              </w:rPr>
              <w:fldChar w:fldCharType="begin"/>
            </w:r>
            <w:r>
              <w:rPr>
                <w:noProof/>
              </w:rPr>
              <w:instrText xml:space="preserve"> PAGEREF _Toc256588995 \h </w:instrText>
            </w:r>
          </w:ins>
          <w:r>
            <w:rPr>
              <w:noProof/>
            </w:rPr>
          </w:r>
          <w:r>
            <w:rPr>
              <w:noProof/>
            </w:rPr>
            <w:fldChar w:fldCharType="separate"/>
          </w:r>
          <w:ins w:id="82" w:author="Sarah Thomas" w:date="2014-03-16T11:34:00Z">
            <w:r>
              <w:rPr>
                <w:noProof/>
              </w:rPr>
              <w:t>17</w:t>
            </w:r>
            <w:r>
              <w:rPr>
                <w:noProof/>
              </w:rPr>
              <w:fldChar w:fldCharType="end"/>
            </w:r>
          </w:ins>
        </w:p>
        <w:p w14:paraId="31BD4BBE" w14:textId="77777777" w:rsidR="000C0A2C" w:rsidRDefault="000C0A2C">
          <w:pPr>
            <w:pStyle w:val="TOC1"/>
            <w:tabs>
              <w:tab w:val="left" w:pos="382"/>
              <w:tab w:val="right" w:leader="dot" w:pos="8290"/>
            </w:tabs>
            <w:rPr>
              <w:ins w:id="83" w:author="Sarah Thomas" w:date="2014-03-16T11:34:00Z"/>
              <w:b w:val="0"/>
              <w:noProof/>
              <w:lang w:val="en-US" w:eastAsia="ja-JP"/>
            </w:rPr>
          </w:pPr>
          <w:ins w:id="84" w:author="Sarah Thomas" w:date="2014-03-16T11:34:00Z">
            <w:r>
              <w:rPr>
                <w:noProof/>
              </w:rPr>
              <w:t>4</w:t>
            </w:r>
            <w:r>
              <w:rPr>
                <w:b w:val="0"/>
                <w:noProof/>
                <w:lang w:val="en-US" w:eastAsia="ja-JP"/>
              </w:rPr>
              <w:tab/>
            </w:r>
            <w:r>
              <w:rPr>
                <w:noProof/>
              </w:rPr>
              <w:t>Testing</w:t>
            </w:r>
            <w:r>
              <w:rPr>
                <w:noProof/>
              </w:rPr>
              <w:tab/>
            </w:r>
            <w:r>
              <w:rPr>
                <w:noProof/>
              </w:rPr>
              <w:fldChar w:fldCharType="begin"/>
            </w:r>
            <w:r>
              <w:rPr>
                <w:noProof/>
              </w:rPr>
              <w:instrText xml:space="preserve"> PAGEREF _Toc256588996 \h </w:instrText>
            </w:r>
          </w:ins>
          <w:r>
            <w:rPr>
              <w:noProof/>
            </w:rPr>
          </w:r>
          <w:r>
            <w:rPr>
              <w:noProof/>
            </w:rPr>
            <w:fldChar w:fldCharType="separate"/>
          </w:r>
          <w:ins w:id="85" w:author="Sarah Thomas" w:date="2014-03-16T11:34:00Z">
            <w:r>
              <w:rPr>
                <w:noProof/>
              </w:rPr>
              <w:t>17</w:t>
            </w:r>
            <w:r>
              <w:rPr>
                <w:noProof/>
              </w:rPr>
              <w:fldChar w:fldCharType="end"/>
            </w:r>
          </w:ins>
        </w:p>
        <w:p w14:paraId="460F826D" w14:textId="77777777" w:rsidR="000C0A2C" w:rsidRDefault="000C0A2C">
          <w:pPr>
            <w:pStyle w:val="TOC1"/>
            <w:tabs>
              <w:tab w:val="left" w:pos="382"/>
              <w:tab w:val="right" w:leader="dot" w:pos="8290"/>
            </w:tabs>
            <w:rPr>
              <w:ins w:id="86" w:author="Sarah Thomas" w:date="2014-03-16T11:34:00Z"/>
              <w:b w:val="0"/>
              <w:noProof/>
              <w:lang w:val="en-US" w:eastAsia="ja-JP"/>
            </w:rPr>
          </w:pPr>
          <w:ins w:id="87" w:author="Sarah Thomas" w:date="2014-03-16T11:34:00Z">
            <w:r>
              <w:rPr>
                <w:noProof/>
              </w:rPr>
              <w:t>5</w:t>
            </w:r>
            <w:r>
              <w:rPr>
                <w:b w:val="0"/>
                <w:noProof/>
                <w:lang w:val="en-US" w:eastAsia="ja-JP"/>
              </w:rPr>
              <w:tab/>
            </w:r>
            <w:r>
              <w:rPr>
                <w:noProof/>
              </w:rPr>
              <w:t>Conclusions</w:t>
            </w:r>
            <w:r>
              <w:rPr>
                <w:noProof/>
              </w:rPr>
              <w:tab/>
            </w:r>
            <w:r>
              <w:rPr>
                <w:noProof/>
              </w:rPr>
              <w:fldChar w:fldCharType="begin"/>
            </w:r>
            <w:r>
              <w:rPr>
                <w:noProof/>
              </w:rPr>
              <w:instrText xml:space="preserve"> PAGEREF _Toc256588997 \h </w:instrText>
            </w:r>
          </w:ins>
          <w:r>
            <w:rPr>
              <w:noProof/>
            </w:rPr>
          </w:r>
          <w:r>
            <w:rPr>
              <w:noProof/>
            </w:rPr>
            <w:fldChar w:fldCharType="separate"/>
          </w:r>
          <w:ins w:id="88" w:author="Sarah Thomas" w:date="2014-03-16T11:34:00Z">
            <w:r>
              <w:rPr>
                <w:noProof/>
              </w:rPr>
              <w:t>17</w:t>
            </w:r>
            <w:r>
              <w:rPr>
                <w:noProof/>
              </w:rPr>
              <w:fldChar w:fldCharType="end"/>
            </w:r>
          </w:ins>
        </w:p>
        <w:p w14:paraId="5C0B7799" w14:textId="77777777" w:rsidR="000C0A2C" w:rsidRDefault="000C0A2C">
          <w:pPr>
            <w:pStyle w:val="TOC2"/>
            <w:tabs>
              <w:tab w:val="left" w:pos="792"/>
              <w:tab w:val="right" w:leader="dot" w:pos="8290"/>
            </w:tabs>
            <w:rPr>
              <w:ins w:id="89" w:author="Sarah Thomas" w:date="2014-03-16T11:34:00Z"/>
              <w:b w:val="0"/>
              <w:noProof/>
              <w:sz w:val="24"/>
              <w:szCs w:val="24"/>
              <w:lang w:val="en-US" w:eastAsia="ja-JP"/>
            </w:rPr>
          </w:pPr>
          <w:ins w:id="90" w:author="Sarah Thomas" w:date="2014-03-16T11:34:00Z">
            <w:r>
              <w:rPr>
                <w:noProof/>
              </w:rPr>
              <w:t>5.1</w:t>
            </w:r>
            <w:r>
              <w:rPr>
                <w:b w:val="0"/>
                <w:noProof/>
                <w:sz w:val="24"/>
                <w:szCs w:val="24"/>
                <w:lang w:val="en-US" w:eastAsia="ja-JP"/>
              </w:rPr>
              <w:tab/>
            </w:r>
            <w:r>
              <w:rPr>
                <w:noProof/>
              </w:rPr>
              <w:t>Successes</w:t>
            </w:r>
            <w:r>
              <w:rPr>
                <w:noProof/>
              </w:rPr>
              <w:tab/>
            </w:r>
            <w:r>
              <w:rPr>
                <w:noProof/>
              </w:rPr>
              <w:fldChar w:fldCharType="begin"/>
            </w:r>
            <w:r>
              <w:rPr>
                <w:noProof/>
              </w:rPr>
              <w:instrText xml:space="preserve"> PAGEREF _Toc256588998 \h </w:instrText>
            </w:r>
          </w:ins>
          <w:r>
            <w:rPr>
              <w:noProof/>
            </w:rPr>
          </w:r>
          <w:r>
            <w:rPr>
              <w:noProof/>
            </w:rPr>
            <w:fldChar w:fldCharType="separate"/>
          </w:r>
          <w:ins w:id="91" w:author="Sarah Thomas" w:date="2014-03-16T11:34:00Z">
            <w:r>
              <w:rPr>
                <w:noProof/>
              </w:rPr>
              <w:t>17</w:t>
            </w:r>
            <w:r>
              <w:rPr>
                <w:noProof/>
              </w:rPr>
              <w:fldChar w:fldCharType="end"/>
            </w:r>
          </w:ins>
        </w:p>
        <w:p w14:paraId="3EF806EB" w14:textId="77777777" w:rsidR="000C0A2C" w:rsidRDefault="000C0A2C">
          <w:pPr>
            <w:pStyle w:val="TOC3"/>
            <w:tabs>
              <w:tab w:val="left" w:pos="1176"/>
              <w:tab w:val="right" w:leader="dot" w:pos="8290"/>
            </w:tabs>
            <w:rPr>
              <w:ins w:id="92" w:author="Sarah Thomas" w:date="2014-03-16T11:34:00Z"/>
              <w:noProof/>
              <w:sz w:val="24"/>
              <w:szCs w:val="24"/>
              <w:lang w:val="en-US" w:eastAsia="ja-JP"/>
            </w:rPr>
          </w:pPr>
          <w:ins w:id="93" w:author="Sarah Thomas" w:date="2014-03-16T11:34:00Z">
            <w:r>
              <w:rPr>
                <w:noProof/>
              </w:rPr>
              <w:t>5.1.1</w:t>
            </w:r>
            <w:r>
              <w:rPr>
                <w:noProof/>
                <w:sz w:val="24"/>
                <w:szCs w:val="24"/>
                <w:lang w:val="en-US" w:eastAsia="ja-JP"/>
              </w:rPr>
              <w:tab/>
            </w:r>
            <w:r>
              <w:rPr>
                <w:noProof/>
              </w:rPr>
              <w:t>Teamwork</w:t>
            </w:r>
            <w:r>
              <w:rPr>
                <w:noProof/>
              </w:rPr>
              <w:tab/>
            </w:r>
            <w:r>
              <w:rPr>
                <w:noProof/>
              </w:rPr>
              <w:fldChar w:fldCharType="begin"/>
            </w:r>
            <w:r>
              <w:rPr>
                <w:noProof/>
              </w:rPr>
              <w:instrText xml:space="preserve"> PAGEREF _Toc256588999 \h </w:instrText>
            </w:r>
          </w:ins>
          <w:r>
            <w:rPr>
              <w:noProof/>
            </w:rPr>
          </w:r>
          <w:r>
            <w:rPr>
              <w:noProof/>
            </w:rPr>
            <w:fldChar w:fldCharType="separate"/>
          </w:r>
          <w:ins w:id="94" w:author="Sarah Thomas" w:date="2014-03-16T11:34:00Z">
            <w:r>
              <w:rPr>
                <w:noProof/>
              </w:rPr>
              <w:t>17</w:t>
            </w:r>
            <w:r>
              <w:rPr>
                <w:noProof/>
              </w:rPr>
              <w:fldChar w:fldCharType="end"/>
            </w:r>
          </w:ins>
        </w:p>
        <w:p w14:paraId="4C2E3325" w14:textId="77777777" w:rsidR="000C0A2C" w:rsidRDefault="000C0A2C">
          <w:pPr>
            <w:pStyle w:val="TOC3"/>
            <w:tabs>
              <w:tab w:val="left" w:pos="1176"/>
              <w:tab w:val="right" w:leader="dot" w:pos="8290"/>
            </w:tabs>
            <w:rPr>
              <w:ins w:id="95" w:author="Sarah Thomas" w:date="2014-03-16T11:34:00Z"/>
              <w:noProof/>
              <w:sz w:val="24"/>
              <w:szCs w:val="24"/>
              <w:lang w:val="en-US" w:eastAsia="ja-JP"/>
            </w:rPr>
          </w:pPr>
          <w:ins w:id="96" w:author="Sarah Thomas" w:date="2014-03-16T11:34:00Z">
            <w:r>
              <w:rPr>
                <w:noProof/>
              </w:rPr>
              <w:t>5.1.2</w:t>
            </w:r>
            <w:r>
              <w:rPr>
                <w:noProof/>
                <w:sz w:val="24"/>
                <w:szCs w:val="24"/>
                <w:lang w:val="en-US" w:eastAsia="ja-JP"/>
              </w:rPr>
              <w:tab/>
            </w:r>
            <w:r>
              <w:rPr>
                <w:noProof/>
              </w:rPr>
              <w:t>Project Management</w:t>
            </w:r>
            <w:r>
              <w:rPr>
                <w:noProof/>
              </w:rPr>
              <w:tab/>
            </w:r>
            <w:r>
              <w:rPr>
                <w:noProof/>
              </w:rPr>
              <w:fldChar w:fldCharType="begin"/>
            </w:r>
            <w:r>
              <w:rPr>
                <w:noProof/>
              </w:rPr>
              <w:instrText xml:space="preserve"> PAGEREF _Toc256589000 \h </w:instrText>
            </w:r>
          </w:ins>
          <w:r>
            <w:rPr>
              <w:noProof/>
            </w:rPr>
          </w:r>
          <w:r>
            <w:rPr>
              <w:noProof/>
            </w:rPr>
            <w:fldChar w:fldCharType="separate"/>
          </w:r>
          <w:ins w:id="97" w:author="Sarah Thomas" w:date="2014-03-16T11:34:00Z">
            <w:r>
              <w:rPr>
                <w:noProof/>
              </w:rPr>
              <w:t>18</w:t>
            </w:r>
            <w:r>
              <w:rPr>
                <w:noProof/>
              </w:rPr>
              <w:fldChar w:fldCharType="end"/>
            </w:r>
          </w:ins>
        </w:p>
        <w:p w14:paraId="236D011D" w14:textId="77777777" w:rsidR="000C0A2C" w:rsidRDefault="000C0A2C">
          <w:pPr>
            <w:pStyle w:val="TOC3"/>
            <w:tabs>
              <w:tab w:val="left" w:pos="1176"/>
              <w:tab w:val="right" w:leader="dot" w:pos="8290"/>
            </w:tabs>
            <w:rPr>
              <w:ins w:id="98" w:author="Sarah Thomas" w:date="2014-03-16T11:34:00Z"/>
              <w:noProof/>
              <w:sz w:val="24"/>
              <w:szCs w:val="24"/>
              <w:lang w:val="en-US" w:eastAsia="ja-JP"/>
            </w:rPr>
          </w:pPr>
          <w:ins w:id="99" w:author="Sarah Thomas" w:date="2014-03-16T11:34:00Z">
            <w:r>
              <w:rPr>
                <w:noProof/>
              </w:rPr>
              <w:t>5.1.3</w:t>
            </w:r>
            <w:r>
              <w:rPr>
                <w:noProof/>
                <w:sz w:val="24"/>
                <w:szCs w:val="24"/>
                <w:lang w:val="en-US" w:eastAsia="ja-JP"/>
              </w:rPr>
              <w:tab/>
            </w:r>
            <w:r>
              <w:rPr>
                <w:noProof/>
              </w:rPr>
              <w:t>Tools</w:t>
            </w:r>
            <w:r>
              <w:rPr>
                <w:noProof/>
              </w:rPr>
              <w:tab/>
            </w:r>
            <w:r>
              <w:rPr>
                <w:noProof/>
              </w:rPr>
              <w:fldChar w:fldCharType="begin"/>
            </w:r>
            <w:r>
              <w:rPr>
                <w:noProof/>
              </w:rPr>
              <w:instrText xml:space="preserve"> PAGEREF _Toc256589001 \h </w:instrText>
            </w:r>
          </w:ins>
          <w:r>
            <w:rPr>
              <w:noProof/>
            </w:rPr>
          </w:r>
          <w:r>
            <w:rPr>
              <w:noProof/>
            </w:rPr>
            <w:fldChar w:fldCharType="separate"/>
          </w:r>
          <w:ins w:id="100" w:author="Sarah Thomas" w:date="2014-03-16T11:34:00Z">
            <w:r>
              <w:rPr>
                <w:noProof/>
              </w:rPr>
              <w:t>18</w:t>
            </w:r>
            <w:r>
              <w:rPr>
                <w:noProof/>
              </w:rPr>
              <w:fldChar w:fldCharType="end"/>
            </w:r>
          </w:ins>
        </w:p>
        <w:p w14:paraId="27D073E1" w14:textId="77777777" w:rsidR="000C0A2C" w:rsidRDefault="000C0A2C">
          <w:pPr>
            <w:pStyle w:val="TOC2"/>
            <w:tabs>
              <w:tab w:val="left" w:pos="792"/>
              <w:tab w:val="right" w:leader="dot" w:pos="8290"/>
            </w:tabs>
            <w:rPr>
              <w:ins w:id="101" w:author="Sarah Thomas" w:date="2014-03-16T11:34:00Z"/>
              <w:b w:val="0"/>
              <w:noProof/>
              <w:sz w:val="24"/>
              <w:szCs w:val="24"/>
              <w:lang w:val="en-US" w:eastAsia="ja-JP"/>
            </w:rPr>
          </w:pPr>
          <w:ins w:id="102" w:author="Sarah Thomas" w:date="2014-03-16T11:34:00Z">
            <w:r>
              <w:rPr>
                <w:noProof/>
              </w:rPr>
              <w:t>5.2</w:t>
            </w:r>
            <w:r>
              <w:rPr>
                <w:b w:val="0"/>
                <w:noProof/>
                <w:sz w:val="24"/>
                <w:szCs w:val="24"/>
                <w:lang w:val="en-US" w:eastAsia="ja-JP"/>
              </w:rPr>
              <w:tab/>
            </w:r>
            <w:r>
              <w:rPr>
                <w:noProof/>
              </w:rPr>
              <w:t>Shortcomings</w:t>
            </w:r>
            <w:r>
              <w:rPr>
                <w:noProof/>
              </w:rPr>
              <w:tab/>
            </w:r>
            <w:r>
              <w:rPr>
                <w:noProof/>
              </w:rPr>
              <w:fldChar w:fldCharType="begin"/>
            </w:r>
            <w:r>
              <w:rPr>
                <w:noProof/>
              </w:rPr>
              <w:instrText xml:space="preserve"> PAGEREF _Toc256589002 \h </w:instrText>
            </w:r>
          </w:ins>
          <w:r>
            <w:rPr>
              <w:noProof/>
            </w:rPr>
          </w:r>
          <w:r>
            <w:rPr>
              <w:noProof/>
            </w:rPr>
            <w:fldChar w:fldCharType="separate"/>
          </w:r>
          <w:ins w:id="103" w:author="Sarah Thomas" w:date="2014-03-16T11:34:00Z">
            <w:r>
              <w:rPr>
                <w:noProof/>
              </w:rPr>
              <w:t>18</w:t>
            </w:r>
            <w:r>
              <w:rPr>
                <w:noProof/>
              </w:rPr>
              <w:fldChar w:fldCharType="end"/>
            </w:r>
          </w:ins>
        </w:p>
        <w:p w14:paraId="02FA3703" w14:textId="77777777" w:rsidR="000C0A2C" w:rsidRDefault="000C0A2C">
          <w:pPr>
            <w:pStyle w:val="TOC3"/>
            <w:tabs>
              <w:tab w:val="left" w:pos="1176"/>
              <w:tab w:val="right" w:leader="dot" w:pos="8290"/>
            </w:tabs>
            <w:rPr>
              <w:ins w:id="104" w:author="Sarah Thomas" w:date="2014-03-16T11:34:00Z"/>
              <w:noProof/>
              <w:sz w:val="24"/>
              <w:szCs w:val="24"/>
              <w:lang w:val="en-US" w:eastAsia="ja-JP"/>
            </w:rPr>
          </w:pPr>
          <w:ins w:id="105" w:author="Sarah Thomas" w:date="2014-03-16T11:34:00Z">
            <w:r>
              <w:rPr>
                <w:noProof/>
              </w:rPr>
              <w:t>5.2.1</w:t>
            </w:r>
            <w:r>
              <w:rPr>
                <w:noProof/>
                <w:sz w:val="24"/>
                <w:szCs w:val="24"/>
                <w:lang w:val="en-US" w:eastAsia="ja-JP"/>
              </w:rPr>
              <w:tab/>
            </w:r>
            <w:r>
              <w:rPr>
                <w:noProof/>
              </w:rPr>
              <w:t>Teamwork</w:t>
            </w:r>
            <w:r>
              <w:rPr>
                <w:noProof/>
              </w:rPr>
              <w:tab/>
            </w:r>
            <w:r>
              <w:rPr>
                <w:noProof/>
              </w:rPr>
              <w:fldChar w:fldCharType="begin"/>
            </w:r>
            <w:r>
              <w:rPr>
                <w:noProof/>
              </w:rPr>
              <w:instrText xml:space="preserve"> PAGEREF _Toc256589003 \h </w:instrText>
            </w:r>
          </w:ins>
          <w:r>
            <w:rPr>
              <w:noProof/>
            </w:rPr>
          </w:r>
          <w:r>
            <w:rPr>
              <w:noProof/>
            </w:rPr>
            <w:fldChar w:fldCharType="separate"/>
          </w:r>
          <w:ins w:id="106" w:author="Sarah Thomas" w:date="2014-03-16T11:34:00Z">
            <w:r>
              <w:rPr>
                <w:noProof/>
              </w:rPr>
              <w:t>18</w:t>
            </w:r>
            <w:r>
              <w:rPr>
                <w:noProof/>
              </w:rPr>
              <w:fldChar w:fldCharType="end"/>
            </w:r>
          </w:ins>
        </w:p>
        <w:p w14:paraId="541D3160" w14:textId="77777777" w:rsidR="000C0A2C" w:rsidRDefault="000C0A2C">
          <w:pPr>
            <w:pStyle w:val="TOC3"/>
            <w:tabs>
              <w:tab w:val="left" w:pos="1176"/>
              <w:tab w:val="right" w:leader="dot" w:pos="8290"/>
            </w:tabs>
            <w:rPr>
              <w:ins w:id="107" w:author="Sarah Thomas" w:date="2014-03-16T11:34:00Z"/>
              <w:noProof/>
              <w:sz w:val="24"/>
              <w:szCs w:val="24"/>
              <w:lang w:val="en-US" w:eastAsia="ja-JP"/>
            </w:rPr>
          </w:pPr>
          <w:ins w:id="108" w:author="Sarah Thomas" w:date="2014-03-16T11:34:00Z">
            <w:r>
              <w:rPr>
                <w:noProof/>
              </w:rPr>
              <w:t>5.2.2</w:t>
            </w:r>
            <w:r>
              <w:rPr>
                <w:noProof/>
                <w:sz w:val="24"/>
                <w:szCs w:val="24"/>
                <w:lang w:val="en-US" w:eastAsia="ja-JP"/>
              </w:rPr>
              <w:tab/>
            </w:r>
            <w:r>
              <w:rPr>
                <w:noProof/>
              </w:rPr>
              <w:t>Project Management</w:t>
            </w:r>
            <w:r>
              <w:rPr>
                <w:noProof/>
              </w:rPr>
              <w:tab/>
            </w:r>
            <w:r>
              <w:rPr>
                <w:noProof/>
              </w:rPr>
              <w:fldChar w:fldCharType="begin"/>
            </w:r>
            <w:r>
              <w:rPr>
                <w:noProof/>
              </w:rPr>
              <w:instrText xml:space="preserve"> PAGEREF _Toc256589004 \h </w:instrText>
            </w:r>
          </w:ins>
          <w:r>
            <w:rPr>
              <w:noProof/>
            </w:rPr>
          </w:r>
          <w:r>
            <w:rPr>
              <w:noProof/>
            </w:rPr>
            <w:fldChar w:fldCharType="separate"/>
          </w:r>
          <w:ins w:id="109" w:author="Sarah Thomas" w:date="2014-03-16T11:34:00Z">
            <w:r>
              <w:rPr>
                <w:noProof/>
              </w:rPr>
              <w:t>18</w:t>
            </w:r>
            <w:r>
              <w:rPr>
                <w:noProof/>
              </w:rPr>
              <w:fldChar w:fldCharType="end"/>
            </w:r>
          </w:ins>
        </w:p>
        <w:p w14:paraId="7EFC0E0F" w14:textId="77777777" w:rsidR="000C0A2C" w:rsidRDefault="000C0A2C">
          <w:pPr>
            <w:pStyle w:val="TOC3"/>
            <w:tabs>
              <w:tab w:val="left" w:pos="1176"/>
              <w:tab w:val="right" w:leader="dot" w:pos="8290"/>
            </w:tabs>
            <w:rPr>
              <w:ins w:id="110" w:author="Sarah Thomas" w:date="2014-03-16T11:34:00Z"/>
              <w:noProof/>
              <w:sz w:val="24"/>
              <w:szCs w:val="24"/>
              <w:lang w:val="en-US" w:eastAsia="ja-JP"/>
            </w:rPr>
          </w:pPr>
          <w:ins w:id="111" w:author="Sarah Thomas" w:date="2014-03-16T11:34:00Z">
            <w:r>
              <w:rPr>
                <w:noProof/>
              </w:rPr>
              <w:t>5.2.3</w:t>
            </w:r>
            <w:r>
              <w:rPr>
                <w:noProof/>
                <w:sz w:val="24"/>
                <w:szCs w:val="24"/>
                <w:lang w:val="en-US" w:eastAsia="ja-JP"/>
              </w:rPr>
              <w:tab/>
            </w:r>
            <w:r>
              <w:rPr>
                <w:noProof/>
              </w:rPr>
              <w:t>Tools</w:t>
            </w:r>
            <w:r>
              <w:rPr>
                <w:noProof/>
              </w:rPr>
              <w:tab/>
            </w:r>
            <w:r>
              <w:rPr>
                <w:noProof/>
              </w:rPr>
              <w:fldChar w:fldCharType="begin"/>
            </w:r>
            <w:r>
              <w:rPr>
                <w:noProof/>
              </w:rPr>
              <w:instrText xml:space="preserve"> PAGEREF _Toc256589005 \h </w:instrText>
            </w:r>
          </w:ins>
          <w:r>
            <w:rPr>
              <w:noProof/>
            </w:rPr>
          </w:r>
          <w:r>
            <w:rPr>
              <w:noProof/>
            </w:rPr>
            <w:fldChar w:fldCharType="separate"/>
          </w:r>
          <w:ins w:id="112" w:author="Sarah Thomas" w:date="2014-03-16T11:34:00Z">
            <w:r>
              <w:rPr>
                <w:noProof/>
              </w:rPr>
              <w:t>18</w:t>
            </w:r>
            <w:r>
              <w:rPr>
                <w:noProof/>
              </w:rPr>
              <w:fldChar w:fldCharType="end"/>
            </w:r>
          </w:ins>
        </w:p>
        <w:p w14:paraId="26B452A8" w14:textId="77777777" w:rsidR="000C0A2C" w:rsidRDefault="000C0A2C">
          <w:pPr>
            <w:pStyle w:val="TOC2"/>
            <w:tabs>
              <w:tab w:val="left" w:pos="792"/>
              <w:tab w:val="right" w:leader="dot" w:pos="8290"/>
            </w:tabs>
            <w:rPr>
              <w:ins w:id="113" w:author="Sarah Thomas" w:date="2014-03-16T11:34:00Z"/>
              <w:b w:val="0"/>
              <w:noProof/>
              <w:sz w:val="24"/>
              <w:szCs w:val="24"/>
              <w:lang w:val="en-US" w:eastAsia="ja-JP"/>
            </w:rPr>
          </w:pPr>
          <w:ins w:id="114" w:author="Sarah Thomas" w:date="2014-03-16T11:34:00Z">
            <w:r>
              <w:rPr>
                <w:noProof/>
              </w:rPr>
              <w:t>5.3</w:t>
            </w:r>
            <w:r>
              <w:rPr>
                <w:b w:val="0"/>
                <w:noProof/>
                <w:sz w:val="24"/>
                <w:szCs w:val="24"/>
                <w:lang w:val="en-US" w:eastAsia="ja-JP"/>
              </w:rPr>
              <w:tab/>
            </w:r>
            <w:r>
              <w:rPr>
                <w:noProof/>
              </w:rPr>
              <w:t>Possible Extensions</w:t>
            </w:r>
            <w:r>
              <w:rPr>
                <w:noProof/>
              </w:rPr>
              <w:tab/>
            </w:r>
            <w:r>
              <w:rPr>
                <w:noProof/>
              </w:rPr>
              <w:fldChar w:fldCharType="begin"/>
            </w:r>
            <w:r>
              <w:rPr>
                <w:noProof/>
              </w:rPr>
              <w:instrText xml:space="preserve"> PAGEREF _Toc256589006 \h </w:instrText>
            </w:r>
          </w:ins>
          <w:r>
            <w:rPr>
              <w:noProof/>
            </w:rPr>
          </w:r>
          <w:r>
            <w:rPr>
              <w:noProof/>
            </w:rPr>
            <w:fldChar w:fldCharType="separate"/>
          </w:r>
          <w:ins w:id="115" w:author="Sarah Thomas" w:date="2014-03-16T11:34:00Z">
            <w:r>
              <w:rPr>
                <w:noProof/>
              </w:rPr>
              <w:t>19</w:t>
            </w:r>
            <w:r>
              <w:rPr>
                <w:noProof/>
              </w:rPr>
              <w:fldChar w:fldCharType="end"/>
            </w:r>
          </w:ins>
        </w:p>
        <w:p w14:paraId="6ED3BE96" w14:textId="77777777" w:rsidR="000C0A2C" w:rsidRDefault="000C0A2C">
          <w:pPr>
            <w:pStyle w:val="TOC1"/>
            <w:tabs>
              <w:tab w:val="left" w:pos="382"/>
              <w:tab w:val="right" w:leader="dot" w:pos="8290"/>
            </w:tabs>
            <w:rPr>
              <w:ins w:id="116" w:author="Sarah Thomas" w:date="2014-03-16T11:34:00Z"/>
              <w:b w:val="0"/>
              <w:noProof/>
              <w:lang w:val="en-US" w:eastAsia="ja-JP"/>
            </w:rPr>
          </w:pPr>
          <w:ins w:id="117" w:author="Sarah Thomas" w:date="2014-03-16T11:34:00Z">
            <w:r>
              <w:rPr>
                <w:noProof/>
              </w:rPr>
              <w:t>6</w:t>
            </w:r>
            <w:r>
              <w:rPr>
                <w:b w:val="0"/>
                <w:noProof/>
                <w:lang w:val="en-US" w:eastAsia="ja-JP"/>
              </w:rPr>
              <w:tab/>
            </w:r>
            <w:r>
              <w:rPr>
                <w:noProof/>
              </w:rPr>
              <w:t>Appendices</w:t>
            </w:r>
            <w:r>
              <w:rPr>
                <w:noProof/>
              </w:rPr>
              <w:tab/>
            </w:r>
            <w:r>
              <w:rPr>
                <w:noProof/>
              </w:rPr>
              <w:fldChar w:fldCharType="begin"/>
            </w:r>
            <w:r>
              <w:rPr>
                <w:noProof/>
              </w:rPr>
              <w:instrText xml:space="preserve"> PAGEREF _Toc256589007 \h </w:instrText>
            </w:r>
          </w:ins>
          <w:r>
            <w:rPr>
              <w:noProof/>
            </w:rPr>
          </w:r>
          <w:r>
            <w:rPr>
              <w:noProof/>
            </w:rPr>
            <w:fldChar w:fldCharType="separate"/>
          </w:r>
          <w:ins w:id="118" w:author="Sarah Thomas" w:date="2014-03-16T11:34:00Z">
            <w:r>
              <w:rPr>
                <w:noProof/>
              </w:rPr>
              <w:t>19</w:t>
            </w:r>
            <w:r>
              <w:rPr>
                <w:noProof/>
              </w:rPr>
              <w:fldChar w:fldCharType="end"/>
            </w:r>
          </w:ins>
        </w:p>
        <w:p w14:paraId="4C436C3D" w14:textId="77777777" w:rsidR="000C0A2C" w:rsidRDefault="000C0A2C">
          <w:pPr>
            <w:pStyle w:val="TOC2"/>
            <w:tabs>
              <w:tab w:val="left" w:pos="792"/>
              <w:tab w:val="right" w:leader="dot" w:pos="8290"/>
            </w:tabs>
            <w:rPr>
              <w:ins w:id="119" w:author="Sarah Thomas" w:date="2014-03-16T11:34:00Z"/>
              <w:b w:val="0"/>
              <w:noProof/>
              <w:sz w:val="24"/>
              <w:szCs w:val="24"/>
              <w:lang w:val="en-US" w:eastAsia="ja-JP"/>
            </w:rPr>
          </w:pPr>
          <w:ins w:id="120" w:author="Sarah Thomas" w:date="2014-03-16T11:34:00Z">
            <w:r>
              <w:rPr>
                <w:noProof/>
              </w:rPr>
              <w:t>6.1</w:t>
            </w:r>
            <w:r>
              <w:rPr>
                <w:b w:val="0"/>
                <w:noProof/>
                <w:sz w:val="24"/>
                <w:szCs w:val="24"/>
                <w:lang w:val="en-US" w:eastAsia="ja-JP"/>
              </w:rPr>
              <w:tab/>
            </w:r>
            <w:r>
              <w:rPr>
                <w:noProof/>
              </w:rPr>
              <w:t>User Documentation</w:t>
            </w:r>
            <w:r>
              <w:rPr>
                <w:noProof/>
              </w:rPr>
              <w:tab/>
            </w:r>
            <w:r>
              <w:rPr>
                <w:noProof/>
              </w:rPr>
              <w:fldChar w:fldCharType="begin"/>
            </w:r>
            <w:r>
              <w:rPr>
                <w:noProof/>
              </w:rPr>
              <w:instrText xml:space="preserve"> PAGEREF _Toc256589008 \h </w:instrText>
            </w:r>
          </w:ins>
          <w:r>
            <w:rPr>
              <w:noProof/>
            </w:rPr>
          </w:r>
          <w:r>
            <w:rPr>
              <w:noProof/>
            </w:rPr>
            <w:fldChar w:fldCharType="separate"/>
          </w:r>
          <w:ins w:id="121" w:author="Sarah Thomas" w:date="2014-03-16T11:34:00Z">
            <w:r>
              <w:rPr>
                <w:noProof/>
              </w:rPr>
              <w:t>19</w:t>
            </w:r>
            <w:r>
              <w:rPr>
                <w:noProof/>
              </w:rPr>
              <w:fldChar w:fldCharType="end"/>
            </w:r>
          </w:ins>
        </w:p>
        <w:p w14:paraId="519C41CA" w14:textId="77777777" w:rsidR="000C0A2C" w:rsidRDefault="000C0A2C">
          <w:pPr>
            <w:pStyle w:val="TOC2"/>
            <w:tabs>
              <w:tab w:val="left" w:pos="792"/>
              <w:tab w:val="right" w:leader="dot" w:pos="8290"/>
            </w:tabs>
            <w:rPr>
              <w:ins w:id="122" w:author="Sarah Thomas" w:date="2014-03-16T11:34:00Z"/>
              <w:b w:val="0"/>
              <w:noProof/>
              <w:sz w:val="24"/>
              <w:szCs w:val="24"/>
              <w:lang w:val="en-US" w:eastAsia="ja-JP"/>
            </w:rPr>
          </w:pPr>
          <w:ins w:id="123" w:author="Sarah Thomas" w:date="2014-03-16T11:34:00Z">
            <w:r>
              <w:rPr>
                <w:noProof/>
              </w:rPr>
              <w:t>6.2</w:t>
            </w:r>
            <w:r>
              <w:rPr>
                <w:b w:val="0"/>
                <w:noProof/>
                <w:sz w:val="24"/>
                <w:szCs w:val="24"/>
                <w:lang w:val="en-US" w:eastAsia="ja-JP"/>
              </w:rPr>
              <w:tab/>
            </w:r>
            <w:r>
              <w:rPr>
                <w:noProof/>
              </w:rPr>
              <w:t> Minutes of All Group Meetings</w:t>
            </w:r>
            <w:r>
              <w:rPr>
                <w:noProof/>
              </w:rPr>
              <w:tab/>
            </w:r>
            <w:r>
              <w:rPr>
                <w:noProof/>
              </w:rPr>
              <w:fldChar w:fldCharType="begin"/>
            </w:r>
            <w:r>
              <w:rPr>
                <w:noProof/>
              </w:rPr>
              <w:instrText xml:space="preserve"> PAGEREF _Toc256589009 \h </w:instrText>
            </w:r>
          </w:ins>
          <w:r>
            <w:rPr>
              <w:noProof/>
            </w:rPr>
          </w:r>
          <w:r>
            <w:rPr>
              <w:noProof/>
            </w:rPr>
            <w:fldChar w:fldCharType="separate"/>
          </w:r>
          <w:ins w:id="124" w:author="Sarah Thomas" w:date="2014-03-16T11:34:00Z">
            <w:r>
              <w:rPr>
                <w:noProof/>
              </w:rPr>
              <w:t>20</w:t>
            </w:r>
            <w:r>
              <w:rPr>
                <w:noProof/>
              </w:rPr>
              <w:fldChar w:fldCharType="end"/>
            </w:r>
          </w:ins>
        </w:p>
        <w:p w14:paraId="7294D638" w14:textId="77777777" w:rsidR="000C0A2C" w:rsidRDefault="000C0A2C">
          <w:pPr>
            <w:pStyle w:val="TOC2"/>
            <w:tabs>
              <w:tab w:val="left" w:pos="792"/>
              <w:tab w:val="right" w:leader="dot" w:pos="8290"/>
            </w:tabs>
            <w:rPr>
              <w:ins w:id="125" w:author="Sarah Thomas" w:date="2014-03-16T11:34:00Z"/>
              <w:b w:val="0"/>
              <w:noProof/>
              <w:sz w:val="24"/>
              <w:szCs w:val="24"/>
              <w:lang w:val="en-US" w:eastAsia="ja-JP"/>
            </w:rPr>
          </w:pPr>
          <w:ins w:id="126" w:author="Sarah Thomas" w:date="2014-03-16T11:34:00Z">
            <w:r>
              <w:rPr>
                <w:noProof/>
              </w:rPr>
              <w:t>6.3</w:t>
            </w:r>
            <w:r>
              <w:rPr>
                <w:b w:val="0"/>
                <w:noProof/>
                <w:sz w:val="24"/>
                <w:szCs w:val="24"/>
                <w:lang w:val="en-US" w:eastAsia="ja-JP"/>
              </w:rPr>
              <w:tab/>
            </w:r>
            <w:r>
              <w:rPr>
                <w:noProof/>
              </w:rPr>
              <w:t>C. Full Code Listing</w:t>
            </w:r>
            <w:r>
              <w:rPr>
                <w:noProof/>
              </w:rPr>
              <w:tab/>
            </w:r>
            <w:r>
              <w:rPr>
                <w:noProof/>
              </w:rPr>
              <w:fldChar w:fldCharType="begin"/>
            </w:r>
            <w:r>
              <w:rPr>
                <w:noProof/>
              </w:rPr>
              <w:instrText xml:space="preserve"> PAGEREF _Toc256589010 \h </w:instrText>
            </w:r>
          </w:ins>
          <w:r>
            <w:rPr>
              <w:noProof/>
            </w:rPr>
          </w:r>
          <w:r>
            <w:rPr>
              <w:noProof/>
            </w:rPr>
            <w:fldChar w:fldCharType="separate"/>
          </w:r>
          <w:ins w:id="127" w:author="Sarah Thomas" w:date="2014-03-16T11:34:00Z">
            <w:r>
              <w:rPr>
                <w:noProof/>
              </w:rPr>
              <w:t>45</w:t>
            </w:r>
            <w:r>
              <w:rPr>
                <w:noProof/>
              </w:rPr>
              <w:fldChar w:fldCharType="end"/>
            </w:r>
          </w:ins>
        </w:p>
        <w:p w14:paraId="52EB1B81" w14:textId="77777777" w:rsidR="000C0A2C" w:rsidRDefault="000C0A2C">
          <w:pPr>
            <w:pStyle w:val="TOC1"/>
            <w:tabs>
              <w:tab w:val="left" w:pos="382"/>
              <w:tab w:val="right" w:leader="dot" w:pos="8290"/>
            </w:tabs>
            <w:rPr>
              <w:ins w:id="128" w:author="Sarah Thomas" w:date="2014-03-16T11:34:00Z"/>
              <w:b w:val="0"/>
              <w:noProof/>
              <w:lang w:val="en-US" w:eastAsia="ja-JP"/>
            </w:rPr>
          </w:pPr>
          <w:ins w:id="129" w:author="Sarah Thomas" w:date="2014-03-16T11:34:00Z">
            <w:r>
              <w:rPr>
                <w:noProof/>
              </w:rPr>
              <w:t>7</w:t>
            </w:r>
            <w:r>
              <w:rPr>
                <w:b w:val="0"/>
                <w:noProof/>
                <w:lang w:val="en-US" w:eastAsia="ja-JP"/>
              </w:rPr>
              <w:tab/>
            </w:r>
            <w:r>
              <w:rPr>
                <w:noProof/>
              </w:rPr>
              <w:t>Glossary</w:t>
            </w:r>
            <w:r>
              <w:rPr>
                <w:noProof/>
              </w:rPr>
              <w:tab/>
            </w:r>
            <w:r>
              <w:rPr>
                <w:noProof/>
              </w:rPr>
              <w:fldChar w:fldCharType="begin"/>
            </w:r>
            <w:r>
              <w:rPr>
                <w:noProof/>
              </w:rPr>
              <w:instrText xml:space="preserve"> PAGEREF _Toc256589011 \h </w:instrText>
            </w:r>
          </w:ins>
          <w:r>
            <w:rPr>
              <w:noProof/>
            </w:rPr>
          </w:r>
          <w:r>
            <w:rPr>
              <w:noProof/>
            </w:rPr>
            <w:fldChar w:fldCharType="separate"/>
          </w:r>
          <w:ins w:id="130" w:author="Sarah Thomas" w:date="2014-03-16T11:34:00Z">
            <w:r>
              <w:rPr>
                <w:noProof/>
              </w:rPr>
              <w:t>45</w:t>
            </w:r>
            <w:r>
              <w:rPr>
                <w:noProof/>
              </w:rPr>
              <w:fldChar w:fldCharType="end"/>
            </w:r>
          </w:ins>
        </w:p>
        <w:p w14:paraId="208AF2C4" w14:textId="77777777" w:rsidR="000C0A2C" w:rsidRDefault="000C0A2C">
          <w:pPr>
            <w:pStyle w:val="TOC1"/>
            <w:tabs>
              <w:tab w:val="left" w:pos="382"/>
              <w:tab w:val="right" w:leader="dot" w:pos="8290"/>
            </w:tabs>
            <w:rPr>
              <w:ins w:id="131" w:author="Sarah Thomas" w:date="2014-03-16T11:34:00Z"/>
              <w:b w:val="0"/>
              <w:noProof/>
              <w:lang w:val="en-US" w:eastAsia="ja-JP"/>
            </w:rPr>
          </w:pPr>
          <w:ins w:id="132" w:author="Sarah Thomas" w:date="2014-03-16T11:34:00Z">
            <w:r>
              <w:rPr>
                <w:noProof/>
              </w:rPr>
              <w:t>8</w:t>
            </w:r>
            <w:r>
              <w:rPr>
                <w:b w:val="0"/>
                <w:noProof/>
                <w:lang w:val="en-US" w:eastAsia="ja-JP"/>
              </w:rPr>
              <w:tab/>
            </w:r>
            <w:r>
              <w:rPr>
                <w:noProof/>
              </w:rPr>
              <w:t>References</w:t>
            </w:r>
            <w:r>
              <w:rPr>
                <w:noProof/>
              </w:rPr>
              <w:tab/>
            </w:r>
            <w:r>
              <w:rPr>
                <w:noProof/>
              </w:rPr>
              <w:fldChar w:fldCharType="begin"/>
            </w:r>
            <w:r>
              <w:rPr>
                <w:noProof/>
              </w:rPr>
              <w:instrText xml:space="preserve"> PAGEREF _Toc256589012 \h </w:instrText>
            </w:r>
          </w:ins>
          <w:r>
            <w:rPr>
              <w:noProof/>
            </w:rPr>
          </w:r>
          <w:r>
            <w:rPr>
              <w:noProof/>
            </w:rPr>
            <w:fldChar w:fldCharType="separate"/>
          </w:r>
          <w:ins w:id="133" w:author="Sarah Thomas" w:date="2014-03-16T11:34:00Z">
            <w:r>
              <w:rPr>
                <w:noProof/>
              </w:rPr>
              <w:t>45</w:t>
            </w:r>
            <w:r>
              <w:rPr>
                <w:noProof/>
              </w:rPr>
              <w:fldChar w:fldCharType="end"/>
            </w:r>
          </w:ins>
        </w:p>
        <w:p w14:paraId="66C73775" w14:textId="77777777" w:rsidR="00920396" w:rsidDel="00246E0B" w:rsidRDefault="00920396">
          <w:pPr>
            <w:pStyle w:val="TOC1"/>
            <w:tabs>
              <w:tab w:val="left" w:pos="382"/>
              <w:tab w:val="right" w:leader="dot" w:pos="8290"/>
            </w:tabs>
            <w:rPr>
              <w:ins w:id="134" w:author="Bahit Hamid" w:date="2014-02-05T04:59:00Z"/>
              <w:del w:id="135" w:author="Sarah Thomas" w:date="2014-03-03T14:17:00Z"/>
              <w:b w:val="0"/>
              <w:noProof/>
              <w:lang w:eastAsia="ja-JP"/>
            </w:rPr>
          </w:pPr>
          <w:ins w:id="136" w:author="Bahit Hamid" w:date="2014-02-05T04:59:00Z">
            <w:del w:id="137"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r>
            </w:del>
            <w:del w:id="138" w:author="Sarah Thomas" w:date="2014-03-03T14:14:00Z">
              <w:r w:rsidDel="00F15707">
                <w:rPr>
                  <w:noProof/>
                </w:rPr>
                <w:delText>1</w:delText>
              </w:r>
            </w:del>
          </w:ins>
        </w:p>
        <w:p w14:paraId="03A77207" w14:textId="77777777" w:rsidR="00920396" w:rsidDel="00246E0B" w:rsidRDefault="00920396">
          <w:pPr>
            <w:pStyle w:val="TOC2"/>
            <w:tabs>
              <w:tab w:val="left" w:pos="792"/>
              <w:tab w:val="right" w:leader="dot" w:pos="8290"/>
            </w:tabs>
            <w:rPr>
              <w:ins w:id="139" w:author="Bahit Hamid" w:date="2014-02-05T04:59:00Z"/>
              <w:del w:id="140" w:author="Sarah Thomas" w:date="2014-03-03T14:17:00Z"/>
              <w:b w:val="0"/>
              <w:noProof/>
              <w:sz w:val="24"/>
              <w:szCs w:val="24"/>
              <w:lang w:eastAsia="ja-JP"/>
            </w:rPr>
          </w:pPr>
          <w:ins w:id="141" w:author="Bahit Hamid" w:date="2014-02-05T04:59:00Z">
            <w:del w:id="142"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r>
            </w:del>
            <w:del w:id="143" w:author="Sarah Thomas" w:date="2014-03-03T14:14:00Z">
              <w:r w:rsidDel="00F15707">
                <w:rPr>
                  <w:noProof/>
                </w:rPr>
                <w:delText>1</w:delText>
              </w:r>
            </w:del>
          </w:ins>
        </w:p>
        <w:p w14:paraId="49CE26F2" w14:textId="77777777" w:rsidR="00920396" w:rsidDel="00246E0B" w:rsidRDefault="00920396">
          <w:pPr>
            <w:pStyle w:val="TOC2"/>
            <w:tabs>
              <w:tab w:val="left" w:pos="792"/>
              <w:tab w:val="right" w:leader="dot" w:pos="8290"/>
            </w:tabs>
            <w:rPr>
              <w:ins w:id="144" w:author="Bahit Hamid" w:date="2014-02-05T04:59:00Z"/>
              <w:del w:id="145" w:author="Sarah Thomas" w:date="2014-03-03T14:17:00Z"/>
              <w:b w:val="0"/>
              <w:noProof/>
              <w:sz w:val="24"/>
              <w:szCs w:val="24"/>
              <w:lang w:eastAsia="ja-JP"/>
            </w:rPr>
          </w:pPr>
          <w:ins w:id="146" w:author="Bahit Hamid" w:date="2014-02-05T04:59:00Z">
            <w:del w:id="147"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090072" w:rsidDel="00246E0B">
                <w:rPr>
                  <w:i/>
                  <w:noProof/>
                </w:rPr>
                <w:delText>Faculty Cooperative</w:delText>
              </w:r>
              <w:r w:rsidDel="00246E0B">
                <w:rPr>
                  <w:noProof/>
                </w:rPr>
                <w:tab/>
              </w:r>
            </w:del>
            <w:del w:id="148" w:author="Sarah Thomas" w:date="2014-03-03T14:14:00Z">
              <w:r w:rsidDel="00F15707">
                <w:rPr>
                  <w:noProof/>
                </w:rPr>
                <w:delText>1</w:delText>
              </w:r>
            </w:del>
          </w:ins>
        </w:p>
        <w:p w14:paraId="04B8F8CB" w14:textId="77777777" w:rsidR="00920396" w:rsidDel="00246E0B" w:rsidRDefault="00920396">
          <w:pPr>
            <w:pStyle w:val="TOC3"/>
            <w:tabs>
              <w:tab w:val="left" w:pos="1176"/>
              <w:tab w:val="right" w:leader="dot" w:pos="8290"/>
            </w:tabs>
            <w:rPr>
              <w:ins w:id="149" w:author="Bahit Hamid" w:date="2014-02-05T04:59:00Z"/>
              <w:del w:id="150" w:author="Sarah Thomas" w:date="2014-03-03T14:17:00Z"/>
              <w:noProof/>
              <w:sz w:val="24"/>
              <w:szCs w:val="24"/>
              <w:lang w:eastAsia="ja-JP"/>
            </w:rPr>
          </w:pPr>
          <w:ins w:id="151" w:author="Bahit Hamid" w:date="2014-02-05T04:59:00Z">
            <w:del w:id="152"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r>
            </w:del>
            <w:del w:id="153" w:author="Sarah Thomas" w:date="2014-03-03T14:14:00Z">
              <w:r w:rsidDel="00F15707">
                <w:rPr>
                  <w:noProof/>
                </w:rPr>
                <w:delText>1</w:delText>
              </w:r>
            </w:del>
          </w:ins>
        </w:p>
        <w:p w14:paraId="472D4648" w14:textId="77777777" w:rsidR="00920396" w:rsidDel="00246E0B" w:rsidRDefault="00920396">
          <w:pPr>
            <w:pStyle w:val="TOC1"/>
            <w:tabs>
              <w:tab w:val="left" w:pos="382"/>
              <w:tab w:val="right" w:leader="dot" w:pos="8290"/>
            </w:tabs>
            <w:rPr>
              <w:ins w:id="154" w:author="Bahit Hamid" w:date="2014-02-05T04:59:00Z"/>
              <w:del w:id="155" w:author="Sarah Thomas" w:date="2014-03-03T14:17:00Z"/>
              <w:b w:val="0"/>
              <w:noProof/>
              <w:lang w:eastAsia="ja-JP"/>
            </w:rPr>
          </w:pPr>
          <w:ins w:id="156" w:author="Bahit Hamid" w:date="2014-02-05T04:59:00Z">
            <w:del w:id="157"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r>
            </w:del>
            <w:del w:id="158" w:author="Sarah Thomas" w:date="2014-03-03T14:14:00Z">
              <w:r w:rsidDel="00F15707">
                <w:rPr>
                  <w:noProof/>
                </w:rPr>
                <w:delText>2</w:delText>
              </w:r>
            </w:del>
          </w:ins>
        </w:p>
        <w:p w14:paraId="2EEE1D63" w14:textId="77777777" w:rsidR="00920396" w:rsidDel="00246E0B" w:rsidRDefault="00920396">
          <w:pPr>
            <w:pStyle w:val="TOC2"/>
            <w:tabs>
              <w:tab w:val="left" w:pos="792"/>
              <w:tab w:val="right" w:leader="dot" w:pos="8290"/>
            </w:tabs>
            <w:rPr>
              <w:ins w:id="159" w:author="Bahit Hamid" w:date="2014-02-05T04:59:00Z"/>
              <w:del w:id="160" w:author="Sarah Thomas" w:date="2014-03-03T14:17:00Z"/>
              <w:b w:val="0"/>
              <w:noProof/>
              <w:sz w:val="24"/>
              <w:szCs w:val="24"/>
              <w:lang w:eastAsia="ja-JP"/>
            </w:rPr>
          </w:pPr>
          <w:ins w:id="161" w:author="Bahit Hamid" w:date="2014-02-05T04:59:00Z">
            <w:del w:id="162"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r>
            </w:del>
            <w:del w:id="163" w:author="Sarah Thomas" w:date="2014-03-03T14:14:00Z">
              <w:r w:rsidDel="00F15707">
                <w:rPr>
                  <w:noProof/>
                </w:rPr>
                <w:delText>2</w:delText>
              </w:r>
            </w:del>
          </w:ins>
        </w:p>
        <w:p w14:paraId="7FEA21A6" w14:textId="77777777" w:rsidR="00920396" w:rsidDel="00246E0B" w:rsidRDefault="00920396">
          <w:pPr>
            <w:pStyle w:val="TOC2"/>
            <w:tabs>
              <w:tab w:val="left" w:pos="792"/>
              <w:tab w:val="right" w:leader="dot" w:pos="8290"/>
            </w:tabs>
            <w:rPr>
              <w:ins w:id="164" w:author="Bahit Hamid" w:date="2014-02-05T04:59:00Z"/>
              <w:del w:id="165" w:author="Sarah Thomas" w:date="2014-03-03T14:17:00Z"/>
              <w:b w:val="0"/>
              <w:noProof/>
              <w:sz w:val="24"/>
              <w:szCs w:val="24"/>
              <w:lang w:eastAsia="ja-JP"/>
            </w:rPr>
          </w:pPr>
          <w:ins w:id="166" w:author="Bahit Hamid" w:date="2014-02-05T04:59:00Z">
            <w:del w:id="167"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r>
            </w:del>
            <w:del w:id="168" w:author="Sarah Thomas" w:date="2014-03-03T14:14:00Z">
              <w:r w:rsidDel="00F15707">
                <w:rPr>
                  <w:noProof/>
                </w:rPr>
                <w:delText>2</w:delText>
              </w:r>
            </w:del>
          </w:ins>
        </w:p>
        <w:p w14:paraId="5419D078" w14:textId="77777777" w:rsidR="00920396" w:rsidDel="00246E0B" w:rsidRDefault="00920396">
          <w:pPr>
            <w:pStyle w:val="TOC2"/>
            <w:tabs>
              <w:tab w:val="left" w:pos="792"/>
              <w:tab w:val="right" w:leader="dot" w:pos="8290"/>
            </w:tabs>
            <w:rPr>
              <w:ins w:id="169" w:author="Bahit Hamid" w:date="2014-02-05T04:59:00Z"/>
              <w:del w:id="170" w:author="Sarah Thomas" w:date="2014-03-03T14:17:00Z"/>
              <w:b w:val="0"/>
              <w:noProof/>
              <w:sz w:val="24"/>
              <w:szCs w:val="24"/>
              <w:lang w:eastAsia="ja-JP"/>
            </w:rPr>
          </w:pPr>
          <w:ins w:id="171" w:author="Bahit Hamid" w:date="2014-02-05T04:59:00Z">
            <w:del w:id="172"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r>
            </w:del>
            <w:del w:id="173" w:author="Sarah Thomas" w:date="2014-03-03T14:14:00Z">
              <w:r w:rsidDel="00F15707">
                <w:rPr>
                  <w:noProof/>
                </w:rPr>
                <w:delText>2</w:delText>
              </w:r>
            </w:del>
          </w:ins>
        </w:p>
        <w:p w14:paraId="7D5F6C79" w14:textId="77777777" w:rsidR="00920396" w:rsidDel="00246E0B" w:rsidRDefault="00920396">
          <w:pPr>
            <w:pStyle w:val="TOC3"/>
            <w:tabs>
              <w:tab w:val="left" w:pos="1176"/>
              <w:tab w:val="right" w:leader="dot" w:pos="8290"/>
            </w:tabs>
            <w:rPr>
              <w:ins w:id="174" w:author="Bahit Hamid" w:date="2014-02-05T04:59:00Z"/>
              <w:del w:id="175" w:author="Sarah Thomas" w:date="2014-03-03T14:17:00Z"/>
              <w:noProof/>
              <w:sz w:val="24"/>
              <w:szCs w:val="24"/>
              <w:lang w:eastAsia="ja-JP"/>
            </w:rPr>
          </w:pPr>
          <w:ins w:id="176" w:author="Bahit Hamid" w:date="2014-02-05T04:59:00Z">
            <w:del w:id="177"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r>
            </w:del>
            <w:del w:id="178" w:author="Sarah Thomas" w:date="2014-03-03T14:14:00Z">
              <w:r w:rsidDel="00F15707">
                <w:rPr>
                  <w:noProof/>
                </w:rPr>
                <w:delText>2</w:delText>
              </w:r>
            </w:del>
          </w:ins>
        </w:p>
        <w:p w14:paraId="50D158D7" w14:textId="77777777" w:rsidR="00920396" w:rsidDel="00246E0B" w:rsidRDefault="00920396">
          <w:pPr>
            <w:pStyle w:val="TOC3"/>
            <w:tabs>
              <w:tab w:val="left" w:pos="1176"/>
              <w:tab w:val="right" w:leader="dot" w:pos="8290"/>
            </w:tabs>
            <w:rPr>
              <w:ins w:id="179" w:author="Bahit Hamid" w:date="2014-02-05T04:59:00Z"/>
              <w:del w:id="180" w:author="Sarah Thomas" w:date="2014-03-03T14:17:00Z"/>
              <w:noProof/>
              <w:sz w:val="24"/>
              <w:szCs w:val="24"/>
              <w:lang w:eastAsia="ja-JP"/>
            </w:rPr>
          </w:pPr>
          <w:ins w:id="181" w:author="Bahit Hamid" w:date="2014-02-05T04:59:00Z">
            <w:del w:id="182"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r>
            </w:del>
            <w:del w:id="183" w:author="Sarah Thomas" w:date="2014-03-03T14:14:00Z">
              <w:r w:rsidDel="00F15707">
                <w:rPr>
                  <w:noProof/>
                </w:rPr>
                <w:delText>3</w:delText>
              </w:r>
            </w:del>
          </w:ins>
        </w:p>
        <w:p w14:paraId="0A4A05C1" w14:textId="77777777" w:rsidR="00920396" w:rsidDel="00246E0B" w:rsidRDefault="00920396">
          <w:pPr>
            <w:pStyle w:val="TOC3"/>
            <w:tabs>
              <w:tab w:val="left" w:pos="1176"/>
              <w:tab w:val="right" w:leader="dot" w:pos="8290"/>
            </w:tabs>
            <w:rPr>
              <w:ins w:id="184" w:author="Bahit Hamid" w:date="2014-02-05T04:59:00Z"/>
              <w:del w:id="185" w:author="Sarah Thomas" w:date="2014-03-03T14:17:00Z"/>
              <w:noProof/>
              <w:sz w:val="24"/>
              <w:szCs w:val="24"/>
              <w:lang w:eastAsia="ja-JP"/>
            </w:rPr>
          </w:pPr>
          <w:ins w:id="186" w:author="Bahit Hamid" w:date="2014-02-05T04:59:00Z">
            <w:del w:id="187"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r>
            </w:del>
          </w:ins>
        </w:p>
        <w:p w14:paraId="54CB61D4" w14:textId="77777777" w:rsidR="00920396" w:rsidDel="00246E0B" w:rsidRDefault="00920396">
          <w:pPr>
            <w:pStyle w:val="TOC2"/>
            <w:tabs>
              <w:tab w:val="left" w:pos="792"/>
              <w:tab w:val="right" w:leader="dot" w:pos="8290"/>
            </w:tabs>
            <w:rPr>
              <w:ins w:id="188" w:author="Bahit Hamid" w:date="2014-02-05T04:59:00Z"/>
              <w:del w:id="189" w:author="Sarah Thomas" w:date="2014-03-03T14:17:00Z"/>
              <w:b w:val="0"/>
              <w:noProof/>
              <w:sz w:val="24"/>
              <w:szCs w:val="24"/>
              <w:lang w:eastAsia="ja-JP"/>
            </w:rPr>
          </w:pPr>
          <w:ins w:id="190" w:author="Bahit Hamid" w:date="2014-02-05T04:59:00Z">
            <w:del w:id="191"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r>
            </w:del>
            <w:del w:id="192" w:author="Sarah Thomas" w:date="2014-03-03T14:14:00Z">
              <w:r w:rsidDel="00F15707">
                <w:rPr>
                  <w:noProof/>
                </w:rPr>
                <w:delText>9</w:delText>
              </w:r>
            </w:del>
          </w:ins>
        </w:p>
        <w:p w14:paraId="1974DC02" w14:textId="77777777" w:rsidR="00920396" w:rsidDel="00246E0B" w:rsidRDefault="00920396">
          <w:pPr>
            <w:pStyle w:val="TOC3"/>
            <w:tabs>
              <w:tab w:val="left" w:pos="1176"/>
              <w:tab w:val="right" w:leader="dot" w:pos="8290"/>
            </w:tabs>
            <w:rPr>
              <w:ins w:id="193" w:author="Bahit Hamid" w:date="2014-02-05T04:59:00Z"/>
              <w:del w:id="194" w:author="Sarah Thomas" w:date="2014-03-03T14:17:00Z"/>
              <w:noProof/>
              <w:sz w:val="24"/>
              <w:szCs w:val="24"/>
              <w:lang w:eastAsia="ja-JP"/>
            </w:rPr>
          </w:pPr>
          <w:ins w:id="195" w:author="Bahit Hamid" w:date="2014-02-05T04:59:00Z">
            <w:del w:id="196"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r>
            </w:del>
            <w:del w:id="197" w:author="Sarah Thomas" w:date="2014-03-03T14:14:00Z">
              <w:r w:rsidDel="00F15707">
                <w:rPr>
                  <w:noProof/>
                </w:rPr>
                <w:delText>9</w:delText>
              </w:r>
            </w:del>
          </w:ins>
        </w:p>
        <w:p w14:paraId="3328F1F9" w14:textId="77777777" w:rsidR="00920396" w:rsidDel="00246E0B" w:rsidRDefault="00920396">
          <w:pPr>
            <w:pStyle w:val="TOC3"/>
            <w:tabs>
              <w:tab w:val="left" w:pos="1176"/>
              <w:tab w:val="right" w:leader="dot" w:pos="8290"/>
            </w:tabs>
            <w:rPr>
              <w:ins w:id="198" w:author="Bahit Hamid" w:date="2014-02-05T04:59:00Z"/>
              <w:del w:id="199" w:author="Sarah Thomas" w:date="2014-03-03T14:17:00Z"/>
              <w:noProof/>
              <w:sz w:val="24"/>
              <w:szCs w:val="24"/>
              <w:lang w:eastAsia="ja-JP"/>
            </w:rPr>
          </w:pPr>
          <w:ins w:id="200" w:author="Bahit Hamid" w:date="2014-02-05T04:59:00Z">
            <w:del w:id="201"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r>
            </w:del>
            <w:del w:id="202" w:author="Sarah Thomas" w:date="2014-03-03T14:14:00Z">
              <w:r w:rsidDel="00F15707">
                <w:rPr>
                  <w:noProof/>
                </w:rPr>
                <w:delText>10</w:delText>
              </w:r>
            </w:del>
          </w:ins>
        </w:p>
        <w:p w14:paraId="44D7AE9B" w14:textId="77777777" w:rsidR="00920396" w:rsidDel="00246E0B" w:rsidRDefault="00920396">
          <w:pPr>
            <w:pStyle w:val="TOC3"/>
            <w:tabs>
              <w:tab w:val="left" w:pos="1176"/>
              <w:tab w:val="right" w:leader="dot" w:pos="8290"/>
            </w:tabs>
            <w:rPr>
              <w:ins w:id="203" w:author="Bahit Hamid" w:date="2014-02-05T04:59:00Z"/>
              <w:del w:id="204" w:author="Sarah Thomas" w:date="2014-03-03T14:17:00Z"/>
              <w:noProof/>
              <w:sz w:val="24"/>
              <w:szCs w:val="24"/>
              <w:lang w:eastAsia="ja-JP"/>
            </w:rPr>
          </w:pPr>
          <w:ins w:id="205" w:author="Bahit Hamid" w:date="2014-02-05T04:59:00Z">
            <w:del w:id="206"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r>
            </w:del>
            <w:del w:id="207" w:author="Sarah Thomas" w:date="2014-03-03T14:14:00Z">
              <w:r w:rsidDel="00F15707">
                <w:rPr>
                  <w:noProof/>
                </w:rPr>
                <w:delText>10</w:delText>
              </w:r>
            </w:del>
          </w:ins>
        </w:p>
        <w:p w14:paraId="21523F49" w14:textId="77777777" w:rsidR="00920396" w:rsidDel="00246E0B" w:rsidRDefault="00920396">
          <w:pPr>
            <w:pStyle w:val="TOC3"/>
            <w:tabs>
              <w:tab w:val="left" w:pos="1176"/>
              <w:tab w:val="right" w:leader="dot" w:pos="8290"/>
            </w:tabs>
            <w:rPr>
              <w:ins w:id="208" w:author="Bahit Hamid" w:date="2014-02-05T04:59:00Z"/>
              <w:del w:id="209" w:author="Sarah Thomas" w:date="2014-03-03T14:17:00Z"/>
              <w:noProof/>
              <w:sz w:val="24"/>
              <w:szCs w:val="24"/>
              <w:lang w:eastAsia="ja-JP"/>
            </w:rPr>
          </w:pPr>
          <w:ins w:id="210" w:author="Bahit Hamid" w:date="2014-02-05T04:59:00Z">
            <w:del w:id="211"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r>
            </w:del>
            <w:del w:id="212" w:author="Sarah Thomas" w:date="2014-03-03T14:14:00Z">
              <w:r w:rsidDel="00F15707">
                <w:rPr>
                  <w:noProof/>
                </w:rPr>
                <w:delText>10</w:delText>
              </w:r>
            </w:del>
          </w:ins>
        </w:p>
        <w:p w14:paraId="6B52983A" w14:textId="77777777" w:rsidR="00920396" w:rsidDel="00246E0B" w:rsidRDefault="00920396">
          <w:pPr>
            <w:pStyle w:val="TOC3"/>
            <w:tabs>
              <w:tab w:val="left" w:pos="1176"/>
              <w:tab w:val="right" w:leader="dot" w:pos="8290"/>
            </w:tabs>
            <w:rPr>
              <w:ins w:id="213" w:author="Bahit Hamid" w:date="2014-02-05T04:59:00Z"/>
              <w:del w:id="214" w:author="Sarah Thomas" w:date="2014-03-03T14:17:00Z"/>
              <w:noProof/>
              <w:sz w:val="24"/>
              <w:szCs w:val="24"/>
              <w:lang w:eastAsia="ja-JP"/>
            </w:rPr>
          </w:pPr>
          <w:ins w:id="215" w:author="Bahit Hamid" w:date="2014-02-05T04:59:00Z">
            <w:del w:id="216"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r>
            </w:del>
            <w:del w:id="217" w:author="Sarah Thomas" w:date="2014-03-03T14:14:00Z">
              <w:r w:rsidDel="00F15707">
                <w:rPr>
                  <w:noProof/>
                </w:rPr>
                <w:delText>10</w:delText>
              </w:r>
            </w:del>
          </w:ins>
        </w:p>
        <w:p w14:paraId="5AA6D890" w14:textId="77777777" w:rsidR="00920396" w:rsidDel="00246E0B" w:rsidRDefault="00920396">
          <w:pPr>
            <w:pStyle w:val="TOC3"/>
            <w:tabs>
              <w:tab w:val="left" w:pos="1176"/>
              <w:tab w:val="right" w:leader="dot" w:pos="8290"/>
            </w:tabs>
            <w:rPr>
              <w:ins w:id="218" w:author="Bahit Hamid" w:date="2014-02-05T04:59:00Z"/>
              <w:del w:id="219" w:author="Sarah Thomas" w:date="2014-03-03T14:17:00Z"/>
              <w:noProof/>
              <w:sz w:val="24"/>
              <w:szCs w:val="24"/>
              <w:lang w:eastAsia="ja-JP"/>
            </w:rPr>
          </w:pPr>
          <w:ins w:id="220" w:author="Bahit Hamid" w:date="2014-02-05T04:59:00Z">
            <w:del w:id="221"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r>
            </w:del>
            <w:del w:id="222" w:author="Sarah Thomas" w:date="2014-03-03T14:14:00Z">
              <w:r w:rsidDel="00F15707">
                <w:rPr>
                  <w:noProof/>
                </w:rPr>
                <w:delText>11</w:delText>
              </w:r>
            </w:del>
          </w:ins>
        </w:p>
        <w:p w14:paraId="4DCEF0F1" w14:textId="77777777" w:rsidR="00920396" w:rsidDel="00246E0B" w:rsidRDefault="00920396">
          <w:pPr>
            <w:pStyle w:val="TOC3"/>
            <w:tabs>
              <w:tab w:val="left" w:pos="1176"/>
              <w:tab w:val="right" w:leader="dot" w:pos="8290"/>
            </w:tabs>
            <w:rPr>
              <w:ins w:id="223" w:author="Bahit Hamid" w:date="2014-02-05T04:59:00Z"/>
              <w:del w:id="224" w:author="Sarah Thomas" w:date="2014-03-03T14:17:00Z"/>
              <w:noProof/>
              <w:sz w:val="24"/>
              <w:szCs w:val="24"/>
              <w:lang w:eastAsia="ja-JP"/>
            </w:rPr>
          </w:pPr>
          <w:ins w:id="225" w:author="Bahit Hamid" w:date="2014-02-05T04:59:00Z">
            <w:del w:id="226"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r>
            </w:del>
            <w:del w:id="227" w:author="Sarah Thomas" w:date="2014-03-03T14:14:00Z">
              <w:r w:rsidDel="00F15707">
                <w:rPr>
                  <w:noProof/>
                </w:rPr>
                <w:delText>11</w:delText>
              </w:r>
            </w:del>
          </w:ins>
        </w:p>
        <w:p w14:paraId="16FE2538" w14:textId="77777777" w:rsidR="00920396" w:rsidDel="00246E0B" w:rsidRDefault="00920396">
          <w:pPr>
            <w:pStyle w:val="TOC3"/>
            <w:tabs>
              <w:tab w:val="left" w:pos="1176"/>
              <w:tab w:val="right" w:leader="dot" w:pos="8290"/>
            </w:tabs>
            <w:rPr>
              <w:ins w:id="228" w:author="Bahit Hamid" w:date="2014-02-05T04:59:00Z"/>
              <w:del w:id="229" w:author="Sarah Thomas" w:date="2014-03-03T14:17:00Z"/>
              <w:noProof/>
              <w:sz w:val="24"/>
              <w:szCs w:val="24"/>
              <w:lang w:eastAsia="ja-JP"/>
            </w:rPr>
          </w:pPr>
          <w:ins w:id="230" w:author="Bahit Hamid" w:date="2014-02-05T04:59:00Z">
            <w:del w:id="231"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r>
            </w:del>
            <w:del w:id="232" w:author="Sarah Thomas" w:date="2014-03-03T14:14:00Z">
              <w:r w:rsidDel="00F15707">
                <w:rPr>
                  <w:noProof/>
                </w:rPr>
                <w:delText>11</w:delText>
              </w:r>
            </w:del>
          </w:ins>
        </w:p>
        <w:p w14:paraId="2EE69CC0" w14:textId="77777777" w:rsidR="00920396" w:rsidDel="00246E0B" w:rsidRDefault="00920396">
          <w:pPr>
            <w:pStyle w:val="TOC3"/>
            <w:tabs>
              <w:tab w:val="left" w:pos="1176"/>
              <w:tab w:val="right" w:leader="dot" w:pos="8290"/>
            </w:tabs>
            <w:rPr>
              <w:ins w:id="233" w:author="Bahit Hamid" w:date="2014-02-05T04:59:00Z"/>
              <w:del w:id="234" w:author="Sarah Thomas" w:date="2014-03-03T14:17:00Z"/>
              <w:noProof/>
              <w:sz w:val="24"/>
              <w:szCs w:val="24"/>
              <w:lang w:eastAsia="ja-JP"/>
            </w:rPr>
          </w:pPr>
          <w:ins w:id="235" w:author="Bahit Hamid" w:date="2014-02-05T04:59:00Z">
            <w:del w:id="236"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r>
            </w:del>
            <w:del w:id="237" w:author="Sarah Thomas" w:date="2014-03-03T14:14:00Z">
              <w:r w:rsidDel="00F15707">
                <w:rPr>
                  <w:noProof/>
                </w:rPr>
                <w:delText>11</w:delText>
              </w:r>
            </w:del>
          </w:ins>
        </w:p>
        <w:p w14:paraId="60184F8F" w14:textId="77777777" w:rsidR="00920396" w:rsidDel="00246E0B" w:rsidRDefault="00920396">
          <w:pPr>
            <w:pStyle w:val="TOC3"/>
            <w:tabs>
              <w:tab w:val="left" w:pos="1298"/>
              <w:tab w:val="right" w:leader="dot" w:pos="8290"/>
            </w:tabs>
            <w:rPr>
              <w:ins w:id="238" w:author="Bahit Hamid" w:date="2014-02-05T04:59:00Z"/>
              <w:del w:id="239" w:author="Sarah Thomas" w:date="2014-03-03T14:17:00Z"/>
              <w:noProof/>
              <w:sz w:val="24"/>
              <w:szCs w:val="24"/>
              <w:lang w:eastAsia="ja-JP"/>
            </w:rPr>
          </w:pPr>
          <w:ins w:id="240" w:author="Bahit Hamid" w:date="2014-02-05T04:59:00Z">
            <w:del w:id="241"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r>
            </w:del>
            <w:del w:id="242" w:author="Sarah Thomas" w:date="2014-03-03T14:14:00Z">
              <w:r w:rsidDel="00F15707">
                <w:rPr>
                  <w:noProof/>
                </w:rPr>
                <w:delText>12</w:delText>
              </w:r>
            </w:del>
          </w:ins>
        </w:p>
        <w:p w14:paraId="1FB10AAD" w14:textId="77777777" w:rsidR="00920396" w:rsidDel="00246E0B" w:rsidRDefault="00920396">
          <w:pPr>
            <w:pStyle w:val="TOC3"/>
            <w:tabs>
              <w:tab w:val="left" w:pos="1298"/>
              <w:tab w:val="right" w:leader="dot" w:pos="8290"/>
            </w:tabs>
            <w:rPr>
              <w:ins w:id="243" w:author="Bahit Hamid" w:date="2014-02-05T04:59:00Z"/>
              <w:del w:id="244" w:author="Sarah Thomas" w:date="2014-03-03T14:17:00Z"/>
              <w:noProof/>
              <w:sz w:val="24"/>
              <w:szCs w:val="24"/>
              <w:lang w:eastAsia="ja-JP"/>
            </w:rPr>
          </w:pPr>
          <w:ins w:id="245" w:author="Bahit Hamid" w:date="2014-02-05T04:59:00Z">
            <w:del w:id="246"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r>
            </w:del>
            <w:del w:id="247" w:author="Sarah Thomas" w:date="2014-03-03T14:14:00Z">
              <w:r w:rsidDel="00F15707">
                <w:rPr>
                  <w:noProof/>
                </w:rPr>
                <w:delText>12</w:delText>
              </w:r>
            </w:del>
          </w:ins>
        </w:p>
        <w:p w14:paraId="65F34DA3" w14:textId="77777777" w:rsidR="00920396" w:rsidDel="00246E0B" w:rsidRDefault="00920396">
          <w:pPr>
            <w:pStyle w:val="TOC3"/>
            <w:tabs>
              <w:tab w:val="left" w:pos="1298"/>
              <w:tab w:val="right" w:leader="dot" w:pos="8290"/>
            </w:tabs>
            <w:rPr>
              <w:ins w:id="248" w:author="Bahit Hamid" w:date="2014-02-05T04:59:00Z"/>
              <w:del w:id="249" w:author="Sarah Thomas" w:date="2014-03-03T14:17:00Z"/>
              <w:noProof/>
              <w:sz w:val="24"/>
              <w:szCs w:val="24"/>
              <w:lang w:eastAsia="ja-JP"/>
            </w:rPr>
          </w:pPr>
          <w:ins w:id="250" w:author="Bahit Hamid" w:date="2014-02-05T04:59:00Z">
            <w:del w:id="251"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r>
            </w:del>
            <w:del w:id="252" w:author="Sarah Thomas" w:date="2014-03-03T14:14:00Z">
              <w:r w:rsidDel="00F15707">
                <w:rPr>
                  <w:noProof/>
                </w:rPr>
                <w:delText>12</w:delText>
              </w:r>
            </w:del>
          </w:ins>
        </w:p>
        <w:p w14:paraId="41F6484C" w14:textId="77777777" w:rsidR="00920396" w:rsidDel="00246E0B" w:rsidRDefault="00920396">
          <w:pPr>
            <w:pStyle w:val="TOC2"/>
            <w:tabs>
              <w:tab w:val="left" w:pos="792"/>
              <w:tab w:val="right" w:leader="dot" w:pos="8290"/>
            </w:tabs>
            <w:rPr>
              <w:ins w:id="253" w:author="Bahit Hamid" w:date="2014-02-05T04:59:00Z"/>
              <w:del w:id="254" w:author="Sarah Thomas" w:date="2014-03-03T14:17:00Z"/>
              <w:b w:val="0"/>
              <w:noProof/>
              <w:sz w:val="24"/>
              <w:szCs w:val="24"/>
              <w:lang w:eastAsia="ja-JP"/>
            </w:rPr>
          </w:pPr>
          <w:ins w:id="255" w:author="Bahit Hamid" w:date="2014-02-05T04:59:00Z">
            <w:del w:id="256"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r>
            </w:del>
            <w:del w:id="257" w:author="Sarah Thomas" w:date="2014-03-03T14:14:00Z">
              <w:r w:rsidDel="00F15707">
                <w:rPr>
                  <w:noProof/>
                </w:rPr>
                <w:delText>12</w:delText>
              </w:r>
            </w:del>
          </w:ins>
        </w:p>
        <w:p w14:paraId="20405C89" w14:textId="77777777" w:rsidR="00920396" w:rsidDel="00246E0B" w:rsidRDefault="00920396">
          <w:pPr>
            <w:pStyle w:val="TOC3"/>
            <w:tabs>
              <w:tab w:val="left" w:pos="1176"/>
              <w:tab w:val="right" w:leader="dot" w:pos="8290"/>
            </w:tabs>
            <w:rPr>
              <w:ins w:id="258" w:author="Bahit Hamid" w:date="2014-02-05T04:59:00Z"/>
              <w:del w:id="259" w:author="Sarah Thomas" w:date="2014-03-03T14:17:00Z"/>
              <w:noProof/>
              <w:sz w:val="24"/>
              <w:szCs w:val="24"/>
              <w:lang w:eastAsia="ja-JP"/>
            </w:rPr>
          </w:pPr>
          <w:ins w:id="260" w:author="Bahit Hamid" w:date="2014-02-05T04:59:00Z">
            <w:del w:id="261"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r>
            </w:del>
            <w:del w:id="262" w:author="Sarah Thomas" w:date="2014-03-03T14:14:00Z">
              <w:r w:rsidDel="00F15707">
                <w:rPr>
                  <w:noProof/>
                </w:rPr>
                <w:delText>12</w:delText>
              </w:r>
            </w:del>
          </w:ins>
        </w:p>
        <w:p w14:paraId="602AADD6" w14:textId="77777777" w:rsidR="00920396" w:rsidDel="00246E0B" w:rsidRDefault="00920396">
          <w:pPr>
            <w:pStyle w:val="TOC3"/>
            <w:tabs>
              <w:tab w:val="left" w:pos="1176"/>
              <w:tab w:val="right" w:leader="dot" w:pos="8290"/>
            </w:tabs>
            <w:rPr>
              <w:ins w:id="263" w:author="Bahit Hamid" w:date="2014-02-05T04:59:00Z"/>
              <w:del w:id="264" w:author="Sarah Thomas" w:date="2014-03-03T14:17:00Z"/>
              <w:noProof/>
              <w:sz w:val="24"/>
              <w:szCs w:val="24"/>
              <w:lang w:eastAsia="ja-JP"/>
            </w:rPr>
          </w:pPr>
          <w:ins w:id="265" w:author="Bahit Hamid" w:date="2014-02-05T04:59:00Z">
            <w:del w:id="266"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r>
            </w:del>
            <w:del w:id="267" w:author="Sarah Thomas" w:date="2014-03-03T14:14:00Z">
              <w:r w:rsidDel="00F15707">
                <w:rPr>
                  <w:noProof/>
                </w:rPr>
                <w:delText>13</w:delText>
              </w:r>
            </w:del>
          </w:ins>
        </w:p>
        <w:p w14:paraId="605BE22D" w14:textId="77777777" w:rsidR="00920396" w:rsidDel="00246E0B" w:rsidRDefault="00920396">
          <w:pPr>
            <w:pStyle w:val="TOC3"/>
            <w:tabs>
              <w:tab w:val="left" w:pos="1176"/>
              <w:tab w:val="right" w:leader="dot" w:pos="8290"/>
            </w:tabs>
            <w:rPr>
              <w:ins w:id="268" w:author="Bahit Hamid" w:date="2014-02-05T04:59:00Z"/>
              <w:del w:id="269" w:author="Sarah Thomas" w:date="2014-03-03T14:17:00Z"/>
              <w:noProof/>
              <w:sz w:val="24"/>
              <w:szCs w:val="24"/>
              <w:lang w:eastAsia="ja-JP"/>
            </w:rPr>
          </w:pPr>
          <w:ins w:id="270" w:author="Bahit Hamid" w:date="2014-02-05T04:59:00Z">
            <w:del w:id="271"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r>
            </w:del>
            <w:del w:id="272" w:author="Sarah Thomas" w:date="2014-03-03T14:14:00Z">
              <w:r w:rsidDel="00F15707">
                <w:rPr>
                  <w:noProof/>
                </w:rPr>
                <w:delText>13</w:delText>
              </w:r>
            </w:del>
          </w:ins>
        </w:p>
        <w:p w14:paraId="4000C6B8" w14:textId="77777777" w:rsidR="00920396" w:rsidDel="00246E0B" w:rsidRDefault="00920396">
          <w:pPr>
            <w:pStyle w:val="TOC3"/>
            <w:tabs>
              <w:tab w:val="left" w:pos="1176"/>
              <w:tab w:val="right" w:leader="dot" w:pos="8290"/>
            </w:tabs>
            <w:rPr>
              <w:ins w:id="273" w:author="Bahit Hamid" w:date="2014-02-05T04:59:00Z"/>
              <w:del w:id="274" w:author="Sarah Thomas" w:date="2014-03-03T14:17:00Z"/>
              <w:noProof/>
              <w:sz w:val="24"/>
              <w:szCs w:val="24"/>
              <w:lang w:eastAsia="ja-JP"/>
            </w:rPr>
          </w:pPr>
          <w:ins w:id="275" w:author="Bahit Hamid" w:date="2014-02-05T04:59:00Z">
            <w:del w:id="276"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r>
            </w:del>
            <w:del w:id="277" w:author="Sarah Thomas" w:date="2014-03-03T14:14:00Z">
              <w:r w:rsidDel="00F15707">
                <w:rPr>
                  <w:noProof/>
                </w:rPr>
                <w:delText>14</w:delText>
              </w:r>
            </w:del>
          </w:ins>
        </w:p>
        <w:p w14:paraId="78D449AC" w14:textId="77777777" w:rsidR="00920396" w:rsidDel="00246E0B" w:rsidRDefault="00920396">
          <w:pPr>
            <w:pStyle w:val="TOC3"/>
            <w:tabs>
              <w:tab w:val="left" w:pos="1176"/>
              <w:tab w:val="right" w:leader="dot" w:pos="8290"/>
            </w:tabs>
            <w:rPr>
              <w:ins w:id="278" w:author="Bahit Hamid" w:date="2014-02-05T04:59:00Z"/>
              <w:del w:id="279" w:author="Sarah Thomas" w:date="2014-03-03T14:17:00Z"/>
              <w:noProof/>
              <w:sz w:val="24"/>
              <w:szCs w:val="24"/>
              <w:lang w:eastAsia="ja-JP"/>
            </w:rPr>
          </w:pPr>
          <w:ins w:id="280" w:author="Bahit Hamid" w:date="2014-02-05T04:59:00Z">
            <w:del w:id="281"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r>
            </w:del>
            <w:del w:id="282" w:author="Sarah Thomas" w:date="2014-03-03T14:14:00Z">
              <w:r w:rsidDel="00F15707">
                <w:rPr>
                  <w:noProof/>
                </w:rPr>
                <w:delText>14</w:delText>
              </w:r>
            </w:del>
          </w:ins>
        </w:p>
        <w:p w14:paraId="031B3A9B" w14:textId="77777777" w:rsidR="00920396" w:rsidDel="00246E0B" w:rsidRDefault="00920396">
          <w:pPr>
            <w:pStyle w:val="TOC2"/>
            <w:tabs>
              <w:tab w:val="left" w:pos="792"/>
              <w:tab w:val="right" w:leader="dot" w:pos="8290"/>
            </w:tabs>
            <w:rPr>
              <w:ins w:id="283" w:author="Bahit Hamid" w:date="2014-02-05T04:59:00Z"/>
              <w:del w:id="284" w:author="Sarah Thomas" w:date="2014-03-03T14:17:00Z"/>
              <w:b w:val="0"/>
              <w:noProof/>
              <w:sz w:val="24"/>
              <w:szCs w:val="24"/>
              <w:lang w:eastAsia="ja-JP"/>
            </w:rPr>
          </w:pPr>
          <w:ins w:id="285" w:author="Bahit Hamid" w:date="2014-02-05T04:59:00Z">
            <w:del w:id="286"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r>
            </w:del>
            <w:del w:id="287" w:author="Sarah Thomas" w:date="2014-03-03T14:14:00Z">
              <w:r w:rsidDel="00F15707">
                <w:rPr>
                  <w:noProof/>
                </w:rPr>
                <w:delText>15</w:delText>
              </w:r>
            </w:del>
          </w:ins>
        </w:p>
        <w:p w14:paraId="46A40E2C" w14:textId="77777777" w:rsidR="00920396" w:rsidDel="00246E0B" w:rsidRDefault="00920396">
          <w:pPr>
            <w:pStyle w:val="TOC1"/>
            <w:tabs>
              <w:tab w:val="left" w:pos="382"/>
              <w:tab w:val="right" w:leader="dot" w:pos="8290"/>
            </w:tabs>
            <w:rPr>
              <w:ins w:id="288" w:author="Bahit Hamid" w:date="2014-02-05T04:59:00Z"/>
              <w:del w:id="289" w:author="Sarah Thomas" w:date="2014-03-03T14:17:00Z"/>
              <w:b w:val="0"/>
              <w:noProof/>
              <w:lang w:eastAsia="ja-JP"/>
            </w:rPr>
          </w:pPr>
          <w:ins w:id="290" w:author="Bahit Hamid" w:date="2014-02-05T04:59:00Z">
            <w:del w:id="291" w:author="Sarah Thomas" w:date="2014-03-03T14:17:00Z">
              <w:r w:rsidRPr="00090072" w:rsidDel="00246E0B">
                <w:rPr>
                  <w:rFonts w:cs="Times New Roman"/>
                  <w:noProof/>
                  <w:highlight w:val="lightGray"/>
                </w:rPr>
                <w:delText>3</w:delText>
              </w:r>
              <w:r w:rsidDel="00246E0B">
                <w:rPr>
                  <w:b w:val="0"/>
                  <w:noProof/>
                  <w:lang w:eastAsia="ja-JP"/>
                </w:rPr>
                <w:tab/>
              </w:r>
              <w:r w:rsidDel="00246E0B">
                <w:rPr>
                  <w:noProof/>
                </w:rPr>
                <w:delText>Testing Schedule</w:delText>
              </w:r>
              <w:r w:rsidDel="00246E0B">
                <w:rPr>
                  <w:noProof/>
                </w:rPr>
                <w:tab/>
              </w:r>
            </w:del>
            <w:del w:id="292" w:author="Sarah Thomas" w:date="2014-03-03T14:14:00Z">
              <w:r w:rsidDel="00F15707">
                <w:rPr>
                  <w:noProof/>
                </w:rPr>
                <w:delText>15</w:delText>
              </w:r>
            </w:del>
          </w:ins>
        </w:p>
        <w:p w14:paraId="1EC07ADE" w14:textId="77777777" w:rsidR="00920396" w:rsidDel="00246E0B" w:rsidRDefault="00920396">
          <w:pPr>
            <w:pStyle w:val="TOC2"/>
            <w:tabs>
              <w:tab w:val="left" w:pos="792"/>
              <w:tab w:val="right" w:leader="dot" w:pos="8290"/>
            </w:tabs>
            <w:rPr>
              <w:ins w:id="293" w:author="Bahit Hamid" w:date="2014-02-05T04:59:00Z"/>
              <w:del w:id="294" w:author="Sarah Thomas" w:date="2014-03-03T14:17:00Z"/>
              <w:b w:val="0"/>
              <w:noProof/>
              <w:sz w:val="24"/>
              <w:szCs w:val="24"/>
              <w:lang w:eastAsia="ja-JP"/>
            </w:rPr>
          </w:pPr>
          <w:ins w:id="295" w:author="Bahit Hamid" w:date="2014-02-05T04:59:00Z">
            <w:del w:id="296" w:author="Sarah Thomas" w:date="2014-03-03T14:17:00Z">
              <w:r w:rsidDel="00246E0B">
                <w:rPr>
                  <w:noProof/>
                </w:rPr>
                <w:delText>3.1</w:delText>
              </w:r>
              <w:r w:rsidDel="00246E0B">
                <w:rPr>
                  <w:b w:val="0"/>
                  <w:noProof/>
                  <w:sz w:val="24"/>
                  <w:szCs w:val="24"/>
                  <w:lang w:eastAsia="ja-JP"/>
                </w:rPr>
                <w:tab/>
              </w:r>
              <w:r w:rsidDel="00246E0B">
                <w:rPr>
                  <w:noProof/>
                </w:rPr>
                <w:delText>Methods</w:delText>
              </w:r>
              <w:r w:rsidDel="00246E0B">
                <w:rPr>
                  <w:noProof/>
                </w:rPr>
                <w:tab/>
              </w:r>
            </w:del>
            <w:del w:id="297" w:author="Sarah Thomas" w:date="2014-03-03T14:14:00Z">
              <w:r w:rsidDel="00F15707">
                <w:rPr>
                  <w:noProof/>
                </w:rPr>
                <w:delText>15</w:delText>
              </w:r>
            </w:del>
          </w:ins>
        </w:p>
        <w:p w14:paraId="593648B3" w14:textId="77777777" w:rsidR="00920396" w:rsidDel="00246E0B" w:rsidRDefault="00920396">
          <w:pPr>
            <w:pStyle w:val="TOC2"/>
            <w:tabs>
              <w:tab w:val="left" w:pos="792"/>
              <w:tab w:val="right" w:leader="dot" w:pos="8290"/>
            </w:tabs>
            <w:rPr>
              <w:ins w:id="298" w:author="Bahit Hamid" w:date="2014-02-05T04:59:00Z"/>
              <w:del w:id="299" w:author="Sarah Thomas" w:date="2014-03-03T14:17:00Z"/>
              <w:b w:val="0"/>
              <w:noProof/>
              <w:sz w:val="24"/>
              <w:szCs w:val="24"/>
              <w:lang w:eastAsia="ja-JP"/>
            </w:rPr>
          </w:pPr>
          <w:ins w:id="300" w:author="Bahit Hamid" w:date="2014-02-05T04:59:00Z">
            <w:del w:id="301" w:author="Sarah Thomas" w:date="2014-03-03T14:17:00Z">
              <w:r w:rsidDel="00246E0B">
                <w:rPr>
                  <w:noProof/>
                </w:rPr>
                <w:delText>3.2</w:delText>
              </w:r>
              <w:r w:rsidDel="00246E0B">
                <w:rPr>
                  <w:b w:val="0"/>
                  <w:noProof/>
                  <w:sz w:val="24"/>
                  <w:szCs w:val="24"/>
                  <w:lang w:eastAsia="ja-JP"/>
                </w:rPr>
                <w:tab/>
              </w:r>
              <w:r w:rsidDel="00246E0B">
                <w:rPr>
                  <w:noProof/>
                </w:rPr>
                <w:delText>Test case</w:delText>
              </w:r>
              <w:r w:rsidDel="00246E0B">
                <w:rPr>
                  <w:noProof/>
                </w:rPr>
                <w:tab/>
              </w:r>
            </w:del>
            <w:del w:id="302" w:author="Sarah Thomas" w:date="2014-03-03T14:14:00Z">
              <w:r w:rsidDel="00F15707">
                <w:rPr>
                  <w:noProof/>
                </w:rPr>
                <w:delText>16</w:delText>
              </w:r>
            </w:del>
          </w:ins>
        </w:p>
        <w:p w14:paraId="128FE1C2" w14:textId="77777777" w:rsidR="00920396" w:rsidDel="00246E0B" w:rsidRDefault="00920396">
          <w:pPr>
            <w:pStyle w:val="TOC2"/>
            <w:tabs>
              <w:tab w:val="left" w:pos="792"/>
              <w:tab w:val="right" w:leader="dot" w:pos="8290"/>
            </w:tabs>
            <w:rPr>
              <w:ins w:id="303" w:author="Bahit Hamid" w:date="2014-02-05T04:59:00Z"/>
              <w:del w:id="304" w:author="Sarah Thomas" w:date="2014-03-03T14:17:00Z"/>
              <w:b w:val="0"/>
              <w:noProof/>
              <w:sz w:val="24"/>
              <w:szCs w:val="24"/>
              <w:lang w:eastAsia="ja-JP"/>
            </w:rPr>
          </w:pPr>
          <w:ins w:id="305" w:author="Bahit Hamid" w:date="2014-02-05T04:59:00Z">
            <w:del w:id="306" w:author="Sarah Thomas" w:date="2014-03-03T14:17:00Z">
              <w:r w:rsidDel="00246E0B">
                <w:rPr>
                  <w:noProof/>
                </w:rPr>
                <w:delText>3.3</w:delText>
              </w:r>
              <w:r w:rsidDel="00246E0B">
                <w:rPr>
                  <w:b w:val="0"/>
                  <w:noProof/>
                  <w:sz w:val="24"/>
                  <w:szCs w:val="24"/>
                  <w:lang w:eastAsia="ja-JP"/>
                </w:rPr>
                <w:tab/>
              </w:r>
              <w:r w:rsidDel="00246E0B">
                <w:rPr>
                  <w:noProof/>
                </w:rPr>
                <w:delText>Schedule</w:delText>
              </w:r>
              <w:r w:rsidDel="00246E0B">
                <w:rPr>
                  <w:noProof/>
                </w:rPr>
                <w:tab/>
              </w:r>
            </w:del>
            <w:del w:id="307" w:author="Sarah Thomas" w:date="2014-03-03T14:14:00Z">
              <w:r w:rsidDel="00F15707">
                <w:rPr>
                  <w:noProof/>
                </w:rPr>
                <w:delText>17</w:delText>
              </w:r>
            </w:del>
          </w:ins>
        </w:p>
        <w:p w14:paraId="34D48414" w14:textId="77777777" w:rsidR="00920396" w:rsidDel="00246E0B" w:rsidRDefault="00920396">
          <w:pPr>
            <w:pStyle w:val="TOC2"/>
            <w:tabs>
              <w:tab w:val="left" w:pos="792"/>
              <w:tab w:val="right" w:leader="dot" w:pos="8290"/>
            </w:tabs>
            <w:rPr>
              <w:ins w:id="308" w:author="Bahit Hamid" w:date="2014-02-05T04:59:00Z"/>
              <w:del w:id="309" w:author="Sarah Thomas" w:date="2014-03-03T14:17:00Z"/>
              <w:b w:val="0"/>
              <w:noProof/>
              <w:sz w:val="24"/>
              <w:szCs w:val="24"/>
              <w:lang w:eastAsia="ja-JP"/>
            </w:rPr>
          </w:pPr>
          <w:ins w:id="310" w:author="Bahit Hamid" w:date="2014-02-05T04:59:00Z">
            <w:del w:id="311" w:author="Sarah Thomas" w:date="2014-03-03T14:17:00Z">
              <w:r w:rsidDel="00246E0B">
                <w:rPr>
                  <w:noProof/>
                </w:rPr>
                <w:delText>3.4</w:delText>
              </w:r>
              <w:r w:rsidDel="00246E0B">
                <w:rPr>
                  <w:b w:val="0"/>
                  <w:noProof/>
                  <w:sz w:val="24"/>
                  <w:szCs w:val="24"/>
                  <w:lang w:eastAsia="ja-JP"/>
                </w:rPr>
                <w:tab/>
              </w:r>
              <w:r w:rsidDel="00246E0B">
                <w:rPr>
                  <w:noProof/>
                </w:rPr>
                <w:delText>Summary</w:delText>
              </w:r>
              <w:r w:rsidDel="00246E0B">
                <w:rPr>
                  <w:noProof/>
                </w:rPr>
                <w:tab/>
              </w:r>
            </w:del>
            <w:del w:id="312" w:author="Sarah Thomas" w:date="2014-03-03T14:14:00Z">
              <w:r w:rsidDel="00F15707">
                <w:rPr>
                  <w:noProof/>
                </w:rPr>
                <w:delText>17</w:delText>
              </w:r>
            </w:del>
          </w:ins>
        </w:p>
        <w:p w14:paraId="57DBBA5F" w14:textId="77777777" w:rsidR="00920396" w:rsidDel="00246E0B" w:rsidRDefault="00920396">
          <w:pPr>
            <w:pStyle w:val="TOC1"/>
            <w:tabs>
              <w:tab w:val="left" w:pos="382"/>
              <w:tab w:val="right" w:leader="dot" w:pos="8290"/>
            </w:tabs>
            <w:rPr>
              <w:ins w:id="313" w:author="Bahit Hamid" w:date="2014-02-05T04:59:00Z"/>
              <w:del w:id="314" w:author="Sarah Thomas" w:date="2014-03-03T14:17:00Z"/>
              <w:b w:val="0"/>
              <w:noProof/>
              <w:lang w:eastAsia="ja-JP"/>
            </w:rPr>
          </w:pPr>
          <w:ins w:id="315" w:author="Bahit Hamid" w:date="2014-02-05T04:59:00Z">
            <w:del w:id="316"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r>
            </w:del>
            <w:del w:id="317" w:author="Sarah Thomas" w:date="2014-03-03T14:14:00Z">
              <w:r w:rsidDel="00F15707">
                <w:rPr>
                  <w:noProof/>
                </w:rPr>
                <w:delText>19</w:delText>
              </w:r>
            </w:del>
          </w:ins>
        </w:p>
        <w:p w14:paraId="2389B6D0" w14:textId="77777777" w:rsidR="00920396" w:rsidDel="00246E0B" w:rsidRDefault="00920396">
          <w:pPr>
            <w:pStyle w:val="TOC2"/>
            <w:tabs>
              <w:tab w:val="left" w:pos="792"/>
              <w:tab w:val="right" w:leader="dot" w:pos="8290"/>
            </w:tabs>
            <w:rPr>
              <w:ins w:id="318" w:author="Bahit Hamid" w:date="2014-02-05T04:59:00Z"/>
              <w:del w:id="319" w:author="Sarah Thomas" w:date="2014-03-03T14:17:00Z"/>
              <w:b w:val="0"/>
              <w:noProof/>
              <w:sz w:val="24"/>
              <w:szCs w:val="24"/>
              <w:lang w:eastAsia="ja-JP"/>
            </w:rPr>
          </w:pPr>
          <w:ins w:id="320" w:author="Bahit Hamid" w:date="2014-02-05T04:59:00Z">
            <w:del w:id="321"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r>
            </w:del>
            <w:del w:id="322" w:author="Sarah Thomas" w:date="2014-03-03T14:14:00Z">
              <w:r w:rsidDel="00F15707">
                <w:rPr>
                  <w:noProof/>
                </w:rPr>
                <w:delText>19</w:delText>
              </w:r>
            </w:del>
          </w:ins>
        </w:p>
        <w:p w14:paraId="75371D68" w14:textId="77777777" w:rsidR="00920396" w:rsidDel="00246E0B" w:rsidRDefault="00920396">
          <w:pPr>
            <w:pStyle w:val="TOC2"/>
            <w:tabs>
              <w:tab w:val="left" w:pos="792"/>
              <w:tab w:val="right" w:leader="dot" w:pos="8290"/>
            </w:tabs>
            <w:rPr>
              <w:ins w:id="323" w:author="Bahit Hamid" w:date="2014-02-05T04:59:00Z"/>
              <w:del w:id="324" w:author="Sarah Thomas" w:date="2014-03-03T14:17:00Z"/>
              <w:b w:val="0"/>
              <w:noProof/>
              <w:sz w:val="24"/>
              <w:szCs w:val="24"/>
              <w:lang w:eastAsia="ja-JP"/>
            </w:rPr>
          </w:pPr>
          <w:ins w:id="325" w:author="Bahit Hamid" w:date="2014-02-05T04:59:00Z">
            <w:del w:id="326"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r>
            </w:del>
            <w:del w:id="327" w:author="Sarah Thomas" w:date="2014-03-03T14:14:00Z">
              <w:r w:rsidDel="00F15707">
                <w:rPr>
                  <w:noProof/>
                </w:rPr>
                <w:delText>19</w:delText>
              </w:r>
            </w:del>
          </w:ins>
        </w:p>
        <w:p w14:paraId="5E70026F" w14:textId="77777777" w:rsidR="00920396" w:rsidDel="00246E0B" w:rsidRDefault="00920396">
          <w:pPr>
            <w:pStyle w:val="TOC2"/>
            <w:tabs>
              <w:tab w:val="left" w:pos="792"/>
              <w:tab w:val="right" w:leader="dot" w:pos="8290"/>
            </w:tabs>
            <w:rPr>
              <w:ins w:id="328" w:author="Bahit Hamid" w:date="2014-02-05T04:59:00Z"/>
              <w:del w:id="329" w:author="Sarah Thomas" w:date="2014-03-03T14:17:00Z"/>
              <w:b w:val="0"/>
              <w:noProof/>
              <w:sz w:val="24"/>
              <w:szCs w:val="24"/>
              <w:lang w:eastAsia="ja-JP"/>
            </w:rPr>
          </w:pPr>
          <w:ins w:id="330" w:author="Bahit Hamid" w:date="2014-02-05T04:59:00Z">
            <w:del w:id="331"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r>
            </w:del>
            <w:del w:id="332" w:author="Sarah Thomas" w:date="2014-03-03T14:14:00Z">
              <w:r w:rsidDel="00F15707">
                <w:rPr>
                  <w:noProof/>
                </w:rPr>
                <w:delText>21</w:delText>
              </w:r>
            </w:del>
          </w:ins>
        </w:p>
        <w:p w14:paraId="0A1A4CA5" w14:textId="77777777" w:rsidR="00920396" w:rsidDel="00246E0B" w:rsidRDefault="00920396">
          <w:pPr>
            <w:pStyle w:val="TOC2"/>
            <w:tabs>
              <w:tab w:val="left" w:pos="792"/>
              <w:tab w:val="right" w:leader="dot" w:pos="8290"/>
            </w:tabs>
            <w:rPr>
              <w:ins w:id="333" w:author="Bahit Hamid" w:date="2014-02-05T04:59:00Z"/>
              <w:del w:id="334" w:author="Sarah Thomas" w:date="2014-03-03T14:17:00Z"/>
              <w:b w:val="0"/>
              <w:noProof/>
              <w:sz w:val="24"/>
              <w:szCs w:val="24"/>
              <w:lang w:eastAsia="ja-JP"/>
            </w:rPr>
          </w:pPr>
          <w:ins w:id="335" w:author="Bahit Hamid" w:date="2014-02-05T04:59:00Z">
            <w:del w:id="336"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r>
            </w:del>
            <w:del w:id="337" w:author="Sarah Thomas" w:date="2014-03-03T14:14:00Z">
              <w:r w:rsidDel="00F15707">
                <w:rPr>
                  <w:noProof/>
                </w:rPr>
                <w:delText>22</w:delText>
              </w:r>
            </w:del>
          </w:ins>
        </w:p>
        <w:p w14:paraId="2DFB1422" w14:textId="77777777" w:rsidR="00920396" w:rsidDel="00246E0B" w:rsidRDefault="00920396">
          <w:pPr>
            <w:pStyle w:val="TOC1"/>
            <w:tabs>
              <w:tab w:val="left" w:pos="382"/>
              <w:tab w:val="right" w:leader="dot" w:pos="8290"/>
            </w:tabs>
            <w:rPr>
              <w:ins w:id="338" w:author="Bahit Hamid" w:date="2014-02-05T04:59:00Z"/>
              <w:del w:id="339" w:author="Sarah Thomas" w:date="2014-03-03T14:17:00Z"/>
              <w:b w:val="0"/>
              <w:noProof/>
              <w:lang w:eastAsia="ja-JP"/>
            </w:rPr>
          </w:pPr>
          <w:ins w:id="340" w:author="Bahit Hamid" w:date="2014-02-05T04:59:00Z">
            <w:del w:id="341"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r>
            </w:del>
            <w:del w:id="342" w:author="Sarah Thomas" w:date="2014-03-03T14:14:00Z">
              <w:r w:rsidDel="00F15707">
                <w:rPr>
                  <w:noProof/>
                </w:rPr>
                <w:delText>22</w:delText>
              </w:r>
            </w:del>
          </w:ins>
        </w:p>
        <w:p w14:paraId="14402D0D" w14:textId="77777777" w:rsidR="00920396" w:rsidDel="00246E0B" w:rsidRDefault="00920396">
          <w:pPr>
            <w:pStyle w:val="TOC1"/>
            <w:tabs>
              <w:tab w:val="left" w:pos="382"/>
              <w:tab w:val="right" w:leader="dot" w:pos="8290"/>
            </w:tabs>
            <w:rPr>
              <w:ins w:id="343" w:author="Bahit Hamid" w:date="2014-02-05T04:59:00Z"/>
              <w:del w:id="344" w:author="Sarah Thomas" w:date="2014-03-03T14:17:00Z"/>
              <w:b w:val="0"/>
              <w:noProof/>
              <w:lang w:eastAsia="ja-JP"/>
            </w:rPr>
          </w:pPr>
          <w:ins w:id="345" w:author="Bahit Hamid" w:date="2014-02-05T04:59:00Z">
            <w:del w:id="346"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r>
            </w:del>
            <w:del w:id="347" w:author="Sarah Thomas" w:date="2014-03-03T14:14:00Z">
              <w:r w:rsidDel="00F15707">
                <w:rPr>
                  <w:noProof/>
                </w:rPr>
                <w:delText>22</w:delText>
              </w:r>
            </w:del>
          </w:ins>
        </w:p>
        <w:p w14:paraId="1C15AF9D" w14:textId="77777777" w:rsidR="001D3EAC" w:rsidDel="00246E0B" w:rsidRDefault="001D3EAC">
          <w:pPr>
            <w:pStyle w:val="TOC1"/>
            <w:tabs>
              <w:tab w:val="left" w:pos="382"/>
              <w:tab w:val="right" w:leader="dot" w:pos="8290"/>
            </w:tabs>
            <w:rPr>
              <w:del w:id="348" w:author="Sarah Thomas" w:date="2014-03-03T14:17:00Z"/>
              <w:b w:val="0"/>
              <w:noProof/>
              <w:lang w:eastAsia="ja-JP"/>
            </w:rPr>
          </w:pPr>
          <w:del w:id="349"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delText>1</w:delText>
            </w:r>
          </w:del>
        </w:p>
        <w:p w14:paraId="06FEC9B2" w14:textId="77777777" w:rsidR="001D3EAC" w:rsidDel="00246E0B" w:rsidRDefault="001D3EAC">
          <w:pPr>
            <w:pStyle w:val="TOC2"/>
            <w:tabs>
              <w:tab w:val="left" w:pos="792"/>
              <w:tab w:val="right" w:leader="dot" w:pos="8290"/>
            </w:tabs>
            <w:rPr>
              <w:del w:id="350" w:author="Sarah Thomas" w:date="2014-03-03T14:17:00Z"/>
              <w:b w:val="0"/>
              <w:noProof/>
              <w:sz w:val="24"/>
              <w:szCs w:val="24"/>
              <w:lang w:eastAsia="ja-JP"/>
            </w:rPr>
          </w:pPr>
          <w:del w:id="351"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delText>1</w:delText>
            </w:r>
          </w:del>
        </w:p>
        <w:p w14:paraId="778C52DB" w14:textId="77777777" w:rsidR="001D3EAC" w:rsidDel="00246E0B" w:rsidRDefault="001D3EAC">
          <w:pPr>
            <w:pStyle w:val="TOC2"/>
            <w:tabs>
              <w:tab w:val="left" w:pos="792"/>
              <w:tab w:val="right" w:leader="dot" w:pos="8290"/>
            </w:tabs>
            <w:rPr>
              <w:del w:id="352" w:author="Sarah Thomas" w:date="2014-03-03T14:17:00Z"/>
              <w:b w:val="0"/>
              <w:noProof/>
              <w:sz w:val="24"/>
              <w:szCs w:val="24"/>
              <w:lang w:eastAsia="ja-JP"/>
            </w:rPr>
          </w:pPr>
          <w:del w:id="353"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4B7496" w:rsidDel="00246E0B">
              <w:rPr>
                <w:i/>
                <w:noProof/>
              </w:rPr>
              <w:delText>Faculty Cooperative</w:delText>
            </w:r>
            <w:r w:rsidDel="00246E0B">
              <w:rPr>
                <w:noProof/>
              </w:rPr>
              <w:tab/>
              <w:delText>1</w:delText>
            </w:r>
          </w:del>
        </w:p>
        <w:p w14:paraId="5D53874E" w14:textId="77777777" w:rsidR="001D3EAC" w:rsidDel="00246E0B" w:rsidRDefault="001D3EAC">
          <w:pPr>
            <w:pStyle w:val="TOC3"/>
            <w:tabs>
              <w:tab w:val="left" w:pos="1176"/>
              <w:tab w:val="right" w:leader="dot" w:pos="8290"/>
            </w:tabs>
            <w:rPr>
              <w:del w:id="354" w:author="Sarah Thomas" w:date="2014-03-03T14:17:00Z"/>
              <w:noProof/>
              <w:sz w:val="24"/>
              <w:szCs w:val="24"/>
              <w:lang w:eastAsia="ja-JP"/>
            </w:rPr>
          </w:pPr>
          <w:del w:id="355"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delText>1</w:delText>
            </w:r>
          </w:del>
        </w:p>
        <w:p w14:paraId="687A9CF7" w14:textId="77777777" w:rsidR="001D3EAC" w:rsidDel="00246E0B" w:rsidRDefault="001D3EAC">
          <w:pPr>
            <w:pStyle w:val="TOC1"/>
            <w:tabs>
              <w:tab w:val="left" w:pos="382"/>
              <w:tab w:val="right" w:leader="dot" w:pos="8290"/>
            </w:tabs>
            <w:rPr>
              <w:del w:id="356" w:author="Sarah Thomas" w:date="2014-03-03T14:17:00Z"/>
              <w:b w:val="0"/>
              <w:noProof/>
              <w:lang w:eastAsia="ja-JP"/>
            </w:rPr>
          </w:pPr>
          <w:del w:id="357"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delText>1</w:delText>
            </w:r>
          </w:del>
        </w:p>
        <w:p w14:paraId="42E4A392" w14:textId="77777777" w:rsidR="001D3EAC" w:rsidDel="00246E0B" w:rsidRDefault="001D3EAC">
          <w:pPr>
            <w:pStyle w:val="TOC2"/>
            <w:tabs>
              <w:tab w:val="left" w:pos="792"/>
              <w:tab w:val="right" w:leader="dot" w:pos="8290"/>
            </w:tabs>
            <w:rPr>
              <w:del w:id="358" w:author="Sarah Thomas" w:date="2014-03-03T14:17:00Z"/>
              <w:b w:val="0"/>
              <w:noProof/>
              <w:sz w:val="24"/>
              <w:szCs w:val="24"/>
              <w:lang w:eastAsia="ja-JP"/>
            </w:rPr>
          </w:pPr>
          <w:del w:id="359"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delText>2</w:delText>
            </w:r>
          </w:del>
        </w:p>
        <w:p w14:paraId="5863EAD5" w14:textId="77777777" w:rsidR="001D3EAC" w:rsidDel="00246E0B" w:rsidRDefault="001D3EAC">
          <w:pPr>
            <w:pStyle w:val="TOC2"/>
            <w:tabs>
              <w:tab w:val="left" w:pos="792"/>
              <w:tab w:val="right" w:leader="dot" w:pos="8290"/>
            </w:tabs>
            <w:rPr>
              <w:del w:id="360" w:author="Sarah Thomas" w:date="2014-03-03T14:17:00Z"/>
              <w:b w:val="0"/>
              <w:noProof/>
              <w:sz w:val="24"/>
              <w:szCs w:val="24"/>
              <w:lang w:eastAsia="ja-JP"/>
            </w:rPr>
          </w:pPr>
          <w:del w:id="361"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delText>2</w:delText>
            </w:r>
          </w:del>
        </w:p>
        <w:p w14:paraId="0C34E292" w14:textId="77777777" w:rsidR="001D3EAC" w:rsidDel="00246E0B" w:rsidRDefault="001D3EAC">
          <w:pPr>
            <w:pStyle w:val="TOC2"/>
            <w:tabs>
              <w:tab w:val="left" w:pos="792"/>
              <w:tab w:val="right" w:leader="dot" w:pos="8290"/>
            </w:tabs>
            <w:rPr>
              <w:del w:id="362" w:author="Sarah Thomas" w:date="2014-03-03T14:17:00Z"/>
              <w:b w:val="0"/>
              <w:noProof/>
              <w:sz w:val="24"/>
              <w:szCs w:val="24"/>
              <w:lang w:eastAsia="ja-JP"/>
            </w:rPr>
          </w:pPr>
          <w:del w:id="363"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delText>2</w:delText>
            </w:r>
          </w:del>
        </w:p>
        <w:p w14:paraId="63E4B1CF" w14:textId="77777777" w:rsidR="001D3EAC" w:rsidDel="00246E0B" w:rsidRDefault="001D3EAC">
          <w:pPr>
            <w:pStyle w:val="TOC3"/>
            <w:tabs>
              <w:tab w:val="left" w:pos="1176"/>
              <w:tab w:val="right" w:leader="dot" w:pos="8290"/>
            </w:tabs>
            <w:rPr>
              <w:del w:id="364" w:author="Sarah Thomas" w:date="2014-03-03T14:17:00Z"/>
              <w:noProof/>
              <w:sz w:val="24"/>
              <w:szCs w:val="24"/>
              <w:lang w:eastAsia="ja-JP"/>
            </w:rPr>
          </w:pPr>
          <w:del w:id="365"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delText>2</w:delText>
            </w:r>
          </w:del>
        </w:p>
        <w:p w14:paraId="578649EF" w14:textId="77777777" w:rsidR="001D3EAC" w:rsidDel="00246E0B" w:rsidRDefault="001D3EAC">
          <w:pPr>
            <w:pStyle w:val="TOC3"/>
            <w:tabs>
              <w:tab w:val="left" w:pos="1176"/>
              <w:tab w:val="right" w:leader="dot" w:pos="8290"/>
            </w:tabs>
            <w:rPr>
              <w:del w:id="366" w:author="Sarah Thomas" w:date="2014-03-03T14:17:00Z"/>
              <w:noProof/>
              <w:sz w:val="24"/>
              <w:szCs w:val="24"/>
              <w:lang w:eastAsia="ja-JP"/>
            </w:rPr>
          </w:pPr>
          <w:del w:id="367"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delText>3</w:delText>
            </w:r>
          </w:del>
        </w:p>
        <w:p w14:paraId="55CF39B4" w14:textId="77777777" w:rsidR="001D3EAC" w:rsidDel="00246E0B" w:rsidRDefault="001D3EAC">
          <w:pPr>
            <w:pStyle w:val="TOC3"/>
            <w:tabs>
              <w:tab w:val="left" w:pos="1176"/>
              <w:tab w:val="right" w:leader="dot" w:pos="8290"/>
            </w:tabs>
            <w:rPr>
              <w:del w:id="368" w:author="Sarah Thomas" w:date="2014-03-03T14:17:00Z"/>
              <w:noProof/>
              <w:sz w:val="24"/>
              <w:szCs w:val="24"/>
              <w:lang w:eastAsia="ja-JP"/>
            </w:rPr>
          </w:pPr>
          <w:del w:id="369"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delText>4</w:delText>
            </w:r>
          </w:del>
        </w:p>
        <w:p w14:paraId="09E58D1B" w14:textId="77777777" w:rsidR="001D3EAC" w:rsidDel="00246E0B" w:rsidRDefault="001D3EAC">
          <w:pPr>
            <w:pStyle w:val="TOC2"/>
            <w:tabs>
              <w:tab w:val="left" w:pos="792"/>
              <w:tab w:val="right" w:leader="dot" w:pos="8290"/>
            </w:tabs>
            <w:rPr>
              <w:del w:id="370" w:author="Sarah Thomas" w:date="2014-03-03T14:17:00Z"/>
              <w:b w:val="0"/>
              <w:noProof/>
              <w:sz w:val="24"/>
              <w:szCs w:val="24"/>
              <w:lang w:eastAsia="ja-JP"/>
            </w:rPr>
          </w:pPr>
          <w:del w:id="371"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delText>9</w:delText>
            </w:r>
          </w:del>
        </w:p>
        <w:p w14:paraId="4662E8B3" w14:textId="77777777" w:rsidR="001D3EAC" w:rsidDel="00246E0B" w:rsidRDefault="001D3EAC">
          <w:pPr>
            <w:pStyle w:val="TOC3"/>
            <w:tabs>
              <w:tab w:val="left" w:pos="1176"/>
              <w:tab w:val="right" w:leader="dot" w:pos="8290"/>
            </w:tabs>
            <w:rPr>
              <w:del w:id="372" w:author="Sarah Thomas" w:date="2014-03-03T14:17:00Z"/>
              <w:noProof/>
              <w:sz w:val="24"/>
              <w:szCs w:val="24"/>
              <w:lang w:eastAsia="ja-JP"/>
            </w:rPr>
          </w:pPr>
          <w:del w:id="373"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delText>9</w:delText>
            </w:r>
          </w:del>
        </w:p>
        <w:p w14:paraId="5B85F517" w14:textId="77777777" w:rsidR="001D3EAC" w:rsidDel="00246E0B" w:rsidRDefault="001D3EAC">
          <w:pPr>
            <w:pStyle w:val="TOC3"/>
            <w:tabs>
              <w:tab w:val="left" w:pos="1176"/>
              <w:tab w:val="right" w:leader="dot" w:pos="8290"/>
            </w:tabs>
            <w:rPr>
              <w:del w:id="374" w:author="Sarah Thomas" w:date="2014-03-03T14:17:00Z"/>
              <w:noProof/>
              <w:sz w:val="24"/>
              <w:szCs w:val="24"/>
              <w:lang w:eastAsia="ja-JP"/>
            </w:rPr>
          </w:pPr>
          <w:del w:id="375"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delText>10</w:delText>
            </w:r>
          </w:del>
        </w:p>
        <w:p w14:paraId="3D1859EF" w14:textId="77777777" w:rsidR="001D3EAC" w:rsidDel="00246E0B" w:rsidRDefault="001D3EAC">
          <w:pPr>
            <w:pStyle w:val="TOC3"/>
            <w:tabs>
              <w:tab w:val="left" w:pos="1176"/>
              <w:tab w:val="right" w:leader="dot" w:pos="8290"/>
            </w:tabs>
            <w:rPr>
              <w:del w:id="376" w:author="Sarah Thomas" w:date="2014-03-03T14:17:00Z"/>
              <w:noProof/>
              <w:sz w:val="24"/>
              <w:szCs w:val="24"/>
              <w:lang w:eastAsia="ja-JP"/>
            </w:rPr>
          </w:pPr>
          <w:del w:id="377"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delText>10</w:delText>
            </w:r>
          </w:del>
        </w:p>
        <w:p w14:paraId="6A3EF2D9" w14:textId="77777777" w:rsidR="001D3EAC" w:rsidDel="00246E0B" w:rsidRDefault="001D3EAC">
          <w:pPr>
            <w:pStyle w:val="TOC3"/>
            <w:tabs>
              <w:tab w:val="left" w:pos="1176"/>
              <w:tab w:val="right" w:leader="dot" w:pos="8290"/>
            </w:tabs>
            <w:rPr>
              <w:del w:id="378" w:author="Sarah Thomas" w:date="2014-03-03T14:17:00Z"/>
              <w:noProof/>
              <w:sz w:val="24"/>
              <w:szCs w:val="24"/>
              <w:lang w:eastAsia="ja-JP"/>
            </w:rPr>
          </w:pPr>
          <w:del w:id="379"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delText>10</w:delText>
            </w:r>
          </w:del>
        </w:p>
        <w:p w14:paraId="0BF7648C" w14:textId="77777777" w:rsidR="001D3EAC" w:rsidDel="00246E0B" w:rsidRDefault="001D3EAC">
          <w:pPr>
            <w:pStyle w:val="TOC3"/>
            <w:tabs>
              <w:tab w:val="left" w:pos="1176"/>
              <w:tab w:val="right" w:leader="dot" w:pos="8290"/>
            </w:tabs>
            <w:rPr>
              <w:del w:id="380" w:author="Sarah Thomas" w:date="2014-03-03T14:17:00Z"/>
              <w:noProof/>
              <w:sz w:val="24"/>
              <w:szCs w:val="24"/>
              <w:lang w:eastAsia="ja-JP"/>
            </w:rPr>
          </w:pPr>
          <w:del w:id="381"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delText>10</w:delText>
            </w:r>
          </w:del>
        </w:p>
        <w:p w14:paraId="2CD9100C" w14:textId="77777777" w:rsidR="001D3EAC" w:rsidDel="00246E0B" w:rsidRDefault="001D3EAC">
          <w:pPr>
            <w:pStyle w:val="TOC3"/>
            <w:tabs>
              <w:tab w:val="left" w:pos="1176"/>
              <w:tab w:val="right" w:leader="dot" w:pos="8290"/>
            </w:tabs>
            <w:rPr>
              <w:del w:id="382" w:author="Sarah Thomas" w:date="2014-03-03T14:17:00Z"/>
              <w:noProof/>
              <w:sz w:val="24"/>
              <w:szCs w:val="24"/>
              <w:lang w:eastAsia="ja-JP"/>
            </w:rPr>
          </w:pPr>
          <w:del w:id="383"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delText>10</w:delText>
            </w:r>
          </w:del>
        </w:p>
        <w:p w14:paraId="1E497740" w14:textId="77777777" w:rsidR="001D3EAC" w:rsidDel="00246E0B" w:rsidRDefault="001D3EAC">
          <w:pPr>
            <w:pStyle w:val="TOC3"/>
            <w:tabs>
              <w:tab w:val="left" w:pos="1176"/>
              <w:tab w:val="right" w:leader="dot" w:pos="8290"/>
            </w:tabs>
            <w:rPr>
              <w:del w:id="384" w:author="Sarah Thomas" w:date="2014-03-03T14:17:00Z"/>
              <w:noProof/>
              <w:sz w:val="24"/>
              <w:szCs w:val="24"/>
              <w:lang w:eastAsia="ja-JP"/>
            </w:rPr>
          </w:pPr>
          <w:del w:id="385"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delText>11</w:delText>
            </w:r>
          </w:del>
        </w:p>
        <w:p w14:paraId="03709265" w14:textId="77777777" w:rsidR="001D3EAC" w:rsidDel="00246E0B" w:rsidRDefault="001D3EAC">
          <w:pPr>
            <w:pStyle w:val="TOC3"/>
            <w:tabs>
              <w:tab w:val="left" w:pos="1176"/>
              <w:tab w:val="right" w:leader="dot" w:pos="8290"/>
            </w:tabs>
            <w:rPr>
              <w:del w:id="386" w:author="Sarah Thomas" w:date="2014-03-03T14:17:00Z"/>
              <w:noProof/>
              <w:sz w:val="24"/>
              <w:szCs w:val="24"/>
              <w:lang w:eastAsia="ja-JP"/>
            </w:rPr>
          </w:pPr>
          <w:del w:id="387"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delText>11</w:delText>
            </w:r>
          </w:del>
        </w:p>
        <w:p w14:paraId="10ACCC64" w14:textId="77777777" w:rsidR="001D3EAC" w:rsidDel="00246E0B" w:rsidRDefault="001D3EAC">
          <w:pPr>
            <w:pStyle w:val="TOC3"/>
            <w:tabs>
              <w:tab w:val="left" w:pos="1176"/>
              <w:tab w:val="right" w:leader="dot" w:pos="8290"/>
            </w:tabs>
            <w:rPr>
              <w:del w:id="388" w:author="Sarah Thomas" w:date="2014-03-03T14:17:00Z"/>
              <w:noProof/>
              <w:sz w:val="24"/>
              <w:szCs w:val="24"/>
              <w:lang w:eastAsia="ja-JP"/>
            </w:rPr>
          </w:pPr>
          <w:del w:id="389"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delText>11</w:delText>
            </w:r>
          </w:del>
        </w:p>
        <w:p w14:paraId="5029C56F" w14:textId="77777777" w:rsidR="001D3EAC" w:rsidDel="00246E0B" w:rsidRDefault="001D3EAC">
          <w:pPr>
            <w:pStyle w:val="TOC3"/>
            <w:tabs>
              <w:tab w:val="left" w:pos="1298"/>
              <w:tab w:val="right" w:leader="dot" w:pos="8290"/>
            </w:tabs>
            <w:rPr>
              <w:del w:id="390" w:author="Sarah Thomas" w:date="2014-03-03T14:17:00Z"/>
              <w:noProof/>
              <w:sz w:val="24"/>
              <w:szCs w:val="24"/>
              <w:lang w:eastAsia="ja-JP"/>
            </w:rPr>
          </w:pPr>
          <w:del w:id="391"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delText>11</w:delText>
            </w:r>
          </w:del>
        </w:p>
        <w:p w14:paraId="6D881A7F" w14:textId="77777777" w:rsidR="001D3EAC" w:rsidDel="00246E0B" w:rsidRDefault="001D3EAC">
          <w:pPr>
            <w:pStyle w:val="TOC3"/>
            <w:tabs>
              <w:tab w:val="left" w:pos="1298"/>
              <w:tab w:val="right" w:leader="dot" w:pos="8290"/>
            </w:tabs>
            <w:rPr>
              <w:del w:id="392" w:author="Sarah Thomas" w:date="2014-03-03T14:17:00Z"/>
              <w:noProof/>
              <w:sz w:val="24"/>
              <w:szCs w:val="24"/>
              <w:lang w:eastAsia="ja-JP"/>
            </w:rPr>
          </w:pPr>
          <w:del w:id="393"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delText>12</w:delText>
            </w:r>
          </w:del>
        </w:p>
        <w:p w14:paraId="196D7EEA" w14:textId="77777777" w:rsidR="001D3EAC" w:rsidDel="00246E0B" w:rsidRDefault="001D3EAC">
          <w:pPr>
            <w:pStyle w:val="TOC3"/>
            <w:tabs>
              <w:tab w:val="left" w:pos="1298"/>
              <w:tab w:val="right" w:leader="dot" w:pos="8290"/>
            </w:tabs>
            <w:rPr>
              <w:del w:id="394" w:author="Sarah Thomas" w:date="2014-03-03T14:17:00Z"/>
              <w:noProof/>
              <w:sz w:val="24"/>
              <w:szCs w:val="24"/>
              <w:lang w:eastAsia="ja-JP"/>
            </w:rPr>
          </w:pPr>
          <w:del w:id="395"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delText>12</w:delText>
            </w:r>
          </w:del>
        </w:p>
        <w:p w14:paraId="18AA8564" w14:textId="77777777" w:rsidR="001D3EAC" w:rsidDel="00246E0B" w:rsidRDefault="001D3EAC">
          <w:pPr>
            <w:pStyle w:val="TOC2"/>
            <w:tabs>
              <w:tab w:val="left" w:pos="792"/>
              <w:tab w:val="right" w:leader="dot" w:pos="8290"/>
            </w:tabs>
            <w:rPr>
              <w:del w:id="396" w:author="Sarah Thomas" w:date="2014-03-03T14:17:00Z"/>
              <w:b w:val="0"/>
              <w:noProof/>
              <w:sz w:val="24"/>
              <w:szCs w:val="24"/>
              <w:lang w:eastAsia="ja-JP"/>
            </w:rPr>
          </w:pPr>
          <w:del w:id="397"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delText>12</w:delText>
            </w:r>
          </w:del>
        </w:p>
        <w:p w14:paraId="60CC1183" w14:textId="77777777" w:rsidR="001D3EAC" w:rsidDel="00246E0B" w:rsidRDefault="001D3EAC">
          <w:pPr>
            <w:pStyle w:val="TOC3"/>
            <w:tabs>
              <w:tab w:val="left" w:pos="1176"/>
              <w:tab w:val="right" w:leader="dot" w:pos="8290"/>
            </w:tabs>
            <w:rPr>
              <w:del w:id="398" w:author="Sarah Thomas" w:date="2014-03-03T14:17:00Z"/>
              <w:noProof/>
              <w:sz w:val="24"/>
              <w:szCs w:val="24"/>
              <w:lang w:eastAsia="ja-JP"/>
            </w:rPr>
          </w:pPr>
          <w:del w:id="399"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delText>12</w:delText>
            </w:r>
          </w:del>
        </w:p>
        <w:p w14:paraId="0FC8B3AC" w14:textId="77777777" w:rsidR="001D3EAC" w:rsidDel="00246E0B" w:rsidRDefault="001D3EAC">
          <w:pPr>
            <w:pStyle w:val="TOC3"/>
            <w:tabs>
              <w:tab w:val="left" w:pos="1176"/>
              <w:tab w:val="right" w:leader="dot" w:pos="8290"/>
            </w:tabs>
            <w:rPr>
              <w:del w:id="400" w:author="Sarah Thomas" w:date="2014-03-03T14:17:00Z"/>
              <w:noProof/>
              <w:sz w:val="24"/>
              <w:szCs w:val="24"/>
              <w:lang w:eastAsia="ja-JP"/>
            </w:rPr>
          </w:pPr>
          <w:del w:id="401"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delText>13</w:delText>
            </w:r>
          </w:del>
        </w:p>
        <w:p w14:paraId="21A1823C" w14:textId="77777777" w:rsidR="001D3EAC" w:rsidDel="00246E0B" w:rsidRDefault="001D3EAC">
          <w:pPr>
            <w:pStyle w:val="TOC3"/>
            <w:tabs>
              <w:tab w:val="left" w:pos="1176"/>
              <w:tab w:val="right" w:leader="dot" w:pos="8290"/>
            </w:tabs>
            <w:rPr>
              <w:del w:id="402" w:author="Sarah Thomas" w:date="2014-03-03T14:17:00Z"/>
              <w:noProof/>
              <w:sz w:val="24"/>
              <w:szCs w:val="24"/>
              <w:lang w:eastAsia="ja-JP"/>
            </w:rPr>
          </w:pPr>
          <w:del w:id="403"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delText>13</w:delText>
            </w:r>
          </w:del>
        </w:p>
        <w:p w14:paraId="4C0E0CD7" w14:textId="77777777" w:rsidR="001D3EAC" w:rsidDel="00246E0B" w:rsidRDefault="001D3EAC">
          <w:pPr>
            <w:pStyle w:val="TOC3"/>
            <w:tabs>
              <w:tab w:val="left" w:pos="1176"/>
              <w:tab w:val="right" w:leader="dot" w:pos="8290"/>
            </w:tabs>
            <w:rPr>
              <w:del w:id="404" w:author="Sarah Thomas" w:date="2014-03-03T14:17:00Z"/>
              <w:noProof/>
              <w:sz w:val="24"/>
              <w:szCs w:val="24"/>
              <w:lang w:eastAsia="ja-JP"/>
            </w:rPr>
          </w:pPr>
          <w:del w:id="405"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delText>14</w:delText>
            </w:r>
          </w:del>
        </w:p>
        <w:p w14:paraId="520F742A" w14:textId="77777777" w:rsidR="001D3EAC" w:rsidDel="00246E0B" w:rsidRDefault="001D3EAC">
          <w:pPr>
            <w:pStyle w:val="TOC3"/>
            <w:tabs>
              <w:tab w:val="left" w:pos="1176"/>
              <w:tab w:val="right" w:leader="dot" w:pos="8290"/>
            </w:tabs>
            <w:rPr>
              <w:del w:id="406" w:author="Sarah Thomas" w:date="2014-03-03T14:17:00Z"/>
              <w:noProof/>
              <w:sz w:val="24"/>
              <w:szCs w:val="24"/>
              <w:lang w:eastAsia="ja-JP"/>
            </w:rPr>
          </w:pPr>
          <w:del w:id="407"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delText>14</w:delText>
            </w:r>
          </w:del>
        </w:p>
        <w:p w14:paraId="35E843DA" w14:textId="77777777" w:rsidR="001D3EAC" w:rsidDel="00246E0B" w:rsidRDefault="001D3EAC">
          <w:pPr>
            <w:pStyle w:val="TOC2"/>
            <w:tabs>
              <w:tab w:val="left" w:pos="792"/>
              <w:tab w:val="right" w:leader="dot" w:pos="8290"/>
            </w:tabs>
            <w:rPr>
              <w:del w:id="408" w:author="Sarah Thomas" w:date="2014-03-03T14:17:00Z"/>
              <w:b w:val="0"/>
              <w:noProof/>
              <w:sz w:val="24"/>
              <w:szCs w:val="24"/>
              <w:lang w:eastAsia="ja-JP"/>
            </w:rPr>
          </w:pPr>
          <w:del w:id="409"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delText>15</w:delText>
            </w:r>
          </w:del>
        </w:p>
        <w:p w14:paraId="2A7FDECF" w14:textId="77777777" w:rsidR="001D3EAC" w:rsidDel="00246E0B" w:rsidRDefault="001D3EAC">
          <w:pPr>
            <w:pStyle w:val="TOC1"/>
            <w:tabs>
              <w:tab w:val="left" w:pos="382"/>
              <w:tab w:val="right" w:leader="dot" w:pos="8290"/>
            </w:tabs>
            <w:rPr>
              <w:del w:id="410" w:author="Sarah Thomas" w:date="2014-03-03T14:17:00Z"/>
              <w:b w:val="0"/>
              <w:noProof/>
              <w:lang w:eastAsia="ja-JP"/>
            </w:rPr>
          </w:pPr>
          <w:del w:id="411" w:author="Sarah Thomas" w:date="2014-03-03T14:17:00Z">
            <w:r w:rsidDel="00246E0B">
              <w:rPr>
                <w:noProof/>
              </w:rPr>
              <w:delText>3</w:delText>
            </w:r>
            <w:r w:rsidDel="00246E0B">
              <w:rPr>
                <w:b w:val="0"/>
                <w:noProof/>
                <w:lang w:eastAsia="ja-JP"/>
              </w:rPr>
              <w:tab/>
            </w:r>
            <w:r w:rsidDel="00246E0B">
              <w:rPr>
                <w:noProof/>
              </w:rPr>
              <w:delText>Testing Schedule</w:delText>
            </w:r>
            <w:r w:rsidDel="00246E0B">
              <w:rPr>
                <w:noProof/>
              </w:rPr>
              <w:tab/>
              <w:delText>15</w:delText>
            </w:r>
          </w:del>
        </w:p>
        <w:p w14:paraId="06937229" w14:textId="77777777" w:rsidR="001D3EAC" w:rsidDel="00246E0B" w:rsidRDefault="001D3EAC">
          <w:pPr>
            <w:pStyle w:val="TOC1"/>
            <w:tabs>
              <w:tab w:val="left" w:pos="382"/>
              <w:tab w:val="right" w:leader="dot" w:pos="8290"/>
            </w:tabs>
            <w:rPr>
              <w:del w:id="412" w:author="Sarah Thomas" w:date="2014-03-03T14:17:00Z"/>
              <w:b w:val="0"/>
              <w:noProof/>
              <w:lang w:eastAsia="ja-JP"/>
            </w:rPr>
          </w:pPr>
          <w:del w:id="413"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delText>16</w:delText>
            </w:r>
          </w:del>
        </w:p>
        <w:p w14:paraId="618F42E5" w14:textId="77777777" w:rsidR="001D3EAC" w:rsidDel="00246E0B" w:rsidRDefault="001D3EAC">
          <w:pPr>
            <w:pStyle w:val="TOC2"/>
            <w:tabs>
              <w:tab w:val="left" w:pos="792"/>
              <w:tab w:val="right" w:leader="dot" w:pos="8290"/>
            </w:tabs>
            <w:rPr>
              <w:del w:id="414" w:author="Sarah Thomas" w:date="2014-03-03T14:17:00Z"/>
              <w:b w:val="0"/>
              <w:noProof/>
              <w:sz w:val="24"/>
              <w:szCs w:val="24"/>
              <w:lang w:eastAsia="ja-JP"/>
            </w:rPr>
          </w:pPr>
          <w:del w:id="415"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delText>16</w:delText>
            </w:r>
          </w:del>
        </w:p>
        <w:p w14:paraId="50062747" w14:textId="77777777" w:rsidR="001D3EAC" w:rsidDel="00246E0B" w:rsidRDefault="001D3EAC">
          <w:pPr>
            <w:pStyle w:val="TOC2"/>
            <w:tabs>
              <w:tab w:val="left" w:pos="792"/>
              <w:tab w:val="right" w:leader="dot" w:pos="8290"/>
            </w:tabs>
            <w:rPr>
              <w:del w:id="416" w:author="Sarah Thomas" w:date="2014-03-03T14:17:00Z"/>
              <w:b w:val="0"/>
              <w:noProof/>
              <w:sz w:val="24"/>
              <w:szCs w:val="24"/>
              <w:lang w:eastAsia="ja-JP"/>
            </w:rPr>
          </w:pPr>
          <w:del w:id="417"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delText>16</w:delText>
            </w:r>
          </w:del>
        </w:p>
        <w:p w14:paraId="171DB1B3" w14:textId="77777777" w:rsidR="001D3EAC" w:rsidDel="00246E0B" w:rsidRDefault="001D3EAC">
          <w:pPr>
            <w:pStyle w:val="TOC2"/>
            <w:tabs>
              <w:tab w:val="left" w:pos="792"/>
              <w:tab w:val="right" w:leader="dot" w:pos="8290"/>
            </w:tabs>
            <w:rPr>
              <w:del w:id="418" w:author="Sarah Thomas" w:date="2014-03-03T14:17:00Z"/>
              <w:b w:val="0"/>
              <w:noProof/>
              <w:sz w:val="24"/>
              <w:szCs w:val="24"/>
              <w:lang w:eastAsia="ja-JP"/>
            </w:rPr>
          </w:pPr>
          <w:del w:id="419"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delText>18</w:delText>
            </w:r>
          </w:del>
        </w:p>
        <w:p w14:paraId="6936F0DF" w14:textId="77777777" w:rsidR="001D3EAC" w:rsidDel="00246E0B" w:rsidRDefault="001D3EAC">
          <w:pPr>
            <w:pStyle w:val="TOC2"/>
            <w:tabs>
              <w:tab w:val="left" w:pos="792"/>
              <w:tab w:val="right" w:leader="dot" w:pos="8290"/>
            </w:tabs>
            <w:rPr>
              <w:del w:id="420" w:author="Sarah Thomas" w:date="2014-03-03T14:17:00Z"/>
              <w:b w:val="0"/>
              <w:noProof/>
              <w:sz w:val="24"/>
              <w:szCs w:val="24"/>
              <w:lang w:eastAsia="ja-JP"/>
            </w:rPr>
          </w:pPr>
          <w:del w:id="421"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delText>19</w:delText>
            </w:r>
          </w:del>
        </w:p>
        <w:p w14:paraId="7BC39AD6" w14:textId="77777777" w:rsidR="001D3EAC" w:rsidDel="00246E0B" w:rsidRDefault="001D3EAC">
          <w:pPr>
            <w:pStyle w:val="TOC1"/>
            <w:tabs>
              <w:tab w:val="left" w:pos="382"/>
              <w:tab w:val="right" w:leader="dot" w:pos="8290"/>
            </w:tabs>
            <w:rPr>
              <w:del w:id="422" w:author="Sarah Thomas" w:date="2014-03-03T14:17:00Z"/>
              <w:b w:val="0"/>
              <w:noProof/>
              <w:lang w:eastAsia="ja-JP"/>
            </w:rPr>
          </w:pPr>
          <w:del w:id="423"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delText>19</w:delText>
            </w:r>
          </w:del>
        </w:p>
        <w:p w14:paraId="1A17FF4D" w14:textId="77777777" w:rsidR="001D3EAC" w:rsidDel="00246E0B" w:rsidRDefault="001D3EAC">
          <w:pPr>
            <w:pStyle w:val="TOC1"/>
            <w:tabs>
              <w:tab w:val="left" w:pos="382"/>
              <w:tab w:val="right" w:leader="dot" w:pos="8290"/>
            </w:tabs>
            <w:rPr>
              <w:del w:id="424" w:author="Sarah Thomas" w:date="2014-03-03T14:17:00Z"/>
              <w:b w:val="0"/>
              <w:noProof/>
              <w:lang w:eastAsia="ja-JP"/>
            </w:rPr>
          </w:pPr>
          <w:del w:id="425"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delText>19</w:delText>
            </w:r>
          </w:del>
        </w:p>
        <w:p w14:paraId="2330D0DD" w14:textId="5B1F8490" w:rsidR="001D3EAC" w:rsidRDefault="001D3EAC">
          <w:r>
            <w:rPr>
              <w:b/>
              <w:bCs/>
              <w:noProof/>
            </w:rPr>
            <w:fldChar w:fldCharType="end"/>
          </w:r>
        </w:p>
      </w:sdtContent>
    </w:sdt>
    <w:p w14:paraId="44AF0650" w14:textId="4B845420" w:rsidR="00C5786B" w:rsidRDefault="001D3EAC" w:rsidP="00F0790D">
      <w:pPr>
        <w:pStyle w:val="Title"/>
      </w:pPr>
      <w:r w:rsidDel="001D3EAC">
        <w:t xml:space="preserve"> </w:t>
      </w:r>
    </w:p>
    <w:p w14:paraId="11620988" w14:textId="77777777" w:rsidR="001D3EAC" w:rsidRDefault="001D3EAC" w:rsidP="00C5786B">
      <w:pPr>
        <w:pStyle w:val="BodyText"/>
        <w:sectPr w:rsidR="001D3EAC" w:rsidSect="00F0790D">
          <w:headerReference w:type="default" r:id="rId9"/>
          <w:footerReference w:type="even" r:id="rId10"/>
          <w:footerReference w:type="default" r:id="rId11"/>
          <w:pgSz w:w="11900" w:h="16840"/>
          <w:pgMar w:top="1440" w:right="1800" w:bottom="1440" w:left="1800" w:header="708" w:footer="708" w:gutter="0"/>
          <w:pgNumType w:fmt="lowerRoman"/>
          <w:cols w:space="708"/>
          <w:docGrid w:linePitch="360"/>
        </w:sectPr>
      </w:pPr>
    </w:p>
    <w:p w14:paraId="4C6A8EE9" w14:textId="2E9C1E14" w:rsidR="0080393E" w:rsidRPr="0080393E" w:rsidRDefault="0080393E" w:rsidP="00C5786B">
      <w:pPr>
        <w:pStyle w:val="BodyText"/>
      </w:pPr>
    </w:p>
    <w:p w14:paraId="58C81138" w14:textId="7AD5E151" w:rsidR="0036000D" w:rsidRPr="0036000D" w:rsidRDefault="00E44BB3">
      <w:pPr>
        <w:pStyle w:val="Heading1"/>
        <w:numPr>
          <w:ilvl w:val="0"/>
          <w:numId w:val="42"/>
        </w:numPr>
        <w:rPr>
          <w:ins w:id="428" w:author="Sarah Thomas" w:date="2014-03-03T14:54:00Z"/>
        </w:rPr>
      </w:pPr>
      <w:bookmarkStart w:id="429" w:name="_Toc253043791"/>
      <w:bookmarkStart w:id="430" w:name="_Toc256588974"/>
      <w:r w:rsidRPr="005C63CB">
        <w:t>Introduction</w:t>
      </w:r>
      <w:bookmarkEnd w:id="429"/>
      <w:bookmarkEnd w:id="430"/>
    </w:p>
    <w:p w14:paraId="14F24596" w14:textId="2D6441AB" w:rsidR="00EF0C84" w:rsidRDefault="00EF0C84">
      <w:pPr>
        <w:pStyle w:val="Heading2"/>
        <w:rPr>
          <w:ins w:id="431" w:author="Sarah Thomas" w:date="2014-03-15T09:18:00Z"/>
        </w:rPr>
        <w:pPrChange w:id="432" w:author="Sarah Thomas" w:date="2014-03-03T14:54:00Z">
          <w:pPr>
            <w:pStyle w:val="Heading1"/>
            <w:numPr>
              <w:numId w:val="42"/>
            </w:numPr>
          </w:pPr>
        </w:pPrChange>
      </w:pPr>
      <w:bookmarkStart w:id="433" w:name="_Toc256588975"/>
      <w:ins w:id="434" w:author="Sarah Thomas" w:date="2014-03-03T14:54:00Z">
        <w:r>
          <w:t>Background</w:t>
        </w:r>
      </w:ins>
      <w:bookmarkEnd w:id="433"/>
    </w:p>
    <w:p w14:paraId="30F07599" w14:textId="51EE9976" w:rsidR="0036000D" w:rsidRDefault="0036000D">
      <w:pPr>
        <w:pStyle w:val="BodyText"/>
        <w:rPr>
          <w:ins w:id="435" w:author="Sarah Thomas" w:date="2014-03-15T09:21:00Z"/>
        </w:rPr>
        <w:pPrChange w:id="436" w:author="Sarah Thomas" w:date="2014-03-15T09:21:00Z">
          <w:pPr>
            <w:widowControl w:val="0"/>
            <w:numPr>
              <w:numId w:val="51"/>
            </w:numPr>
            <w:tabs>
              <w:tab w:val="left" w:pos="220"/>
              <w:tab w:val="left" w:pos="720"/>
            </w:tabs>
            <w:autoSpaceDE w:val="0"/>
            <w:autoSpaceDN w:val="0"/>
            <w:adjustRightInd w:val="0"/>
            <w:ind w:left="720" w:hanging="720"/>
          </w:pPr>
        </w:pPrChange>
      </w:pPr>
      <w:ins w:id="437" w:author="Sarah Thomas" w:date="2014-03-15T09:18:00Z">
        <w:r>
          <w:t xml:space="preserve">University based entrepreneurs often lack the skills to effectively bring a new idea to market. </w:t>
        </w:r>
      </w:ins>
      <w:ins w:id="438" w:author="Sarah Thomas" w:date="2014-03-15T09:16:00Z">
        <w:r>
          <w:t>T</w:t>
        </w:r>
        <w:r w:rsidRPr="005E7AFF">
          <w:t>he</w:t>
        </w:r>
        <w:r w:rsidRPr="00684514">
          <w:rPr>
            <w:i/>
          </w:rPr>
          <w:t xml:space="preserve"> Faculty Cooperative</w:t>
        </w:r>
        <w:r>
          <w:t xml:space="preserve"> </w:t>
        </w:r>
      </w:ins>
      <w:ins w:id="439" w:author="Sarah Thomas" w:date="2014-03-15T09:19:00Z">
        <w:r>
          <w:t xml:space="preserve">website </w:t>
        </w:r>
      </w:ins>
      <w:ins w:id="440" w:author="Sarah Thomas" w:date="2014-03-15T09:16:00Z">
        <w:r>
          <w:t xml:space="preserve">aims to </w:t>
        </w:r>
      </w:ins>
      <w:ins w:id="441" w:author="Sarah Thomas" w:date="2014-03-15T09:19:00Z">
        <w:r>
          <w:t xml:space="preserve">provide a means for </w:t>
        </w:r>
      </w:ins>
      <w:ins w:id="442" w:author="Sarah Thomas" w:date="2014-03-15T09:20:00Z">
        <w:r>
          <w:t xml:space="preserve">entrepreneurs to find </w:t>
        </w:r>
      </w:ins>
      <w:ins w:id="443" w:author="Sarah Thomas" w:date="2014-03-15T09:21:00Z">
        <w:r>
          <w:t xml:space="preserve">the </w:t>
        </w:r>
      </w:ins>
      <w:ins w:id="444" w:author="Sarah Thomas" w:date="2014-03-15T09:20:00Z">
        <w:r>
          <w:t>people with the skills they need and build a team for their ventures.</w:t>
        </w:r>
      </w:ins>
    </w:p>
    <w:p w14:paraId="0EEE82B7" w14:textId="3C397AB1" w:rsidR="0036000D" w:rsidRDefault="0036000D">
      <w:pPr>
        <w:pStyle w:val="BodyText"/>
        <w:rPr>
          <w:ins w:id="445" w:author="Sarah Thomas" w:date="2014-03-15T09:25:00Z"/>
        </w:rPr>
        <w:pPrChange w:id="446" w:author="Sarah Thomas" w:date="2014-03-15T09:21:00Z">
          <w:pPr>
            <w:widowControl w:val="0"/>
            <w:numPr>
              <w:numId w:val="51"/>
            </w:numPr>
            <w:tabs>
              <w:tab w:val="left" w:pos="220"/>
              <w:tab w:val="left" w:pos="720"/>
            </w:tabs>
            <w:autoSpaceDE w:val="0"/>
            <w:autoSpaceDN w:val="0"/>
            <w:adjustRightInd w:val="0"/>
            <w:ind w:left="720" w:hanging="720"/>
          </w:pPr>
        </w:pPrChange>
      </w:pPr>
      <w:ins w:id="447" w:author="Sarah Thomas" w:date="2014-03-15T09:21:00Z">
        <w:r>
          <w:t>T</w:t>
        </w:r>
        <w:r w:rsidRPr="005E7AFF">
          <w:t>he</w:t>
        </w:r>
        <w:r w:rsidRPr="00684514">
          <w:rPr>
            <w:i/>
          </w:rPr>
          <w:t xml:space="preserve"> Faculty Cooperative</w:t>
        </w:r>
        <w:r>
          <w:t xml:space="preserve"> web</w:t>
        </w:r>
        <w:r w:rsidR="00316E27">
          <w:t xml:space="preserve">site has been </w:t>
        </w:r>
      </w:ins>
      <w:ins w:id="448" w:author="Sarah Thomas" w:date="2014-03-15T09:25:00Z">
        <w:r w:rsidR="00316E27">
          <w:t>produced</w:t>
        </w:r>
      </w:ins>
      <w:ins w:id="449" w:author="Sarah Thomas" w:date="2014-03-15T09:21:00Z">
        <w:r w:rsidR="00316E27">
          <w:t xml:space="preserve"> </w:t>
        </w:r>
      </w:ins>
      <w:ins w:id="450" w:author="Sarah Thomas" w:date="2014-03-15T09:22:00Z">
        <w:r w:rsidR="00316E27">
          <w:t xml:space="preserve">for the CE903 group project as part of the MSc Advanced Web Engineering program </w:t>
        </w:r>
      </w:ins>
      <w:ins w:id="451" w:author="Sarah Thomas" w:date="2014-03-15T09:24:00Z">
        <w:r w:rsidR="00316E27">
          <w:fldChar w:fldCharType="begin" w:fldLock="1"/>
        </w:r>
      </w:ins>
      <w:r w:rsidR="00302EDD">
        <w: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 } ], "mendeley" : { "previouslyFormattedCitation" : "[1]" }, "properties" : { "noteIndex" : 0 }, "schema" : "https://github.com/citation-style-language/schema/raw/master/csl-citation.json" }</w:instrText>
      </w:r>
      <w:r w:rsidR="00316E27">
        <w:fldChar w:fldCharType="separate"/>
      </w:r>
      <w:r w:rsidR="00316E27" w:rsidRPr="00316E27">
        <w:rPr>
          <w:noProof/>
        </w:rPr>
        <w:t>[1]</w:t>
      </w:r>
      <w:ins w:id="452" w:author="Sarah Thomas" w:date="2014-03-15T09:24:00Z">
        <w:r w:rsidR="00316E27">
          <w:fldChar w:fldCharType="end"/>
        </w:r>
        <w:r w:rsidR="00316E27">
          <w:t>.</w:t>
        </w:r>
      </w:ins>
      <w:ins w:id="453" w:author="Sarah Thomas" w:date="2014-03-15T09:29:00Z">
        <w:r w:rsidR="00316E27">
          <w:t xml:space="preserve"> </w:t>
        </w:r>
      </w:ins>
    </w:p>
    <w:p w14:paraId="4382B886" w14:textId="745064D4" w:rsidR="00316E27" w:rsidRDefault="00316E27">
      <w:pPr>
        <w:pStyle w:val="BodyText"/>
        <w:rPr>
          <w:ins w:id="454" w:author="Sarah Thomas" w:date="2014-03-15T09:32:00Z"/>
        </w:rPr>
        <w:pPrChange w:id="455" w:author="Sarah Thomas" w:date="2014-03-15T09:21:00Z">
          <w:pPr>
            <w:widowControl w:val="0"/>
            <w:numPr>
              <w:numId w:val="51"/>
            </w:numPr>
            <w:tabs>
              <w:tab w:val="left" w:pos="220"/>
              <w:tab w:val="left" w:pos="720"/>
            </w:tabs>
            <w:autoSpaceDE w:val="0"/>
            <w:autoSpaceDN w:val="0"/>
            <w:adjustRightInd w:val="0"/>
            <w:ind w:left="720" w:hanging="720"/>
          </w:pPr>
        </w:pPrChange>
      </w:pPr>
      <w:ins w:id="456" w:author="Sarah Thomas" w:date="2014-03-15T09:29:00Z">
        <w:r>
          <w:t xml:space="preserve">Requirements for this project have been elicitated in the </w:t>
        </w:r>
      </w:ins>
      <w:ins w:id="457" w:author="Sarah Thomas" w:date="2014-03-15T09:30:00Z">
        <w:r>
          <w:t xml:space="preserve">System Requirements Specification document </w:t>
        </w:r>
        <w:r>
          <w:fldChar w:fldCharType="begin" w:fldLock="1"/>
        </w:r>
      </w:ins>
      <w:r w:rsidR="00302EDD">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fldChar w:fldCharType="separate"/>
      </w:r>
      <w:r w:rsidRPr="00316E27">
        <w:rPr>
          <w:noProof/>
        </w:rPr>
        <w:t>[2]</w:t>
      </w:r>
      <w:ins w:id="458" w:author="Sarah Thomas" w:date="2014-03-15T09:30:00Z">
        <w:r>
          <w:fldChar w:fldCharType="end"/>
        </w:r>
        <w:r>
          <w:t xml:space="preserve">. </w:t>
        </w:r>
      </w:ins>
      <w:ins w:id="459" w:author="Sarah Thomas" w:date="2014-03-15T09:33:00Z">
        <w:r w:rsidR="00002130">
          <w:t xml:space="preserve">In section </w:t>
        </w:r>
        <w:r w:rsidR="00002130">
          <w:fldChar w:fldCharType="begin"/>
        </w:r>
        <w:r w:rsidR="00002130">
          <w:instrText xml:space="preserve"> REF _Ref256495353 \w \h </w:instrText>
        </w:r>
      </w:ins>
      <w:r w:rsidR="00002130">
        <w:fldChar w:fldCharType="separate"/>
      </w:r>
      <w:ins w:id="460" w:author="Sarah Thomas" w:date="2014-03-15T09:33:00Z">
        <w:r w:rsidR="00002130">
          <w:t>3</w:t>
        </w:r>
        <w:r w:rsidR="00002130">
          <w:fldChar w:fldCharType="end"/>
        </w:r>
      </w:ins>
      <w:ins w:id="461" w:author="Sarah Thomas" w:date="2014-03-15T09:34:00Z">
        <w:r w:rsidR="00002130">
          <w:t xml:space="preserve"> </w:t>
        </w:r>
      </w:ins>
      <w:ins w:id="462" w:author="Sarah Thomas" w:date="2014-03-15T09:33:00Z">
        <w:r w:rsidR="00002130">
          <w:fldChar w:fldCharType="begin"/>
        </w:r>
        <w:r w:rsidR="00002130">
          <w:instrText xml:space="preserve"> REF _Ref256495362 \h </w:instrText>
        </w:r>
      </w:ins>
      <w:r w:rsidR="00002130">
        <w:fldChar w:fldCharType="separate"/>
      </w:r>
      <w:ins w:id="463" w:author="Sarah Thomas" w:date="2014-03-15T09:33:00Z">
        <w:r w:rsidR="00002130">
          <w:t>Use Cases</w:t>
        </w:r>
        <w:r w:rsidR="00002130">
          <w:fldChar w:fldCharType="end"/>
        </w:r>
      </w:ins>
      <w:ins w:id="464" w:author="Sarah Thomas" w:date="2014-03-15T09:32:00Z">
        <w:r>
          <w:t xml:space="preserve"> </w:t>
        </w:r>
      </w:ins>
      <w:ins w:id="465" w:author="Sarah Thomas" w:date="2014-03-15T09:34:00Z">
        <w:r w:rsidR="00002130">
          <w:t>each of th</w:t>
        </w:r>
        <w:r w:rsidR="001961FE">
          <w:t>e use cases is presented in tu</w:t>
        </w:r>
        <w:r w:rsidR="00CA658A">
          <w:t>rn</w:t>
        </w:r>
        <w:r w:rsidR="00002130">
          <w:t xml:space="preserve"> with some </w:t>
        </w:r>
      </w:ins>
      <w:ins w:id="466" w:author="Sarah Thomas" w:date="2014-03-15T09:43:00Z">
        <w:r w:rsidR="00CA658A">
          <w:t>details</w:t>
        </w:r>
      </w:ins>
      <w:ins w:id="467" w:author="Sarah Thomas" w:date="2014-03-15T09:34:00Z">
        <w:r w:rsidR="00002130">
          <w:t xml:space="preserve"> about implementation.</w:t>
        </w:r>
      </w:ins>
    </w:p>
    <w:p w14:paraId="6AD67D17" w14:textId="0EF582C3" w:rsidR="00316E27" w:rsidRDefault="00316E27">
      <w:pPr>
        <w:pStyle w:val="BodyText"/>
        <w:rPr>
          <w:ins w:id="468" w:author="Sarah Thomas" w:date="2014-03-15T09:17:00Z"/>
        </w:rPr>
        <w:pPrChange w:id="469" w:author="Sarah Thomas" w:date="2014-03-15T09:21:00Z">
          <w:pPr>
            <w:widowControl w:val="0"/>
            <w:numPr>
              <w:numId w:val="51"/>
            </w:numPr>
            <w:tabs>
              <w:tab w:val="left" w:pos="220"/>
              <w:tab w:val="left" w:pos="720"/>
            </w:tabs>
            <w:autoSpaceDE w:val="0"/>
            <w:autoSpaceDN w:val="0"/>
            <w:adjustRightInd w:val="0"/>
            <w:ind w:left="720" w:hanging="720"/>
          </w:pPr>
        </w:pPrChange>
      </w:pPr>
      <w:ins w:id="470" w:author="Sarah Thomas" w:date="2014-03-15T09:25:00Z">
        <w:r>
          <w:t xml:space="preserve">This document </w:t>
        </w:r>
      </w:ins>
      <w:ins w:id="471" w:author="Sarah Thomas" w:date="2014-03-15T09:35:00Z">
        <w:r w:rsidR="00002130">
          <w:t xml:space="preserve">also </w:t>
        </w:r>
      </w:ins>
      <w:ins w:id="472" w:author="Sarah Thomas" w:date="2014-03-15T09:25:00Z">
        <w:r>
          <w:t>describes the tools used</w:t>
        </w:r>
      </w:ins>
      <w:ins w:id="473" w:author="Sarah Thomas" w:date="2014-03-15T09:36:00Z">
        <w:r w:rsidR="00002130">
          <w:t xml:space="preserve"> in section</w:t>
        </w:r>
      </w:ins>
      <w:ins w:id="474" w:author="Sarah Thomas" w:date="2014-03-15T09:37:00Z">
        <w:r w:rsidR="00002130">
          <w:t xml:space="preserve"> </w:t>
        </w:r>
        <w:r w:rsidR="00002130">
          <w:fldChar w:fldCharType="begin"/>
        </w:r>
        <w:r w:rsidR="00002130">
          <w:instrText xml:space="preserve"> REF _Ref256495514 \w \h </w:instrText>
        </w:r>
      </w:ins>
      <w:r w:rsidR="00002130">
        <w:fldChar w:fldCharType="separate"/>
      </w:r>
      <w:ins w:id="475" w:author="Sarah Thomas" w:date="2014-03-15T09:37:00Z">
        <w:r w:rsidR="00002130">
          <w:t>2</w:t>
        </w:r>
        <w:r w:rsidR="00002130">
          <w:fldChar w:fldCharType="end"/>
        </w:r>
      </w:ins>
      <w:ins w:id="476" w:author="Sarah Thomas" w:date="2014-03-15T09:35:00Z">
        <w:r w:rsidR="00002130">
          <w:t xml:space="preserve"> </w:t>
        </w:r>
      </w:ins>
      <w:ins w:id="477" w:author="Sarah Thomas" w:date="2014-03-15T09:36:00Z">
        <w:r w:rsidR="00002130">
          <w:fldChar w:fldCharType="begin"/>
        </w:r>
        <w:r w:rsidR="00002130">
          <w:instrText xml:space="preserve"> REF _Ref256495514 \h </w:instrText>
        </w:r>
      </w:ins>
      <w:r w:rsidR="00002130">
        <w:fldChar w:fldCharType="separate"/>
      </w:r>
      <w:ins w:id="478" w:author="Sarah Thomas" w:date="2014-03-15T09:36:00Z">
        <w:r w:rsidR="00002130">
          <w:t>Software Tools</w:t>
        </w:r>
        <w:r w:rsidR="00002130">
          <w:fldChar w:fldCharType="end"/>
        </w:r>
      </w:ins>
      <w:ins w:id="479" w:author="Sarah Thomas" w:date="2014-03-15T09:25:00Z">
        <w:r w:rsidR="00002130">
          <w:t xml:space="preserve">. </w:t>
        </w:r>
      </w:ins>
      <w:ins w:id="480" w:author="Sarah Thomas" w:date="2014-03-15T09:27:00Z">
        <w:r>
          <w:t>Descriptions of written code are provided</w:t>
        </w:r>
      </w:ins>
      <w:ins w:id="481" w:author="Sarah Thomas" w:date="2014-03-15T09:41:00Z">
        <w:r w:rsidR="00002130">
          <w:t xml:space="preserve"> in section</w:t>
        </w:r>
      </w:ins>
      <w:ins w:id="482" w:author="Sarah Thomas" w:date="2014-03-15T09:37:00Z">
        <w:r w:rsidR="00002130">
          <w:t xml:space="preserve"> </w:t>
        </w:r>
      </w:ins>
      <w:ins w:id="483" w:author="Sarah Thomas" w:date="2014-03-15T09:39:00Z">
        <w:r w:rsidR="00002130">
          <w:fldChar w:fldCharType="begin"/>
        </w:r>
        <w:r w:rsidR="00002130">
          <w:instrText xml:space="preserve"> REF _Ref256495645 \w \h </w:instrText>
        </w:r>
      </w:ins>
      <w:r w:rsidR="00002130">
        <w:fldChar w:fldCharType="separate"/>
      </w:r>
      <w:ins w:id="484" w:author="Sarah Thomas" w:date="2014-03-15T09:39:00Z">
        <w:r w:rsidR="00002130">
          <w:t>4</w:t>
        </w:r>
        <w:r w:rsidR="00002130">
          <w:fldChar w:fldCharType="end"/>
        </w:r>
        <w:r w:rsidR="00002130">
          <w:t xml:space="preserve"> </w:t>
        </w:r>
      </w:ins>
      <w:ins w:id="485" w:author="Sarah Thomas" w:date="2014-03-15T09:38:00Z">
        <w:r w:rsidR="00002130">
          <w:fldChar w:fldCharType="begin"/>
        </w:r>
        <w:r w:rsidR="00002130">
          <w:instrText xml:space="preserve"> REF _Ref256495645 \h </w:instrText>
        </w:r>
      </w:ins>
      <w:r w:rsidR="00002130">
        <w:fldChar w:fldCharType="separate"/>
      </w:r>
      <w:ins w:id="486" w:author="Sarah Thomas" w:date="2014-03-15T09:38:00Z">
        <w:r w:rsidR="00002130">
          <w:t>Overview of Code Listings</w:t>
        </w:r>
        <w:r w:rsidR="00002130">
          <w:fldChar w:fldCharType="end"/>
        </w:r>
      </w:ins>
      <w:ins w:id="487" w:author="Sarah Thomas" w:date="2014-03-15T09:27:00Z">
        <w:r>
          <w:t xml:space="preserve">. </w:t>
        </w:r>
      </w:ins>
      <w:ins w:id="488" w:author="Sarah Thomas" w:date="2014-03-15T09:40:00Z">
        <w:r w:rsidR="00002130">
          <w:t>Test results are presented and discussed</w:t>
        </w:r>
      </w:ins>
      <w:ins w:id="489" w:author="Sarah Thomas" w:date="2014-03-15T09:42:00Z">
        <w:r w:rsidR="00CA658A">
          <w:t xml:space="preserve"> in section</w:t>
        </w:r>
      </w:ins>
      <w:ins w:id="490" w:author="Sarah Thomas" w:date="2014-03-15T09:41:00Z">
        <w:r w:rsidR="00002130">
          <w:t xml:space="preserve"> </w:t>
        </w:r>
      </w:ins>
      <w:ins w:id="491" w:author="Sarah Thomas" w:date="2014-03-15T09:42:00Z">
        <w:r w:rsidR="00002130">
          <w:fldChar w:fldCharType="begin"/>
        </w:r>
        <w:r w:rsidR="00002130">
          <w:instrText xml:space="preserve"> REF _Ref256495867 \r \h </w:instrText>
        </w:r>
      </w:ins>
      <w:r w:rsidR="00002130">
        <w:fldChar w:fldCharType="separate"/>
      </w:r>
      <w:ins w:id="492" w:author="Sarah Thomas" w:date="2014-03-15T09:42:00Z">
        <w:r w:rsidR="00002130">
          <w:t>5</w:t>
        </w:r>
        <w:r w:rsidR="00002130">
          <w:fldChar w:fldCharType="end"/>
        </w:r>
      </w:ins>
      <w:ins w:id="493" w:author="Sarah Thomas" w:date="2014-03-15T09:43:00Z">
        <w:r w:rsidR="00CA658A">
          <w:t xml:space="preserve"> </w:t>
        </w:r>
      </w:ins>
      <w:ins w:id="494" w:author="Sarah Thomas" w:date="2014-03-15T09:42:00Z">
        <w:r w:rsidR="00002130">
          <w:fldChar w:fldCharType="begin"/>
        </w:r>
        <w:r w:rsidR="00002130">
          <w:instrText xml:space="preserve"> REF _Ref256495867 \h </w:instrText>
        </w:r>
      </w:ins>
      <w:r w:rsidR="00002130">
        <w:fldChar w:fldCharType="separate"/>
      </w:r>
      <w:ins w:id="495" w:author="Sarah Thomas" w:date="2014-03-15T09:42:00Z">
        <w:r w:rsidR="00002130">
          <w:t>Testing</w:t>
        </w:r>
        <w:r w:rsidR="00002130">
          <w:fldChar w:fldCharType="end"/>
        </w:r>
      </w:ins>
      <w:ins w:id="496" w:author="Sarah Thomas" w:date="2014-03-15T09:40:00Z">
        <w:r w:rsidR="00002130">
          <w:t xml:space="preserve">. </w:t>
        </w:r>
      </w:ins>
      <w:ins w:id="497" w:author="Sarah Thomas" w:date="2014-03-15T09:27:00Z">
        <w:r w:rsidR="00002130">
          <w:t>Finally s</w:t>
        </w:r>
        <w:r>
          <w:t xml:space="preserve">uccesses and </w:t>
        </w:r>
        <w:r w:rsidR="00002130">
          <w:t xml:space="preserve">shortcomings are reflected upon </w:t>
        </w:r>
      </w:ins>
      <w:ins w:id="498" w:author="Sarah Thomas" w:date="2014-03-15T09:42:00Z">
        <w:r w:rsidR="00CA658A">
          <w:t xml:space="preserve">in section </w:t>
        </w:r>
      </w:ins>
      <w:ins w:id="499" w:author="Sarah Thomas" w:date="2014-03-15T09:40:00Z">
        <w:r w:rsidR="00002130">
          <w:fldChar w:fldCharType="begin"/>
        </w:r>
        <w:r w:rsidR="00002130">
          <w:instrText xml:space="preserve"> REF _Ref256495755 \r \h </w:instrText>
        </w:r>
      </w:ins>
      <w:r w:rsidR="00002130">
        <w:fldChar w:fldCharType="separate"/>
      </w:r>
      <w:ins w:id="500" w:author="Sarah Thomas" w:date="2014-03-15T09:40:00Z">
        <w:r w:rsidR="00002130">
          <w:t>6</w:t>
        </w:r>
        <w:r w:rsidR="00002130">
          <w:fldChar w:fldCharType="end"/>
        </w:r>
        <w:r w:rsidR="00002130">
          <w:t xml:space="preserve"> </w:t>
        </w:r>
        <w:r w:rsidR="00002130">
          <w:fldChar w:fldCharType="begin"/>
        </w:r>
        <w:r w:rsidR="00002130">
          <w:instrText xml:space="preserve"> REF _Ref256495767 \h </w:instrText>
        </w:r>
      </w:ins>
      <w:r w:rsidR="00002130">
        <w:fldChar w:fldCharType="separate"/>
      </w:r>
      <w:ins w:id="501" w:author="Sarah Thomas" w:date="2014-03-15T09:40:00Z">
        <w:r w:rsidR="00002130">
          <w:t>Conclusions</w:t>
        </w:r>
        <w:r w:rsidR="00002130">
          <w:fldChar w:fldCharType="end"/>
        </w:r>
      </w:ins>
      <w:ins w:id="502" w:author="Sarah Thomas" w:date="2014-03-15T09:42:00Z">
        <w:r w:rsidR="00CA658A">
          <w:t>.</w:t>
        </w:r>
      </w:ins>
    </w:p>
    <w:p w14:paraId="28BF3884" w14:textId="3006A745" w:rsidR="0036000D" w:rsidRPr="0036000D" w:rsidDel="0036000D" w:rsidRDefault="0036000D">
      <w:pPr>
        <w:rPr>
          <w:del w:id="503" w:author="Sarah Thomas" w:date="2014-03-15T09:16:00Z"/>
          <w:rPrChange w:id="504" w:author="Sarah Thomas" w:date="2014-03-15T09:16:00Z">
            <w:rPr>
              <w:del w:id="505" w:author="Sarah Thomas" w:date="2014-03-15T09:16:00Z"/>
            </w:rPr>
          </w:rPrChange>
        </w:rPr>
        <w:pPrChange w:id="506" w:author="Sarah Thomas" w:date="2014-03-15T09:16:00Z">
          <w:pPr>
            <w:pStyle w:val="Heading1"/>
            <w:numPr>
              <w:numId w:val="42"/>
            </w:numPr>
          </w:pPr>
        </w:pPrChange>
      </w:pPr>
    </w:p>
    <w:p w14:paraId="62FBB4C3" w14:textId="5EFA18CC" w:rsidR="00EF0C84" w:rsidRDefault="00FC2F08">
      <w:pPr>
        <w:pStyle w:val="Heading2"/>
        <w:rPr>
          <w:ins w:id="507" w:author="Sarah Thomas" w:date="2014-03-03T15:00:00Z"/>
        </w:rPr>
        <w:pPrChange w:id="508" w:author="Sarah Thomas" w:date="2014-03-03T14:53:00Z">
          <w:pPr>
            <w:widowControl w:val="0"/>
            <w:numPr>
              <w:numId w:val="51"/>
            </w:numPr>
            <w:tabs>
              <w:tab w:val="left" w:pos="220"/>
              <w:tab w:val="left" w:pos="720"/>
            </w:tabs>
            <w:autoSpaceDE w:val="0"/>
            <w:autoSpaceDN w:val="0"/>
            <w:adjustRightInd w:val="0"/>
            <w:ind w:left="720" w:hanging="720"/>
          </w:pPr>
        </w:pPrChange>
      </w:pPr>
      <w:bookmarkStart w:id="509" w:name="_Toc256588976"/>
      <w:ins w:id="510" w:author="Sarah Thomas" w:date="2014-03-03T15:52:00Z">
        <w:r>
          <w:t>Server Side Technology</w:t>
        </w:r>
      </w:ins>
      <w:bookmarkEnd w:id="509"/>
    </w:p>
    <w:p w14:paraId="63A2C858" w14:textId="0039CB0E" w:rsidR="002947D8" w:rsidRDefault="00EF0C84">
      <w:pPr>
        <w:pStyle w:val="BodyText"/>
        <w:rPr>
          <w:ins w:id="511" w:author="Sarah Thomas" w:date="2014-03-03T15:43:00Z"/>
        </w:rPr>
        <w:pPrChange w:id="512" w:author="Sarah Thomas" w:date="2014-03-03T15:43:00Z">
          <w:pPr/>
        </w:pPrChange>
      </w:pPr>
      <w:ins w:id="513" w:author="Sarah Thomas" w:date="2014-03-03T15:00:00Z">
        <w:r>
          <w:t xml:space="preserve">There are a number of </w:t>
        </w:r>
      </w:ins>
      <w:ins w:id="514" w:author="Sarah Thomas" w:date="2014-03-03T15:01:00Z">
        <w:r>
          <w:t xml:space="preserve">web development </w:t>
        </w:r>
      </w:ins>
      <w:ins w:id="515" w:author="Sarah Thomas" w:date="2014-03-03T15:00:00Z">
        <w:r>
          <w:t>server side languages in common usage</w:t>
        </w:r>
      </w:ins>
      <w:ins w:id="516" w:author="Sarah Thomas" w:date="2014-03-03T15:02:00Z">
        <w:r w:rsidR="002947D8">
          <w:t xml:space="preserve">. </w:t>
        </w:r>
      </w:ins>
      <w:ins w:id="517" w:author="Sarah Thomas" w:date="2014-03-03T15:14:00Z">
        <w:r w:rsidR="00EF5839">
          <w:t>The team considered these in relation to the teams skills, available jobs an</w:t>
        </w:r>
      </w:ins>
      <w:ins w:id="518" w:author="Sarah Thomas" w:date="2014-03-03T15:15:00Z">
        <w:r w:rsidR="00EF5839">
          <w:t>d popularity.</w:t>
        </w:r>
      </w:ins>
      <w:ins w:id="519" w:author="Sarah Thomas" w:date="2014-03-03T15:39:00Z">
        <w:r w:rsidR="001154F6">
          <w:t xml:space="preserve"> Figures for available jobs</w:t>
        </w:r>
      </w:ins>
      <w:ins w:id="520" w:author="Sarah Thomas" w:date="2014-03-03T15:45:00Z">
        <w:r w:rsidR="006F1CC5">
          <w:t xml:space="preserve"> (Feb 2014, UK)</w:t>
        </w:r>
      </w:ins>
      <w:ins w:id="521" w:author="Sarah Thomas" w:date="2014-03-03T15:39:00Z">
        <w:r w:rsidR="001154F6">
          <w:t xml:space="preserve"> were obtained from </w:t>
        </w:r>
      </w:ins>
      <w:ins w:id="522" w:author="Sarah Thomas" w:date="2014-03-03T15:40:00Z">
        <w:r w:rsidR="001154F6">
          <w:fldChar w:fldCharType="begin"/>
        </w:r>
        <w:r w:rsidR="001154F6">
          <w:instrText xml:space="preserve"> HYPERLINK "http://</w:instrText>
        </w:r>
      </w:ins>
      <w:ins w:id="523" w:author="Sarah Thomas" w:date="2014-03-03T15:39:00Z">
        <w:r w:rsidR="001154F6" w:rsidRPr="001154F6">
          <w:instrText>www.itjobswatch.co.uk</w:instrText>
        </w:r>
      </w:ins>
      <w:ins w:id="524" w:author="Sarah Thomas" w:date="2014-03-03T15:40:00Z">
        <w:r w:rsidR="001154F6">
          <w:instrText xml:space="preserve">" </w:instrText>
        </w:r>
        <w:r w:rsidR="001154F6">
          <w:fldChar w:fldCharType="separate"/>
        </w:r>
      </w:ins>
      <w:ins w:id="525" w:author="Sarah Thomas" w:date="2014-03-03T15:39:00Z">
        <w:r w:rsidR="001154F6" w:rsidRPr="006A1F23">
          <w:rPr>
            <w:rStyle w:val="Hyperlink"/>
          </w:rPr>
          <w:t>www.itjobswatch.co.uk</w:t>
        </w:r>
      </w:ins>
      <w:ins w:id="526" w:author="Sarah Thomas" w:date="2014-03-03T15:40:00Z">
        <w:r w:rsidR="001154F6">
          <w:fldChar w:fldCharType="end"/>
        </w:r>
      </w:ins>
      <w:ins w:id="527" w:author="Sarah Thomas" w:date="2014-03-03T15:39:00Z">
        <w:r w:rsidR="001154F6">
          <w:t xml:space="preserve">. </w:t>
        </w:r>
      </w:ins>
      <w:ins w:id="528" w:author="Sarah Thomas" w:date="2014-03-03T15:40:00Z">
        <w:r w:rsidR="001154F6">
          <w:t>Figures for popularity were obtained by searching Google for the relevant file extension</w:t>
        </w:r>
      </w:ins>
      <w:ins w:id="529" w:author="Sarah Thomas" w:date="2014-03-03T15:41:00Z">
        <w:r w:rsidR="001154F6">
          <w:t xml:space="preserve"> using for example: </w:t>
        </w:r>
        <w:proofErr w:type="spellStart"/>
        <w:r w:rsidR="001154F6">
          <w:t>filetype</w:t>
        </w:r>
        <w:proofErr w:type="gramStart"/>
        <w:r w:rsidR="001154F6">
          <w:t>:php</w:t>
        </w:r>
        <w:proofErr w:type="spellEnd"/>
        <w:proofErr w:type="gramEnd"/>
        <w:r w:rsidR="001154F6">
          <w:t xml:space="preserve">. Whilst this method is rather crude </w:t>
        </w:r>
      </w:ins>
      <w:ins w:id="530" w:author="Sarah Thomas" w:date="2014-03-03T15:42:00Z">
        <w:r w:rsidR="006F1CC5">
          <w:t>it does support the assertion that PHP is the most popular server language on the Internet.</w:t>
        </w:r>
      </w:ins>
    </w:p>
    <w:p w14:paraId="20B50E84" w14:textId="77777777" w:rsidR="006F1CC5" w:rsidRPr="00EF0C84" w:rsidRDefault="006F1CC5">
      <w:pPr>
        <w:pStyle w:val="BodyText"/>
        <w:rPr>
          <w:ins w:id="531" w:author="Sarah Thomas" w:date="2014-03-03T15:02:00Z"/>
        </w:rPr>
        <w:pPrChange w:id="532" w:author="Sarah Thomas" w:date="2014-03-03T15:43:00Z">
          <w:pPr/>
        </w:pPrChange>
      </w:pPr>
    </w:p>
    <w:tbl>
      <w:tblPr>
        <w:tblStyle w:val="TableGrid"/>
        <w:tblW w:w="0" w:type="auto"/>
        <w:tblLook w:val="04A0" w:firstRow="1" w:lastRow="0" w:firstColumn="1" w:lastColumn="0" w:noHBand="0" w:noVBand="1"/>
      </w:tblPr>
      <w:tblGrid>
        <w:gridCol w:w="1890"/>
        <w:gridCol w:w="1327"/>
        <w:gridCol w:w="1338"/>
        <w:gridCol w:w="1803"/>
      </w:tblGrid>
      <w:tr w:rsidR="006F1CC5" w14:paraId="53274F8F" w14:textId="77777777" w:rsidTr="006F1CC5">
        <w:trPr>
          <w:ins w:id="533" w:author="Sarah Thomas" w:date="2014-03-03T15:02:00Z"/>
        </w:trPr>
        <w:tc>
          <w:tcPr>
            <w:tcW w:w="1890" w:type="dxa"/>
          </w:tcPr>
          <w:p w14:paraId="3185D721" w14:textId="77777777" w:rsidR="006F1CC5" w:rsidRDefault="006F1CC5" w:rsidP="00EF0C84">
            <w:pPr>
              <w:rPr>
                <w:ins w:id="534" w:author="Sarah Thomas" w:date="2014-03-03T15:02:00Z"/>
              </w:rPr>
            </w:pPr>
          </w:p>
        </w:tc>
        <w:tc>
          <w:tcPr>
            <w:tcW w:w="1327" w:type="dxa"/>
          </w:tcPr>
          <w:p w14:paraId="769AD059" w14:textId="41B61EB0" w:rsidR="006F1CC5" w:rsidRDefault="006F1CC5" w:rsidP="00EF0C84">
            <w:pPr>
              <w:rPr>
                <w:ins w:id="535" w:author="Sarah Thomas" w:date="2014-03-03T15:02:00Z"/>
              </w:rPr>
            </w:pPr>
            <w:ins w:id="536" w:author="Sarah Thomas" w:date="2014-03-03T15:05:00Z">
              <w:r>
                <w:t>Team members have skills</w:t>
              </w:r>
            </w:ins>
          </w:p>
        </w:tc>
        <w:tc>
          <w:tcPr>
            <w:tcW w:w="1338" w:type="dxa"/>
          </w:tcPr>
          <w:p w14:paraId="2C37CB7D" w14:textId="66BF6F2D" w:rsidR="006F1CC5" w:rsidRDefault="006F1CC5">
            <w:pPr>
              <w:rPr>
                <w:ins w:id="537" w:author="Sarah Thomas" w:date="2014-03-03T15:02:00Z"/>
                <w:rFonts w:eastAsiaTheme="minorEastAsia"/>
              </w:rPr>
              <w:pPrChange w:id="538" w:author="Sarah Thomas" w:date="2014-03-05T10:28:00Z">
                <w:pPr>
                  <w:spacing w:after="240"/>
                </w:pPr>
              </w:pPrChange>
            </w:pPr>
            <w:ins w:id="539" w:author="Sarah Thomas" w:date="2014-03-03T15:09:00Z">
              <w:r>
                <w:t>Matching job ad</w:t>
              </w:r>
            </w:ins>
            <w:ins w:id="540" w:author="Sarah Thomas" w:date="2014-03-05T10:28:00Z">
              <w:r w:rsidR="00FB0B3E">
                <w:t>verts</w:t>
              </w:r>
            </w:ins>
          </w:p>
        </w:tc>
        <w:tc>
          <w:tcPr>
            <w:tcW w:w="1803" w:type="dxa"/>
          </w:tcPr>
          <w:p w14:paraId="73863646" w14:textId="0AD60BB2" w:rsidR="006F1CC5" w:rsidRDefault="006F1CC5" w:rsidP="00EF0C84">
            <w:pPr>
              <w:rPr>
                <w:ins w:id="541" w:author="Sarah Thomas" w:date="2014-03-03T15:02:00Z"/>
              </w:rPr>
            </w:pPr>
            <w:ins w:id="542" w:author="Sarah Thomas" w:date="2014-03-03T15:27:00Z">
              <w:r>
                <w:t>Google File Results</w:t>
              </w:r>
            </w:ins>
            <w:ins w:id="543" w:author="Sarah Thomas" w:date="2014-03-03T15:28:00Z">
              <w:r>
                <w:t>/Millions</w:t>
              </w:r>
            </w:ins>
          </w:p>
        </w:tc>
      </w:tr>
      <w:tr w:rsidR="006F1CC5" w14:paraId="4248BEE4" w14:textId="77777777" w:rsidTr="006F1CC5">
        <w:trPr>
          <w:ins w:id="544" w:author="Sarah Thomas" w:date="2014-03-03T15:02:00Z"/>
        </w:trPr>
        <w:tc>
          <w:tcPr>
            <w:tcW w:w="1890" w:type="dxa"/>
          </w:tcPr>
          <w:p w14:paraId="26240701" w14:textId="71CCF41B" w:rsidR="006F1CC5" w:rsidRDefault="006F1CC5" w:rsidP="00EF0C84">
            <w:pPr>
              <w:rPr>
                <w:ins w:id="545" w:author="Sarah Thomas" w:date="2014-03-03T15:02:00Z"/>
              </w:rPr>
            </w:pPr>
            <w:ins w:id="546" w:author="Sarah Thomas" w:date="2014-03-03T15:03:00Z">
              <w:r>
                <w:t>Ruby</w:t>
              </w:r>
            </w:ins>
          </w:p>
        </w:tc>
        <w:tc>
          <w:tcPr>
            <w:tcW w:w="1327" w:type="dxa"/>
          </w:tcPr>
          <w:p w14:paraId="4F2D73F9" w14:textId="02C417D7" w:rsidR="006F1CC5" w:rsidRDefault="006F1CC5" w:rsidP="00EF0C84">
            <w:pPr>
              <w:rPr>
                <w:ins w:id="547" w:author="Sarah Thomas" w:date="2014-03-03T15:02:00Z"/>
              </w:rPr>
            </w:pPr>
            <w:ins w:id="548" w:author="Sarah Thomas" w:date="2014-03-03T15:05:00Z">
              <w:r>
                <w:t>No</w:t>
              </w:r>
            </w:ins>
          </w:p>
        </w:tc>
        <w:tc>
          <w:tcPr>
            <w:tcW w:w="1338" w:type="dxa"/>
          </w:tcPr>
          <w:p w14:paraId="1DC703A8" w14:textId="5F1B708E" w:rsidR="006F1CC5" w:rsidRDefault="006F1CC5" w:rsidP="00EF0C84">
            <w:pPr>
              <w:rPr>
                <w:ins w:id="549" w:author="Sarah Thomas" w:date="2014-03-03T15:02:00Z"/>
              </w:rPr>
            </w:pPr>
            <w:ins w:id="550" w:author="Sarah Thomas" w:date="2014-03-03T15:10:00Z">
              <w:r>
                <w:t>2310</w:t>
              </w:r>
            </w:ins>
          </w:p>
        </w:tc>
        <w:tc>
          <w:tcPr>
            <w:tcW w:w="1803" w:type="dxa"/>
          </w:tcPr>
          <w:p w14:paraId="76E40298" w14:textId="509C3E5D" w:rsidR="006F1CC5" w:rsidRDefault="006F1CC5" w:rsidP="00EF0C84">
            <w:pPr>
              <w:rPr>
                <w:ins w:id="551" w:author="Sarah Thomas" w:date="2014-03-03T15:02:00Z"/>
              </w:rPr>
            </w:pPr>
            <w:ins w:id="552" w:author="Sarah Thomas" w:date="2014-03-03T15:30:00Z">
              <w:r>
                <w:t>14</w:t>
              </w:r>
            </w:ins>
          </w:p>
        </w:tc>
      </w:tr>
      <w:tr w:rsidR="006F1CC5" w14:paraId="4864F4E9" w14:textId="77777777" w:rsidTr="006F1CC5">
        <w:trPr>
          <w:ins w:id="553" w:author="Sarah Thomas" w:date="2014-03-03T15:02:00Z"/>
        </w:trPr>
        <w:tc>
          <w:tcPr>
            <w:tcW w:w="1890" w:type="dxa"/>
          </w:tcPr>
          <w:p w14:paraId="7BD0045F" w14:textId="767A8879" w:rsidR="006F1CC5" w:rsidRDefault="006F1CC5" w:rsidP="00EF0C84">
            <w:pPr>
              <w:rPr>
                <w:ins w:id="554" w:author="Sarah Thomas" w:date="2014-03-03T15:02:00Z"/>
              </w:rPr>
            </w:pPr>
            <w:proofErr w:type="gramStart"/>
            <w:ins w:id="555" w:author="Sarah Thomas" w:date="2014-03-03T15:13:00Z">
              <w:r>
                <w:t>ASP.NET</w:t>
              </w:r>
            </w:ins>
            <w:ins w:id="556" w:author="Sarah Thomas" w:date="2014-03-03T15:12:00Z">
              <w:r>
                <w:t>(</w:t>
              </w:r>
              <w:proofErr w:type="gramEnd"/>
              <w:r>
                <w:t>MVC)</w:t>
              </w:r>
            </w:ins>
          </w:p>
        </w:tc>
        <w:tc>
          <w:tcPr>
            <w:tcW w:w="1327" w:type="dxa"/>
          </w:tcPr>
          <w:p w14:paraId="76449EA7" w14:textId="608546A0" w:rsidR="006F1CC5" w:rsidRDefault="006F1CC5" w:rsidP="00EF0C84">
            <w:pPr>
              <w:rPr>
                <w:ins w:id="557" w:author="Sarah Thomas" w:date="2014-03-03T15:02:00Z"/>
              </w:rPr>
            </w:pPr>
            <w:ins w:id="558" w:author="Sarah Thomas" w:date="2014-03-03T15:14:00Z">
              <w:r>
                <w:t>Little</w:t>
              </w:r>
            </w:ins>
          </w:p>
        </w:tc>
        <w:tc>
          <w:tcPr>
            <w:tcW w:w="1338" w:type="dxa"/>
          </w:tcPr>
          <w:p w14:paraId="41876D78" w14:textId="60B6DF0A" w:rsidR="006F1CC5" w:rsidRDefault="006F1CC5" w:rsidP="00EF0C84">
            <w:pPr>
              <w:rPr>
                <w:ins w:id="559" w:author="Sarah Thomas" w:date="2014-03-03T15:02:00Z"/>
              </w:rPr>
            </w:pPr>
            <w:ins w:id="560" w:author="Sarah Thomas" w:date="2014-03-03T15:10:00Z">
              <w:r>
                <w:t>4300</w:t>
              </w:r>
            </w:ins>
          </w:p>
        </w:tc>
        <w:tc>
          <w:tcPr>
            <w:tcW w:w="1803" w:type="dxa"/>
          </w:tcPr>
          <w:p w14:paraId="037F77BA" w14:textId="77777777" w:rsidR="006F1CC5" w:rsidRDefault="006F1CC5" w:rsidP="00EF0C84">
            <w:pPr>
              <w:rPr>
                <w:ins w:id="561" w:author="Sarah Thomas" w:date="2014-03-03T15:02:00Z"/>
              </w:rPr>
            </w:pPr>
          </w:p>
        </w:tc>
      </w:tr>
      <w:tr w:rsidR="006F1CC5" w14:paraId="2EB857AB" w14:textId="77777777" w:rsidTr="006F1CC5">
        <w:trPr>
          <w:ins w:id="562" w:author="Sarah Thomas" w:date="2014-03-03T15:13:00Z"/>
        </w:trPr>
        <w:tc>
          <w:tcPr>
            <w:tcW w:w="1890" w:type="dxa"/>
          </w:tcPr>
          <w:p w14:paraId="0977A8E3" w14:textId="1344450A" w:rsidR="006F1CC5" w:rsidRDefault="006F1CC5">
            <w:pPr>
              <w:rPr>
                <w:ins w:id="563" w:author="Sarah Thomas" w:date="2014-03-03T15:13:00Z"/>
                <w:rFonts w:eastAsiaTheme="minorEastAsia"/>
              </w:rPr>
              <w:pPrChange w:id="564" w:author="Sarah Thomas" w:date="2014-03-03T15:13:00Z">
                <w:pPr>
                  <w:spacing w:after="240"/>
                </w:pPr>
              </w:pPrChange>
            </w:pPr>
            <w:proofErr w:type="gramStart"/>
            <w:ins w:id="565" w:author="Sarah Thomas" w:date="2014-03-03T15:13:00Z">
              <w:r>
                <w:t>ASP.NET(</w:t>
              </w:r>
              <w:proofErr w:type="gramEnd"/>
              <w:r>
                <w:t>Web Forms)</w:t>
              </w:r>
            </w:ins>
          </w:p>
        </w:tc>
        <w:tc>
          <w:tcPr>
            <w:tcW w:w="1327" w:type="dxa"/>
          </w:tcPr>
          <w:p w14:paraId="4E96BAB2" w14:textId="3D194861" w:rsidR="006F1CC5" w:rsidRDefault="006F1CC5" w:rsidP="00EF0C84">
            <w:pPr>
              <w:rPr>
                <w:ins w:id="566" w:author="Sarah Thomas" w:date="2014-03-03T15:13:00Z"/>
              </w:rPr>
            </w:pPr>
            <w:ins w:id="567" w:author="Sarah Thomas" w:date="2014-03-03T15:13:00Z">
              <w:r>
                <w:t>Some</w:t>
              </w:r>
            </w:ins>
          </w:p>
        </w:tc>
        <w:tc>
          <w:tcPr>
            <w:tcW w:w="1338" w:type="dxa"/>
          </w:tcPr>
          <w:p w14:paraId="07851B47" w14:textId="71080BF7" w:rsidR="006F1CC5" w:rsidRDefault="006F1CC5" w:rsidP="00EF0C84">
            <w:pPr>
              <w:rPr>
                <w:ins w:id="568" w:author="Sarah Thomas" w:date="2014-03-03T15:13:00Z"/>
              </w:rPr>
            </w:pPr>
            <w:ins w:id="569" w:author="Sarah Thomas" w:date="2014-03-03T15:13:00Z">
              <w:r>
                <w:t>1020</w:t>
              </w:r>
            </w:ins>
          </w:p>
        </w:tc>
        <w:tc>
          <w:tcPr>
            <w:tcW w:w="1803" w:type="dxa"/>
          </w:tcPr>
          <w:p w14:paraId="187439C1" w14:textId="6E1C5957" w:rsidR="006F1CC5" w:rsidRDefault="006F1CC5" w:rsidP="00EF0C84">
            <w:pPr>
              <w:rPr>
                <w:ins w:id="570" w:author="Sarah Thomas" w:date="2014-03-03T15:13:00Z"/>
              </w:rPr>
            </w:pPr>
            <w:ins w:id="571" w:author="Sarah Thomas" w:date="2014-03-03T15:30:00Z">
              <w:r>
                <w:t>593</w:t>
              </w:r>
            </w:ins>
          </w:p>
        </w:tc>
      </w:tr>
      <w:tr w:rsidR="006F1CC5" w14:paraId="1B14CA39" w14:textId="77777777" w:rsidTr="006F1CC5">
        <w:trPr>
          <w:ins w:id="572" w:author="Sarah Thomas" w:date="2014-03-03T15:02:00Z"/>
        </w:trPr>
        <w:tc>
          <w:tcPr>
            <w:tcW w:w="1890" w:type="dxa"/>
          </w:tcPr>
          <w:p w14:paraId="64147213" w14:textId="4E6C4F4E" w:rsidR="006F1CC5" w:rsidRDefault="006F1CC5" w:rsidP="00EF0C84">
            <w:pPr>
              <w:rPr>
                <w:ins w:id="573" w:author="Sarah Thomas" w:date="2014-03-03T15:02:00Z"/>
              </w:rPr>
            </w:pPr>
            <w:ins w:id="574" w:author="Sarah Thomas" w:date="2014-03-03T15:03:00Z">
              <w:r>
                <w:t>PHP</w:t>
              </w:r>
            </w:ins>
          </w:p>
        </w:tc>
        <w:tc>
          <w:tcPr>
            <w:tcW w:w="1327" w:type="dxa"/>
          </w:tcPr>
          <w:p w14:paraId="7F691E29" w14:textId="3C9892B6" w:rsidR="006F1CC5" w:rsidRDefault="006F1CC5" w:rsidP="00EF0C84">
            <w:pPr>
              <w:rPr>
                <w:ins w:id="575" w:author="Sarah Thomas" w:date="2014-03-03T15:02:00Z"/>
              </w:rPr>
            </w:pPr>
            <w:ins w:id="576" w:author="Sarah Thomas" w:date="2014-03-03T15:05:00Z">
              <w:r>
                <w:t>Yes</w:t>
              </w:r>
            </w:ins>
          </w:p>
        </w:tc>
        <w:tc>
          <w:tcPr>
            <w:tcW w:w="1338" w:type="dxa"/>
          </w:tcPr>
          <w:p w14:paraId="7EB7143C" w14:textId="078CBE4A" w:rsidR="006F1CC5" w:rsidRDefault="006F1CC5" w:rsidP="00EF0C84">
            <w:pPr>
              <w:rPr>
                <w:ins w:id="577" w:author="Sarah Thomas" w:date="2014-03-03T15:02:00Z"/>
              </w:rPr>
            </w:pPr>
            <w:ins w:id="578" w:author="Sarah Thomas" w:date="2014-03-03T15:11:00Z">
              <w:r>
                <w:t>6318</w:t>
              </w:r>
            </w:ins>
          </w:p>
        </w:tc>
        <w:tc>
          <w:tcPr>
            <w:tcW w:w="1803" w:type="dxa"/>
          </w:tcPr>
          <w:p w14:paraId="5090400D" w14:textId="6D4A4847" w:rsidR="006F1CC5" w:rsidRDefault="006F1CC5" w:rsidP="00EF0C84">
            <w:pPr>
              <w:rPr>
                <w:ins w:id="579" w:author="Sarah Thomas" w:date="2014-03-03T15:02:00Z"/>
              </w:rPr>
            </w:pPr>
            <w:ins w:id="580" w:author="Sarah Thomas" w:date="2014-03-03T15:22:00Z">
              <w:r>
                <w:t>2620</w:t>
              </w:r>
            </w:ins>
          </w:p>
        </w:tc>
      </w:tr>
      <w:tr w:rsidR="006F1CC5" w14:paraId="2F191F27" w14:textId="77777777" w:rsidTr="006F1CC5">
        <w:trPr>
          <w:ins w:id="581" w:author="Sarah Thomas" w:date="2014-03-03T15:02:00Z"/>
        </w:trPr>
        <w:tc>
          <w:tcPr>
            <w:tcW w:w="1890" w:type="dxa"/>
          </w:tcPr>
          <w:p w14:paraId="079EA14F" w14:textId="2C2B4592" w:rsidR="006F1CC5" w:rsidRDefault="006F1CC5" w:rsidP="00EF0C84">
            <w:pPr>
              <w:rPr>
                <w:ins w:id="582" w:author="Sarah Thomas" w:date="2014-03-03T15:02:00Z"/>
              </w:rPr>
            </w:pPr>
            <w:ins w:id="583" w:author="Sarah Thomas" w:date="2014-03-03T15:03:00Z">
              <w:r>
                <w:t>JSP</w:t>
              </w:r>
            </w:ins>
          </w:p>
        </w:tc>
        <w:tc>
          <w:tcPr>
            <w:tcW w:w="1327" w:type="dxa"/>
          </w:tcPr>
          <w:p w14:paraId="6B9F1ACE" w14:textId="444133FF" w:rsidR="006F1CC5" w:rsidRDefault="006F1CC5" w:rsidP="00EF0C84">
            <w:pPr>
              <w:rPr>
                <w:ins w:id="584" w:author="Sarah Thomas" w:date="2014-03-03T15:02:00Z"/>
              </w:rPr>
            </w:pPr>
            <w:ins w:id="585" w:author="Sarah Thomas" w:date="2014-03-03T15:06:00Z">
              <w:r>
                <w:t>Some</w:t>
              </w:r>
            </w:ins>
          </w:p>
        </w:tc>
        <w:tc>
          <w:tcPr>
            <w:tcW w:w="1338" w:type="dxa"/>
          </w:tcPr>
          <w:p w14:paraId="51D43923" w14:textId="3D6CC5DE" w:rsidR="006F1CC5" w:rsidRDefault="006F1CC5" w:rsidP="00EF0C84">
            <w:pPr>
              <w:rPr>
                <w:ins w:id="586" w:author="Sarah Thomas" w:date="2014-03-03T15:02:00Z"/>
              </w:rPr>
            </w:pPr>
            <w:ins w:id="587" w:author="Sarah Thomas" w:date="2014-03-03T15:11:00Z">
              <w:r>
                <w:t>1286</w:t>
              </w:r>
            </w:ins>
          </w:p>
        </w:tc>
        <w:tc>
          <w:tcPr>
            <w:tcW w:w="1803" w:type="dxa"/>
          </w:tcPr>
          <w:p w14:paraId="55A0C78F" w14:textId="41337500" w:rsidR="006F1CC5" w:rsidRDefault="006F1CC5" w:rsidP="00EF0C84">
            <w:pPr>
              <w:rPr>
                <w:ins w:id="588" w:author="Sarah Thomas" w:date="2014-03-03T15:02:00Z"/>
              </w:rPr>
            </w:pPr>
            <w:ins w:id="589" w:author="Sarah Thomas" w:date="2014-03-03T15:29:00Z">
              <w:r>
                <w:t>88</w:t>
              </w:r>
            </w:ins>
          </w:p>
        </w:tc>
      </w:tr>
      <w:tr w:rsidR="006F1CC5" w14:paraId="1A37BEF2" w14:textId="77777777" w:rsidTr="006F1CC5">
        <w:trPr>
          <w:ins w:id="590" w:author="Sarah Thomas" w:date="2014-03-03T15:04:00Z"/>
        </w:trPr>
        <w:tc>
          <w:tcPr>
            <w:tcW w:w="1890" w:type="dxa"/>
          </w:tcPr>
          <w:p w14:paraId="6202063F" w14:textId="67A50B79" w:rsidR="006F1CC5" w:rsidRDefault="006F1CC5" w:rsidP="00EF0C84">
            <w:pPr>
              <w:rPr>
                <w:ins w:id="591" w:author="Sarah Thomas" w:date="2014-03-03T15:04:00Z"/>
              </w:rPr>
            </w:pPr>
            <w:ins w:id="592" w:author="Sarah Thomas" w:date="2014-03-03T15:04:00Z">
              <w:r>
                <w:t>Python</w:t>
              </w:r>
            </w:ins>
          </w:p>
        </w:tc>
        <w:tc>
          <w:tcPr>
            <w:tcW w:w="1327" w:type="dxa"/>
          </w:tcPr>
          <w:p w14:paraId="02B6792E" w14:textId="14749C59" w:rsidR="006F1CC5" w:rsidRDefault="006F1CC5" w:rsidP="00EF0C84">
            <w:pPr>
              <w:rPr>
                <w:ins w:id="593" w:author="Sarah Thomas" w:date="2014-03-03T15:04:00Z"/>
              </w:rPr>
            </w:pPr>
            <w:ins w:id="594" w:author="Sarah Thomas" w:date="2014-03-03T15:06:00Z">
              <w:r>
                <w:t>Little</w:t>
              </w:r>
            </w:ins>
          </w:p>
        </w:tc>
        <w:tc>
          <w:tcPr>
            <w:tcW w:w="1338" w:type="dxa"/>
          </w:tcPr>
          <w:p w14:paraId="2D538878" w14:textId="4A2D5102" w:rsidR="006F1CC5" w:rsidRDefault="006F1CC5" w:rsidP="00EF0C84">
            <w:pPr>
              <w:rPr>
                <w:ins w:id="595" w:author="Sarah Thomas" w:date="2014-03-03T15:04:00Z"/>
              </w:rPr>
            </w:pPr>
            <w:ins w:id="596" w:author="Sarah Thomas" w:date="2014-03-03T15:12:00Z">
              <w:r>
                <w:t>2940</w:t>
              </w:r>
            </w:ins>
          </w:p>
        </w:tc>
        <w:tc>
          <w:tcPr>
            <w:tcW w:w="1803" w:type="dxa"/>
          </w:tcPr>
          <w:p w14:paraId="78A72442" w14:textId="3A82A652" w:rsidR="006F1CC5" w:rsidRDefault="006F1CC5">
            <w:pPr>
              <w:keepNext/>
              <w:rPr>
                <w:ins w:id="597" w:author="Sarah Thomas" w:date="2014-03-03T15:04:00Z"/>
                <w:rFonts w:eastAsiaTheme="minorEastAsia"/>
              </w:rPr>
              <w:pPrChange w:id="598" w:author="Sarah Thomas" w:date="2014-03-03T15:44:00Z">
                <w:pPr>
                  <w:spacing w:after="240"/>
                </w:pPr>
              </w:pPrChange>
            </w:pPr>
            <w:ins w:id="599" w:author="Sarah Thomas" w:date="2014-03-03T15:29:00Z">
              <w:r>
                <w:t>1.2</w:t>
              </w:r>
            </w:ins>
          </w:p>
        </w:tc>
      </w:tr>
    </w:tbl>
    <w:p w14:paraId="0A19D50B" w14:textId="080E2BB1" w:rsidR="00EF0C84" w:rsidRDefault="006F1CC5">
      <w:pPr>
        <w:pStyle w:val="Caption"/>
        <w:rPr>
          <w:ins w:id="600" w:author="Sarah Thomas" w:date="2014-03-03T15:46:00Z"/>
        </w:rPr>
        <w:pPrChange w:id="601" w:author="Sarah Thomas" w:date="2014-03-03T15:44:00Z">
          <w:pPr>
            <w:widowControl w:val="0"/>
            <w:numPr>
              <w:numId w:val="51"/>
            </w:numPr>
            <w:tabs>
              <w:tab w:val="left" w:pos="220"/>
              <w:tab w:val="left" w:pos="720"/>
            </w:tabs>
            <w:autoSpaceDE w:val="0"/>
            <w:autoSpaceDN w:val="0"/>
            <w:adjustRightInd w:val="0"/>
            <w:ind w:left="720" w:hanging="720"/>
          </w:pPr>
        </w:pPrChange>
      </w:pPr>
      <w:ins w:id="602" w:author="Sarah Thomas" w:date="2014-03-03T15:44:00Z">
        <w:r>
          <w:t xml:space="preserve">Table </w:t>
        </w:r>
      </w:ins>
      <w:ins w:id="603" w:author="Sarah Thomas" w:date="2014-03-12T11:25:00Z">
        <w:r w:rsidR="00052A34">
          <w:fldChar w:fldCharType="begin"/>
        </w:r>
        <w:r w:rsidR="00052A34">
          <w:instrText xml:space="preserve"> SEQ Table \* ARABIC </w:instrText>
        </w:r>
      </w:ins>
      <w:r w:rsidR="00052A34">
        <w:fldChar w:fldCharType="separate"/>
      </w:r>
      <w:ins w:id="604" w:author="Sarah Thomas" w:date="2014-03-12T11:25:00Z">
        <w:r w:rsidR="00052A34">
          <w:rPr>
            <w:noProof/>
          </w:rPr>
          <w:t>1</w:t>
        </w:r>
        <w:r w:rsidR="00052A34">
          <w:fldChar w:fldCharType="end"/>
        </w:r>
      </w:ins>
      <w:ins w:id="605" w:author="Sarah Thomas" w:date="2014-03-03T15:44:00Z">
        <w:r>
          <w:t xml:space="preserve"> - Popular Server Side Technologies Compared</w:t>
        </w:r>
      </w:ins>
    </w:p>
    <w:p w14:paraId="442F832B" w14:textId="4303C4BA" w:rsidR="006F1CC5" w:rsidRDefault="006F1CC5">
      <w:pPr>
        <w:rPr>
          <w:ins w:id="606" w:author="Sarah Thomas" w:date="2014-03-03T15:53:00Z"/>
        </w:rPr>
        <w:pPrChange w:id="607" w:author="Sarah Thomas" w:date="2014-03-03T15:46:00Z">
          <w:pPr>
            <w:widowControl w:val="0"/>
            <w:numPr>
              <w:numId w:val="51"/>
            </w:numPr>
            <w:tabs>
              <w:tab w:val="left" w:pos="220"/>
              <w:tab w:val="left" w:pos="720"/>
            </w:tabs>
            <w:autoSpaceDE w:val="0"/>
            <w:autoSpaceDN w:val="0"/>
            <w:adjustRightInd w:val="0"/>
            <w:ind w:left="720" w:hanging="720"/>
          </w:pPr>
        </w:pPrChange>
      </w:pPr>
      <w:ins w:id="608" w:author="Sarah Thomas" w:date="2014-03-03T15:46:00Z">
        <w:r>
          <w:t xml:space="preserve">The team members are currently all following the Advanced Web Engineering </w:t>
        </w:r>
      </w:ins>
      <w:ins w:id="609" w:author="Sarah Thomas" w:date="2014-03-03T15:47:00Z">
        <w:r>
          <w:t xml:space="preserve">MSc </w:t>
        </w:r>
      </w:ins>
      <w:ins w:id="610" w:author="Sarah Thomas" w:date="2014-03-03T15:49:00Z">
        <w:r>
          <w:t>program, which includes compulsory modules covering some ASP.NET,</w:t>
        </w:r>
      </w:ins>
      <w:ins w:id="611" w:author="Sarah Thomas" w:date="2014-03-03T15:48:00Z">
        <w:r>
          <w:t xml:space="preserve"> and JSP</w:t>
        </w:r>
      </w:ins>
      <w:ins w:id="612" w:author="Sarah Thomas" w:date="2014-03-15T09:46:00Z">
        <w:r w:rsidR="001961FE">
          <w:t xml:space="preserve"> </w:t>
        </w:r>
        <w:r w:rsidR="001961FE">
          <w:fldChar w:fldCharType="begin" w:fldLock="1"/>
        </w:r>
      </w:ins>
      <w:r w:rsidR="00302EDD">
        <w:instrText>ADDIN CSL_CITATION { "citationItems" : [ { "id" : "ITEM-1", "itemData" : { "URL" : "https://www.essex.ac.uk/modules/default.aspx?coursecode=CE881&amp;level=7&amp;period=SP", "accessed" : { "date-parts" : [ [ "2014", "2", "7" ] ] }, "id" : "ITEM-1", "issued" : { "date-parts" : [ [ "0" ] ] }, "title" : "University of Essex :: Module Directory :: Module details", "type" : "webpage" }, "uris" : [ "http://www.mendeley.com/documents/?uuid=1d19a06e-3d18-4865-959e-2460037fe9c0" ] } ], "mendeley" : { "previouslyFormattedCitation" : "[3]" }, "properties" : { "noteIndex" : 0 }, "schema" : "https://github.com/citation-style-language/schema/raw/master/csl-citation.json" }</w:instrText>
      </w:r>
      <w:ins w:id="613" w:author="Sarah Thomas" w:date="2014-03-15T09:46:00Z">
        <w:r w:rsidR="001961FE">
          <w:fldChar w:fldCharType="separate"/>
        </w:r>
        <w:r w:rsidR="001961FE" w:rsidRPr="00316E27">
          <w:rPr>
            <w:noProof/>
          </w:rPr>
          <w:t>[3]</w:t>
        </w:r>
        <w:r w:rsidR="001961FE">
          <w:fldChar w:fldCharType="end"/>
        </w:r>
      </w:ins>
      <w:ins w:id="614" w:author="Sarah Thomas" w:date="2014-03-03T15:48:00Z">
        <w:r>
          <w:t xml:space="preserve">. It was felt that </w:t>
        </w:r>
      </w:ins>
      <w:ins w:id="615" w:author="Sarah Thomas" w:date="2014-03-03T15:50:00Z">
        <w:r>
          <w:t>adding some additional PHP experience to this would be beneficial to our education and future career prospects.</w:t>
        </w:r>
      </w:ins>
    </w:p>
    <w:p w14:paraId="3B96351C" w14:textId="0C804C57" w:rsidR="00FC2F08" w:rsidRDefault="00FC2F08">
      <w:pPr>
        <w:pStyle w:val="Heading2"/>
        <w:rPr>
          <w:ins w:id="616" w:author="Sarah Thomas" w:date="2014-03-03T15:53:00Z"/>
        </w:rPr>
        <w:pPrChange w:id="617" w:author="Sarah Thomas" w:date="2014-03-03T15:53:00Z">
          <w:pPr>
            <w:widowControl w:val="0"/>
            <w:numPr>
              <w:numId w:val="51"/>
            </w:numPr>
            <w:tabs>
              <w:tab w:val="left" w:pos="220"/>
              <w:tab w:val="left" w:pos="720"/>
            </w:tabs>
            <w:autoSpaceDE w:val="0"/>
            <w:autoSpaceDN w:val="0"/>
            <w:adjustRightInd w:val="0"/>
            <w:ind w:left="720" w:hanging="720"/>
          </w:pPr>
        </w:pPrChange>
      </w:pPr>
      <w:bookmarkStart w:id="618" w:name="_Toc256588977"/>
      <w:ins w:id="619" w:author="Sarah Thomas" w:date="2014-03-03T15:53:00Z">
        <w:r>
          <w:lastRenderedPageBreak/>
          <w:t>PHP Frameworks</w:t>
        </w:r>
        <w:bookmarkEnd w:id="618"/>
      </w:ins>
    </w:p>
    <w:p w14:paraId="30FD5EED" w14:textId="6306CD24" w:rsidR="00FC2F08" w:rsidRDefault="00FC2F08">
      <w:pPr>
        <w:pStyle w:val="BodyText"/>
        <w:rPr>
          <w:ins w:id="620" w:author="Sarah Thomas" w:date="2014-03-03T16:06:00Z"/>
        </w:rPr>
        <w:pPrChange w:id="621" w:author="Sarah Thomas" w:date="2014-03-03T16:01:00Z">
          <w:pPr>
            <w:widowControl w:val="0"/>
            <w:numPr>
              <w:numId w:val="51"/>
            </w:numPr>
            <w:tabs>
              <w:tab w:val="left" w:pos="220"/>
              <w:tab w:val="left" w:pos="720"/>
            </w:tabs>
            <w:autoSpaceDE w:val="0"/>
            <w:autoSpaceDN w:val="0"/>
            <w:adjustRightInd w:val="0"/>
            <w:ind w:left="720" w:hanging="720"/>
          </w:pPr>
        </w:pPrChange>
      </w:pPr>
      <w:ins w:id="622" w:author="Sarah Thomas" w:date="2014-03-03T15:53:00Z">
        <w:r>
          <w:t xml:space="preserve">Once the </w:t>
        </w:r>
      </w:ins>
      <w:ins w:id="623" w:author="Sarah Thomas" w:date="2014-03-03T15:55:00Z">
        <w:r>
          <w:t>decision</w:t>
        </w:r>
      </w:ins>
      <w:ins w:id="624" w:author="Sarah Thomas" w:date="2014-03-03T15:53:00Z">
        <w:r>
          <w:t xml:space="preserve"> has been made to use PHP for the server side</w:t>
        </w:r>
      </w:ins>
      <w:ins w:id="625" w:author="Sarah Thomas" w:date="2014-03-03T15:55:00Z">
        <w:r>
          <w:t xml:space="preserve"> of our system, we faced the choice of a number of PHP frameworks. Whilst it was not entirely </w:t>
        </w:r>
      </w:ins>
      <w:ins w:id="626" w:author="Sarah Thomas" w:date="2014-03-03T15:56:00Z">
        <w:r>
          <w:t>necessary</w:t>
        </w:r>
      </w:ins>
      <w:ins w:id="627" w:author="Sarah Thomas" w:date="2014-03-03T15:55:00Z">
        <w:r>
          <w:t xml:space="preserve"> </w:t>
        </w:r>
      </w:ins>
      <w:ins w:id="628" w:author="Sarah Thomas" w:date="2014-03-03T15:56:00Z">
        <w:r>
          <w:t xml:space="preserve">to use a framework, we felt that it would speed up development. Frameworks can take much of the repetition out of such routine web site tasks </w:t>
        </w:r>
      </w:ins>
      <w:ins w:id="629" w:author="Sarah Thomas" w:date="2014-03-03T15:58:00Z">
        <w:r>
          <w:t xml:space="preserve">such </w:t>
        </w:r>
      </w:ins>
      <w:ins w:id="630" w:author="Sarah Thomas" w:date="2014-03-03T15:56:00Z">
        <w:r>
          <w:t>as authentication and validation.</w:t>
        </w:r>
      </w:ins>
    </w:p>
    <w:p w14:paraId="2A0C9887" w14:textId="53CE744D" w:rsidR="00F8631A" w:rsidRDefault="00F8631A">
      <w:pPr>
        <w:pStyle w:val="BodyText"/>
        <w:rPr>
          <w:ins w:id="631" w:author="Sarah Thomas" w:date="2014-03-12T11:29:00Z"/>
        </w:rPr>
        <w:pPrChange w:id="632" w:author="Sarah Thomas" w:date="2014-03-03T16:01:00Z">
          <w:pPr>
            <w:widowControl w:val="0"/>
            <w:numPr>
              <w:numId w:val="51"/>
            </w:numPr>
            <w:tabs>
              <w:tab w:val="left" w:pos="220"/>
              <w:tab w:val="left" w:pos="720"/>
            </w:tabs>
            <w:autoSpaceDE w:val="0"/>
            <w:autoSpaceDN w:val="0"/>
            <w:adjustRightInd w:val="0"/>
            <w:ind w:left="720" w:hanging="720"/>
          </w:pPr>
        </w:pPrChange>
      </w:pPr>
      <w:ins w:id="633" w:author="Sarah Thomas" w:date="2014-03-03T16:06:00Z">
        <w:r>
          <w:t>We considered a number of framewo</w:t>
        </w:r>
      </w:ins>
      <w:ins w:id="634" w:author="Sarah Thomas" w:date="2014-03-03T16:07:00Z">
        <w:r>
          <w:t>r</w:t>
        </w:r>
      </w:ins>
      <w:ins w:id="635" w:author="Sarah Thomas" w:date="2014-03-03T16:06:00Z">
        <w:r>
          <w:t xml:space="preserve">ks </w:t>
        </w:r>
      </w:ins>
      <w:ins w:id="636" w:author="Sarah Thomas" w:date="2014-03-03T16:07:00Z">
        <w:r>
          <w:t>in t</w:t>
        </w:r>
        <w:r w:rsidR="00052A34">
          <w:t xml:space="preserve">erms of licencing, ease of use, testing </w:t>
        </w:r>
        <w:r>
          <w:t>and documentation</w:t>
        </w:r>
      </w:ins>
      <w:ins w:id="637" w:author="Sarah Thomas" w:date="2014-03-03T16:08:00Z">
        <w:r>
          <w:t xml:space="preserve">. </w:t>
        </w:r>
      </w:ins>
      <w:ins w:id="638" w:author="Sarah Thomas" w:date="2014-03-12T11:25:00Z">
        <w:r w:rsidR="00052A34">
          <w:t>One team member (</w:t>
        </w:r>
        <w:proofErr w:type="spellStart"/>
        <w:r w:rsidR="00052A34">
          <w:t>Bahit</w:t>
        </w:r>
        <w:proofErr w:type="spellEnd"/>
        <w:r w:rsidR="00052A34">
          <w:t xml:space="preserve">) had some experience with </w:t>
        </w:r>
        <w:proofErr w:type="spellStart"/>
        <w:r w:rsidR="00052A34">
          <w:t>CodeIgnitor</w:t>
        </w:r>
        <w:proofErr w:type="spellEnd"/>
        <w:r w:rsidR="00052A34">
          <w:t xml:space="preserve"> and another (Sarah) </w:t>
        </w:r>
      </w:ins>
      <w:ins w:id="639" w:author="Sarah Thomas" w:date="2014-03-12T11:26:00Z">
        <w:r w:rsidR="00052A34">
          <w:t>experimented</w:t>
        </w:r>
      </w:ins>
      <w:ins w:id="640" w:author="Sarah Thomas" w:date="2014-03-12T11:25:00Z">
        <w:r w:rsidR="00052A34">
          <w:t xml:space="preserve"> with </w:t>
        </w:r>
        <w:proofErr w:type="spellStart"/>
        <w:r w:rsidR="00052A34">
          <w:t>CakePHP</w:t>
        </w:r>
      </w:ins>
      <w:proofErr w:type="spellEnd"/>
      <w:ins w:id="641" w:author="Sarah Thomas" w:date="2014-03-12T11:26:00Z">
        <w:r w:rsidR="00052A34">
          <w:t xml:space="preserve"> </w:t>
        </w:r>
      </w:ins>
      <w:ins w:id="642" w:author="Sarah Thomas" w:date="2014-03-12T11:27:00Z">
        <w:r w:rsidR="00052A34">
          <w:t xml:space="preserve">in the initial stages of the project. Based on experiences and research from various web forums we drew up the comparison in </w:t>
        </w:r>
      </w:ins>
      <w:ins w:id="643" w:author="Sarah Thomas" w:date="2014-03-12T11:28:00Z">
        <w:r w:rsidR="00052A34">
          <w:fldChar w:fldCharType="begin"/>
        </w:r>
        <w:r w:rsidR="00052A34">
          <w:instrText xml:space="preserve"> REF _Ref256243061 \h </w:instrText>
        </w:r>
      </w:ins>
      <w:r w:rsidR="00052A34">
        <w:fldChar w:fldCharType="separate"/>
      </w:r>
      <w:ins w:id="644" w:author="Sarah Thomas" w:date="2014-03-12T11:28:00Z">
        <w:r w:rsidR="00052A34">
          <w:t xml:space="preserve">Table </w:t>
        </w:r>
        <w:r w:rsidR="00052A34">
          <w:rPr>
            <w:noProof/>
          </w:rPr>
          <w:t>2</w:t>
        </w:r>
        <w:r w:rsidR="00052A34">
          <w:t xml:space="preserve"> - Framework Comparison</w:t>
        </w:r>
        <w:r w:rsidR="00052A34">
          <w:fldChar w:fldCharType="end"/>
        </w:r>
      </w:ins>
      <w:ins w:id="645" w:author="Sarah Thomas" w:date="2014-03-12T11:29:00Z">
        <w:r w:rsidR="00052A34">
          <w:t xml:space="preserve"> </w:t>
        </w:r>
      </w:ins>
      <w:ins w:id="646" w:author="Sarah Thomas" w:date="2014-03-12T11:36:00Z">
        <w:r w:rsidR="00052A34">
          <w:fldChar w:fldCharType="begin" w:fldLock="1"/>
        </w:r>
      </w:ins>
      <w:r w:rsidR="00302EDD">
        <w:instrText>ADDIN CSL_CITATION { "citationItems" : [ { "id" : "ITEM-1", "itemData" : { "URL" : "http://www.creativebloq.com/design/choose-right-php-framework-12122774", "accessed" : { "date-parts" : [ [ "2014", "3", "12" ] ] }, "id" : "ITEM-1", "issued" : { "date-parts" : [ [ "0" ] ] }, "title" : "Choose the right PHP framework | Web design | Creative Bloq", "type" : "webpage" }, "uris" : [ "http://www.mendeley.com/documents/?uuid=45122a47-a931-4c4f-9ace-47d616e21a13" ] } ], "mendeley" : { "previouslyFormattedCitation" : "[4]" }, "properties" : { "noteIndex" : 0 }, "schema" : "https://github.com/citation-style-language/schema/raw/master/csl-citation.json" }</w:instrText>
      </w:r>
      <w:r w:rsidR="00052A34">
        <w:fldChar w:fldCharType="separate"/>
      </w:r>
      <w:r w:rsidR="00316E27" w:rsidRPr="00316E27">
        <w:rPr>
          <w:noProof/>
        </w:rPr>
        <w:t>[4]</w:t>
      </w:r>
      <w:ins w:id="647" w:author="Sarah Thomas" w:date="2014-03-12T11:36:00Z">
        <w:r w:rsidR="00052A34">
          <w:fldChar w:fldCharType="end"/>
        </w:r>
      </w:ins>
      <w:ins w:id="648" w:author="Sarah Thomas" w:date="2014-03-12T11:38:00Z">
        <w:r w:rsidR="00052A34">
          <w:fldChar w:fldCharType="begin" w:fldLock="1"/>
        </w:r>
      </w:ins>
      <w:r w:rsidR="00302EDD">
        <w:instrText>ADDIN CSL_CITATION { "citationItems" : [ { "id" : "ITEM-1", "itemData" : { "URL" : "http://www.phpframeworks.com/", "accessed" : { "date-parts" : [ [ "2014", "3", "12" ] ] }, "author" : [ { "dropping-particle" : "", "family" : "Phpframework", "given" : "", "non-dropping-particle" : "", "parse-names" : false, "suffix" : "" } ], "id" : "ITEM-1", "issued" : { "date-parts" : [ [ "0" ] ] }, "title" : "PHP Frameworks", "type" : "webpage" }, "uris" : [ "http://www.mendeley.com/documents/?uuid=29cd1c62-06c2-48d0-8964-abad288dd05a" ] } ], "mendeley" : { "previouslyFormattedCitation" : "[5]" }, "properties" : { "noteIndex" : 0 }, "schema" : "https://github.com/citation-style-language/schema/raw/master/csl-citation.json" }</w:instrText>
      </w:r>
      <w:r w:rsidR="00052A34">
        <w:fldChar w:fldCharType="separate"/>
      </w:r>
      <w:r w:rsidR="00316E27" w:rsidRPr="00316E27">
        <w:rPr>
          <w:noProof/>
        </w:rPr>
        <w:t>[5]</w:t>
      </w:r>
      <w:ins w:id="649" w:author="Sarah Thomas" w:date="2014-03-12T11:38:00Z">
        <w:r w:rsidR="00052A34">
          <w:fldChar w:fldCharType="end"/>
        </w:r>
      </w:ins>
    </w:p>
    <w:p w14:paraId="5BEAE206" w14:textId="77777777" w:rsidR="00052A34" w:rsidRDefault="00052A34">
      <w:pPr>
        <w:pStyle w:val="BodyText"/>
        <w:rPr>
          <w:ins w:id="650" w:author="Sarah Thomas" w:date="2014-03-12T11:06:00Z"/>
        </w:rPr>
        <w:pPrChange w:id="651" w:author="Sarah Thomas" w:date="2014-03-03T16:01:00Z">
          <w:pPr>
            <w:widowControl w:val="0"/>
            <w:numPr>
              <w:numId w:val="51"/>
            </w:numPr>
            <w:tabs>
              <w:tab w:val="left" w:pos="220"/>
              <w:tab w:val="left" w:pos="720"/>
            </w:tabs>
            <w:autoSpaceDE w:val="0"/>
            <w:autoSpaceDN w:val="0"/>
            <w:adjustRightInd w:val="0"/>
            <w:ind w:left="720" w:hanging="720"/>
          </w:pPr>
        </w:pPrChange>
      </w:pPr>
    </w:p>
    <w:tbl>
      <w:tblPr>
        <w:tblStyle w:val="TableGrid"/>
        <w:tblW w:w="0" w:type="auto"/>
        <w:tblLook w:val="04A0" w:firstRow="1" w:lastRow="0" w:firstColumn="1" w:lastColumn="0" w:noHBand="0" w:noVBand="1"/>
        <w:tblPrChange w:id="652" w:author="Sarah Thomas" w:date="2014-03-12T11:30:00Z">
          <w:tblPr>
            <w:tblStyle w:val="TableGrid"/>
            <w:tblW w:w="0" w:type="auto"/>
            <w:tblLook w:val="04A0" w:firstRow="1" w:lastRow="0" w:firstColumn="1" w:lastColumn="0" w:noHBand="0" w:noVBand="1"/>
          </w:tblPr>
        </w:tblPrChange>
      </w:tblPr>
      <w:tblGrid>
        <w:gridCol w:w="1797"/>
        <w:gridCol w:w="1332"/>
        <w:gridCol w:w="1502"/>
        <w:gridCol w:w="1210"/>
        <w:gridCol w:w="1356"/>
        <w:gridCol w:w="1319"/>
        <w:tblGridChange w:id="653">
          <w:tblGrid>
            <w:gridCol w:w="1696"/>
            <w:gridCol w:w="95"/>
            <w:gridCol w:w="6"/>
            <w:gridCol w:w="1246"/>
            <w:gridCol w:w="49"/>
            <w:gridCol w:w="37"/>
            <w:gridCol w:w="1324"/>
            <w:gridCol w:w="109"/>
            <w:gridCol w:w="69"/>
            <w:gridCol w:w="1170"/>
            <w:gridCol w:w="40"/>
            <w:gridCol w:w="23"/>
            <w:gridCol w:w="1300"/>
            <w:gridCol w:w="33"/>
            <w:gridCol w:w="7"/>
            <w:gridCol w:w="1312"/>
          </w:tblGrid>
        </w:tblGridChange>
      </w:tblGrid>
      <w:tr w:rsidR="002541FE" w:rsidRPr="00052A34" w14:paraId="3CE2940F" w14:textId="77777777" w:rsidTr="00052A34">
        <w:trPr>
          <w:ins w:id="654" w:author="Sarah Thomas" w:date="2014-03-12T11:06:00Z"/>
        </w:trPr>
        <w:tc>
          <w:tcPr>
            <w:tcW w:w="1791" w:type="dxa"/>
            <w:tcPrChange w:id="655" w:author="Sarah Thomas" w:date="2014-03-12T11:30:00Z">
              <w:tcPr>
                <w:tcW w:w="1419" w:type="dxa"/>
              </w:tcPr>
            </w:tcPrChange>
          </w:tcPr>
          <w:p w14:paraId="115A0146" w14:textId="77777777" w:rsidR="002541FE" w:rsidRPr="00052A34" w:rsidRDefault="002541FE">
            <w:pPr>
              <w:rPr>
                <w:ins w:id="656" w:author="Sarah Thomas" w:date="2014-03-12T11:06:00Z"/>
                <w:rPrChange w:id="657" w:author="Sarah Thomas" w:date="2014-03-12T11:24:00Z">
                  <w:rPr>
                    <w:ins w:id="658" w:author="Sarah Thomas" w:date="2014-03-12T11:06:00Z"/>
                    <w:rFonts w:eastAsiaTheme="minorEastAsia" w:cstheme="majorBidi"/>
                    <w:b/>
                    <w:bCs/>
                    <w:iCs/>
                    <w:spacing w:val="10"/>
                    <w:szCs w:val="60"/>
                  </w:rPr>
                </w:rPrChange>
              </w:rPr>
              <w:pPrChange w:id="659" w:author="Sarah Thomas" w:date="2014-03-12T17:41:00Z">
                <w:pPr>
                  <w:pStyle w:val="BodyText"/>
                </w:pPr>
              </w:pPrChange>
            </w:pPr>
          </w:p>
        </w:tc>
        <w:tc>
          <w:tcPr>
            <w:tcW w:w="1301" w:type="dxa"/>
            <w:tcPrChange w:id="660" w:author="Sarah Thomas" w:date="2014-03-12T11:30:00Z">
              <w:tcPr>
                <w:tcW w:w="1419" w:type="dxa"/>
                <w:gridSpan w:val="3"/>
              </w:tcPr>
            </w:tcPrChange>
          </w:tcPr>
          <w:p w14:paraId="44EFA283" w14:textId="4ED24E5C" w:rsidR="002541FE" w:rsidRPr="00052A34" w:rsidRDefault="002541FE">
            <w:pPr>
              <w:rPr>
                <w:ins w:id="661" w:author="Sarah Thomas" w:date="2014-03-12T11:06:00Z"/>
                <w:rPrChange w:id="662" w:author="Sarah Thomas" w:date="2014-03-12T11:24:00Z">
                  <w:rPr>
                    <w:ins w:id="663" w:author="Sarah Thomas" w:date="2014-03-12T11:06:00Z"/>
                    <w:rFonts w:eastAsiaTheme="minorEastAsia" w:cstheme="majorBidi"/>
                    <w:b/>
                    <w:bCs/>
                    <w:i/>
                    <w:iCs/>
                    <w:szCs w:val="26"/>
                  </w:rPr>
                </w:rPrChange>
              </w:rPr>
              <w:pPrChange w:id="664" w:author="Sarah Thomas" w:date="2014-03-12T17:40:00Z">
                <w:pPr>
                  <w:pStyle w:val="BodyText"/>
                  <w:numPr>
                    <w:ilvl w:val="2"/>
                    <w:numId w:val="8"/>
                  </w:numPr>
                  <w:ind w:left="720" w:hanging="720"/>
                  <w:outlineLvl w:val="2"/>
                </w:pPr>
              </w:pPrChange>
            </w:pPr>
            <w:ins w:id="665" w:author="Sarah Thomas" w:date="2014-03-12T11:06:00Z">
              <w:r w:rsidRPr="00052A34">
                <w:t>Laravel</w:t>
              </w:r>
            </w:ins>
          </w:p>
        </w:tc>
        <w:tc>
          <w:tcPr>
            <w:tcW w:w="1470" w:type="dxa"/>
            <w:tcPrChange w:id="666" w:author="Sarah Thomas" w:date="2014-03-12T11:30:00Z">
              <w:tcPr>
                <w:tcW w:w="1419" w:type="dxa"/>
                <w:gridSpan w:val="3"/>
              </w:tcPr>
            </w:tcPrChange>
          </w:tcPr>
          <w:p w14:paraId="383A4B64" w14:textId="7D45349E" w:rsidR="002541FE" w:rsidRPr="00052A34" w:rsidRDefault="002541FE">
            <w:pPr>
              <w:rPr>
                <w:ins w:id="667" w:author="Sarah Thomas" w:date="2014-03-12T11:06:00Z"/>
                <w:rPrChange w:id="668" w:author="Sarah Thomas" w:date="2014-03-12T11:24:00Z">
                  <w:rPr>
                    <w:ins w:id="669" w:author="Sarah Thomas" w:date="2014-03-12T11:06:00Z"/>
                    <w:rFonts w:eastAsiaTheme="minorEastAsia" w:cstheme="majorBidi"/>
                    <w:b/>
                    <w:bCs/>
                    <w:i/>
                    <w:iCs/>
                    <w:szCs w:val="26"/>
                  </w:rPr>
                </w:rPrChange>
              </w:rPr>
              <w:pPrChange w:id="670" w:author="Sarah Thomas" w:date="2014-03-12T17:40:00Z">
                <w:pPr>
                  <w:pStyle w:val="BodyText"/>
                  <w:numPr>
                    <w:ilvl w:val="2"/>
                    <w:numId w:val="8"/>
                  </w:numPr>
                  <w:ind w:left="720" w:hanging="720"/>
                  <w:outlineLvl w:val="2"/>
                </w:pPr>
              </w:pPrChange>
            </w:pPr>
            <w:proofErr w:type="spellStart"/>
            <w:ins w:id="671" w:author="Sarah Thomas" w:date="2014-03-12T11:06:00Z">
              <w:r w:rsidRPr="00052A34">
                <w:t>CodeIgnit</w:t>
              </w:r>
            </w:ins>
            <w:ins w:id="672" w:author="Sarah Thomas" w:date="2014-03-12T11:42:00Z">
              <w:r w:rsidR="00271714">
                <w:t>e</w:t>
              </w:r>
            </w:ins>
            <w:ins w:id="673" w:author="Sarah Thomas" w:date="2014-03-12T11:06:00Z">
              <w:r w:rsidRPr="00052A34">
                <w:t>r</w:t>
              </w:r>
              <w:proofErr w:type="spellEnd"/>
            </w:ins>
          </w:p>
        </w:tc>
        <w:tc>
          <w:tcPr>
            <w:tcW w:w="1302" w:type="dxa"/>
            <w:tcPrChange w:id="674" w:author="Sarah Thomas" w:date="2014-03-12T11:30:00Z">
              <w:tcPr>
                <w:tcW w:w="1419" w:type="dxa"/>
                <w:gridSpan w:val="3"/>
              </w:tcPr>
            </w:tcPrChange>
          </w:tcPr>
          <w:p w14:paraId="2F6AFFF7" w14:textId="431B14F3" w:rsidR="002541FE" w:rsidRPr="00052A34" w:rsidRDefault="002541FE">
            <w:pPr>
              <w:rPr>
                <w:ins w:id="675" w:author="Sarah Thomas" w:date="2014-03-12T11:06:00Z"/>
                <w:rPrChange w:id="676" w:author="Sarah Thomas" w:date="2014-03-12T11:24:00Z">
                  <w:rPr>
                    <w:ins w:id="677" w:author="Sarah Thomas" w:date="2014-03-12T11:06:00Z"/>
                    <w:rFonts w:eastAsiaTheme="minorEastAsia" w:cstheme="majorBidi"/>
                    <w:b/>
                    <w:bCs/>
                    <w:i/>
                    <w:iCs/>
                    <w:szCs w:val="26"/>
                  </w:rPr>
                </w:rPrChange>
              </w:rPr>
              <w:pPrChange w:id="678" w:author="Sarah Thomas" w:date="2014-03-12T17:40:00Z">
                <w:pPr>
                  <w:pStyle w:val="BodyText"/>
                  <w:numPr>
                    <w:ilvl w:val="2"/>
                    <w:numId w:val="8"/>
                  </w:numPr>
                  <w:ind w:left="720" w:hanging="720"/>
                  <w:outlineLvl w:val="2"/>
                </w:pPr>
              </w:pPrChange>
            </w:pPr>
            <w:proofErr w:type="spellStart"/>
            <w:ins w:id="679" w:author="Sarah Thomas" w:date="2014-03-12T11:06:00Z">
              <w:r w:rsidRPr="00052A34">
                <w:t>Zend</w:t>
              </w:r>
              <w:proofErr w:type="spellEnd"/>
            </w:ins>
          </w:p>
        </w:tc>
        <w:tc>
          <w:tcPr>
            <w:tcW w:w="1340" w:type="dxa"/>
            <w:tcPrChange w:id="680" w:author="Sarah Thomas" w:date="2014-03-12T11:30:00Z">
              <w:tcPr>
                <w:tcW w:w="1420" w:type="dxa"/>
                <w:gridSpan w:val="3"/>
              </w:tcPr>
            </w:tcPrChange>
          </w:tcPr>
          <w:p w14:paraId="36EA68E5" w14:textId="00FF7BD5" w:rsidR="002541FE" w:rsidRPr="00052A34" w:rsidRDefault="002541FE">
            <w:pPr>
              <w:rPr>
                <w:ins w:id="681" w:author="Sarah Thomas" w:date="2014-03-12T11:06:00Z"/>
                <w:rPrChange w:id="682" w:author="Sarah Thomas" w:date="2014-03-12T11:24:00Z">
                  <w:rPr>
                    <w:ins w:id="683" w:author="Sarah Thomas" w:date="2014-03-12T11:06:00Z"/>
                    <w:rFonts w:eastAsiaTheme="minorEastAsia" w:cstheme="majorBidi"/>
                    <w:b/>
                    <w:bCs/>
                    <w:i/>
                    <w:iCs/>
                    <w:szCs w:val="26"/>
                  </w:rPr>
                </w:rPrChange>
              </w:rPr>
              <w:pPrChange w:id="684" w:author="Sarah Thomas" w:date="2014-03-12T17:40:00Z">
                <w:pPr>
                  <w:pStyle w:val="BodyText"/>
                  <w:numPr>
                    <w:ilvl w:val="2"/>
                    <w:numId w:val="8"/>
                  </w:numPr>
                  <w:ind w:left="720" w:hanging="720"/>
                  <w:outlineLvl w:val="2"/>
                </w:pPr>
              </w:pPrChange>
            </w:pPr>
            <w:proofErr w:type="spellStart"/>
            <w:ins w:id="685" w:author="Sarah Thomas" w:date="2014-03-12T11:07:00Z">
              <w:r w:rsidRPr="00052A34">
                <w:t>CakePHP</w:t>
              </w:r>
            </w:ins>
            <w:proofErr w:type="spellEnd"/>
          </w:p>
        </w:tc>
        <w:tc>
          <w:tcPr>
            <w:tcW w:w="1312" w:type="dxa"/>
            <w:tcPrChange w:id="686" w:author="Sarah Thomas" w:date="2014-03-12T11:30:00Z">
              <w:tcPr>
                <w:tcW w:w="1420" w:type="dxa"/>
                <w:gridSpan w:val="3"/>
              </w:tcPr>
            </w:tcPrChange>
          </w:tcPr>
          <w:p w14:paraId="59C6DB94" w14:textId="643E4DC7" w:rsidR="002541FE" w:rsidRPr="00052A34" w:rsidRDefault="002541FE">
            <w:pPr>
              <w:rPr>
                <w:ins w:id="687" w:author="Sarah Thomas" w:date="2014-03-12T11:06:00Z"/>
                <w:rPrChange w:id="688" w:author="Sarah Thomas" w:date="2014-03-12T11:24:00Z">
                  <w:rPr>
                    <w:ins w:id="689" w:author="Sarah Thomas" w:date="2014-03-12T11:06:00Z"/>
                    <w:rFonts w:eastAsiaTheme="minorEastAsia" w:cstheme="majorBidi"/>
                    <w:b/>
                    <w:bCs/>
                    <w:i/>
                    <w:iCs/>
                    <w:szCs w:val="26"/>
                  </w:rPr>
                </w:rPrChange>
              </w:rPr>
              <w:pPrChange w:id="690" w:author="Sarah Thomas" w:date="2014-03-12T17:40:00Z">
                <w:pPr>
                  <w:pStyle w:val="BodyText"/>
                  <w:numPr>
                    <w:ilvl w:val="2"/>
                    <w:numId w:val="8"/>
                  </w:numPr>
                  <w:ind w:left="720" w:hanging="720"/>
                  <w:outlineLvl w:val="2"/>
                </w:pPr>
              </w:pPrChange>
            </w:pPr>
            <w:proofErr w:type="spellStart"/>
            <w:ins w:id="691" w:author="Sarah Thomas" w:date="2014-03-12T11:07:00Z">
              <w:r w:rsidRPr="00052A34">
                <w:t>Symfony</w:t>
              </w:r>
            </w:ins>
            <w:proofErr w:type="spellEnd"/>
          </w:p>
        </w:tc>
      </w:tr>
      <w:tr w:rsidR="002541FE" w14:paraId="70DDDE08" w14:textId="77777777" w:rsidTr="00052A34">
        <w:trPr>
          <w:ins w:id="692" w:author="Sarah Thomas" w:date="2014-03-12T11:06:00Z"/>
        </w:trPr>
        <w:tc>
          <w:tcPr>
            <w:tcW w:w="1791" w:type="dxa"/>
            <w:tcPrChange w:id="693" w:author="Sarah Thomas" w:date="2014-03-12T11:30:00Z">
              <w:tcPr>
                <w:tcW w:w="1419" w:type="dxa"/>
              </w:tcPr>
            </w:tcPrChange>
          </w:tcPr>
          <w:p w14:paraId="5B56CE60" w14:textId="453ABC5C" w:rsidR="002541FE" w:rsidRPr="00052A34" w:rsidRDefault="002541FE">
            <w:pPr>
              <w:rPr>
                <w:ins w:id="694" w:author="Sarah Thomas" w:date="2014-03-12T11:06:00Z"/>
                <w:b/>
                <w:rPrChange w:id="695" w:author="Sarah Thomas" w:date="2014-03-12T11:24:00Z">
                  <w:rPr>
                    <w:ins w:id="696" w:author="Sarah Thomas" w:date="2014-03-12T11:06:00Z"/>
                    <w:rFonts w:eastAsiaTheme="minorEastAsia" w:cstheme="majorBidi"/>
                    <w:b/>
                    <w:bCs/>
                    <w:i/>
                    <w:iCs/>
                    <w:szCs w:val="26"/>
                  </w:rPr>
                </w:rPrChange>
              </w:rPr>
              <w:pPrChange w:id="697" w:author="Sarah Thomas" w:date="2014-03-12T17:41:00Z">
                <w:pPr>
                  <w:pStyle w:val="BodyText"/>
                  <w:numPr>
                    <w:ilvl w:val="2"/>
                    <w:numId w:val="8"/>
                  </w:numPr>
                  <w:ind w:left="720" w:hanging="720"/>
                  <w:outlineLvl w:val="2"/>
                </w:pPr>
              </w:pPrChange>
            </w:pPr>
            <w:ins w:id="698" w:author="Sarah Thomas" w:date="2014-03-12T11:07:00Z">
              <w:r w:rsidRPr="00052A34">
                <w:rPr>
                  <w:b/>
                  <w:rPrChange w:id="699" w:author="Sarah Thomas" w:date="2014-03-12T11:24:00Z">
                    <w:rPr/>
                  </w:rPrChange>
                </w:rPr>
                <w:t>Licence</w:t>
              </w:r>
            </w:ins>
          </w:p>
        </w:tc>
        <w:tc>
          <w:tcPr>
            <w:tcW w:w="1301" w:type="dxa"/>
            <w:tcPrChange w:id="700" w:author="Sarah Thomas" w:date="2014-03-12T11:30:00Z">
              <w:tcPr>
                <w:tcW w:w="1419" w:type="dxa"/>
                <w:gridSpan w:val="3"/>
              </w:tcPr>
            </w:tcPrChange>
          </w:tcPr>
          <w:p w14:paraId="2C382B4B" w14:textId="224688DF" w:rsidR="002541FE" w:rsidRPr="00052A34" w:rsidRDefault="002541FE">
            <w:pPr>
              <w:pStyle w:val="BodyText"/>
              <w:tabs>
                <w:tab w:val="left" w:pos="720"/>
              </w:tabs>
              <w:jc w:val="left"/>
              <w:rPr>
                <w:ins w:id="701" w:author="Sarah Thomas" w:date="2014-03-12T11:06:00Z"/>
                <w:sz w:val="20"/>
                <w:szCs w:val="20"/>
                <w:rPrChange w:id="702" w:author="Sarah Thomas" w:date="2014-03-12T11:31:00Z">
                  <w:rPr>
                    <w:ins w:id="703" w:author="Sarah Thomas" w:date="2014-03-12T11:06:00Z"/>
                    <w:rFonts w:eastAsiaTheme="minorEastAsia" w:cstheme="majorBidi"/>
                    <w:b/>
                    <w:bCs/>
                    <w:i/>
                    <w:iCs/>
                    <w:szCs w:val="26"/>
                  </w:rPr>
                </w:rPrChange>
              </w:rPr>
              <w:pPrChange w:id="704" w:author="Sarah Thomas" w:date="2014-03-12T11:31:00Z">
                <w:pPr>
                  <w:pStyle w:val="BodyText"/>
                  <w:numPr>
                    <w:ilvl w:val="2"/>
                    <w:numId w:val="8"/>
                  </w:numPr>
                  <w:ind w:left="720" w:hanging="720"/>
                  <w:outlineLvl w:val="2"/>
                </w:pPr>
              </w:pPrChange>
            </w:pPr>
            <w:ins w:id="705" w:author="Sarah Thomas" w:date="2014-03-12T11:08:00Z">
              <w:r w:rsidRPr="00052A34">
                <w:rPr>
                  <w:sz w:val="20"/>
                  <w:szCs w:val="20"/>
                  <w:rPrChange w:id="706" w:author="Sarah Thomas" w:date="2014-03-12T11:31:00Z">
                    <w:rPr/>
                  </w:rPrChange>
                </w:rPr>
                <w:t>MIT</w:t>
              </w:r>
            </w:ins>
          </w:p>
        </w:tc>
        <w:tc>
          <w:tcPr>
            <w:tcW w:w="1470" w:type="dxa"/>
            <w:tcPrChange w:id="707" w:author="Sarah Thomas" w:date="2014-03-12T11:30:00Z">
              <w:tcPr>
                <w:tcW w:w="1419" w:type="dxa"/>
                <w:gridSpan w:val="3"/>
              </w:tcPr>
            </w:tcPrChange>
          </w:tcPr>
          <w:p w14:paraId="01E19DBD" w14:textId="4D7218B9" w:rsidR="002541FE" w:rsidRPr="00052A34" w:rsidRDefault="00A01817">
            <w:pPr>
              <w:pStyle w:val="BodyText"/>
              <w:jc w:val="left"/>
              <w:rPr>
                <w:ins w:id="708" w:author="Sarah Thomas" w:date="2014-03-12T11:06:00Z"/>
                <w:sz w:val="20"/>
                <w:szCs w:val="20"/>
                <w:rPrChange w:id="709" w:author="Sarah Thomas" w:date="2014-03-12T11:31:00Z">
                  <w:rPr>
                    <w:ins w:id="710" w:author="Sarah Thomas" w:date="2014-03-12T11:06:00Z"/>
                    <w:rFonts w:eastAsiaTheme="minorEastAsia" w:cstheme="majorBidi"/>
                    <w:b/>
                    <w:bCs/>
                    <w:i/>
                    <w:iCs/>
                    <w:szCs w:val="26"/>
                  </w:rPr>
                </w:rPrChange>
              </w:rPr>
              <w:pPrChange w:id="711" w:author="Sarah Thomas" w:date="2014-03-12T11:31:00Z">
                <w:pPr>
                  <w:pStyle w:val="BodyText"/>
                  <w:numPr>
                    <w:ilvl w:val="2"/>
                    <w:numId w:val="8"/>
                  </w:numPr>
                  <w:ind w:left="720" w:hanging="720"/>
                  <w:outlineLvl w:val="2"/>
                </w:pPr>
              </w:pPrChange>
            </w:pPr>
            <w:ins w:id="712" w:author="Sarah Thomas" w:date="2014-03-12T11:09:00Z">
              <w:r w:rsidRPr="00052A34">
                <w:rPr>
                  <w:sz w:val="20"/>
                  <w:szCs w:val="20"/>
                  <w:rPrChange w:id="713" w:author="Sarah Thomas" w:date="2014-03-12T11:31:00Z">
                    <w:rPr/>
                  </w:rPrChange>
                </w:rPr>
                <w:t>MIT</w:t>
              </w:r>
            </w:ins>
          </w:p>
        </w:tc>
        <w:tc>
          <w:tcPr>
            <w:tcW w:w="1302" w:type="dxa"/>
            <w:tcPrChange w:id="714" w:author="Sarah Thomas" w:date="2014-03-12T11:30:00Z">
              <w:tcPr>
                <w:tcW w:w="1419" w:type="dxa"/>
                <w:gridSpan w:val="3"/>
              </w:tcPr>
            </w:tcPrChange>
          </w:tcPr>
          <w:p w14:paraId="476D05B2" w14:textId="06FD89F0" w:rsidR="002541FE" w:rsidRPr="00052A34" w:rsidRDefault="002541FE">
            <w:pPr>
              <w:pStyle w:val="BodyText"/>
              <w:jc w:val="left"/>
              <w:rPr>
                <w:ins w:id="715" w:author="Sarah Thomas" w:date="2014-03-12T11:06:00Z"/>
                <w:sz w:val="20"/>
                <w:szCs w:val="20"/>
                <w:rPrChange w:id="716" w:author="Sarah Thomas" w:date="2014-03-12T11:31:00Z">
                  <w:rPr>
                    <w:ins w:id="717" w:author="Sarah Thomas" w:date="2014-03-12T11:06:00Z"/>
                    <w:rFonts w:eastAsiaTheme="minorEastAsia" w:cstheme="majorBidi"/>
                    <w:b/>
                    <w:bCs/>
                    <w:i/>
                    <w:iCs/>
                    <w:szCs w:val="26"/>
                  </w:rPr>
                </w:rPrChange>
              </w:rPr>
              <w:pPrChange w:id="718" w:author="Sarah Thomas" w:date="2014-03-12T11:31:00Z">
                <w:pPr>
                  <w:pStyle w:val="BodyText"/>
                  <w:numPr>
                    <w:ilvl w:val="2"/>
                    <w:numId w:val="8"/>
                  </w:numPr>
                  <w:ind w:left="720" w:hanging="720"/>
                  <w:outlineLvl w:val="2"/>
                </w:pPr>
              </w:pPrChange>
            </w:pPr>
            <w:ins w:id="719" w:author="Sarah Thomas" w:date="2014-03-12T11:08:00Z">
              <w:r w:rsidRPr="00052A34">
                <w:rPr>
                  <w:sz w:val="20"/>
                  <w:szCs w:val="20"/>
                  <w:rPrChange w:id="720" w:author="Sarah Thomas" w:date="2014-03-12T11:31:00Z">
                    <w:rPr/>
                  </w:rPrChange>
                </w:rPr>
                <w:t>BSD</w:t>
              </w:r>
            </w:ins>
          </w:p>
        </w:tc>
        <w:tc>
          <w:tcPr>
            <w:tcW w:w="1340" w:type="dxa"/>
            <w:tcPrChange w:id="721" w:author="Sarah Thomas" w:date="2014-03-12T11:30:00Z">
              <w:tcPr>
                <w:tcW w:w="1420" w:type="dxa"/>
                <w:gridSpan w:val="3"/>
              </w:tcPr>
            </w:tcPrChange>
          </w:tcPr>
          <w:p w14:paraId="3C8053AF" w14:textId="7958FE65" w:rsidR="002541FE" w:rsidRPr="00052A34" w:rsidRDefault="002541FE">
            <w:pPr>
              <w:pStyle w:val="BodyText"/>
              <w:jc w:val="left"/>
              <w:rPr>
                <w:ins w:id="722" w:author="Sarah Thomas" w:date="2014-03-12T11:06:00Z"/>
                <w:sz w:val="20"/>
                <w:szCs w:val="20"/>
                <w:rPrChange w:id="723" w:author="Sarah Thomas" w:date="2014-03-12T11:31:00Z">
                  <w:rPr>
                    <w:ins w:id="724" w:author="Sarah Thomas" w:date="2014-03-12T11:06:00Z"/>
                    <w:rFonts w:eastAsiaTheme="minorEastAsia" w:cstheme="majorBidi"/>
                    <w:b/>
                    <w:bCs/>
                    <w:iCs/>
                    <w:szCs w:val="26"/>
                  </w:rPr>
                </w:rPrChange>
              </w:rPr>
              <w:pPrChange w:id="725" w:author="Sarah Thomas" w:date="2014-03-12T11:31:00Z">
                <w:pPr>
                  <w:pStyle w:val="BodyText"/>
                  <w:numPr>
                    <w:ilvl w:val="2"/>
                    <w:numId w:val="8"/>
                  </w:numPr>
                  <w:ind w:left="720" w:hanging="720"/>
                  <w:outlineLvl w:val="2"/>
                </w:pPr>
              </w:pPrChange>
            </w:pPr>
            <w:ins w:id="726" w:author="Sarah Thomas" w:date="2014-03-12T11:07:00Z">
              <w:r w:rsidRPr="00052A34">
                <w:rPr>
                  <w:sz w:val="20"/>
                  <w:szCs w:val="20"/>
                  <w:rPrChange w:id="727" w:author="Sarah Thomas" w:date="2014-03-12T11:31:00Z">
                    <w:rPr/>
                  </w:rPrChange>
                </w:rPr>
                <w:t>MIT</w:t>
              </w:r>
            </w:ins>
          </w:p>
        </w:tc>
        <w:tc>
          <w:tcPr>
            <w:tcW w:w="1312" w:type="dxa"/>
            <w:tcPrChange w:id="728" w:author="Sarah Thomas" w:date="2014-03-12T11:30:00Z">
              <w:tcPr>
                <w:tcW w:w="1420" w:type="dxa"/>
                <w:gridSpan w:val="3"/>
              </w:tcPr>
            </w:tcPrChange>
          </w:tcPr>
          <w:p w14:paraId="22173F23" w14:textId="56EFED5E" w:rsidR="002541FE" w:rsidRPr="00052A34" w:rsidRDefault="00A01817">
            <w:pPr>
              <w:pStyle w:val="BodyText"/>
              <w:jc w:val="left"/>
              <w:rPr>
                <w:ins w:id="729" w:author="Sarah Thomas" w:date="2014-03-12T11:06:00Z"/>
                <w:sz w:val="20"/>
                <w:szCs w:val="20"/>
                <w:rPrChange w:id="730" w:author="Sarah Thomas" w:date="2014-03-12T11:31:00Z">
                  <w:rPr>
                    <w:ins w:id="731" w:author="Sarah Thomas" w:date="2014-03-12T11:06:00Z"/>
                    <w:rFonts w:eastAsiaTheme="minorEastAsia" w:cstheme="majorBidi"/>
                    <w:b/>
                    <w:bCs/>
                    <w:i/>
                    <w:iCs/>
                    <w:szCs w:val="26"/>
                  </w:rPr>
                </w:rPrChange>
              </w:rPr>
              <w:pPrChange w:id="732" w:author="Sarah Thomas" w:date="2014-03-12T11:31:00Z">
                <w:pPr>
                  <w:pStyle w:val="BodyText"/>
                  <w:numPr>
                    <w:ilvl w:val="2"/>
                    <w:numId w:val="8"/>
                  </w:numPr>
                  <w:ind w:left="720" w:hanging="720"/>
                  <w:outlineLvl w:val="2"/>
                </w:pPr>
              </w:pPrChange>
            </w:pPr>
            <w:ins w:id="733" w:author="Sarah Thomas" w:date="2014-03-12T11:08:00Z">
              <w:r w:rsidRPr="00052A34">
                <w:rPr>
                  <w:sz w:val="20"/>
                  <w:szCs w:val="20"/>
                  <w:rPrChange w:id="734" w:author="Sarah Thomas" w:date="2014-03-12T11:31:00Z">
                    <w:rPr/>
                  </w:rPrChange>
                </w:rPr>
                <w:t>MIT</w:t>
              </w:r>
            </w:ins>
          </w:p>
        </w:tc>
      </w:tr>
      <w:tr w:rsidR="002541FE" w14:paraId="1BA67E6E" w14:textId="77777777" w:rsidTr="00052A34">
        <w:trPr>
          <w:ins w:id="735" w:author="Sarah Thomas" w:date="2014-03-12T11:06:00Z"/>
        </w:trPr>
        <w:tc>
          <w:tcPr>
            <w:tcW w:w="1791" w:type="dxa"/>
            <w:tcPrChange w:id="736" w:author="Sarah Thomas" w:date="2014-03-12T11:30:00Z">
              <w:tcPr>
                <w:tcW w:w="1419" w:type="dxa"/>
              </w:tcPr>
            </w:tcPrChange>
          </w:tcPr>
          <w:p w14:paraId="0A9BBB37" w14:textId="55862CFA" w:rsidR="002541FE" w:rsidRPr="00052A34" w:rsidRDefault="00052A34">
            <w:pPr>
              <w:rPr>
                <w:ins w:id="737" w:author="Sarah Thomas" w:date="2014-03-12T11:06:00Z"/>
                <w:b/>
                <w:rPrChange w:id="738" w:author="Sarah Thomas" w:date="2014-03-12T11:24:00Z">
                  <w:rPr>
                    <w:ins w:id="739" w:author="Sarah Thomas" w:date="2014-03-12T11:06:00Z"/>
                    <w:rFonts w:eastAsiaTheme="minorEastAsia" w:cstheme="majorBidi"/>
                    <w:b/>
                    <w:bCs/>
                    <w:i/>
                    <w:iCs/>
                    <w:szCs w:val="26"/>
                  </w:rPr>
                </w:rPrChange>
              </w:rPr>
              <w:pPrChange w:id="740" w:author="Sarah Thomas" w:date="2014-03-12T17:41:00Z">
                <w:pPr>
                  <w:pStyle w:val="BodyText"/>
                  <w:numPr>
                    <w:ilvl w:val="2"/>
                    <w:numId w:val="8"/>
                  </w:numPr>
                  <w:ind w:left="720" w:hanging="720"/>
                  <w:outlineLvl w:val="2"/>
                </w:pPr>
              </w:pPrChange>
            </w:pPr>
            <w:ins w:id="741" w:author="Sarah Thomas" w:date="2014-03-12T11:18:00Z">
              <w:r w:rsidRPr="00052A34">
                <w:rPr>
                  <w:b/>
                  <w:rPrChange w:id="742" w:author="Sarah Thomas" w:date="2014-03-12T11:24:00Z">
                    <w:rPr/>
                  </w:rPrChange>
                </w:rPr>
                <w:t>Documentation</w:t>
              </w:r>
            </w:ins>
          </w:p>
        </w:tc>
        <w:tc>
          <w:tcPr>
            <w:tcW w:w="1301" w:type="dxa"/>
            <w:tcPrChange w:id="743" w:author="Sarah Thomas" w:date="2014-03-12T11:30:00Z">
              <w:tcPr>
                <w:tcW w:w="1419" w:type="dxa"/>
                <w:gridSpan w:val="3"/>
              </w:tcPr>
            </w:tcPrChange>
          </w:tcPr>
          <w:p w14:paraId="1369EC73" w14:textId="498FB487" w:rsidR="002541FE" w:rsidRPr="00052A34" w:rsidRDefault="00052A34">
            <w:pPr>
              <w:pStyle w:val="BodyText"/>
              <w:jc w:val="left"/>
              <w:rPr>
                <w:ins w:id="744" w:author="Sarah Thomas" w:date="2014-03-12T11:06:00Z"/>
                <w:sz w:val="20"/>
                <w:szCs w:val="20"/>
                <w:rPrChange w:id="745" w:author="Sarah Thomas" w:date="2014-03-12T11:31:00Z">
                  <w:rPr>
                    <w:ins w:id="746" w:author="Sarah Thomas" w:date="2014-03-12T11:06:00Z"/>
                    <w:rFonts w:eastAsiaTheme="minorEastAsia" w:cstheme="majorBidi"/>
                    <w:b/>
                    <w:bCs/>
                    <w:i/>
                    <w:iCs/>
                    <w:szCs w:val="26"/>
                  </w:rPr>
                </w:rPrChange>
              </w:rPr>
              <w:pPrChange w:id="747" w:author="Sarah Thomas" w:date="2014-03-12T11:31:00Z">
                <w:pPr>
                  <w:pStyle w:val="BodyText"/>
                  <w:numPr>
                    <w:ilvl w:val="2"/>
                    <w:numId w:val="8"/>
                  </w:numPr>
                  <w:ind w:left="720" w:hanging="720"/>
                  <w:outlineLvl w:val="2"/>
                </w:pPr>
              </w:pPrChange>
            </w:pPr>
            <w:ins w:id="748" w:author="Sarah Thomas" w:date="2014-03-12T11:19:00Z">
              <w:r w:rsidRPr="00052A34">
                <w:rPr>
                  <w:sz w:val="20"/>
                  <w:szCs w:val="20"/>
                  <w:rPrChange w:id="749" w:author="Sarah Thomas" w:date="2014-03-12T11:31:00Z">
                    <w:rPr/>
                  </w:rPrChange>
                </w:rPr>
                <w:t>Good</w:t>
              </w:r>
            </w:ins>
          </w:p>
        </w:tc>
        <w:tc>
          <w:tcPr>
            <w:tcW w:w="1470" w:type="dxa"/>
            <w:tcPrChange w:id="750" w:author="Sarah Thomas" w:date="2014-03-12T11:30:00Z">
              <w:tcPr>
                <w:tcW w:w="1419" w:type="dxa"/>
                <w:gridSpan w:val="3"/>
              </w:tcPr>
            </w:tcPrChange>
          </w:tcPr>
          <w:p w14:paraId="61A0A57B" w14:textId="006BFB2E" w:rsidR="002541FE" w:rsidRPr="00052A34" w:rsidRDefault="00052A34">
            <w:pPr>
              <w:pStyle w:val="BodyText"/>
              <w:jc w:val="left"/>
              <w:rPr>
                <w:ins w:id="751" w:author="Sarah Thomas" w:date="2014-03-12T11:06:00Z"/>
                <w:sz w:val="20"/>
                <w:szCs w:val="20"/>
                <w:rPrChange w:id="752" w:author="Sarah Thomas" w:date="2014-03-12T11:31:00Z">
                  <w:rPr>
                    <w:ins w:id="753" w:author="Sarah Thomas" w:date="2014-03-12T11:06:00Z"/>
                    <w:rFonts w:eastAsiaTheme="minorEastAsia" w:cstheme="majorBidi"/>
                    <w:b/>
                    <w:bCs/>
                    <w:i/>
                    <w:iCs/>
                    <w:szCs w:val="26"/>
                  </w:rPr>
                </w:rPrChange>
              </w:rPr>
              <w:pPrChange w:id="754" w:author="Sarah Thomas" w:date="2014-03-12T11:31:00Z">
                <w:pPr>
                  <w:pStyle w:val="BodyText"/>
                  <w:numPr>
                    <w:ilvl w:val="2"/>
                    <w:numId w:val="8"/>
                  </w:numPr>
                  <w:ind w:left="720" w:hanging="720"/>
                  <w:outlineLvl w:val="2"/>
                </w:pPr>
              </w:pPrChange>
            </w:pPr>
            <w:ins w:id="755" w:author="Sarah Thomas" w:date="2014-03-12T11:19:00Z">
              <w:r w:rsidRPr="00052A34">
                <w:rPr>
                  <w:sz w:val="20"/>
                  <w:szCs w:val="20"/>
                  <w:rPrChange w:id="756" w:author="Sarah Thomas" w:date="2014-03-12T11:31:00Z">
                    <w:rPr/>
                  </w:rPrChange>
                </w:rPr>
                <w:t>Good</w:t>
              </w:r>
            </w:ins>
          </w:p>
        </w:tc>
        <w:tc>
          <w:tcPr>
            <w:tcW w:w="1302" w:type="dxa"/>
            <w:tcPrChange w:id="757" w:author="Sarah Thomas" w:date="2014-03-12T11:30:00Z">
              <w:tcPr>
                <w:tcW w:w="1419" w:type="dxa"/>
                <w:gridSpan w:val="3"/>
              </w:tcPr>
            </w:tcPrChange>
          </w:tcPr>
          <w:p w14:paraId="6AF9583E" w14:textId="290D8E50" w:rsidR="002541FE" w:rsidRPr="00052A34" w:rsidRDefault="00052A34">
            <w:pPr>
              <w:pStyle w:val="BodyText"/>
              <w:jc w:val="left"/>
              <w:rPr>
                <w:ins w:id="758" w:author="Sarah Thomas" w:date="2014-03-12T11:06:00Z"/>
                <w:sz w:val="20"/>
                <w:szCs w:val="20"/>
                <w:rPrChange w:id="759" w:author="Sarah Thomas" w:date="2014-03-12T11:31:00Z">
                  <w:rPr>
                    <w:ins w:id="760" w:author="Sarah Thomas" w:date="2014-03-12T11:06:00Z"/>
                    <w:rFonts w:eastAsiaTheme="minorEastAsia" w:cstheme="majorBidi"/>
                    <w:b/>
                    <w:bCs/>
                    <w:i/>
                    <w:iCs/>
                    <w:szCs w:val="26"/>
                  </w:rPr>
                </w:rPrChange>
              </w:rPr>
              <w:pPrChange w:id="761" w:author="Sarah Thomas" w:date="2014-03-12T11:31:00Z">
                <w:pPr>
                  <w:pStyle w:val="BodyText"/>
                  <w:numPr>
                    <w:ilvl w:val="2"/>
                    <w:numId w:val="8"/>
                  </w:numPr>
                  <w:ind w:left="720" w:hanging="720"/>
                  <w:outlineLvl w:val="2"/>
                </w:pPr>
              </w:pPrChange>
            </w:pPr>
            <w:ins w:id="762" w:author="Sarah Thomas" w:date="2014-03-12T11:19:00Z">
              <w:r w:rsidRPr="00052A34">
                <w:rPr>
                  <w:sz w:val="20"/>
                  <w:szCs w:val="20"/>
                  <w:rPrChange w:id="763" w:author="Sarah Thomas" w:date="2014-03-12T11:31:00Z">
                    <w:rPr/>
                  </w:rPrChange>
                </w:rPr>
                <w:t>Good</w:t>
              </w:r>
            </w:ins>
          </w:p>
        </w:tc>
        <w:tc>
          <w:tcPr>
            <w:tcW w:w="1340" w:type="dxa"/>
            <w:tcPrChange w:id="764" w:author="Sarah Thomas" w:date="2014-03-12T11:30:00Z">
              <w:tcPr>
                <w:tcW w:w="1420" w:type="dxa"/>
                <w:gridSpan w:val="3"/>
              </w:tcPr>
            </w:tcPrChange>
          </w:tcPr>
          <w:p w14:paraId="7ABB2653" w14:textId="1778629E" w:rsidR="002541FE" w:rsidRPr="00052A34" w:rsidRDefault="00052A34">
            <w:pPr>
              <w:pStyle w:val="BodyText"/>
              <w:tabs>
                <w:tab w:val="left" w:pos="573"/>
              </w:tabs>
              <w:jc w:val="left"/>
              <w:rPr>
                <w:ins w:id="765" w:author="Sarah Thomas" w:date="2014-03-12T11:06:00Z"/>
                <w:sz w:val="20"/>
                <w:szCs w:val="20"/>
                <w:rPrChange w:id="766" w:author="Sarah Thomas" w:date="2014-03-12T11:31:00Z">
                  <w:rPr>
                    <w:ins w:id="767" w:author="Sarah Thomas" w:date="2014-03-12T11:06:00Z"/>
                    <w:rFonts w:eastAsiaTheme="minorEastAsia" w:cstheme="majorBidi"/>
                    <w:b/>
                    <w:bCs/>
                    <w:i/>
                    <w:iCs/>
                    <w:szCs w:val="26"/>
                  </w:rPr>
                </w:rPrChange>
              </w:rPr>
              <w:pPrChange w:id="768" w:author="Sarah Thomas" w:date="2014-03-12T11:31:00Z">
                <w:pPr>
                  <w:pStyle w:val="BodyText"/>
                  <w:numPr>
                    <w:ilvl w:val="2"/>
                    <w:numId w:val="8"/>
                  </w:numPr>
                  <w:ind w:left="720" w:hanging="720"/>
                  <w:outlineLvl w:val="2"/>
                </w:pPr>
              </w:pPrChange>
            </w:pPr>
            <w:ins w:id="769" w:author="Sarah Thomas" w:date="2014-03-12T11:19:00Z">
              <w:r w:rsidRPr="00052A34">
                <w:rPr>
                  <w:sz w:val="20"/>
                  <w:szCs w:val="20"/>
                  <w:rPrChange w:id="770" w:author="Sarah Thomas" w:date="2014-03-12T11:31:00Z">
                    <w:rPr/>
                  </w:rPrChange>
                </w:rPr>
                <w:t>OK</w:t>
              </w:r>
            </w:ins>
          </w:p>
        </w:tc>
        <w:tc>
          <w:tcPr>
            <w:tcW w:w="1312" w:type="dxa"/>
            <w:tcPrChange w:id="771" w:author="Sarah Thomas" w:date="2014-03-12T11:30:00Z">
              <w:tcPr>
                <w:tcW w:w="1420" w:type="dxa"/>
                <w:gridSpan w:val="3"/>
              </w:tcPr>
            </w:tcPrChange>
          </w:tcPr>
          <w:p w14:paraId="78BA3C41" w14:textId="08196E41" w:rsidR="002541FE" w:rsidRPr="00052A34" w:rsidRDefault="00052A34">
            <w:pPr>
              <w:pStyle w:val="BodyText"/>
              <w:jc w:val="left"/>
              <w:rPr>
                <w:ins w:id="772" w:author="Sarah Thomas" w:date="2014-03-12T11:06:00Z"/>
                <w:sz w:val="20"/>
                <w:szCs w:val="20"/>
                <w:rPrChange w:id="773" w:author="Sarah Thomas" w:date="2014-03-12T11:31:00Z">
                  <w:rPr>
                    <w:ins w:id="774" w:author="Sarah Thomas" w:date="2014-03-12T11:06:00Z"/>
                    <w:rFonts w:eastAsiaTheme="minorEastAsia" w:cstheme="majorBidi"/>
                    <w:b/>
                    <w:bCs/>
                    <w:i/>
                    <w:iCs/>
                    <w:szCs w:val="26"/>
                  </w:rPr>
                </w:rPrChange>
              </w:rPr>
              <w:pPrChange w:id="775" w:author="Sarah Thomas" w:date="2014-03-12T11:31:00Z">
                <w:pPr>
                  <w:pStyle w:val="BodyText"/>
                  <w:numPr>
                    <w:ilvl w:val="2"/>
                    <w:numId w:val="8"/>
                  </w:numPr>
                  <w:ind w:left="720" w:hanging="720"/>
                  <w:outlineLvl w:val="2"/>
                </w:pPr>
              </w:pPrChange>
            </w:pPr>
            <w:ins w:id="776" w:author="Sarah Thomas" w:date="2014-03-12T11:19:00Z">
              <w:r w:rsidRPr="00052A34">
                <w:rPr>
                  <w:sz w:val="20"/>
                  <w:szCs w:val="20"/>
                  <w:rPrChange w:id="777" w:author="Sarah Thomas" w:date="2014-03-12T11:31:00Z">
                    <w:rPr/>
                  </w:rPrChange>
                </w:rPr>
                <w:t>OK</w:t>
              </w:r>
            </w:ins>
          </w:p>
        </w:tc>
      </w:tr>
      <w:tr w:rsidR="002541FE" w14:paraId="51B37597" w14:textId="77777777" w:rsidTr="00052A34">
        <w:trPr>
          <w:ins w:id="778" w:author="Sarah Thomas" w:date="2014-03-12T11:06:00Z"/>
        </w:trPr>
        <w:tc>
          <w:tcPr>
            <w:tcW w:w="1791" w:type="dxa"/>
            <w:tcPrChange w:id="779" w:author="Sarah Thomas" w:date="2014-03-12T11:30:00Z">
              <w:tcPr>
                <w:tcW w:w="1419" w:type="dxa"/>
              </w:tcPr>
            </w:tcPrChange>
          </w:tcPr>
          <w:p w14:paraId="5D4CFC54" w14:textId="52A76943" w:rsidR="002541FE" w:rsidRPr="00052A34" w:rsidRDefault="00052A34">
            <w:pPr>
              <w:rPr>
                <w:ins w:id="780" w:author="Sarah Thomas" w:date="2014-03-12T11:06:00Z"/>
                <w:b/>
                <w:rPrChange w:id="781" w:author="Sarah Thomas" w:date="2014-03-12T11:24:00Z">
                  <w:rPr>
                    <w:ins w:id="782" w:author="Sarah Thomas" w:date="2014-03-12T11:06:00Z"/>
                    <w:rFonts w:eastAsiaTheme="minorEastAsia" w:cstheme="majorBidi"/>
                    <w:b/>
                    <w:bCs/>
                    <w:i/>
                    <w:iCs/>
                    <w:szCs w:val="26"/>
                  </w:rPr>
                </w:rPrChange>
              </w:rPr>
              <w:pPrChange w:id="783" w:author="Sarah Thomas" w:date="2014-03-12T17:41:00Z">
                <w:pPr>
                  <w:pStyle w:val="BodyText"/>
                  <w:numPr>
                    <w:ilvl w:val="2"/>
                    <w:numId w:val="8"/>
                  </w:numPr>
                  <w:ind w:left="720" w:hanging="720"/>
                  <w:outlineLvl w:val="2"/>
                </w:pPr>
              </w:pPrChange>
            </w:pPr>
            <w:ins w:id="784" w:author="Sarah Thomas" w:date="2014-03-12T11:20:00Z">
              <w:r w:rsidRPr="00052A34">
                <w:rPr>
                  <w:b/>
                  <w:rPrChange w:id="785" w:author="Sarah Thomas" w:date="2014-03-12T11:24:00Z">
                    <w:rPr/>
                  </w:rPrChange>
                </w:rPr>
                <w:t>Ease of Use</w:t>
              </w:r>
            </w:ins>
          </w:p>
        </w:tc>
        <w:tc>
          <w:tcPr>
            <w:tcW w:w="1301" w:type="dxa"/>
            <w:tcPrChange w:id="786" w:author="Sarah Thomas" w:date="2014-03-12T11:30:00Z">
              <w:tcPr>
                <w:tcW w:w="1419" w:type="dxa"/>
                <w:gridSpan w:val="3"/>
              </w:tcPr>
            </w:tcPrChange>
          </w:tcPr>
          <w:p w14:paraId="6D790F75" w14:textId="7B7E0B46" w:rsidR="002541FE" w:rsidRPr="00052A34" w:rsidRDefault="00052A34">
            <w:pPr>
              <w:pStyle w:val="BodyText"/>
              <w:jc w:val="left"/>
              <w:rPr>
                <w:ins w:id="787" w:author="Sarah Thomas" w:date="2014-03-12T11:06:00Z"/>
                <w:sz w:val="20"/>
                <w:szCs w:val="20"/>
                <w:rPrChange w:id="788" w:author="Sarah Thomas" w:date="2014-03-12T11:31:00Z">
                  <w:rPr>
                    <w:ins w:id="789" w:author="Sarah Thomas" w:date="2014-03-12T11:06:00Z"/>
                    <w:rFonts w:eastAsiaTheme="minorEastAsia" w:cstheme="majorBidi"/>
                    <w:b/>
                    <w:bCs/>
                    <w:i/>
                    <w:iCs/>
                    <w:szCs w:val="26"/>
                  </w:rPr>
                </w:rPrChange>
              </w:rPr>
              <w:pPrChange w:id="790" w:author="Sarah Thomas" w:date="2014-03-12T11:31:00Z">
                <w:pPr>
                  <w:pStyle w:val="BodyText"/>
                  <w:numPr>
                    <w:ilvl w:val="2"/>
                    <w:numId w:val="8"/>
                  </w:numPr>
                  <w:ind w:left="720" w:hanging="720"/>
                  <w:outlineLvl w:val="2"/>
                </w:pPr>
              </w:pPrChange>
            </w:pPr>
            <w:ins w:id="791" w:author="Sarah Thomas" w:date="2014-03-12T11:20:00Z">
              <w:r w:rsidRPr="00052A34">
                <w:rPr>
                  <w:sz w:val="20"/>
                  <w:szCs w:val="20"/>
                  <w:rPrChange w:id="792" w:author="Sarah Thomas" w:date="2014-03-12T11:31:00Z">
                    <w:rPr/>
                  </w:rPrChange>
                </w:rPr>
                <w:t>OK</w:t>
              </w:r>
            </w:ins>
          </w:p>
        </w:tc>
        <w:tc>
          <w:tcPr>
            <w:tcW w:w="1470" w:type="dxa"/>
            <w:tcPrChange w:id="793" w:author="Sarah Thomas" w:date="2014-03-12T11:30:00Z">
              <w:tcPr>
                <w:tcW w:w="1419" w:type="dxa"/>
                <w:gridSpan w:val="3"/>
              </w:tcPr>
            </w:tcPrChange>
          </w:tcPr>
          <w:p w14:paraId="5852FFC0" w14:textId="2D8377C3" w:rsidR="002541FE" w:rsidRPr="00052A34" w:rsidRDefault="00052A34">
            <w:pPr>
              <w:pStyle w:val="BodyText"/>
              <w:jc w:val="left"/>
              <w:rPr>
                <w:ins w:id="794" w:author="Sarah Thomas" w:date="2014-03-12T11:06:00Z"/>
                <w:sz w:val="20"/>
                <w:szCs w:val="20"/>
                <w:rPrChange w:id="795" w:author="Sarah Thomas" w:date="2014-03-12T11:31:00Z">
                  <w:rPr>
                    <w:ins w:id="796" w:author="Sarah Thomas" w:date="2014-03-12T11:06:00Z"/>
                    <w:rFonts w:eastAsiaTheme="minorEastAsia" w:cstheme="majorBidi"/>
                    <w:b/>
                    <w:bCs/>
                    <w:i/>
                    <w:iCs/>
                    <w:szCs w:val="26"/>
                  </w:rPr>
                </w:rPrChange>
              </w:rPr>
              <w:pPrChange w:id="797" w:author="Sarah Thomas" w:date="2014-03-12T11:31:00Z">
                <w:pPr>
                  <w:pStyle w:val="BodyText"/>
                  <w:numPr>
                    <w:ilvl w:val="2"/>
                    <w:numId w:val="8"/>
                  </w:numPr>
                  <w:ind w:left="720" w:hanging="720"/>
                  <w:outlineLvl w:val="2"/>
                </w:pPr>
              </w:pPrChange>
            </w:pPr>
            <w:ins w:id="798" w:author="Sarah Thomas" w:date="2014-03-12T11:20:00Z">
              <w:r w:rsidRPr="00052A34">
                <w:rPr>
                  <w:sz w:val="20"/>
                  <w:szCs w:val="20"/>
                  <w:rPrChange w:id="799" w:author="Sarah Thomas" w:date="2014-03-12T11:31:00Z">
                    <w:rPr/>
                  </w:rPrChange>
                </w:rPr>
                <w:t>OK</w:t>
              </w:r>
            </w:ins>
          </w:p>
        </w:tc>
        <w:tc>
          <w:tcPr>
            <w:tcW w:w="1302" w:type="dxa"/>
            <w:tcPrChange w:id="800" w:author="Sarah Thomas" w:date="2014-03-12T11:30:00Z">
              <w:tcPr>
                <w:tcW w:w="1419" w:type="dxa"/>
                <w:gridSpan w:val="3"/>
              </w:tcPr>
            </w:tcPrChange>
          </w:tcPr>
          <w:p w14:paraId="032A5985" w14:textId="27964D15" w:rsidR="002541FE" w:rsidRPr="00052A34" w:rsidRDefault="00052A34">
            <w:pPr>
              <w:pStyle w:val="BodyText"/>
              <w:jc w:val="left"/>
              <w:rPr>
                <w:ins w:id="801" w:author="Sarah Thomas" w:date="2014-03-12T11:06:00Z"/>
                <w:sz w:val="20"/>
                <w:szCs w:val="20"/>
                <w:rPrChange w:id="802" w:author="Sarah Thomas" w:date="2014-03-12T11:31:00Z">
                  <w:rPr>
                    <w:ins w:id="803" w:author="Sarah Thomas" w:date="2014-03-12T11:06:00Z"/>
                    <w:rFonts w:eastAsiaTheme="minorEastAsia" w:cstheme="majorBidi"/>
                    <w:b/>
                    <w:bCs/>
                    <w:i/>
                    <w:iCs/>
                    <w:szCs w:val="26"/>
                  </w:rPr>
                </w:rPrChange>
              </w:rPr>
              <w:pPrChange w:id="804" w:author="Sarah Thomas" w:date="2014-03-12T11:31:00Z">
                <w:pPr>
                  <w:pStyle w:val="BodyText"/>
                  <w:numPr>
                    <w:ilvl w:val="2"/>
                    <w:numId w:val="8"/>
                  </w:numPr>
                  <w:ind w:left="720" w:hanging="720"/>
                  <w:outlineLvl w:val="2"/>
                </w:pPr>
              </w:pPrChange>
            </w:pPr>
            <w:ins w:id="805" w:author="Sarah Thomas" w:date="2014-03-12T11:20:00Z">
              <w:r w:rsidRPr="00052A34">
                <w:rPr>
                  <w:sz w:val="20"/>
                  <w:szCs w:val="20"/>
                  <w:rPrChange w:id="806" w:author="Sarah Thomas" w:date="2014-03-12T11:31:00Z">
                    <w:rPr/>
                  </w:rPrChange>
                </w:rPr>
                <w:t>Harder</w:t>
              </w:r>
            </w:ins>
          </w:p>
        </w:tc>
        <w:tc>
          <w:tcPr>
            <w:tcW w:w="1340" w:type="dxa"/>
            <w:tcPrChange w:id="807" w:author="Sarah Thomas" w:date="2014-03-12T11:30:00Z">
              <w:tcPr>
                <w:tcW w:w="1420" w:type="dxa"/>
                <w:gridSpan w:val="3"/>
              </w:tcPr>
            </w:tcPrChange>
          </w:tcPr>
          <w:p w14:paraId="0AB904F5" w14:textId="4C17DEEB" w:rsidR="002541FE" w:rsidRPr="00052A34" w:rsidRDefault="00052A34">
            <w:pPr>
              <w:pStyle w:val="BodyText"/>
              <w:jc w:val="left"/>
              <w:rPr>
                <w:ins w:id="808" w:author="Sarah Thomas" w:date="2014-03-12T11:06:00Z"/>
                <w:sz w:val="20"/>
                <w:szCs w:val="20"/>
                <w:rPrChange w:id="809" w:author="Sarah Thomas" w:date="2014-03-12T11:31:00Z">
                  <w:rPr>
                    <w:ins w:id="810" w:author="Sarah Thomas" w:date="2014-03-12T11:06:00Z"/>
                    <w:rFonts w:eastAsiaTheme="minorEastAsia" w:cstheme="majorBidi"/>
                    <w:b/>
                    <w:bCs/>
                    <w:i/>
                    <w:iCs/>
                    <w:szCs w:val="26"/>
                  </w:rPr>
                </w:rPrChange>
              </w:rPr>
              <w:pPrChange w:id="811" w:author="Sarah Thomas" w:date="2014-03-12T11:31:00Z">
                <w:pPr>
                  <w:pStyle w:val="BodyText"/>
                  <w:numPr>
                    <w:ilvl w:val="2"/>
                    <w:numId w:val="8"/>
                  </w:numPr>
                  <w:ind w:left="720" w:hanging="720"/>
                  <w:outlineLvl w:val="2"/>
                </w:pPr>
              </w:pPrChange>
            </w:pPr>
            <w:ins w:id="812" w:author="Sarah Thomas" w:date="2014-03-12T11:20:00Z">
              <w:r w:rsidRPr="00052A34">
                <w:rPr>
                  <w:sz w:val="20"/>
                  <w:szCs w:val="20"/>
                  <w:rPrChange w:id="813" w:author="Sarah Thomas" w:date="2014-03-12T11:31:00Z">
                    <w:rPr/>
                  </w:rPrChange>
                </w:rPr>
                <w:t>Easy</w:t>
              </w:r>
            </w:ins>
          </w:p>
        </w:tc>
        <w:tc>
          <w:tcPr>
            <w:tcW w:w="1312" w:type="dxa"/>
            <w:tcPrChange w:id="814" w:author="Sarah Thomas" w:date="2014-03-12T11:30:00Z">
              <w:tcPr>
                <w:tcW w:w="1420" w:type="dxa"/>
                <w:gridSpan w:val="3"/>
              </w:tcPr>
            </w:tcPrChange>
          </w:tcPr>
          <w:p w14:paraId="76FFE2FA" w14:textId="4ACFB15E" w:rsidR="002541FE" w:rsidRPr="00052A34" w:rsidRDefault="00052A34">
            <w:pPr>
              <w:pStyle w:val="BodyText"/>
              <w:jc w:val="left"/>
              <w:rPr>
                <w:ins w:id="815" w:author="Sarah Thomas" w:date="2014-03-12T11:06:00Z"/>
                <w:sz w:val="20"/>
                <w:szCs w:val="20"/>
                <w:rPrChange w:id="816" w:author="Sarah Thomas" w:date="2014-03-12T11:31:00Z">
                  <w:rPr>
                    <w:ins w:id="817" w:author="Sarah Thomas" w:date="2014-03-12T11:06:00Z"/>
                    <w:rFonts w:eastAsiaTheme="minorEastAsia" w:cstheme="majorBidi"/>
                    <w:b/>
                    <w:bCs/>
                    <w:i/>
                    <w:iCs/>
                    <w:szCs w:val="26"/>
                  </w:rPr>
                </w:rPrChange>
              </w:rPr>
              <w:pPrChange w:id="818" w:author="Sarah Thomas" w:date="2014-03-12T11:31:00Z">
                <w:pPr>
                  <w:pStyle w:val="BodyText"/>
                  <w:numPr>
                    <w:ilvl w:val="2"/>
                    <w:numId w:val="8"/>
                  </w:numPr>
                  <w:ind w:left="720" w:hanging="720"/>
                  <w:outlineLvl w:val="2"/>
                </w:pPr>
              </w:pPrChange>
            </w:pPr>
            <w:ins w:id="819" w:author="Sarah Thomas" w:date="2014-03-12T11:21:00Z">
              <w:r w:rsidRPr="00052A34">
                <w:rPr>
                  <w:sz w:val="20"/>
                  <w:szCs w:val="20"/>
                  <w:rPrChange w:id="820" w:author="Sarah Thomas" w:date="2014-03-12T11:31:00Z">
                    <w:rPr/>
                  </w:rPrChange>
                </w:rPr>
                <w:t>OK</w:t>
              </w:r>
            </w:ins>
          </w:p>
        </w:tc>
      </w:tr>
      <w:tr w:rsidR="00052A34" w14:paraId="0B26D676" w14:textId="77777777" w:rsidTr="00052A34">
        <w:trPr>
          <w:ins w:id="821" w:author="Sarah Thomas" w:date="2014-03-12T11:30:00Z"/>
        </w:trPr>
        <w:tc>
          <w:tcPr>
            <w:tcW w:w="1791" w:type="dxa"/>
          </w:tcPr>
          <w:p w14:paraId="345DA716" w14:textId="77777777" w:rsidR="00052A34" w:rsidRPr="00400ED9" w:rsidRDefault="00052A34">
            <w:pPr>
              <w:rPr>
                <w:ins w:id="822" w:author="Sarah Thomas" w:date="2014-03-12T11:30:00Z"/>
                <w:rFonts w:eastAsiaTheme="minorEastAsia"/>
                <w:b/>
                <w:bCs/>
                <w:szCs w:val="18"/>
              </w:rPr>
              <w:pPrChange w:id="823" w:author="Sarah Thomas" w:date="2014-03-12T17:41:00Z">
                <w:pPr>
                  <w:pStyle w:val="BodyText"/>
                </w:pPr>
              </w:pPrChange>
            </w:pPr>
            <w:ins w:id="824" w:author="Sarah Thomas" w:date="2014-03-12T11:30:00Z">
              <w:r w:rsidRPr="00400ED9">
                <w:rPr>
                  <w:b/>
                </w:rPr>
                <w:t>Testing</w:t>
              </w:r>
            </w:ins>
          </w:p>
        </w:tc>
        <w:tc>
          <w:tcPr>
            <w:tcW w:w="1301" w:type="dxa"/>
          </w:tcPr>
          <w:p w14:paraId="07DFC96B" w14:textId="77777777" w:rsidR="00052A34" w:rsidRPr="00052A34" w:rsidRDefault="00052A34">
            <w:pPr>
              <w:pStyle w:val="BodyText"/>
              <w:jc w:val="left"/>
              <w:rPr>
                <w:ins w:id="825" w:author="Sarah Thomas" w:date="2014-03-12T11:30:00Z"/>
                <w:sz w:val="20"/>
                <w:szCs w:val="20"/>
                <w:rPrChange w:id="826" w:author="Sarah Thomas" w:date="2014-03-12T11:31:00Z">
                  <w:rPr>
                    <w:ins w:id="827" w:author="Sarah Thomas" w:date="2014-03-12T11:30:00Z"/>
                    <w:rFonts w:eastAsiaTheme="minorEastAsia" w:cstheme="majorBidi"/>
                    <w:b/>
                    <w:bCs/>
                    <w:i/>
                    <w:iCs/>
                    <w:szCs w:val="26"/>
                  </w:rPr>
                </w:rPrChange>
              </w:rPr>
              <w:pPrChange w:id="828" w:author="Sarah Thomas" w:date="2014-03-12T11:31:00Z">
                <w:pPr>
                  <w:pStyle w:val="BodyText"/>
                  <w:numPr>
                    <w:ilvl w:val="2"/>
                    <w:numId w:val="8"/>
                  </w:numPr>
                  <w:ind w:left="720" w:hanging="720"/>
                  <w:outlineLvl w:val="2"/>
                </w:pPr>
              </w:pPrChange>
            </w:pPr>
            <w:proofErr w:type="spellStart"/>
            <w:ins w:id="829" w:author="Sarah Thomas" w:date="2014-03-12T11:30:00Z">
              <w:r w:rsidRPr="00052A34">
                <w:rPr>
                  <w:sz w:val="20"/>
                  <w:szCs w:val="20"/>
                  <w:rPrChange w:id="830" w:author="Sarah Thomas" w:date="2014-03-12T11:31:00Z">
                    <w:rPr/>
                  </w:rPrChange>
                </w:rPr>
                <w:t>PHPUnit</w:t>
              </w:r>
              <w:proofErr w:type="spellEnd"/>
            </w:ins>
          </w:p>
        </w:tc>
        <w:tc>
          <w:tcPr>
            <w:tcW w:w="1470" w:type="dxa"/>
          </w:tcPr>
          <w:p w14:paraId="2F3EB9DB" w14:textId="77777777" w:rsidR="00052A34" w:rsidRPr="00052A34" w:rsidRDefault="00052A34">
            <w:pPr>
              <w:pStyle w:val="BodyText"/>
              <w:jc w:val="left"/>
              <w:rPr>
                <w:ins w:id="831" w:author="Sarah Thomas" w:date="2014-03-12T11:30:00Z"/>
                <w:sz w:val="20"/>
                <w:szCs w:val="20"/>
                <w:rPrChange w:id="832" w:author="Sarah Thomas" w:date="2014-03-12T11:31:00Z">
                  <w:rPr>
                    <w:ins w:id="833" w:author="Sarah Thomas" w:date="2014-03-12T11:30:00Z"/>
                    <w:rFonts w:eastAsiaTheme="minorEastAsia" w:cstheme="majorBidi"/>
                    <w:b/>
                    <w:bCs/>
                    <w:i/>
                    <w:iCs/>
                    <w:szCs w:val="26"/>
                  </w:rPr>
                </w:rPrChange>
              </w:rPr>
              <w:pPrChange w:id="834" w:author="Sarah Thomas" w:date="2014-03-12T11:31:00Z">
                <w:pPr>
                  <w:pStyle w:val="BodyText"/>
                  <w:numPr>
                    <w:ilvl w:val="2"/>
                    <w:numId w:val="8"/>
                  </w:numPr>
                  <w:ind w:left="720" w:hanging="720"/>
                  <w:outlineLvl w:val="2"/>
                </w:pPr>
              </w:pPrChange>
            </w:pPr>
            <w:ins w:id="835" w:author="Sarah Thomas" w:date="2014-03-12T11:30:00Z">
              <w:r w:rsidRPr="00052A34">
                <w:rPr>
                  <w:sz w:val="20"/>
                  <w:szCs w:val="20"/>
                  <w:rPrChange w:id="836" w:author="Sarah Thomas" w:date="2014-03-12T11:31:00Z">
                    <w:rPr/>
                  </w:rPrChange>
                </w:rPr>
                <w:t>No Library</w:t>
              </w:r>
            </w:ins>
          </w:p>
        </w:tc>
        <w:tc>
          <w:tcPr>
            <w:tcW w:w="1302" w:type="dxa"/>
          </w:tcPr>
          <w:p w14:paraId="146CD1F0" w14:textId="77777777" w:rsidR="00052A34" w:rsidRPr="00052A34" w:rsidRDefault="00052A34">
            <w:pPr>
              <w:pStyle w:val="BodyText"/>
              <w:jc w:val="left"/>
              <w:rPr>
                <w:ins w:id="837" w:author="Sarah Thomas" w:date="2014-03-12T11:30:00Z"/>
                <w:sz w:val="20"/>
                <w:szCs w:val="20"/>
                <w:rPrChange w:id="838" w:author="Sarah Thomas" w:date="2014-03-12T11:31:00Z">
                  <w:rPr>
                    <w:ins w:id="839" w:author="Sarah Thomas" w:date="2014-03-12T11:30:00Z"/>
                    <w:rFonts w:eastAsiaTheme="minorEastAsia" w:cstheme="majorBidi"/>
                    <w:b/>
                    <w:bCs/>
                    <w:i/>
                    <w:iCs/>
                    <w:szCs w:val="26"/>
                  </w:rPr>
                </w:rPrChange>
              </w:rPr>
              <w:pPrChange w:id="840" w:author="Sarah Thomas" w:date="2014-03-12T11:31:00Z">
                <w:pPr>
                  <w:pStyle w:val="BodyText"/>
                  <w:numPr>
                    <w:ilvl w:val="2"/>
                    <w:numId w:val="8"/>
                  </w:numPr>
                  <w:ind w:left="720" w:hanging="720"/>
                  <w:outlineLvl w:val="2"/>
                </w:pPr>
              </w:pPrChange>
            </w:pPr>
            <w:proofErr w:type="spellStart"/>
            <w:ins w:id="841" w:author="Sarah Thomas" w:date="2014-03-12T11:30:00Z">
              <w:r w:rsidRPr="00052A34">
                <w:rPr>
                  <w:sz w:val="20"/>
                  <w:szCs w:val="20"/>
                  <w:rPrChange w:id="842" w:author="Sarah Thomas" w:date="2014-03-12T11:31:00Z">
                    <w:rPr/>
                  </w:rPrChange>
                </w:rPr>
                <w:t>PHPUnit</w:t>
              </w:r>
              <w:proofErr w:type="spellEnd"/>
            </w:ins>
          </w:p>
        </w:tc>
        <w:tc>
          <w:tcPr>
            <w:tcW w:w="1340" w:type="dxa"/>
          </w:tcPr>
          <w:p w14:paraId="2DBEB3B0" w14:textId="77777777" w:rsidR="00052A34" w:rsidRPr="00052A34" w:rsidRDefault="00052A34">
            <w:pPr>
              <w:pStyle w:val="BodyText"/>
              <w:jc w:val="left"/>
              <w:rPr>
                <w:ins w:id="843" w:author="Sarah Thomas" w:date="2014-03-12T11:30:00Z"/>
                <w:sz w:val="20"/>
                <w:szCs w:val="20"/>
                <w:rPrChange w:id="844" w:author="Sarah Thomas" w:date="2014-03-12T11:31:00Z">
                  <w:rPr>
                    <w:ins w:id="845" w:author="Sarah Thomas" w:date="2014-03-12T11:30:00Z"/>
                    <w:rFonts w:eastAsiaTheme="minorEastAsia" w:cstheme="majorBidi"/>
                    <w:b/>
                    <w:bCs/>
                    <w:i/>
                    <w:iCs/>
                    <w:szCs w:val="26"/>
                  </w:rPr>
                </w:rPrChange>
              </w:rPr>
              <w:pPrChange w:id="846" w:author="Sarah Thomas" w:date="2014-03-12T11:31:00Z">
                <w:pPr>
                  <w:pStyle w:val="BodyText"/>
                  <w:numPr>
                    <w:ilvl w:val="2"/>
                    <w:numId w:val="8"/>
                  </w:numPr>
                  <w:ind w:left="720" w:hanging="720"/>
                  <w:outlineLvl w:val="2"/>
                </w:pPr>
              </w:pPrChange>
            </w:pPr>
            <w:proofErr w:type="spellStart"/>
            <w:ins w:id="847" w:author="Sarah Thomas" w:date="2014-03-12T11:30:00Z">
              <w:r w:rsidRPr="00052A34">
                <w:rPr>
                  <w:sz w:val="20"/>
                  <w:szCs w:val="20"/>
                  <w:rPrChange w:id="848" w:author="Sarah Thomas" w:date="2014-03-12T11:31:00Z">
                    <w:rPr/>
                  </w:rPrChange>
                </w:rPr>
                <w:t>PHPUnit</w:t>
              </w:r>
              <w:proofErr w:type="spellEnd"/>
            </w:ins>
          </w:p>
        </w:tc>
        <w:tc>
          <w:tcPr>
            <w:tcW w:w="1312" w:type="dxa"/>
          </w:tcPr>
          <w:p w14:paraId="08003611" w14:textId="77777777" w:rsidR="00052A34" w:rsidRPr="00052A34" w:rsidRDefault="00052A34">
            <w:pPr>
              <w:pStyle w:val="BodyText"/>
              <w:keepNext/>
              <w:jc w:val="left"/>
              <w:rPr>
                <w:ins w:id="849" w:author="Sarah Thomas" w:date="2014-03-12T11:30:00Z"/>
                <w:sz w:val="20"/>
                <w:szCs w:val="20"/>
                <w:rPrChange w:id="850" w:author="Sarah Thomas" w:date="2014-03-12T11:31:00Z">
                  <w:rPr>
                    <w:ins w:id="851" w:author="Sarah Thomas" w:date="2014-03-12T11:30:00Z"/>
                    <w:rFonts w:eastAsiaTheme="minorEastAsia" w:cstheme="majorBidi"/>
                    <w:b/>
                    <w:bCs/>
                    <w:i/>
                    <w:iCs/>
                    <w:szCs w:val="26"/>
                  </w:rPr>
                </w:rPrChange>
              </w:rPr>
              <w:pPrChange w:id="852" w:author="Sarah Thomas" w:date="2014-03-12T11:31:00Z">
                <w:pPr>
                  <w:pStyle w:val="BodyText"/>
                  <w:keepNext/>
                  <w:numPr>
                    <w:ilvl w:val="2"/>
                    <w:numId w:val="8"/>
                  </w:numPr>
                  <w:ind w:left="720" w:hanging="720"/>
                  <w:outlineLvl w:val="2"/>
                </w:pPr>
              </w:pPrChange>
            </w:pPr>
            <w:proofErr w:type="spellStart"/>
            <w:ins w:id="853" w:author="Sarah Thomas" w:date="2014-03-12T11:30:00Z">
              <w:r w:rsidRPr="00052A34">
                <w:rPr>
                  <w:sz w:val="20"/>
                  <w:szCs w:val="20"/>
                  <w:rPrChange w:id="854" w:author="Sarah Thomas" w:date="2014-03-12T11:31:00Z">
                    <w:rPr/>
                  </w:rPrChange>
                </w:rPr>
                <w:t>PHPUnit</w:t>
              </w:r>
              <w:proofErr w:type="spellEnd"/>
            </w:ins>
          </w:p>
        </w:tc>
      </w:tr>
      <w:tr w:rsidR="00052A34" w14:paraId="100D2F65" w14:textId="77777777" w:rsidTr="00052A34">
        <w:trPr>
          <w:ins w:id="855" w:author="Sarah Thomas" w:date="2014-03-12T11:30:00Z"/>
        </w:trPr>
        <w:tc>
          <w:tcPr>
            <w:tcW w:w="1791" w:type="dxa"/>
          </w:tcPr>
          <w:p w14:paraId="35C6E3DB" w14:textId="64DFDCF4" w:rsidR="00052A34" w:rsidRPr="00052A34" w:rsidRDefault="00052A34">
            <w:pPr>
              <w:rPr>
                <w:ins w:id="856" w:author="Sarah Thomas" w:date="2014-03-12T11:30:00Z"/>
                <w:b/>
                <w:rPrChange w:id="857" w:author="Sarah Thomas" w:date="2014-03-12T11:24:00Z">
                  <w:rPr>
                    <w:ins w:id="858" w:author="Sarah Thomas" w:date="2014-03-12T11:30:00Z"/>
                    <w:rFonts w:eastAsiaTheme="majorEastAsia" w:cstheme="majorBidi"/>
                    <w:b/>
                    <w:bCs/>
                    <w:i/>
                    <w:iCs/>
                    <w:szCs w:val="26"/>
                  </w:rPr>
                </w:rPrChange>
              </w:rPr>
              <w:pPrChange w:id="859" w:author="Sarah Thomas" w:date="2014-03-12T17:41:00Z">
                <w:pPr>
                  <w:pStyle w:val="BodyText"/>
                  <w:numPr>
                    <w:ilvl w:val="2"/>
                    <w:numId w:val="8"/>
                  </w:numPr>
                  <w:ind w:left="720" w:hanging="720"/>
                  <w:outlineLvl w:val="2"/>
                </w:pPr>
              </w:pPrChange>
            </w:pPr>
            <w:ins w:id="860" w:author="Sarah Thomas" w:date="2014-03-12T11:30:00Z">
              <w:r>
                <w:rPr>
                  <w:b/>
                </w:rPr>
                <w:t>Problems</w:t>
              </w:r>
            </w:ins>
          </w:p>
        </w:tc>
        <w:tc>
          <w:tcPr>
            <w:tcW w:w="1301" w:type="dxa"/>
          </w:tcPr>
          <w:p w14:paraId="2A2028D8" w14:textId="5590508A" w:rsidR="00052A34" w:rsidRPr="00052A34" w:rsidRDefault="00052A34">
            <w:pPr>
              <w:pStyle w:val="BodyText"/>
              <w:jc w:val="left"/>
              <w:rPr>
                <w:ins w:id="861" w:author="Sarah Thomas" w:date="2014-03-12T11:30:00Z"/>
                <w:sz w:val="20"/>
                <w:szCs w:val="20"/>
                <w:rPrChange w:id="862" w:author="Sarah Thomas" w:date="2014-03-12T11:31:00Z">
                  <w:rPr>
                    <w:ins w:id="863" w:author="Sarah Thomas" w:date="2014-03-12T11:30:00Z"/>
                    <w:rFonts w:eastAsiaTheme="minorEastAsia" w:cstheme="majorBidi"/>
                    <w:b/>
                    <w:bCs/>
                    <w:i/>
                    <w:iCs/>
                    <w:szCs w:val="26"/>
                  </w:rPr>
                </w:rPrChange>
              </w:rPr>
              <w:pPrChange w:id="864" w:author="Sarah Thomas" w:date="2014-03-12T11:31:00Z">
                <w:pPr>
                  <w:pStyle w:val="BodyText"/>
                  <w:numPr>
                    <w:ilvl w:val="2"/>
                    <w:numId w:val="8"/>
                  </w:numPr>
                  <w:ind w:left="720" w:hanging="720"/>
                  <w:outlineLvl w:val="2"/>
                </w:pPr>
              </w:pPrChange>
            </w:pPr>
            <w:ins w:id="865" w:author="Sarah Thomas" w:date="2014-03-12T11:31:00Z">
              <w:r>
                <w:rPr>
                  <w:sz w:val="20"/>
                  <w:szCs w:val="20"/>
                </w:rPr>
                <w:t>Installation quite involved</w:t>
              </w:r>
            </w:ins>
          </w:p>
        </w:tc>
        <w:tc>
          <w:tcPr>
            <w:tcW w:w="1470" w:type="dxa"/>
          </w:tcPr>
          <w:p w14:paraId="2ECBA99B" w14:textId="7006F274" w:rsidR="00052A34" w:rsidRPr="00052A34" w:rsidRDefault="00052A34">
            <w:pPr>
              <w:pStyle w:val="BodyText"/>
              <w:jc w:val="left"/>
              <w:rPr>
                <w:ins w:id="866" w:author="Sarah Thomas" w:date="2014-03-12T11:30:00Z"/>
                <w:sz w:val="20"/>
                <w:szCs w:val="20"/>
                <w:rPrChange w:id="867" w:author="Sarah Thomas" w:date="2014-03-12T11:31:00Z">
                  <w:rPr>
                    <w:ins w:id="868" w:author="Sarah Thomas" w:date="2014-03-12T11:30:00Z"/>
                    <w:rFonts w:eastAsiaTheme="minorEastAsia" w:cstheme="majorBidi"/>
                    <w:b/>
                    <w:bCs/>
                    <w:i/>
                    <w:iCs/>
                    <w:szCs w:val="26"/>
                  </w:rPr>
                </w:rPrChange>
              </w:rPr>
              <w:pPrChange w:id="869" w:author="Sarah Thomas" w:date="2014-03-12T11:31:00Z">
                <w:pPr>
                  <w:pStyle w:val="BodyText"/>
                  <w:numPr>
                    <w:ilvl w:val="2"/>
                    <w:numId w:val="8"/>
                  </w:numPr>
                  <w:ind w:left="720" w:hanging="720"/>
                  <w:outlineLvl w:val="2"/>
                </w:pPr>
              </w:pPrChange>
            </w:pPr>
            <w:ins w:id="870" w:author="Sarah Thomas" w:date="2014-03-12T11:30:00Z">
              <w:r w:rsidRPr="00052A34">
                <w:rPr>
                  <w:sz w:val="20"/>
                  <w:szCs w:val="20"/>
                  <w:rPrChange w:id="871" w:author="Sarah Thomas" w:date="2014-03-12T11:31:00Z">
                    <w:rPr/>
                  </w:rPrChange>
                </w:rPr>
                <w:t>May not continue to be supported</w:t>
              </w:r>
            </w:ins>
          </w:p>
        </w:tc>
        <w:tc>
          <w:tcPr>
            <w:tcW w:w="1302" w:type="dxa"/>
          </w:tcPr>
          <w:p w14:paraId="56366F8E" w14:textId="7B2C5D5F" w:rsidR="00052A34" w:rsidRPr="00052A34" w:rsidRDefault="00052A34">
            <w:pPr>
              <w:pStyle w:val="BodyText"/>
              <w:jc w:val="left"/>
              <w:rPr>
                <w:ins w:id="872" w:author="Sarah Thomas" w:date="2014-03-12T11:30:00Z"/>
                <w:sz w:val="20"/>
                <w:szCs w:val="20"/>
                <w:rPrChange w:id="873" w:author="Sarah Thomas" w:date="2014-03-12T11:31:00Z">
                  <w:rPr>
                    <w:ins w:id="874" w:author="Sarah Thomas" w:date="2014-03-12T11:30:00Z"/>
                    <w:rFonts w:eastAsiaTheme="minorEastAsia" w:cstheme="majorBidi"/>
                    <w:b/>
                    <w:bCs/>
                    <w:i/>
                    <w:iCs/>
                    <w:szCs w:val="26"/>
                  </w:rPr>
                </w:rPrChange>
              </w:rPr>
              <w:pPrChange w:id="875" w:author="Sarah Thomas" w:date="2014-03-12T11:31:00Z">
                <w:pPr>
                  <w:pStyle w:val="BodyText"/>
                  <w:numPr>
                    <w:ilvl w:val="2"/>
                    <w:numId w:val="8"/>
                  </w:numPr>
                  <w:ind w:left="720" w:hanging="720"/>
                  <w:outlineLvl w:val="2"/>
                </w:pPr>
              </w:pPrChange>
            </w:pPr>
            <w:ins w:id="876" w:author="Sarah Thomas" w:date="2014-03-12T11:30:00Z">
              <w:r w:rsidRPr="00052A34">
                <w:rPr>
                  <w:sz w:val="20"/>
                  <w:szCs w:val="20"/>
                  <w:rPrChange w:id="877" w:author="Sarah Thomas" w:date="2014-03-12T11:31:00Z">
                    <w:rPr/>
                  </w:rPrChange>
                </w:rPr>
                <w:t>Not Free</w:t>
              </w:r>
            </w:ins>
          </w:p>
        </w:tc>
        <w:tc>
          <w:tcPr>
            <w:tcW w:w="1340" w:type="dxa"/>
          </w:tcPr>
          <w:p w14:paraId="01628909" w14:textId="71236E90" w:rsidR="00052A34" w:rsidRPr="00052A34" w:rsidRDefault="00052A34">
            <w:pPr>
              <w:pStyle w:val="BodyText"/>
              <w:jc w:val="left"/>
              <w:rPr>
                <w:ins w:id="878" w:author="Sarah Thomas" w:date="2014-03-12T11:30:00Z"/>
                <w:sz w:val="20"/>
                <w:szCs w:val="20"/>
                <w:rPrChange w:id="879" w:author="Sarah Thomas" w:date="2014-03-12T11:31:00Z">
                  <w:rPr>
                    <w:ins w:id="880" w:author="Sarah Thomas" w:date="2014-03-12T11:30:00Z"/>
                    <w:rFonts w:eastAsiaTheme="minorEastAsia" w:cstheme="majorBidi"/>
                    <w:b/>
                    <w:bCs/>
                    <w:i/>
                    <w:iCs/>
                    <w:szCs w:val="26"/>
                  </w:rPr>
                </w:rPrChange>
              </w:rPr>
              <w:pPrChange w:id="881" w:author="Sarah Thomas" w:date="2014-03-12T11:31:00Z">
                <w:pPr>
                  <w:pStyle w:val="BodyText"/>
                  <w:numPr>
                    <w:ilvl w:val="2"/>
                    <w:numId w:val="8"/>
                  </w:numPr>
                  <w:ind w:left="720" w:hanging="720"/>
                  <w:outlineLvl w:val="2"/>
                </w:pPr>
              </w:pPrChange>
            </w:pPr>
            <w:ins w:id="882" w:author="Sarah Thomas" w:date="2014-03-12T11:32:00Z">
              <w:r>
                <w:rPr>
                  <w:sz w:val="20"/>
                  <w:szCs w:val="20"/>
                </w:rPr>
                <w:t>Not flexible enough to fulfil requirement</w:t>
              </w:r>
            </w:ins>
          </w:p>
        </w:tc>
        <w:tc>
          <w:tcPr>
            <w:tcW w:w="1312" w:type="dxa"/>
          </w:tcPr>
          <w:p w14:paraId="3C2FC7B5" w14:textId="77777777" w:rsidR="00052A34" w:rsidRPr="00052A34" w:rsidRDefault="00052A34">
            <w:pPr>
              <w:pStyle w:val="BodyText"/>
              <w:keepNext/>
              <w:jc w:val="left"/>
              <w:rPr>
                <w:ins w:id="883" w:author="Sarah Thomas" w:date="2014-03-12T11:30:00Z"/>
                <w:sz w:val="20"/>
                <w:szCs w:val="20"/>
                <w:rPrChange w:id="884" w:author="Sarah Thomas" w:date="2014-03-12T11:31:00Z">
                  <w:rPr>
                    <w:ins w:id="885" w:author="Sarah Thomas" w:date="2014-03-12T11:30:00Z"/>
                    <w:rFonts w:eastAsiaTheme="minorEastAsia" w:cstheme="majorBidi"/>
                    <w:b/>
                    <w:bCs/>
                    <w:iCs/>
                    <w:spacing w:val="10"/>
                    <w:szCs w:val="60"/>
                  </w:rPr>
                </w:rPrChange>
              </w:rPr>
              <w:pPrChange w:id="886" w:author="Sarah Thomas" w:date="2014-03-12T11:31:00Z">
                <w:pPr>
                  <w:pStyle w:val="BodyText"/>
                  <w:keepNext/>
                </w:pPr>
              </w:pPrChange>
            </w:pPr>
          </w:p>
        </w:tc>
      </w:tr>
      <w:tr w:rsidR="00052A34" w14:paraId="5DC37EE5" w14:textId="77777777" w:rsidTr="00052A34">
        <w:trPr>
          <w:ins w:id="887" w:author="Sarah Thomas" w:date="2014-03-12T11:30:00Z"/>
        </w:trPr>
        <w:tc>
          <w:tcPr>
            <w:tcW w:w="1791" w:type="dxa"/>
            <w:tcPrChange w:id="888" w:author="Sarah Thomas" w:date="2014-03-12T11:30:00Z">
              <w:tcPr>
                <w:tcW w:w="1696" w:type="dxa"/>
                <w:gridSpan w:val="2"/>
              </w:tcPr>
            </w:tcPrChange>
          </w:tcPr>
          <w:p w14:paraId="0503FC83" w14:textId="77557768" w:rsidR="00052A34" w:rsidRPr="00052A34" w:rsidRDefault="00052A34">
            <w:pPr>
              <w:rPr>
                <w:ins w:id="889" w:author="Sarah Thomas" w:date="2014-03-12T11:30:00Z"/>
                <w:b/>
                <w:rPrChange w:id="890" w:author="Sarah Thomas" w:date="2014-03-12T11:24:00Z">
                  <w:rPr>
                    <w:ins w:id="891" w:author="Sarah Thomas" w:date="2014-03-12T11:30:00Z"/>
                    <w:rFonts w:eastAsiaTheme="majorEastAsia" w:cstheme="majorBidi"/>
                    <w:b/>
                    <w:bCs/>
                    <w:iCs/>
                    <w:szCs w:val="26"/>
                  </w:rPr>
                </w:rPrChange>
              </w:rPr>
              <w:pPrChange w:id="892" w:author="Sarah Thomas" w:date="2014-03-12T17:41:00Z">
                <w:pPr>
                  <w:pStyle w:val="BodyText"/>
                  <w:numPr>
                    <w:ilvl w:val="2"/>
                    <w:numId w:val="8"/>
                  </w:numPr>
                  <w:ind w:left="720" w:hanging="720"/>
                  <w:outlineLvl w:val="2"/>
                </w:pPr>
              </w:pPrChange>
            </w:pPr>
            <w:ins w:id="893" w:author="Sarah Thomas" w:date="2014-03-12T11:32:00Z">
              <w:r>
                <w:rPr>
                  <w:b/>
                </w:rPr>
                <w:t>Advantages</w:t>
              </w:r>
            </w:ins>
          </w:p>
        </w:tc>
        <w:tc>
          <w:tcPr>
            <w:tcW w:w="1301" w:type="dxa"/>
            <w:tcPrChange w:id="894" w:author="Sarah Thomas" w:date="2014-03-12T11:30:00Z">
              <w:tcPr>
                <w:tcW w:w="1347" w:type="dxa"/>
                <w:gridSpan w:val="3"/>
              </w:tcPr>
            </w:tcPrChange>
          </w:tcPr>
          <w:p w14:paraId="04FAEDE2" w14:textId="24D2BC9B" w:rsidR="00052A34" w:rsidRPr="00052A34" w:rsidRDefault="00052A34">
            <w:pPr>
              <w:pStyle w:val="BodyText"/>
              <w:jc w:val="left"/>
              <w:rPr>
                <w:ins w:id="895" w:author="Sarah Thomas" w:date="2014-03-12T11:30:00Z"/>
                <w:sz w:val="20"/>
                <w:szCs w:val="20"/>
                <w:rPrChange w:id="896" w:author="Sarah Thomas" w:date="2014-03-12T11:31:00Z">
                  <w:rPr>
                    <w:ins w:id="897" w:author="Sarah Thomas" w:date="2014-03-12T11:30:00Z"/>
                    <w:rFonts w:eastAsiaTheme="minorEastAsia" w:cstheme="majorBidi"/>
                    <w:b/>
                    <w:bCs/>
                    <w:i/>
                    <w:iCs/>
                    <w:szCs w:val="26"/>
                  </w:rPr>
                </w:rPrChange>
              </w:rPr>
              <w:pPrChange w:id="898" w:author="Sarah Thomas" w:date="2014-03-12T11:31:00Z">
                <w:pPr>
                  <w:pStyle w:val="BodyText"/>
                  <w:numPr>
                    <w:ilvl w:val="2"/>
                    <w:numId w:val="8"/>
                  </w:numPr>
                  <w:ind w:left="720" w:hanging="720"/>
                  <w:outlineLvl w:val="2"/>
                </w:pPr>
              </w:pPrChange>
            </w:pPr>
            <w:ins w:id="899" w:author="Sarah Thomas" w:date="2014-03-12T11:32:00Z">
              <w:r>
                <w:rPr>
                  <w:sz w:val="20"/>
                  <w:szCs w:val="20"/>
                </w:rPr>
                <w:t>Very popular and well rated</w:t>
              </w:r>
            </w:ins>
          </w:p>
        </w:tc>
        <w:tc>
          <w:tcPr>
            <w:tcW w:w="1470" w:type="dxa"/>
            <w:tcPrChange w:id="900" w:author="Sarah Thomas" w:date="2014-03-12T11:30:00Z">
              <w:tcPr>
                <w:tcW w:w="1410" w:type="dxa"/>
                <w:gridSpan w:val="3"/>
              </w:tcPr>
            </w:tcPrChange>
          </w:tcPr>
          <w:p w14:paraId="2984A4BC" w14:textId="439A4878" w:rsidR="00052A34" w:rsidRPr="00052A34" w:rsidRDefault="00052A34">
            <w:pPr>
              <w:pStyle w:val="BodyText"/>
              <w:jc w:val="left"/>
              <w:rPr>
                <w:ins w:id="901" w:author="Sarah Thomas" w:date="2014-03-12T11:30:00Z"/>
                <w:sz w:val="20"/>
                <w:szCs w:val="20"/>
                <w:rPrChange w:id="902" w:author="Sarah Thomas" w:date="2014-03-12T11:31:00Z">
                  <w:rPr>
                    <w:ins w:id="903" w:author="Sarah Thomas" w:date="2014-03-12T11:30:00Z"/>
                    <w:rFonts w:eastAsiaTheme="minorEastAsia" w:cstheme="majorBidi"/>
                    <w:b/>
                    <w:bCs/>
                    <w:i/>
                    <w:iCs/>
                    <w:szCs w:val="26"/>
                  </w:rPr>
                </w:rPrChange>
              </w:rPr>
              <w:pPrChange w:id="904" w:author="Sarah Thomas" w:date="2014-03-12T11:31:00Z">
                <w:pPr>
                  <w:pStyle w:val="BodyText"/>
                  <w:numPr>
                    <w:ilvl w:val="2"/>
                    <w:numId w:val="8"/>
                  </w:numPr>
                  <w:ind w:left="720" w:hanging="720"/>
                  <w:outlineLvl w:val="2"/>
                </w:pPr>
              </w:pPrChange>
            </w:pPr>
            <w:ins w:id="905" w:author="Sarah Thomas" w:date="2014-03-12T11:32:00Z">
              <w:r>
                <w:rPr>
                  <w:sz w:val="20"/>
                  <w:szCs w:val="20"/>
                </w:rPr>
                <w:t>Good community support</w:t>
              </w:r>
            </w:ins>
          </w:p>
        </w:tc>
        <w:tc>
          <w:tcPr>
            <w:tcW w:w="1302" w:type="dxa"/>
            <w:tcPrChange w:id="906" w:author="Sarah Thomas" w:date="2014-03-12T11:30:00Z">
              <w:tcPr>
                <w:tcW w:w="1348" w:type="dxa"/>
                <w:gridSpan w:val="4"/>
              </w:tcPr>
            </w:tcPrChange>
          </w:tcPr>
          <w:p w14:paraId="60B08B86" w14:textId="77777777" w:rsidR="00052A34" w:rsidRPr="00052A34" w:rsidRDefault="00052A34">
            <w:pPr>
              <w:pStyle w:val="BodyText"/>
              <w:jc w:val="left"/>
              <w:rPr>
                <w:ins w:id="907" w:author="Sarah Thomas" w:date="2014-03-12T11:30:00Z"/>
                <w:sz w:val="20"/>
                <w:szCs w:val="20"/>
                <w:rPrChange w:id="908" w:author="Sarah Thomas" w:date="2014-03-12T11:31:00Z">
                  <w:rPr>
                    <w:ins w:id="909" w:author="Sarah Thomas" w:date="2014-03-12T11:30:00Z"/>
                    <w:rFonts w:eastAsiaTheme="minorEastAsia" w:cstheme="majorBidi"/>
                    <w:b/>
                    <w:bCs/>
                    <w:iCs/>
                    <w:spacing w:val="10"/>
                    <w:szCs w:val="60"/>
                  </w:rPr>
                </w:rPrChange>
              </w:rPr>
              <w:pPrChange w:id="910" w:author="Sarah Thomas" w:date="2014-03-12T11:31:00Z">
                <w:pPr>
                  <w:pStyle w:val="BodyText"/>
                </w:pPr>
              </w:pPrChange>
            </w:pPr>
          </w:p>
        </w:tc>
        <w:tc>
          <w:tcPr>
            <w:tcW w:w="1340" w:type="dxa"/>
            <w:tcPrChange w:id="911" w:author="Sarah Thomas" w:date="2014-03-12T11:30:00Z">
              <w:tcPr>
                <w:tcW w:w="1363" w:type="dxa"/>
                <w:gridSpan w:val="3"/>
              </w:tcPr>
            </w:tcPrChange>
          </w:tcPr>
          <w:p w14:paraId="6FE57B9A" w14:textId="10DB0C59" w:rsidR="00052A34" w:rsidRPr="00052A34" w:rsidRDefault="00052A34">
            <w:pPr>
              <w:pStyle w:val="BodyText"/>
              <w:jc w:val="left"/>
              <w:rPr>
                <w:ins w:id="912" w:author="Sarah Thomas" w:date="2014-03-12T11:30:00Z"/>
                <w:sz w:val="20"/>
                <w:szCs w:val="20"/>
                <w:rPrChange w:id="913" w:author="Sarah Thomas" w:date="2014-03-12T11:31:00Z">
                  <w:rPr>
                    <w:ins w:id="914" w:author="Sarah Thomas" w:date="2014-03-12T11:30:00Z"/>
                    <w:rFonts w:eastAsiaTheme="minorEastAsia" w:cstheme="majorBidi"/>
                    <w:b/>
                    <w:bCs/>
                    <w:i/>
                    <w:iCs/>
                    <w:szCs w:val="26"/>
                  </w:rPr>
                </w:rPrChange>
              </w:rPr>
              <w:pPrChange w:id="915" w:author="Sarah Thomas" w:date="2014-03-12T11:31:00Z">
                <w:pPr>
                  <w:pStyle w:val="BodyText"/>
                  <w:numPr>
                    <w:ilvl w:val="2"/>
                    <w:numId w:val="8"/>
                  </w:numPr>
                  <w:ind w:left="720" w:hanging="720"/>
                  <w:outlineLvl w:val="2"/>
                </w:pPr>
              </w:pPrChange>
            </w:pPr>
            <w:ins w:id="916" w:author="Sarah Thomas" w:date="2014-03-12T11:33:00Z">
              <w:r>
                <w:rPr>
                  <w:sz w:val="20"/>
                  <w:szCs w:val="20"/>
                </w:rPr>
                <w:t>Easy to use and install</w:t>
              </w:r>
            </w:ins>
          </w:p>
        </w:tc>
        <w:tc>
          <w:tcPr>
            <w:tcW w:w="1312" w:type="dxa"/>
            <w:tcPrChange w:id="917" w:author="Sarah Thomas" w:date="2014-03-12T11:30:00Z">
              <w:tcPr>
                <w:tcW w:w="1352" w:type="dxa"/>
              </w:tcPr>
            </w:tcPrChange>
          </w:tcPr>
          <w:p w14:paraId="51C3C0AD" w14:textId="77777777" w:rsidR="00052A34" w:rsidRPr="00052A34" w:rsidRDefault="00052A34">
            <w:pPr>
              <w:pStyle w:val="BodyText"/>
              <w:keepNext/>
              <w:jc w:val="left"/>
              <w:rPr>
                <w:ins w:id="918" w:author="Sarah Thomas" w:date="2014-03-12T11:30:00Z"/>
                <w:sz w:val="20"/>
                <w:szCs w:val="20"/>
                <w:rPrChange w:id="919" w:author="Sarah Thomas" w:date="2014-03-12T11:31:00Z">
                  <w:rPr>
                    <w:ins w:id="920" w:author="Sarah Thomas" w:date="2014-03-12T11:30:00Z"/>
                    <w:rFonts w:eastAsiaTheme="minorEastAsia" w:cstheme="majorBidi"/>
                    <w:b/>
                    <w:bCs/>
                    <w:iCs/>
                    <w:spacing w:val="10"/>
                    <w:szCs w:val="60"/>
                  </w:rPr>
                </w:rPrChange>
              </w:rPr>
              <w:pPrChange w:id="921" w:author="Sarah Thomas" w:date="2014-03-12T11:31:00Z">
                <w:pPr>
                  <w:pStyle w:val="BodyText"/>
                  <w:keepNext/>
                </w:pPr>
              </w:pPrChange>
            </w:pPr>
          </w:p>
        </w:tc>
      </w:tr>
    </w:tbl>
    <w:p w14:paraId="034FC1F3" w14:textId="6507E040" w:rsidR="002541FE" w:rsidRDefault="00052A34">
      <w:pPr>
        <w:pStyle w:val="Caption"/>
        <w:rPr>
          <w:ins w:id="922" w:author="Sarah Thomas" w:date="2014-03-12T11:29:00Z"/>
        </w:rPr>
        <w:pPrChange w:id="923" w:author="Sarah Thomas" w:date="2014-03-12T11:25:00Z">
          <w:pPr>
            <w:widowControl w:val="0"/>
            <w:numPr>
              <w:numId w:val="51"/>
            </w:numPr>
            <w:tabs>
              <w:tab w:val="left" w:pos="220"/>
              <w:tab w:val="left" w:pos="720"/>
            </w:tabs>
            <w:autoSpaceDE w:val="0"/>
            <w:autoSpaceDN w:val="0"/>
            <w:adjustRightInd w:val="0"/>
            <w:ind w:left="720" w:hanging="720"/>
          </w:pPr>
        </w:pPrChange>
      </w:pPr>
      <w:bookmarkStart w:id="924" w:name="_Ref256243061"/>
      <w:ins w:id="925" w:author="Sarah Thomas" w:date="2014-03-12T11:25:00Z">
        <w:r>
          <w:t xml:space="preserve">Table </w:t>
        </w:r>
        <w:r>
          <w:fldChar w:fldCharType="begin"/>
        </w:r>
        <w:r>
          <w:instrText xml:space="preserve"> SEQ Table \* ARABIC </w:instrText>
        </w:r>
      </w:ins>
      <w:r>
        <w:fldChar w:fldCharType="separate"/>
      </w:r>
      <w:ins w:id="926" w:author="Sarah Thomas" w:date="2014-03-12T11:25:00Z">
        <w:r>
          <w:rPr>
            <w:noProof/>
          </w:rPr>
          <w:t>2</w:t>
        </w:r>
        <w:r>
          <w:fldChar w:fldCharType="end"/>
        </w:r>
        <w:r>
          <w:t xml:space="preserve"> - Framework Comparison</w:t>
        </w:r>
      </w:ins>
      <w:bookmarkEnd w:id="924"/>
    </w:p>
    <w:p w14:paraId="71A7C512" w14:textId="3AA676F5" w:rsidR="00052A34" w:rsidRPr="00812194" w:rsidRDefault="00052A34" w:rsidP="00052A34">
      <w:pPr>
        <w:pStyle w:val="BodyText"/>
        <w:rPr>
          <w:ins w:id="927" w:author="Sarah Thomas" w:date="2014-03-12T11:29:00Z"/>
        </w:rPr>
      </w:pPr>
      <w:ins w:id="928" w:author="Sarah Thomas" w:date="2014-03-12T11:29:00Z">
        <w:r>
          <w:fldChar w:fldCharType="begin"/>
        </w:r>
        <w:r>
          <w:instrText xml:space="preserve"> REF _Ref255483296 \h </w:instrText>
        </w:r>
      </w:ins>
      <w:ins w:id="929" w:author="Sarah Thomas" w:date="2014-03-12T11:29:00Z">
        <w:r>
          <w:fldChar w:fldCharType="separate"/>
        </w:r>
      </w:ins>
      <w:ins w:id="930" w:author="Sarah Thomas" w:date="2014-03-03T16:24:00Z">
        <w:r>
          <w:t xml:space="preserve">Table </w:t>
        </w:r>
      </w:ins>
      <w:ins w:id="931" w:author="Sarah Thomas" w:date="2014-03-12T11:25:00Z">
        <w:r>
          <w:rPr>
            <w:noProof/>
          </w:rPr>
          <w:t>3</w:t>
        </w:r>
      </w:ins>
      <w:ins w:id="932" w:author="Sarah Thomas" w:date="2014-03-12T11:29:00Z">
        <w:r>
          <w:fldChar w:fldCharType="end"/>
        </w:r>
        <w:r>
          <w:t xml:space="preserve"> shows recent trends in PHP framework popularity. The raw data was obtained from Google Trends</w:t>
        </w:r>
      </w:ins>
      <w:ins w:id="933" w:author="Sarah Thomas" w:date="2014-03-12T11:44:00Z">
        <w:r w:rsidR="00271714">
          <w:t xml:space="preserve"> </w:t>
        </w:r>
      </w:ins>
      <w:ins w:id="934" w:author="Sarah Thomas" w:date="2014-03-12T11:29:00Z">
        <w:r>
          <w:t xml:space="preserve">Laravel has shown a steady increase in popularity since its release in </w:t>
        </w:r>
      </w:ins>
      <w:ins w:id="935" w:author="Sarah Thomas" w:date="2014-03-12T11:58:00Z">
        <w:r w:rsidR="00255D01">
          <w:t xml:space="preserve">June </w:t>
        </w:r>
      </w:ins>
      <w:ins w:id="936" w:author="Sarah Thomas" w:date="2014-03-12T11:29:00Z">
        <w:r w:rsidR="00255D01">
          <w:t>2011</w:t>
        </w:r>
      </w:ins>
      <w:ins w:id="937" w:author="Sarah Thomas" w:date="2014-03-12T11:44:00Z">
        <w:r w:rsidR="00271714">
          <w:t xml:space="preserve"> </w:t>
        </w:r>
        <w:r w:rsidR="00271714">
          <w:rPr>
            <w:highlight w:val="lightGray"/>
          </w:rPr>
          <w:fldChar w:fldCharType="begin" w:fldLock="1"/>
        </w:r>
      </w:ins>
      <w:r w:rsidR="00302EDD">
        <w:rPr>
          <w:highlight w:val="lightGray"/>
        </w:rPr>
        <w:instrText>ADDIN CSL_CITATION { "citationItems" : [ { "id" : "ITEM-1", "itemData" : { "URL" : "http://www.google.co.uk/trends/", "accessed" : { "date-parts" : [ [ "2014", "1", "28" ] ] }, "id" : "ITEM-1", "issued" : { "date-parts" : [ [ "0" ] ] }, "title" : "Google Trends", "type" : "webpage" }, "uris" : [ "http://www.mendeley.com/documents/?uuid=db0c7bd5-d8dc-41c0-a347-32255663ce8f" ] } ], "mendeley" : { "previouslyFormattedCitation" : "[6]" }, "properties" : { "noteIndex" : 0 }, "schema" : "https://github.com/citation-style-language/schema/raw/master/csl-citation.json" }</w:instrText>
      </w:r>
      <w:ins w:id="938" w:author="Sarah Thomas" w:date="2014-03-12T11:44:00Z">
        <w:r w:rsidR="00271714">
          <w:rPr>
            <w:highlight w:val="lightGray"/>
          </w:rPr>
          <w:fldChar w:fldCharType="separate"/>
        </w:r>
      </w:ins>
      <w:r w:rsidR="00316E27" w:rsidRPr="00316E27">
        <w:rPr>
          <w:noProof/>
          <w:highlight w:val="lightGray"/>
        </w:rPr>
        <w:t>[6]</w:t>
      </w:r>
      <w:ins w:id="939" w:author="Sarah Thomas" w:date="2014-03-12T11:44:00Z">
        <w:r w:rsidR="00271714">
          <w:rPr>
            <w:highlight w:val="lightGray"/>
          </w:rPr>
          <w:fldChar w:fldCharType="end"/>
        </w:r>
        <w:r w:rsidR="00271714">
          <w:t>.</w:t>
        </w:r>
      </w:ins>
    </w:p>
    <w:p w14:paraId="2B61A889" w14:textId="77777777" w:rsidR="00052A34" w:rsidRPr="00052A34" w:rsidRDefault="00052A34">
      <w:pPr>
        <w:rPr>
          <w:ins w:id="940" w:author="Sarah Thomas" w:date="2014-03-03T16:10:00Z"/>
        </w:rPr>
        <w:pPrChange w:id="941" w:author="Sarah Thomas" w:date="2014-03-12T11:29:00Z">
          <w:pPr>
            <w:widowControl w:val="0"/>
            <w:numPr>
              <w:numId w:val="51"/>
            </w:numPr>
            <w:tabs>
              <w:tab w:val="left" w:pos="220"/>
              <w:tab w:val="left" w:pos="720"/>
            </w:tabs>
            <w:autoSpaceDE w:val="0"/>
            <w:autoSpaceDN w:val="0"/>
            <w:adjustRightInd w:val="0"/>
            <w:ind w:left="720" w:hanging="720"/>
          </w:pPr>
        </w:pPrChange>
      </w:pPr>
    </w:p>
    <w:p w14:paraId="725B4B70" w14:textId="77777777" w:rsidR="00952CB2" w:rsidRDefault="00952CB2">
      <w:pPr>
        <w:pStyle w:val="BodyText"/>
        <w:keepNext/>
        <w:rPr>
          <w:ins w:id="942" w:author="Sarah Thomas" w:date="2014-03-03T16:24:00Z"/>
        </w:rPr>
        <w:pPrChange w:id="943" w:author="Sarah Thomas" w:date="2014-03-03T16:24:00Z">
          <w:pPr>
            <w:widowControl w:val="0"/>
            <w:numPr>
              <w:numId w:val="51"/>
            </w:numPr>
            <w:tabs>
              <w:tab w:val="left" w:pos="220"/>
              <w:tab w:val="left" w:pos="720"/>
            </w:tabs>
            <w:autoSpaceDE w:val="0"/>
            <w:autoSpaceDN w:val="0"/>
            <w:adjustRightInd w:val="0"/>
            <w:ind w:left="720" w:hanging="720"/>
          </w:pPr>
        </w:pPrChange>
      </w:pPr>
      <w:ins w:id="944" w:author="Sarah Thomas" w:date="2014-03-03T16:23:00Z">
        <w:r>
          <w:rPr>
            <w:noProof/>
            <w:lang w:val="en-US"/>
          </w:rPr>
          <w:lastRenderedPageBreak/>
          <w:drawing>
            <wp:inline distT="0" distB="0" distL="0" distR="0" wp14:anchorId="77668C79" wp14:editId="190DF62F">
              <wp:extent cx="5270500" cy="3628349"/>
              <wp:effectExtent l="0" t="0" r="12700" b="298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53A7CE00" w14:textId="3B29317F" w:rsidR="00952CB2" w:rsidRDefault="00952CB2">
      <w:pPr>
        <w:pStyle w:val="Caption"/>
        <w:jc w:val="both"/>
        <w:rPr>
          <w:ins w:id="945" w:author="Sarah Thomas" w:date="2014-03-03T16:23:00Z"/>
        </w:rPr>
        <w:pPrChange w:id="946" w:author="Sarah Thomas" w:date="2014-03-03T16:24:00Z">
          <w:pPr>
            <w:widowControl w:val="0"/>
            <w:numPr>
              <w:numId w:val="51"/>
            </w:numPr>
            <w:tabs>
              <w:tab w:val="left" w:pos="220"/>
              <w:tab w:val="left" w:pos="720"/>
            </w:tabs>
            <w:autoSpaceDE w:val="0"/>
            <w:autoSpaceDN w:val="0"/>
            <w:adjustRightInd w:val="0"/>
            <w:ind w:left="720" w:hanging="720"/>
          </w:pPr>
        </w:pPrChange>
      </w:pPr>
      <w:bookmarkStart w:id="947" w:name="_Ref255483296"/>
      <w:ins w:id="948" w:author="Sarah Thomas" w:date="2014-03-03T16:24:00Z">
        <w:r>
          <w:t xml:space="preserve">Table </w:t>
        </w:r>
      </w:ins>
      <w:ins w:id="949" w:author="Sarah Thomas" w:date="2014-03-12T11:25:00Z">
        <w:r w:rsidR="00052A34">
          <w:fldChar w:fldCharType="begin"/>
        </w:r>
        <w:r w:rsidR="00052A34">
          <w:instrText xml:space="preserve"> SEQ Table \* ARABIC </w:instrText>
        </w:r>
      </w:ins>
      <w:r w:rsidR="00052A34">
        <w:fldChar w:fldCharType="separate"/>
      </w:r>
      <w:ins w:id="950" w:author="Sarah Thomas" w:date="2014-03-12T11:25:00Z">
        <w:r w:rsidR="00052A34">
          <w:rPr>
            <w:noProof/>
          </w:rPr>
          <w:t>3</w:t>
        </w:r>
        <w:r w:rsidR="00052A34">
          <w:fldChar w:fldCharType="end"/>
        </w:r>
      </w:ins>
      <w:bookmarkEnd w:id="947"/>
      <w:ins w:id="951" w:author="Sarah Thomas" w:date="2014-03-03T16:24:00Z">
        <w:r>
          <w:t xml:space="preserve"> - Trends in PHP Framework Popularity</w:t>
        </w:r>
      </w:ins>
    </w:p>
    <w:p w14:paraId="7E46A60C" w14:textId="0EBCD8D2" w:rsidR="00271714" w:rsidRDefault="00271714">
      <w:pPr>
        <w:pStyle w:val="BodyText"/>
        <w:rPr>
          <w:ins w:id="952" w:author="Sarah Thomas" w:date="2014-03-12T11:39:00Z"/>
        </w:rPr>
        <w:pPrChange w:id="953" w:author="Sarah Thomas" w:date="2014-03-12T11:40:00Z">
          <w:pPr>
            <w:widowControl w:val="0"/>
            <w:numPr>
              <w:numId w:val="51"/>
            </w:numPr>
            <w:tabs>
              <w:tab w:val="left" w:pos="220"/>
              <w:tab w:val="left" w:pos="720"/>
            </w:tabs>
            <w:autoSpaceDE w:val="0"/>
            <w:autoSpaceDN w:val="0"/>
            <w:adjustRightInd w:val="0"/>
            <w:ind w:left="720" w:hanging="720"/>
          </w:pPr>
        </w:pPrChange>
      </w:pPr>
      <w:ins w:id="954" w:author="Sarah Thomas" w:date="2014-03-12T11:40:00Z">
        <w:r>
          <w:t xml:space="preserve">Based on the previous findings the most appropriate choice for a framework seemed to be either </w:t>
        </w:r>
        <w:proofErr w:type="spellStart"/>
        <w:r>
          <w:t>CodeIgniter</w:t>
        </w:r>
        <w:proofErr w:type="spellEnd"/>
        <w:r>
          <w:t xml:space="preserve"> or Laravel</w:t>
        </w:r>
      </w:ins>
      <w:ins w:id="955" w:author="Sarah Thomas" w:date="2014-03-12T11:42:00Z">
        <w:r>
          <w:t xml:space="preserve">. As there was some doubt that </w:t>
        </w:r>
        <w:proofErr w:type="spellStart"/>
        <w:r>
          <w:t>CodeIgniter</w:t>
        </w:r>
        <w:proofErr w:type="spellEnd"/>
        <w:r>
          <w:t xml:space="preserve"> would cont</w:t>
        </w:r>
      </w:ins>
      <w:ins w:id="956" w:author="Sarah Thomas" w:date="2014-03-12T11:43:00Z">
        <w:r>
          <w:t>in</w:t>
        </w:r>
      </w:ins>
      <w:ins w:id="957" w:author="Sarah Thomas" w:date="2014-03-12T11:42:00Z">
        <w:r>
          <w:t>ue to be developed</w:t>
        </w:r>
      </w:ins>
      <w:ins w:id="958" w:author="Sarah Thomas" w:date="2014-03-12T11:43:00Z">
        <w:r>
          <w:t xml:space="preserve"> we chose to use Laravel.</w:t>
        </w:r>
      </w:ins>
    </w:p>
    <w:p w14:paraId="41CC4968" w14:textId="7036CCC7" w:rsidR="00766C26" w:rsidRDefault="000548EA">
      <w:pPr>
        <w:pStyle w:val="Heading1"/>
        <w:rPr>
          <w:ins w:id="959" w:author="Sarah Thomas" w:date="2014-03-03T14:35:00Z"/>
        </w:rPr>
        <w:pPrChange w:id="960" w:author="Sarah Thomas" w:date="2014-03-03T14:32:00Z">
          <w:pPr>
            <w:widowControl w:val="0"/>
            <w:numPr>
              <w:numId w:val="51"/>
            </w:numPr>
            <w:tabs>
              <w:tab w:val="left" w:pos="220"/>
              <w:tab w:val="left" w:pos="720"/>
            </w:tabs>
            <w:autoSpaceDE w:val="0"/>
            <w:autoSpaceDN w:val="0"/>
            <w:adjustRightInd w:val="0"/>
            <w:ind w:left="720" w:hanging="720"/>
          </w:pPr>
        </w:pPrChange>
      </w:pPr>
      <w:bookmarkStart w:id="961" w:name="_Ref256495514"/>
      <w:bookmarkStart w:id="962" w:name="_Toc256588978"/>
      <w:ins w:id="963" w:author="Sarah Thomas" w:date="2014-03-03T14:35:00Z">
        <w:r>
          <w:t>Software Tools</w:t>
        </w:r>
        <w:bookmarkEnd w:id="961"/>
        <w:bookmarkEnd w:id="962"/>
      </w:ins>
    </w:p>
    <w:p w14:paraId="14F0AD58" w14:textId="30E63206" w:rsidR="000548EA" w:rsidRPr="000548EA" w:rsidRDefault="000548EA">
      <w:pPr>
        <w:rPr>
          <w:ins w:id="964" w:author="Sarah Thomas" w:date="2014-03-03T14:31:00Z"/>
        </w:rPr>
        <w:pPrChange w:id="965" w:author="Sarah Thomas" w:date="2014-03-03T14:35:00Z">
          <w:pPr>
            <w:widowControl w:val="0"/>
            <w:numPr>
              <w:numId w:val="51"/>
            </w:numPr>
            <w:tabs>
              <w:tab w:val="left" w:pos="220"/>
              <w:tab w:val="left" w:pos="720"/>
            </w:tabs>
            <w:autoSpaceDE w:val="0"/>
            <w:autoSpaceDN w:val="0"/>
            <w:adjustRightInd w:val="0"/>
            <w:ind w:left="720" w:hanging="720"/>
          </w:pPr>
        </w:pPrChange>
      </w:pPr>
      <w:ins w:id="966" w:author="Sarah Thomas" w:date="2014-03-03T14:35:00Z">
        <w:r>
          <w:t xml:space="preserve">The following sections describes the software tools </w:t>
        </w:r>
      </w:ins>
      <w:ins w:id="967" w:author="Sarah Thomas" w:date="2014-03-03T14:37:00Z">
        <w:r w:rsidR="00EF0C84">
          <w:t>utilis</w:t>
        </w:r>
        <w:r>
          <w:t xml:space="preserve">ed </w:t>
        </w:r>
      </w:ins>
    </w:p>
    <w:p w14:paraId="1EBECF20" w14:textId="391E78C3" w:rsidR="00766C26" w:rsidRDefault="000548EA">
      <w:pPr>
        <w:pStyle w:val="Heading2"/>
        <w:rPr>
          <w:ins w:id="968" w:author="Sarah Thomas" w:date="2014-03-12T11:49:00Z"/>
        </w:rPr>
        <w:pPrChange w:id="969" w:author="Sarah Thomas" w:date="2014-03-03T14:33:00Z">
          <w:pPr>
            <w:widowControl w:val="0"/>
            <w:numPr>
              <w:numId w:val="51"/>
            </w:numPr>
            <w:tabs>
              <w:tab w:val="left" w:pos="220"/>
              <w:tab w:val="left" w:pos="720"/>
            </w:tabs>
            <w:autoSpaceDE w:val="0"/>
            <w:autoSpaceDN w:val="0"/>
            <w:adjustRightInd w:val="0"/>
            <w:ind w:left="720" w:hanging="720"/>
          </w:pPr>
        </w:pPrChange>
      </w:pPr>
      <w:bookmarkStart w:id="970" w:name="_Toc256588979"/>
      <w:ins w:id="971" w:author="Sarah Thomas" w:date="2014-03-03T14:33:00Z">
        <w:r>
          <w:t>Laravel</w:t>
        </w:r>
      </w:ins>
      <w:bookmarkEnd w:id="970"/>
    </w:p>
    <w:p w14:paraId="202AF747" w14:textId="2B5D2A53" w:rsidR="00255D01" w:rsidRPr="00E65606" w:rsidRDefault="00255D01">
      <w:pPr>
        <w:pStyle w:val="Heading3"/>
        <w:rPr>
          <w:ins w:id="972" w:author="Sarah Thomas" w:date="2014-03-12T11:46:00Z"/>
        </w:rPr>
        <w:pPrChange w:id="973" w:author="Sarah Thomas" w:date="2014-03-12T17:56:00Z">
          <w:pPr>
            <w:widowControl w:val="0"/>
            <w:numPr>
              <w:numId w:val="51"/>
            </w:numPr>
            <w:tabs>
              <w:tab w:val="left" w:pos="220"/>
              <w:tab w:val="left" w:pos="720"/>
            </w:tabs>
            <w:autoSpaceDE w:val="0"/>
            <w:autoSpaceDN w:val="0"/>
            <w:adjustRightInd w:val="0"/>
            <w:ind w:left="720" w:hanging="720"/>
          </w:pPr>
        </w:pPrChange>
      </w:pPr>
      <w:bookmarkStart w:id="974" w:name="_Toc256588980"/>
      <w:ins w:id="975" w:author="Sarah Thomas" w:date="2014-03-12T11:49:00Z">
        <w:r>
          <w:t>Laravel Background</w:t>
        </w:r>
      </w:ins>
      <w:bookmarkEnd w:id="974"/>
    </w:p>
    <w:p w14:paraId="2792176F" w14:textId="086A6AB5" w:rsidR="00271714" w:rsidRDefault="00271714">
      <w:pPr>
        <w:rPr>
          <w:ins w:id="976" w:author="Sarah Thomas" w:date="2014-03-12T11:49:00Z"/>
        </w:rPr>
        <w:pPrChange w:id="977" w:author="Sarah Thomas" w:date="2014-03-12T11:46:00Z">
          <w:pPr>
            <w:widowControl w:val="0"/>
            <w:numPr>
              <w:numId w:val="51"/>
            </w:numPr>
            <w:tabs>
              <w:tab w:val="left" w:pos="220"/>
              <w:tab w:val="left" w:pos="720"/>
            </w:tabs>
            <w:autoSpaceDE w:val="0"/>
            <w:autoSpaceDN w:val="0"/>
            <w:adjustRightInd w:val="0"/>
            <w:ind w:left="720" w:hanging="720"/>
          </w:pPr>
        </w:pPrChange>
      </w:pPr>
      <w:ins w:id="978" w:author="Sarah Thomas" w:date="2014-03-12T11:46:00Z">
        <w:r>
          <w:t>Laravel is a free open source PHP fram</w:t>
        </w:r>
        <w:r w:rsidR="00F3411A">
          <w:t xml:space="preserve">ework based on the MVC paradigm </w:t>
        </w:r>
      </w:ins>
      <w:ins w:id="979" w:author="Sarah Thomas" w:date="2014-03-12T12:12:00Z">
        <w:r w:rsidR="00F3411A">
          <w:fldChar w:fldCharType="begin" w:fldLock="1"/>
        </w:r>
      </w:ins>
      <w:r w:rsidR="00302EDD">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rsidR="00F3411A">
        <w:fldChar w:fldCharType="separate"/>
      </w:r>
      <w:r w:rsidR="00316E27" w:rsidRPr="00316E27">
        <w:rPr>
          <w:noProof/>
        </w:rPr>
        <w:t>[7]</w:t>
      </w:r>
      <w:ins w:id="980" w:author="Sarah Thomas" w:date="2014-03-12T12:12:00Z">
        <w:r w:rsidR="00F3411A">
          <w:fldChar w:fldCharType="end"/>
        </w:r>
      </w:ins>
    </w:p>
    <w:p w14:paraId="49B3A151" w14:textId="24839956" w:rsidR="00255D01" w:rsidRDefault="00255D01">
      <w:pPr>
        <w:pStyle w:val="BodyText"/>
        <w:rPr>
          <w:ins w:id="981" w:author="Sarah Thomas" w:date="2014-03-12T11:57:00Z"/>
        </w:rPr>
        <w:pPrChange w:id="982" w:author="Sarah Thomas" w:date="2014-03-12T11:54:00Z">
          <w:pPr/>
        </w:pPrChange>
      </w:pPr>
      <w:ins w:id="983" w:author="Sarah Thomas" w:date="2014-03-12T11:51:00Z">
        <w:r>
          <w:t xml:space="preserve">When </w:t>
        </w:r>
      </w:ins>
      <w:ins w:id="984" w:author="Sarah Thomas" w:date="2014-03-12T11:49:00Z">
        <w:r>
          <w:t>PHP version 5.3 was released in 2009, it introduced several new features that improved the functionality of Object-Orientated applications</w:t>
        </w:r>
      </w:ins>
      <w:ins w:id="985" w:author="Sarah Thomas" w:date="2014-03-12T11:51:00Z">
        <w:r>
          <w:t>.</w:t>
        </w:r>
      </w:ins>
      <w:ins w:id="986" w:author="Sarah Thomas" w:date="2014-03-12T11:52:00Z">
        <w:r>
          <w:t xml:space="preserve"> </w:t>
        </w:r>
        <w:proofErr w:type="spellStart"/>
        <w:r>
          <w:t>Laravel’s</w:t>
        </w:r>
        <w:proofErr w:type="spellEnd"/>
        <w:r>
          <w:t xml:space="preserve"> creator, Taylor </w:t>
        </w:r>
        <w:proofErr w:type="spellStart"/>
        <w:r>
          <w:t>Otwell</w:t>
        </w:r>
        <w:proofErr w:type="spellEnd"/>
        <w:r>
          <w:t xml:space="preserve"> felt that the PHP frameworks available at the time were not leveraging the new features in PHP. So he created Laravel </w:t>
        </w:r>
      </w:ins>
      <w:ins w:id="987" w:author="Sarah Thomas" w:date="2014-03-12T11:54:00Z">
        <w:r w:rsidRPr="00255D01">
          <w:t>“</w:t>
        </w:r>
        <w:r w:rsidRPr="00255D01">
          <w:rPr>
            <w:i/>
            <w:rPrChange w:id="988" w:author="Sarah Thomas" w:date="2014-03-12T11:56:00Z">
              <w:rPr>
                <w:rFonts w:ascii="Helvetica" w:eastAsia="Times New Roman" w:hAnsi="Helvetica" w:cs="Times New Roman"/>
                <w:color w:val="333333"/>
                <w:sz w:val="18"/>
                <w:szCs w:val="18"/>
                <w:shd w:val="clear" w:color="auto" w:fill="FFFFFF"/>
              </w:rPr>
            </w:rPrChange>
          </w:rPr>
          <w:t xml:space="preserve">simply to solve the growing pains of using </w:t>
        </w:r>
        <w:proofErr w:type="spellStart"/>
        <w:r w:rsidRPr="00255D01">
          <w:rPr>
            <w:i/>
            <w:rPrChange w:id="989" w:author="Sarah Thomas" w:date="2014-03-12T11:56:00Z">
              <w:rPr>
                <w:rFonts w:ascii="Helvetica" w:eastAsia="Times New Roman" w:hAnsi="Helvetica" w:cs="Times New Roman"/>
                <w:color w:val="333333"/>
                <w:sz w:val="18"/>
                <w:szCs w:val="18"/>
                <w:shd w:val="clear" w:color="auto" w:fill="FFFFFF"/>
              </w:rPr>
            </w:rPrChange>
          </w:rPr>
          <w:t>CodeIgniter</w:t>
        </w:r>
        <w:proofErr w:type="spellEnd"/>
        <w:r w:rsidRPr="00255D01">
          <w:rPr>
            <w:i/>
            <w:rPrChange w:id="990" w:author="Sarah Thomas" w:date="2014-03-12T11:56:00Z">
              <w:rPr>
                <w:rFonts w:ascii="Helvetica" w:eastAsia="Times New Roman" w:hAnsi="Helvetica" w:cs="Times New Roman"/>
                <w:color w:val="333333"/>
                <w:sz w:val="18"/>
                <w:szCs w:val="18"/>
                <w:shd w:val="clear" w:color="auto" w:fill="FFFFFF"/>
              </w:rPr>
            </w:rPrChange>
          </w:rPr>
          <w:t xml:space="preserve"> PHP framework</w:t>
        </w:r>
        <w:r w:rsidRPr="00255D01">
          <w:rPr>
            <w:rPrChange w:id="991" w:author="Sarah Thomas" w:date="2014-03-12T11:54:00Z">
              <w:rPr>
                <w:rFonts w:ascii="Helvetica" w:eastAsia="Times New Roman" w:hAnsi="Helvetica" w:cs="Times New Roman"/>
                <w:color w:val="333333"/>
                <w:sz w:val="18"/>
                <w:szCs w:val="18"/>
                <w:shd w:val="clear" w:color="auto" w:fill="FFFFFF"/>
              </w:rPr>
            </w:rPrChange>
          </w:rPr>
          <w:t>”</w:t>
        </w:r>
      </w:ins>
      <w:ins w:id="992" w:author="Sarah Thomas" w:date="2014-03-12T11:56:00Z">
        <w:r>
          <w:t xml:space="preserve"> </w:t>
        </w:r>
        <w:r>
          <w:fldChar w:fldCharType="begin" w:fldLock="1"/>
        </w:r>
      </w:ins>
      <w:r w:rsidR="00302EDD">
        <w:instrText>ADDIN CSL_CITATION { "citationItems" : [ { "id" : "ITEM-1", "itemData" : { "URL" : "http://maxoffsky.com/code-blog/history-of-laravel-php-framework-eloquence-emerging", "accessed" : { "date-parts" : [ [ "2014", "3", "12" ] ] }, "author" : [ { "dropping-particle" : "", "family" : "Surguy", "given" : "Maks", "non-dropping-particle" : "", "parse-names" : false, "suffix" : "" } ], "id" : "ITEM-1", "issued" : { "date-parts" : [ [ "0" ] ] }, "title" : "History of Laravel PHP framework, Eloquence emerging - Maks Surguy's blog on PHP and Laravel", "type" : "webpage" }, "uris" : [ "http://www.mendeley.com/documents/?uuid=998e80f3-0f3f-4d37-85e0-d0cddcf313bb" ] } ], "mendeley" : { "previouslyFormattedCitation" : "[8]" }, "properties" : { "noteIndex" : 0 }, "schema" : "https://github.com/citation-style-language/schema/raw/master/csl-citation.json" }</w:instrText>
      </w:r>
      <w:r>
        <w:fldChar w:fldCharType="separate"/>
      </w:r>
      <w:r w:rsidR="00316E27" w:rsidRPr="00316E27">
        <w:rPr>
          <w:noProof/>
        </w:rPr>
        <w:t>[8]</w:t>
      </w:r>
      <w:ins w:id="993" w:author="Sarah Thomas" w:date="2014-03-12T11:56:00Z">
        <w:r>
          <w:fldChar w:fldCharType="end"/>
        </w:r>
        <w:r>
          <w:t>.</w:t>
        </w:r>
      </w:ins>
    </w:p>
    <w:p w14:paraId="77987FFD" w14:textId="456BF7A6" w:rsidR="00255D01" w:rsidRPr="00255D01" w:rsidRDefault="00255D01">
      <w:pPr>
        <w:pStyle w:val="BodyText"/>
        <w:rPr>
          <w:ins w:id="994" w:author="Sarah Thomas" w:date="2014-03-12T11:54:00Z"/>
          <w:rPrChange w:id="995" w:author="Sarah Thomas" w:date="2014-03-12T11:54:00Z">
            <w:rPr>
              <w:ins w:id="996" w:author="Sarah Thomas" w:date="2014-03-12T11:54:00Z"/>
              <w:rFonts w:ascii="Times" w:eastAsia="Times New Roman" w:hAnsi="Times" w:cs="Times New Roman"/>
              <w:sz w:val="20"/>
              <w:szCs w:val="20"/>
            </w:rPr>
          </w:rPrChange>
        </w:rPr>
        <w:pPrChange w:id="997" w:author="Sarah Thomas" w:date="2014-03-12T11:54:00Z">
          <w:pPr/>
        </w:pPrChange>
      </w:pPr>
      <w:ins w:id="998" w:author="Sarah Thomas" w:date="2014-03-12T11:57:00Z">
        <w:r>
          <w:t xml:space="preserve">The first version of Laravel was released in June 2011 and </w:t>
        </w:r>
      </w:ins>
      <w:ins w:id="999" w:author="Sarah Thomas" w:date="2014-03-12T12:00:00Z">
        <w:r w:rsidR="00445EAF">
          <w:t>it is now up to version 4.1</w:t>
        </w:r>
      </w:ins>
    </w:p>
    <w:p w14:paraId="081A8714" w14:textId="5A0877C4" w:rsidR="00CC04E6" w:rsidRDefault="00CC04E6">
      <w:pPr>
        <w:pStyle w:val="Heading3"/>
        <w:rPr>
          <w:ins w:id="1000" w:author="Sarah Thomas" w:date="2014-03-12T12:00:00Z"/>
        </w:rPr>
        <w:pPrChange w:id="1001" w:author="Sarah Thomas" w:date="2014-03-12T17:56:00Z">
          <w:pPr>
            <w:widowControl w:val="0"/>
            <w:numPr>
              <w:numId w:val="51"/>
            </w:numPr>
            <w:tabs>
              <w:tab w:val="left" w:pos="220"/>
              <w:tab w:val="left" w:pos="720"/>
            </w:tabs>
            <w:autoSpaceDE w:val="0"/>
            <w:autoSpaceDN w:val="0"/>
            <w:adjustRightInd w:val="0"/>
            <w:ind w:left="720" w:hanging="720"/>
          </w:pPr>
        </w:pPrChange>
      </w:pPr>
      <w:bookmarkStart w:id="1002" w:name="_Toc256588981"/>
      <w:ins w:id="1003" w:author="Sarah Thomas" w:date="2014-03-08T14:54:00Z">
        <w:r>
          <w:t xml:space="preserve">Laravel </w:t>
        </w:r>
      </w:ins>
      <w:ins w:id="1004" w:author="Sarah Thomas" w:date="2014-03-12T12:00:00Z">
        <w:r w:rsidR="00445EAF">
          <w:t xml:space="preserve">and </w:t>
        </w:r>
      </w:ins>
      <w:ins w:id="1005" w:author="Sarah Thomas" w:date="2014-03-08T14:54:00Z">
        <w:r>
          <w:t>Composer</w:t>
        </w:r>
      </w:ins>
      <w:bookmarkEnd w:id="1002"/>
    </w:p>
    <w:p w14:paraId="11E77997" w14:textId="2FDA2E0A" w:rsidR="00445EAF" w:rsidRPr="00445EAF" w:rsidRDefault="00445EAF">
      <w:pPr>
        <w:rPr>
          <w:ins w:id="1006" w:author="Sarah Thomas" w:date="2014-03-03T16:31:00Z"/>
        </w:rPr>
        <w:pPrChange w:id="1007" w:author="Sarah Thomas" w:date="2014-03-12T12:00:00Z">
          <w:pPr>
            <w:widowControl w:val="0"/>
            <w:numPr>
              <w:numId w:val="51"/>
            </w:numPr>
            <w:tabs>
              <w:tab w:val="left" w:pos="220"/>
              <w:tab w:val="left" w:pos="720"/>
            </w:tabs>
            <w:autoSpaceDE w:val="0"/>
            <w:autoSpaceDN w:val="0"/>
            <w:adjustRightInd w:val="0"/>
            <w:ind w:left="720" w:hanging="720"/>
          </w:pPr>
        </w:pPrChange>
      </w:pPr>
      <w:ins w:id="1008" w:author="Sarah Thomas" w:date="2014-03-12T12:00:00Z">
        <w:r>
          <w:lastRenderedPageBreak/>
          <w:t xml:space="preserve">Laravel uses </w:t>
        </w:r>
        <w:r w:rsidRPr="00FA3B48">
          <w:t>Composer</w:t>
        </w:r>
        <w:r>
          <w:t xml:space="preserve"> for </w:t>
        </w:r>
      </w:ins>
      <w:ins w:id="1009" w:author="Sarah Thomas" w:date="2014-03-12T12:01:00Z">
        <w:r>
          <w:t>dependency</w:t>
        </w:r>
      </w:ins>
      <w:ins w:id="1010" w:author="Sarah Thomas" w:date="2014-03-12T12:00:00Z">
        <w:r>
          <w:t xml:space="preserve"> </w:t>
        </w:r>
      </w:ins>
      <w:ins w:id="1011" w:author="Sarah Thomas" w:date="2014-03-12T12:01:00Z">
        <w:r>
          <w:t>management and installation of packages</w:t>
        </w:r>
      </w:ins>
      <w:ins w:id="1012" w:author="Sarah Thomas" w:date="2014-03-12T12:09:00Z">
        <w:r w:rsidR="00F3411A">
          <w:t xml:space="preserve"> </w:t>
        </w:r>
        <w:r w:rsidR="00F3411A">
          <w:fldChar w:fldCharType="begin" w:fldLock="1"/>
        </w:r>
      </w:ins>
      <w:r w:rsidR="00302EDD">
        <w:instrText>ADDIN CSL_CITATION { "citationItems" : [ { "id" : "ITEM-1", "itemData" : { "URL" : "https://getcomposer.org/", "accessed" : { "date-parts" : [ [ "2014", "3", "12" ] ] }, "author" : [ { "dropping-particle" : "", "family" : "Adermann", "given" : "Nils", "non-dropping-particle" : "", "parse-names" : false, "suffix" : "" }, { "dropping-particle" : "", "family" : "Boggiano", "given" : "Jordi", "non-dropping-particle" : "", "parse-names" : false, "suffix" : "" } ], "id" : "ITEM-1", "issued" : { "date-parts" : [ [ "0" ] ] }, "title" : "Composer", "type" : "webpage" }, "uris" : [ "http://www.mendeley.com/documents/?uuid=b347603f-202e-4d07-9306-2929e6fdd41f" ] } ], "mendeley" : { "previouslyFormattedCitation" : "[9]" }, "properties" : { "noteIndex" : 0 }, "schema" : "https://github.com/citation-style-language/schema/raw/master/csl-citation.json" }</w:instrText>
      </w:r>
      <w:r w:rsidR="00F3411A">
        <w:fldChar w:fldCharType="separate"/>
      </w:r>
      <w:r w:rsidR="00316E27" w:rsidRPr="00316E27">
        <w:rPr>
          <w:noProof/>
        </w:rPr>
        <w:t>[9]</w:t>
      </w:r>
      <w:ins w:id="1013" w:author="Sarah Thomas" w:date="2014-03-12T12:09:00Z">
        <w:r w:rsidR="00F3411A">
          <w:fldChar w:fldCharType="end"/>
        </w:r>
      </w:ins>
      <w:ins w:id="1014" w:author="Sarah Thomas" w:date="2014-03-12T12:01:00Z">
        <w:r>
          <w:t>.</w:t>
        </w:r>
      </w:ins>
      <w:ins w:id="1015" w:author="Sarah Thomas" w:date="2014-03-12T12:02:00Z">
        <w:r>
          <w:t xml:space="preserve"> It </w:t>
        </w:r>
      </w:ins>
      <w:ins w:id="1016" w:author="Sarah Thomas" w:date="2014-03-12T12:03:00Z">
        <w:r>
          <w:t xml:space="preserve">works on a per project level to keep track of which library the project </w:t>
        </w:r>
      </w:ins>
      <w:ins w:id="1017" w:author="Sarah Thomas" w:date="2014-03-12T12:09:00Z">
        <w:r w:rsidR="00F3411A">
          <w:t>requires</w:t>
        </w:r>
      </w:ins>
      <w:ins w:id="1018" w:author="Sarah Thomas" w:date="2014-03-12T12:03:00Z">
        <w:r>
          <w:t xml:space="preserve">, and which libraries those </w:t>
        </w:r>
      </w:ins>
      <w:ins w:id="1019" w:author="Sarah Thomas" w:date="2014-03-12T12:10:00Z">
        <w:r w:rsidR="00F3411A">
          <w:t xml:space="preserve">libraries </w:t>
        </w:r>
      </w:ins>
      <w:ins w:id="1020" w:author="Sarah Thomas" w:date="2014-03-12T12:09:00Z">
        <w:r w:rsidR="00F3411A">
          <w:t>in turn require</w:t>
        </w:r>
      </w:ins>
      <w:ins w:id="1021" w:author="Sarah Thomas" w:date="2014-03-12T12:03:00Z">
        <w:r>
          <w:t>.</w:t>
        </w:r>
      </w:ins>
    </w:p>
    <w:p w14:paraId="106947D9" w14:textId="77777777" w:rsidR="00C94BA3" w:rsidRDefault="00C94BA3">
      <w:pPr>
        <w:pStyle w:val="Heading3"/>
        <w:rPr>
          <w:ins w:id="1022" w:author="Sarah Thomas" w:date="2014-03-03T16:31:00Z"/>
        </w:rPr>
        <w:pPrChange w:id="1023" w:author="Sarah Thomas" w:date="2014-03-12T17:56:00Z">
          <w:pPr>
            <w:pStyle w:val="Heading1"/>
          </w:pPr>
        </w:pPrChange>
      </w:pPr>
      <w:bookmarkStart w:id="1024" w:name="_Toc256588982"/>
      <w:ins w:id="1025" w:author="Sarah Thomas" w:date="2014-03-03T16:31:00Z">
        <w:r>
          <w:t>Laravel Migrations and Seeds</w:t>
        </w:r>
        <w:bookmarkEnd w:id="1024"/>
      </w:ins>
    </w:p>
    <w:p w14:paraId="47A74B53" w14:textId="40A4741C" w:rsidR="00C94BA3" w:rsidRDefault="00C94BA3">
      <w:pPr>
        <w:pStyle w:val="BodyText"/>
        <w:rPr>
          <w:ins w:id="1026" w:author="Sarah Thomas" w:date="2014-03-03T16:31:00Z"/>
        </w:rPr>
        <w:pPrChange w:id="1027" w:author="Sarah Thomas" w:date="2014-03-03T16:31:00Z">
          <w:pPr/>
        </w:pPrChange>
      </w:pPr>
      <w:ins w:id="1028" w:author="Sarah Thomas" w:date="2014-03-03T16:31:00Z">
        <w:r>
          <w:t xml:space="preserve">Laravel includes a versioning system for databases, to allow for any structural changes to the database to be shared and tracked. </w:t>
        </w:r>
        <w:proofErr w:type="gramStart"/>
        <w:r>
          <w:t xml:space="preserve">This is accomplished by creating and running a class that extends Laravel </w:t>
        </w:r>
        <w:r w:rsidRPr="001D313A">
          <w:rPr>
            <w:rFonts w:ascii="Courier" w:hAnsi="Courier"/>
          </w:rPr>
          <w:t>Migration</w:t>
        </w:r>
        <w:proofErr w:type="gramEnd"/>
        <w:r>
          <w:t xml:space="preserve">. Any changes go into a new class and these are executed in order, or can be rolled back. For example if a developer changed a table name this would go into a new class saved as a file with an auto generated name reflecting creation time. If another developer then changes the table name again, another class is created, and added to the list of classes to be run to update the database. The problem with this method is that the structure of the database will eventually be contained within many different class files, obscuring the structure of the database and making maintenance harder. </w:t>
        </w:r>
      </w:ins>
    </w:p>
    <w:p w14:paraId="6FE29392" w14:textId="77777777" w:rsidR="00C94BA3" w:rsidRDefault="00C94BA3">
      <w:pPr>
        <w:pStyle w:val="BodyText"/>
        <w:rPr>
          <w:ins w:id="1029" w:author="Sarah Thomas" w:date="2014-03-03T16:31:00Z"/>
        </w:rPr>
        <w:pPrChange w:id="1030" w:author="Sarah Thomas" w:date="2014-03-03T16:31:00Z">
          <w:pPr/>
        </w:pPrChange>
      </w:pPr>
      <w:ins w:id="1031" w:author="Sarah Thomas" w:date="2014-03-03T16:31:00Z">
        <w:r>
          <w:t xml:space="preserve">As the project already has the version control capabilities provided by GitHub, we decided not to stack Laravel version control on top of GitHub. Instead we kept only a single file of class </w:t>
        </w:r>
        <w:r w:rsidRPr="008616DF">
          <w:rPr>
            <w:rFonts w:ascii="Courier" w:hAnsi="Courier"/>
          </w:rPr>
          <w:t>Migration</w:t>
        </w:r>
        <w:r>
          <w:t xml:space="preserve"> and used this to reflect all changes to the database. If we needed to roll back any changes we could do this by reverting the single file on GitHub. </w:t>
        </w:r>
      </w:ins>
    </w:p>
    <w:p w14:paraId="6D2A6B95" w14:textId="77777777" w:rsidR="00C94BA3" w:rsidRDefault="00C94BA3">
      <w:pPr>
        <w:pStyle w:val="BodyText"/>
        <w:rPr>
          <w:ins w:id="1032" w:author="Sarah Thomas" w:date="2014-03-03T16:31:00Z"/>
        </w:rPr>
        <w:pPrChange w:id="1033" w:author="Sarah Thomas" w:date="2014-03-03T16:32:00Z">
          <w:pPr/>
        </w:pPrChange>
      </w:pPr>
      <w:ins w:id="1034" w:author="Sarah Thomas" w:date="2014-03-03T16:31:00Z">
        <w:r>
          <w:t>Migrations are made to the database with the following steps:</w:t>
        </w:r>
      </w:ins>
    </w:p>
    <w:p w14:paraId="0F6E2CAA" w14:textId="77777777" w:rsidR="00C94BA3" w:rsidRDefault="00C94BA3">
      <w:pPr>
        <w:pStyle w:val="BodyText"/>
        <w:numPr>
          <w:ilvl w:val="0"/>
          <w:numId w:val="55"/>
        </w:numPr>
        <w:rPr>
          <w:ins w:id="1035" w:author="Sarah Thomas" w:date="2014-03-03T16:31:00Z"/>
        </w:rPr>
        <w:pPrChange w:id="1036" w:author="Sarah Thomas" w:date="2014-03-03T16:32:00Z">
          <w:pPr>
            <w:pStyle w:val="ListParagraph"/>
            <w:numPr>
              <w:numId w:val="53"/>
            </w:numPr>
            <w:spacing w:after="0"/>
            <w:ind w:hanging="360"/>
          </w:pPr>
        </w:pPrChange>
      </w:pPr>
      <w:ins w:id="1037" w:author="Sarah Thomas" w:date="2014-03-03T16:31:00Z">
        <w:r>
          <w:t>Empty the migrations table in the database. This will allow us to run a migration that has been run previously</w:t>
        </w:r>
      </w:ins>
    </w:p>
    <w:p w14:paraId="10B44137" w14:textId="77777777" w:rsidR="00C94BA3" w:rsidRPr="008616DF" w:rsidRDefault="00C94BA3">
      <w:pPr>
        <w:pStyle w:val="BodyText"/>
        <w:numPr>
          <w:ilvl w:val="0"/>
          <w:numId w:val="55"/>
        </w:numPr>
        <w:rPr>
          <w:ins w:id="1038" w:author="Sarah Thomas" w:date="2014-03-03T16:31:00Z"/>
        </w:rPr>
        <w:pPrChange w:id="1039" w:author="Sarah Thomas" w:date="2014-03-03T16:32:00Z">
          <w:pPr>
            <w:pStyle w:val="ListParagraph"/>
            <w:numPr>
              <w:numId w:val="53"/>
            </w:numPr>
            <w:spacing w:after="0"/>
            <w:ind w:hanging="360"/>
          </w:pPr>
        </w:pPrChange>
      </w:pPr>
      <w:ins w:id="1040" w:author="Sarah Thomas" w:date="2014-03-03T16:31:00Z">
        <w:r>
          <w:t xml:space="preserve">Use </w:t>
        </w:r>
        <w:proofErr w:type="spellStart"/>
        <w:r w:rsidRPr="00FA3B48">
          <w:t>Laravel’s</w:t>
        </w:r>
        <w:proofErr w:type="spellEnd"/>
        <w:r>
          <w:t xml:space="preserve"> command line interface: </w:t>
        </w:r>
        <w:proofErr w:type="spellStart"/>
        <w:r w:rsidRPr="008616DF">
          <w:rPr>
            <w:rFonts w:ascii="Courier" w:hAnsi="Courier"/>
          </w:rPr>
          <w:t>php</w:t>
        </w:r>
        <w:proofErr w:type="spellEnd"/>
        <w:r w:rsidRPr="008616DF">
          <w:rPr>
            <w:rFonts w:ascii="Courier" w:hAnsi="Courier"/>
          </w:rPr>
          <w:t xml:space="preserve"> artisan migrate</w:t>
        </w:r>
      </w:ins>
    </w:p>
    <w:p w14:paraId="3D8295FF" w14:textId="07EB500F" w:rsidR="00C94BA3" w:rsidRPr="00562733" w:rsidRDefault="00C94BA3">
      <w:pPr>
        <w:pStyle w:val="BodyText"/>
        <w:rPr>
          <w:ins w:id="1041" w:author="Sarah Thomas" w:date="2014-03-03T16:31:00Z"/>
          <w:rFonts w:cs="Times New Roman"/>
        </w:rPr>
        <w:pPrChange w:id="1042" w:author="Sarah Thomas" w:date="2014-03-03T16:32:00Z">
          <w:pPr/>
        </w:pPrChange>
      </w:pPr>
      <w:ins w:id="1043" w:author="Sarah Thomas" w:date="2014-03-03T16:31:00Z">
        <w:r w:rsidRPr="00FA3B48">
          <w:t>Laravel</w:t>
        </w:r>
        <w:r>
          <w:t xml:space="preserve"> also has a method for seeding the database.  A test set of data is included within a class that extends </w:t>
        </w:r>
        <w:proofErr w:type="spellStart"/>
        <w:r w:rsidRPr="004A7190">
          <w:rPr>
            <w:rFonts w:ascii="Courier" w:hAnsi="Courier"/>
          </w:rPr>
          <w:t>Seeder</w:t>
        </w:r>
        <w:proofErr w:type="spellEnd"/>
        <w:r>
          <w:t xml:space="preserve"> and run with the following command line: </w:t>
        </w:r>
        <w:proofErr w:type="spellStart"/>
        <w:r w:rsidRPr="008616DF">
          <w:rPr>
            <w:rFonts w:ascii="Courier" w:hAnsi="Courier"/>
          </w:rPr>
          <w:t>php</w:t>
        </w:r>
        <w:proofErr w:type="spellEnd"/>
        <w:r w:rsidRPr="008616DF">
          <w:rPr>
            <w:rFonts w:ascii="Courier" w:hAnsi="Courier"/>
          </w:rPr>
          <w:t xml:space="preserve"> artisan </w:t>
        </w:r>
        <w:proofErr w:type="spellStart"/>
        <w:r>
          <w:rPr>
            <w:rFonts w:ascii="Courier" w:hAnsi="Courier"/>
          </w:rPr>
          <w:t>db</w:t>
        </w:r>
        <w:proofErr w:type="gramStart"/>
        <w:r>
          <w:rPr>
            <w:rFonts w:ascii="Courier" w:hAnsi="Courier"/>
          </w:rPr>
          <w:t>:seed</w:t>
        </w:r>
      </w:ins>
      <w:proofErr w:type="spellEnd"/>
      <w:proofErr w:type="gramEnd"/>
      <w:ins w:id="1044" w:author="Sarah Thomas" w:date="2014-03-15T08:55:00Z">
        <w:r w:rsidR="00FA3B48" w:rsidRPr="00FA3B48">
          <w:rPr>
            <w:rFonts w:cs="Times New Roman"/>
            <w:rPrChange w:id="1045" w:author="Sarah Thomas" w:date="2014-03-15T08:56:00Z">
              <w:rPr>
                <w:rFonts w:ascii="Courier" w:hAnsi="Courier"/>
              </w:rPr>
            </w:rPrChange>
          </w:rPr>
          <w:t xml:space="preserve">. This </w:t>
        </w:r>
      </w:ins>
      <w:ins w:id="1046" w:author="Sarah Thomas" w:date="2014-03-15T08:56:00Z">
        <w:r w:rsidR="00FA3B48" w:rsidRPr="00FA3B48">
          <w:rPr>
            <w:rFonts w:cs="Times New Roman"/>
            <w:rPrChange w:id="1047" w:author="Sarah Thomas" w:date="2014-03-15T08:56:00Z">
              <w:rPr>
                <w:rFonts w:ascii="Courier" w:hAnsi="Courier"/>
              </w:rPr>
            </w:rPrChange>
          </w:rPr>
          <w:t>allowed</w:t>
        </w:r>
        <w:r w:rsidR="00FA3B48">
          <w:rPr>
            <w:rFonts w:cs="Times New Roman"/>
          </w:rPr>
          <w:t xml:space="preserve"> the team to </w:t>
        </w:r>
      </w:ins>
      <w:ins w:id="1048" w:author="Sarah Thomas" w:date="2014-03-15T08:57:00Z">
        <w:r w:rsidR="00FA3B48">
          <w:rPr>
            <w:rFonts w:cs="Times New Roman"/>
          </w:rPr>
          <w:t>maintain</w:t>
        </w:r>
      </w:ins>
      <w:ins w:id="1049" w:author="Sarah Thomas" w:date="2014-03-15T08:56:00Z">
        <w:r w:rsidR="00FA3B48">
          <w:rPr>
            <w:rFonts w:cs="Times New Roman"/>
          </w:rPr>
          <w:t xml:space="preserve"> a consistent set of test </w:t>
        </w:r>
        <w:proofErr w:type="gramStart"/>
        <w:r w:rsidR="00FA3B48">
          <w:rPr>
            <w:rFonts w:cs="Times New Roman"/>
          </w:rPr>
          <w:t>data</w:t>
        </w:r>
      </w:ins>
      <w:ins w:id="1050" w:author="Sarah Thomas" w:date="2014-03-15T08:57:00Z">
        <w:r w:rsidR="00FA3B48">
          <w:rPr>
            <w:rFonts w:cs="Times New Roman"/>
          </w:rPr>
          <w:t xml:space="preserve"> which</w:t>
        </w:r>
        <w:proofErr w:type="gramEnd"/>
        <w:r w:rsidR="00FA3B48">
          <w:rPr>
            <w:rFonts w:cs="Times New Roman"/>
          </w:rPr>
          <w:t xml:space="preserve"> could be used to populate the database when required.</w:t>
        </w:r>
      </w:ins>
    </w:p>
    <w:p w14:paraId="618D9A67" w14:textId="56B72C3C" w:rsidR="00C94BA3" w:rsidRDefault="00C06E90">
      <w:pPr>
        <w:pStyle w:val="Heading3"/>
        <w:rPr>
          <w:ins w:id="1051" w:author="Sarah Thomas" w:date="2014-03-12T12:12:00Z"/>
        </w:rPr>
        <w:pPrChange w:id="1052" w:author="Sarah Thomas" w:date="2014-03-12T17:56:00Z">
          <w:pPr>
            <w:widowControl w:val="0"/>
            <w:numPr>
              <w:numId w:val="51"/>
            </w:numPr>
            <w:tabs>
              <w:tab w:val="left" w:pos="220"/>
              <w:tab w:val="left" w:pos="720"/>
            </w:tabs>
            <w:autoSpaceDE w:val="0"/>
            <w:autoSpaceDN w:val="0"/>
            <w:adjustRightInd w:val="0"/>
            <w:ind w:left="720" w:hanging="720"/>
          </w:pPr>
        </w:pPrChange>
      </w:pPr>
      <w:bookmarkStart w:id="1053" w:name="_Toc256588983"/>
      <w:ins w:id="1054" w:author="Sarah Thomas" w:date="2014-03-03T16:32:00Z">
        <w:r>
          <w:t>Laravel Eloquent ORM</w:t>
        </w:r>
      </w:ins>
      <w:bookmarkEnd w:id="1053"/>
    </w:p>
    <w:p w14:paraId="362E1CB2" w14:textId="3812FB16" w:rsidR="00F3411A" w:rsidRDefault="00F3411A">
      <w:pPr>
        <w:pStyle w:val="BodyText"/>
        <w:rPr>
          <w:ins w:id="1055" w:author="Sarah Thomas" w:date="2014-03-12T12:27:00Z"/>
          <w:rFonts w:cs="Times New Roman"/>
        </w:rPr>
        <w:pPrChange w:id="1056" w:author="Sarah Thomas" w:date="2014-03-12T12:24:00Z">
          <w:pPr>
            <w:widowControl w:val="0"/>
            <w:numPr>
              <w:numId w:val="51"/>
            </w:numPr>
            <w:tabs>
              <w:tab w:val="left" w:pos="220"/>
              <w:tab w:val="left" w:pos="720"/>
            </w:tabs>
            <w:autoSpaceDE w:val="0"/>
            <w:autoSpaceDN w:val="0"/>
            <w:adjustRightInd w:val="0"/>
            <w:ind w:left="720" w:hanging="720"/>
          </w:pPr>
        </w:pPrChange>
      </w:pPr>
      <w:ins w:id="1057" w:author="Sarah Thomas" w:date="2014-03-12T12:13:00Z">
        <w:r w:rsidRPr="00F3411A">
          <w:rPr>
            <w:i/>
            <w:rPrChange w:id="1058" w:author="Sarah Thomas" w:date="2014-03-12T12:14:00Z">
              <w:rPr/>
            </w:rPrChange>
          </w:rPr>
          <w:t>Eloquent</w:t>
        </w:r>
        <w:r>
          <w:t xml:space="preserve"> is </w:t>
        </w:r>
        <w:proofErr w:type="spellStart"/>
        <w:r w:rsidRPr="00F3411A">
          <w:rPr>
            <w:i/>
            <w:rPrChange w:id="1059" w:author="Sarah Thomas" w:date="2014-03-12T12:14:00Z">
              <w:rPr/>
            </w:rPrChange>
          </w:rPr>
          <w:t>Laravel’s</w:t>
        </w:r>
        <w:proofErr w:type="spellEnd"/>
        <w:r>
          <w:t xml:space="preserve"> (Object Relational Model) ORM implementation </w:t>
        </w:r>
      </w:ins>
      <w:ins w:id="1060" w:author="Sarah Thomas" w:date="2014-03-12T12:12:00Z">
        <w:r>
          <w:fldChar w:fldCharType="begin" w:fldLock="1"/>
        </w:r>
      </w:ins>
      <w:r w:rsidR="00302EDD">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ins w:id="1061" w:author="Sarah Thomas" w:date="2014-03-12T12:12:00Z">
        <w:r>
          <w:fldChar w:fldCharType="separate"/>
        </w:r>
      </w:ins>
      <w:r w:rsidR="00316E27" w:rsidRPr="00316E27">
        <w:rPr>
          <w:noProof/>
        </w:rPr>
        <w:t>[7]</w:t>
      </w:r>
      <w:ins w:id="1062" w:author="Sarah Thomas" w:date="2014-03-12T12:12:00Z">
        <w:r>
          <w:fldChar w:fldCharType="end"/>
        </w:r>
      </w:ins>
      <w:ins w:id="1063" w:author="Sarah Thomas" w:date="2014-03-12T12:14:00Z">
        <w:r>
          <w:t xml:space="preserve">. </w:t>
        </w:r>
      </w:ins>
      <w:ins w:id="1064" w:author="Sarah Thomas" w:date="2014-03-12T12:15:00Z">
        <w:r>
          <w:t>Each table in the database has a corresponding model that can interact with it.</w:t>
        </w:r>
      </w:ins>
      <w:ins w:id="1065" w:author="Sarah Thomas" w:date="2014-03-12T12:16:00Z">
        <w:r>
          <w:t xml:space="preserve"> </w:t>
        </w:r>
        <w:r w:rsidRPr="00F3411A">
          <w:rPr>
            <w:i/>
            <w:rPrChange w:id="1066" w:author="Sarah Thomas" w:date="2014-03-12T12:17:00Z">
              <w:rPr/>
            </w:rPrChange>
          </w:rPr>
          <w:t>Laravel</w:t>
        </w:r>
        <w:r>
          <w:t xml:space="preserve"> uses certain naming conventions</w:t>
        </w:r>
      </w:ins>
      <w:ins w:id="1067" w:author="Sarah Thomas" w:date="2014-03-12T12:17:00Z">
        <w:r>
          <w:t xml:space="preserve"> to facilitate the mapping. </w:t>
        </w:r>
      </w:ins>
      <w:ins w:id="1068" w:author="Sarah Thomas" w:date="2014-03-12T12:22:00Z">
        <w:r w:rsidR="006E0F15">
          <w:t xml:space="preserve">A class name becomes a singular version of the table name, in </w:t>
        </w:r>
      </w:ins>
      <w:ins w:id="1069" w:author="Sarah Thomas" w:date="2014-03-12T12:24:00Z">
        <w:r w:rsidR="006E0F15">
          <w:t xml:space="preserve">Pascal case. </w:t>
        </w:r>
      </w:ins>
      <w:ins w:id="1070" w:author="Sarah Thomas" w:date="2014-03-12T12:17:00Z">
        <w:r>
          <w:t xml:space="preserve">For example the table name </w:t>
        </w:r>
        <w:r w:rsidRPr="006E0F15">
          <w:rPr>
            <w:rFonts w:ascii="Courier" w:hAnsi="Courier"/>
            <w:rPrChange w:id="1071" w:author="Sarah Thomas" w:date="2014-03-12T12:19:00Z">
              <w:rPr/>
            </w:rPrChange>
          </w:rPr>
          <w:t>skills</w:t>
        </w:r>
        <w:r>
          <w:t xml:space="preserve"> will map to the class </w:t>
        </w:r>
        <w:r w:rsidRPr="006E0F15">
          <w:rPr>
            <w:rFonts w:ascii="Courier" w:hAnsi="Courier"/>
            <w:rPrChange w:id="1072" w:author="Sarah Thomas" w:date="2014-03-12T12:22:00Z">
              <w:rPr/>
            </w:rPrChange>
          </w:rPr>
          <w:t>Skill</w:t>
        </w:r>
      </w:ins>
      <w:ins w:id="1073" w:author="Sarah Thomas" w:date="2014-03-12T12:22:00Z">
        <w:r w:rsidR="006E0F15" w:rsidRPr="006E0F15">
          <w:rPr>
            <w:rFonts w:cs="Times New Roman"/>
            <w:rPrChange w:id="1074" w:author="Sarah Thomas" w:date="2014-03-12T12:27:00Z">
              <w:rPr>
                <w:rFonts w:ascii="Courier" w:hAnsi="Courier"/>
              </w:rPr>
            </w:rPrChange>
          </w:rPr>
          <w:t>.</w:t>
        </w:r>
      </w:ins>
      <w:ins w:id="1075" w:author="Sarah Thomas" w:date="2014-03-12T12:26:00Z">
        <w:r w:rsidR="006E0F15" w:rsidRPr="006E0F15">
          <w:rPr>
            <w:rFonts w:cs="Times New Roman"/>
            <w:rPrChange w:id="1076" w:author="Sarah Thomas" w:date="2014-03-12T12:27:00Z">
              <w:rPr>
                <w:rFonts w:ascii="Courier" w:hAnsi="Courier"/>
              </w:rPr>
            </w:rPrChange>
          </w:rPr>
          <w:t xml:space="preserve"> </w:t>
        </w:r>
      </w:ins>
      <w:ins w:id="1077" w:author="Sarah Thomas" w:date="2014-03-12T12:27:00Z">
        <w:r w:rsidR="006E0F15">
          <w:rPr>
            <w:rFonts w:cs="Times New Roman"/>
          </w:rPr>
          <w:t xml:space="preserve">The following code shows the </w:t>
        </w:r>
        <w:r w:rsidR="006E0F15" w:rsidRPr="006E0F15">
          <w:rPr>
            <w:rFonts w:ascii="Courier" w:hAnsi="Courier" w:cs="Times New Roman"/>
            <w:rPrChange w:id="1078" w:author="Sarah Thomas" w:date="2014-03-12T12:27:00Z">
              <w:rPr>
                <w:rFonts w:cs="Times New Roman"/>
              </w:rPr>
            </w:rPrChange>
          </w:rPr>
          <w:t>Skill</w:t>
        </w:r>
        <w:r w:rsidR="006E0F15">
          <w:rPr>
            <w:rFonts w:cs="Times New Roman"/>
          </w:rPr>
          <w:t xml:space="preserve"> class</w:t>
        </w:r>
      </w:ins>
    </w:p>
    <w:p w14:paraId="686B4F99" w14:textId="149127CA" w:rsidR="006E0F15" w:rsidRDefault="006E0F15">
      <w:pPr>
        <w:pStyle w:val="code"/>
        <w:rPr>
          <w:ins w:id="1079" w:author="Sarah Thomas" w:date="2014-03-12T12:27:00Z"/>
        </w:rPr>
        <w:pPrChange w:id="1080" w:author="Sarah Thomas" w:date="2014-03-12T12:27:00Z">
          <w:pPr>
            <w:widowControl w:val="0"/>
            <w:numPr>
              <w:numId w:val="51"/>
            </w:numPr>
            <w:tabs>
              <w:tab w:val="left" w:pos="220"/>
              <w:tab w:val="left" w:pos="720"/>
            </w:tabs>
            <w:autoSpaceDE w:val="0"/>
            <w:autoSpaceDN w:val="0"/>
            <w:adjustRightInd w:val="0"/>
            <w:ind w:left="720" w:hanging="720"/>
          </w:pPr>
        </w:pPrChange>
      </w:pPr>
      <w:ins w:id="1081" w:author="Sarah Thomas" w:date="2014-03-12T12:27:00Z">
        <w:r w:rsidRPr="006E0F15">
          <w:t>&lt;?</w:t>
        </w:r>
        <w:r>
          <w:t xml:space="preserve"> </w:t>
        </w:r>
        <w:proofErr w:type="spellStart"/>
        <w:proofErr w:type="gramStart"/>
        <w:r w:rsidRPr="006E0F15">
          <w:t>php</w:t>
        </w:r>
        <w:proofErr w:type="spellEnd"/>
        <w:proofErr w:type="gramEnd"/>
        <w:r w:rsidRPr="006E0F15">
          <w:t xml:space="preserve">  class Skill extends Eloquent {       }</w:t>
        </w:r>
      </w:ins>
    </w:p>
    <w:p w14:paraId="1FB01B8B" w14:textId="1EE24D17" w:rsidR="006E0F15" w:rsidRPr="006E0F15" w:rsidRDefault="006E0F15">
      <w:pPr>
        <w:pStyle w:val="BodyText"/>
        <w:rPr>
          <w:ins w:id="1082" w:author="Sarah Thomas" w:date="2014-03-03T16:35:00Z"/>
        </w:rPr>
        <w:pPrChange w:id="1083" w:author="Sarah Thomas" w:date="2014-03-12T12:27:00Z">
          <w:pPr>
            <w:widowControl w:val="0"/>
            <w:numPr>
              <w:numId w:val="51"/>
            </w:numPr>
            <w:tabs>
              <w:tab w:val="left" w:pos="220"/>
              <w:tab w:val="left" w:pos="720"/>
            </w:tabs>
            <w:autoSpaceDE w:val="0"/>
            <w:autoSpaceDN w:val="0"/>
            <w:adjustRightInd w:val="0"/>
            <w:ind w:left="720" w:hanging="720"/>
          </w:pPr>
        </w:pPrChange>
      </w:pPr>
      <w:ins w:id="1084" w:author="Sarah Thomas" w:date="2014-03-12T12:27:00Z">
        <w:r>
          <w:t xml:space="preserve">This is all that is required to </w:t>
        </w:r>
      </w:ins>
      <w:ins w:id="1085" w:author="Sarah Thomas" w:date="2014-03-12T12:28:00Z">
        <w:r>
          <w:t>map a row from the database to an object in the application.</w:t>
        </w:r>
      </w:ins>
    </w:p>
    <w:p w14:paraId="619B9324" w14:textId="2868AB04" w:rsidR="0081299B" w:rsidRDefault="0081299B">
      <w:pPr>
        <w:pStyle w:val="Heading3"/>
        <w:rPr>
          <w:ins w:id="1086" w:author="Sarah Thomas" w:date="2014-03-03T16:36:00Z"/>
        </w:rPr>
        <w:pPrChange w:id="1087" w:author="Sarah Thomas" w:date="2014-03-12T17:56:00Z">
          <w:pPr>
            <w:widowControl w:val="0"/>
            <w:numPr>
              <w:numId w:val="51"/>
            </w:numPr>
            <w:tabs>
              <w:tab w:val="left" w:pos="220"/>
              <w:tab w:val="left" w:pos="720"/>
            </w:tabs>
            <w:autoSpaceDE w:val="0"/>
            <w:autoSpaceDN w:val="0"/>
            <w:adjustRightInd w:val="0"/>
            <w:ind w:left="720" w:hanging="720"/>
          </w:pPr>
        </w:pPrChange>
      </w:pPr>
      <w:bookmarkStart w:id="1088" w:name="_Toc256588984"/>
      <w:ins w:id="1089" w:author="Sarah Thomas" w:date="2014-03-03T16:35:00Z">
        <w:r>
          <w:t>Laravel Validation</w:t>
        </w:r>
      </w:ins>
      <w:bookmarkEnd w:id="1088"/>
    </w:p>
    <w:p w14:paraId="4A4AF852" w14:textId="497A3290" w:rsidR="00D618DD" w:rsidRDefault="00D618DD">
      <w:pPr>
        <w:pStyle w:val="BodyText"/>
        <w:rPr>
          <w:ins w:id="1090" w:author="Sarah Thomas" w:date="2014-03-13T11:50:00Z"/>
        </w:rPr>
        <w:pPrChange w:id="1091" w:author="Sarah Thomas" w:date="2014-03-13T11:50:00Z">
          <w:pPr>
            <w:widowControl w:val="0"/>
            <w:autoSpaceDE w:val="0"/>
            <w:autoSpaceDN w:val="0"/>
            <w:adjustRightInd w:val="0"/>
            <w:spacing w:after="300"/>
          </w:pPr>
        </w:pPrChange>
      </w:pPr>
      <w:ins w:id="1092" w:author="Sarah Thomas" w:date="2014-03-13T11:50:00Z">
        <w:r>
          <w:t>Since forms validation is an essential part of any web applications to ensure that only valid data is saved in the database and in a certain</w:t>
        </w:r>
        <w:r w:rsidR="00FA3B48">
          <w:t xml:space="preserve"> format or length, Laravel has </w:t>
        </w:r>
      </w:ins>
      <w:ins w:id="1093" w:author="Sarah Thomas" w:date="2014-03-15T08:58:00Z">
        <w:r w:rsidR="00FA3B48">
          <w:t xml:space="preserve">a </w:t>
        </w:r>
      </w:ins>
      <w:ins w:id="1094" w:author="Sarah Thomas" w:date="2014-03-13T11:50:00Z">
        <w:r w:rsidR="00FA3B48">
          <w:t>validation</w:t>
        </w:r>
        <w:r>
          <w:t xml:space="preserve"> library to make this part </w:t>
        </w:r>
        <w:r w:rsidR="00FA3B48">
          <w:t xml:space="preserve">simple and easy to implement </w:t>
        </w:r>
      </w:ins>
      <w:ins w:id="1095" w:author="Sarah Thomas" w:date="2014-03-15T09:01:00Z">
        <w:r w:rsidR="00FA3B48">
          <w:fldChar w:fldCharType="begin" w:fldLock="1"/>
        </w:r>
      </w:ins>
      <w:r w:rsidR="00302EDD">
        <w:instrText>ADDIN CSL_CITATION { "citationItems" : [ { "id" : "ITEM-1", "itemData" : { "URL" : "http://laravelbook.com/laravel-input-validation/", "accessed" : { "date-parts" : [ [ "2014", "3", "13" ] ] }, "id" : "ITEM-1", "issued" : { "date-parts" : [ [ "0" ] ] }, "title" : "Input Validation with Laravel - Laravel Book", "type" : "webpage" }, "uris" : [ "http://www.mendeley.com/documents/?uuid=f124be4a-d10f-48bf-8975-d0d577a43ffe" ] } ], "mendeley" : { "previouslyFormattedCitation" : "[10]" }, "properties" : { "noteIndex" : 0 }, "schema" : "https://github.com/citation-style-language/schema/raw/master/csl-citation.json" }</w:instrText>
      </w:r>
      <w:ins w:id="1096" w:author="Sarah Thomas" w:date="2014-03-15T09:01:00Z">
        <w:r w:rsidR="00FA3B48">
          <w:fldChar w:fldCharType="separate"/>
        </w:r>
      </w:ins>
      <w:r w:rsidR="00316E27" w:rsidRPr="00316E27">
        <w:rPr>
          <w:noProof/>
        </w:rPr>
        <w:t>[10]</w:t>
      </w:r>
      <w:ins w:id="1097" w:author="Sarah Thomas" w:date="2014-03-15T09:01:00Z">
        <w:r w:rsidR="00FA3B48">
          <w:fldChar w:fldCharType="end"/>
        </w:r>
        <w:r w:rsidR="00FA3B48" w:rsidRPr="00A05014">
          <w:t>.</w:t>
        </w:r>
      </w:ins>
      <w:ins w:id="1098" w:author="Sarah Thomas" w:date="2014-03-13T11:50:00Z">
        <w:r>
          <w:t xml:space="preserve"> </w:t>
        </w:r>
      </w:ins>
    </w:p>
    <w:p w14:paraId="39254213" w14:textId="77777777" w:rsidR="00D618DD" w:rsidRDefault="00D618DD">
      <w:pPr>
        <w:pStyle w:val="BodyText"/>
        <w:rPr>
          <w:ins w:id="1099" w:author="Sarah Thomas" w:date="2014-03-13T11:50:00Z"/>
        </w:rPr>
        <w:pPrChange w:id="1100" w:author="Sarah Thomas" w:date="2014-03-13T11:50:00Z">
          <w:pPr>
            <w:widowControl w:val="0"/>
            <w:autoSpaceDE w:val="0"/>
            <w:autoSpaceDN w:val="0"/>
            <w:adjustRightInd w:val="0"/>
            <w:spacing w:after="300"/>
          </w:pPr>
        </w:pPrChange>
      </w:pPr>
      <w:proofErr w:type="spellStart"/>
      <w:ins w:id="1101" w:author="Sarah Thomas" w:date="2014-03-13T11:50:00Z">
        <w:r w:rsidRPr="001626ED">
          <w:rPr>
            <w:i/>
          </w:rPr>
          <w:lastRenderedPageBreak/>
          <w:t>FacultyCooperative</w:t>
        </w:r>
        <w:proofErr w:type="spellEnd"/>
        <w:r>
          <w:t xml:space="preserve"> website has many forms to validate their input fields before completing the action process of each form. </w:t>
        </w:r>
      </w:ins>
    </w:p>
    <w:p w14:paraId="65649609" w14:textId="77777777" w:rsidR="00D618DD" w:rsidRDefault="00D618DD">
      <w:pPr>
        <w:pStyle w:val="BodyText"/>
        <w:rPr>
          <w:ins w:id="1102" w:author="Sarah Thomas" w:date="2014-03-13T11:50:00Z"/>
        </w:rPr>
        <w:pPrChange w:id="1103" w:author="Sarah Thomas" w:date="2014-03-13T11:51:00Z">
          <w:pPr>
            <w:widowControl w:val="0"/>
            <w:autoSpaceDE w:val="0"/>
            <w:autoSpaceDN w:val="0"/>
            <w:adjustRightInd w:val="0"/>
            <w:spacing w:after="300"/>
          </w:pPr>
        </w:pPrChange>
      </w:pPr>
      <w:ins w:id="1104" w:author="Sarah Thomas" w:date="2014-03-13T11:50:00Z">
        <w:r>
          <w:t xml:space="preserve">Validation of </w:t>
        </w:r>
        <w:r w:rsidRPr="008C3BBD">
          <w:rPr>
            <w:i/>
          </w:rPr>
          <w:t>Register from</w:t>
        </w:r>
        <w:r>
          <w:t xml:space="preserve">: </w:t>
        </w:r>
      </w:ins>
    </w:p>
    <w:p w14:paraId="5EDCCDE1" w14:textId="10F03526" w:rsidR="00D618DD" w:rsidRDefault="00D618DD">
      <w:pPr>
        <w:pStyle w:val="BodyText"/>
        <w:numPr>
          <w:ilvl w:val="0"/>
          <w:numId w:val="65"/>
        </w:numPr>
        <w:rPr>
          <w:ins w:id="1105" w:author="Sarah Thomas" w:date="2014-03-13T11:50:00Z"/>
        </w:rPr>
        <w:pPrChange w:id="1106" w:author="Sarah Thomas" w:date="2014-03-13T11:51:00Z">
          <w:pPr>
            <w:pStyle w:val="ListParagraph"/>
            <w:widowControl w:val="0"/>
            <w:numPr>
              <w:numId w:val="65"/>
            </w:numPr>
            <w:autoSpaceDE w:val="0"/>
            <w:autoSpaceDN w:val="0"/>
            <w:adjustRightInd w:val="0"/>
            <w:spacing w:after="300"/>
            <w:ind w:hanging="360"/>
          </w:pPr>
        </w:pPrChange>
      </w:pPr>
      <w:ins w:id="1107" w:author="Sarah Thomas" w:date="2014-03-13T11:50:00Z">
        <w:r>
          <w:rPr>
            <w:noProof/>
            <w:lang w:val="en-US"/>
          </w:rPr>
          <w:drawing>
            <wp:anchor distT="0" distB="0" distL="114300" distR="114300" simplePos="0" relativeHeight="251659264" behindDoc="0" locked="0" layoutInCell="1" allowOverlap="1" wp14:anchorId="0E6847C1" wp14:editId="51956365">
              <wp:simplePos x="0" y="0"/>
              <wp:positionH relativeFrom="column">
                <wp:posOffset>4114800</wp:posOffset>
              </wp:positionH>
              <wp:positionV relativeFrom="paragraph">
                <wp:posOffset>114935</wp:posOffset>
              </wp:positionV>
              <wp:extent cx="2286000" cy="1790700"/>
              <wp:effectExtent l="152400" t="152400" r="152400" b="1905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3BBD">
          <w:t xml:space="preserve">All fields are required </w:t>
        </w:r>
      </w:ins>
      <w:ins w:id="1108" w:author="Sarah Thomas" w:date="2014-03-13T11:57:00Z">
        <w:r w:rsidR="00A3367E">
          <w:t>for</w:t>
        </w:r>
      </w:ins>
      <w:ins w:id="1109" w:author="Sarah Thomas" w:date="2014-03-13T11:50:00Z">
        <w:r w:rsidRPr="008C3BBD">
          <w:t xml:space="preserve"> this form.</w:t>
        </w:r>
      </w:ins>
    </w:p>
    <w:p w14:paraId="57D31F2E" w14:textId="3340E215" w:rsidR="00D618DD" w:rsidRPr="008C3BBD" w:rsidRDefault="00D618DD">
      <w:pPr>
        <w:pStyle w:val="BodyText"/>
        <w:numPr>
          <w:ilvl w:val="0"/>
          <w:numId w:val="65"/>
        </w:numPr>
        <w:rPr>
          <w:ins w:id="1110" w:author="Sarah Thomas" w:date="2014-03-13T11:50:00Z"/>
        </w:rPr>
        <w:pPrChange w:id="1111" w:author="Sarah Thomas" w:date="2014-03-13T11:51:00Z">
          <w:pPr>
            <w:pStyle w:val="ListParagraph"/>
            <w:widowControl w:val="0"/>
            <w:numPr>
              <w:numId w:val="65"/>
            </w:numPr>
            <w:autoSpaceDE w:val="0"/>
            <w:autoSpaceDN w:val="0"/>
            <w:adjustRightInd w:val="0"/>
            <w:spacing w:after="300"/>
            <w:ind w:hanging="360"/>
          </w:pPr>
        </w:pPrChange>
      </w:pPr>
      <w:ins w:id="1112" w:author="Sarah Thomas" w:date="2014-03-13T11:50:00Z">
        <w:r>
          <w:t xml:space="preserve">Email field must be unique. </w:t>
        </w:r>
      </w:ins>
    </w:p>
    <w:p w14:paraId="59601DDF" w14:textId="77777777" w:rsidR="00D618DD" w:rsidRDefault="00D618DD" w:rsidP="00D618DD">
      <w:pPr>
        <w:widowControl w:val="0"/>
        <w:autoSpaceDE w:val="0"/>
        <w:autoSpaceDN w:val="0"/>
        <w:adjustRightInd w:val="0"/>
        <w:spacing w:after="300"/>
        <w:rPr>
          <w:ins w:id="1113" w:author="Sarah Thomas" w:date="2014-03-13T11:50:00Z"/>
          <w:rFonts w:ascii="Times" w:hAnsi="Times" w:cs="Times"/>
          <w:sz w:val="32"/>
          <w:szCs w:val="32"/>
        </w:rPr>
      </w:pPr>
      <w:ins w:id="1114" w:author="Sarah Thomas" w:date="2014-03-13T11:50:00Z">
        <w:r>
          <w:rPr>
            <w:noProof/>
            <w:lang w:val="en-US"/>
          </w:rPr>
          <w:drawing>
            <wp:anchor distT="0" distB="0" distL="114300" distR="114300" simplePos="0" relativeHeight="251660288" behindDoc="0" locked="0" layoutInCell="1" allowOverlap="1" wp14:anchorId="6B1300F1" wp14:editId="531802EE">
              <wp:simplePos x="0" y="0"/>
              <wp:positionH relativeFrom="column">
                <wp:posOffset>114300</wp:posOffset>
              </wp:positionH>
              <wp:positionV relativeFrom="paragraph">
                <wp:posOffset>176530</wp:posOffset>
              </wp:positionV>
              <wp:extent cx="3886200" cy="11430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code.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1143000"/>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sz w:val="32"/>
            <w:szCs w:val="32"/>
          </w:rPr>
          <w:t xml:space="preserve"> </w:t>
        </w:r>
      </w:ins>
    </w:p>
    <w:p w14:paraId="5766DF02" w14:textId="77777777" w:rsidR="00D618DD" w:rsidRDefault="00D618DD" w:rsidP="00D618DD">
      <w:pPr>
        <w:widowControl w:val="0"/>
        <w:autoSpaceDE w:val="0"/>
        <w:autoSpaceDN w:val="0"/>
        <w:adjustRightInd w:val="0"/>
        <w:spacing w:after="300"/>
        <w:rPr>
          <w:ins w:id="1115" w:author="Sarah Thomas" w:date="2014-03-13T11:50:00Z"/>
          <w:rFonts w:ascii="Times" w:hAnsi="Times" w:cs="Times"/>
          <w:sz w:val="32"/>
          <w:szCs w:val="32"/>
        </w:rPr>
      </w:pPr>
    </w:p>
    <w:p w14:paraId="20863841" w14:textId="77777777" w:rsidR="00D618DD" w:rsidRDefault="00D618DD" w:rsidP="00D618DD">
      <w:pPr>
        <w:rPr>
          <w:ins w:id="1116" w:author="Sarah Thomas" w:date="2014-03-13T11:50:00Z"/>
        </w:rPr>
      </w:pPr>
    </w:p>
    <w:p w14:paraId="5828D800" w14:textId="77777777" w:rsidR="00D618DD" w:rsidRDefault="00D618DD" w:rsidP="00D618DD">
      <w:pPr>
        <w:rPr>
          <w:ins w:id="1117" w:author="Sarah Thomas" w:date="2014-03-13T11:50:00Z"/>
        </w:rPr>
      </w:pPr>
    </w:p>
    <w:p w14:paraId="7FF025E7" w14:textId="77777777" w:rsidR="00D618DD" w:rsidRDefault="00D618DD">
      <w:pPr>
        <w:pStyle w:val="BodyText"/>
        <w:rPr>
          <w:ins w:id="1118" w:author="Sarah Thomas" w:date="2014-03-13T11:50:00Z"/>
        </w:rPr>
        <w:pPrChange w:id="1119" w:author="Sarah Thomas" w:date="2014-03-13T11:51:00Z">
          <w:pPr/>
        </w:pPrChange>
      </w:pPr>
      <w:ins w:id="1120" w:author="Sarah Thomas" w:date="2014-03-13T11:50:00Z">
        <w:r>
          <w:t xml:space="preserve">Validation of </w:t>
        </w:r>
        <w:r>
          <w:rPr>
            <w:i/>
          </w:rPr>
          <w:t>login</w:t>
        </w:r>
        <w:r w:rsidRPr="008C3BBD">
          <w:rPr>
            <w:i/>
          </w:rPr>
          <w:t xml:space="preserve"> from</w:t>
        </w:r>
        <w:r>
          <w:t>:</w:t>
        </w:r>
      </w:ins>
    </w:p>
    <w:p w14:paraId="3AEB05AE" w14:textId="77777777" w:rsidR="00D618DD" w:rsidRDefault="00D618DD" w:rsidP="00D618DD">
      <w:pPr>
        <w:rPr>
          <w:ins w:id="1121" w:author="Sarah Thomas" w:date="2014-03-13T11:50:00Z"/>
        </w:rPr>
      </w:pPr>
    </w:p>
    <w:p w14:paraId="6545BA4D" w14:textId="77777777" w:rsidR="00D618DD" w:rsidRDefault="00D618DD">
      <w:pPr>
        <w:pStyle w:val="BodyText"/>
        <w:rPr>
          <w:ins w:id="1122" w:author="Sarah Thomas" w:date="2014-03-13T11:50:00Z"/>
        </w:rPr>
        <w:pPrChange w:id="1123" w:author="Sarah Thomas" w:date="2014-03-13T11:51:00Z">
          <w:pPr>
            <w:pStyle w:val="ListParagraph"/>
            <w:widowControl w:val="0"/>
            <w:numPr>
              <w:numId w:val="65"/>
            </w:numPr>
            <w:autoSpaceDE w:val="0"/>
            <w:autoSpaceDN w:val="0"/>
            <w:adjustRightInd w:val="0"/>
            <w:spacing w:after="300"/>
            <w:ind w:hanging="360"/>
          </w:pPr>
        </w:pPrChange>
      </w:pPr>
      <w:ins w:id="1124" w:author="Sarah Thomas" w:date="2014-03-13T11:50:00Z">
        <w:r w:rsidRPr="008C3BBD">
          <w:t>All fields are required in this form</w:t>
        </w:r>
        <w:r>
          <w:t>.</w:t>
        </w:r>
      </w:ins>
    </w:p>
    <w:p w14:paraId="3F0910DC" w14:textId="77777777" w:rsidR="00D618DD" w:rsidRPr="00125D9D" w:rsidRDefault="00D618DD" w:rsidP="00D618DD">
      <w:pPr>
        <w:pStyle w:val="ListParagraph"/>
        <w:widowControl w:val="0"/>
        <w:autoSpaceDE w:val="0"/>
        <w:autoSpaceDN w:val="0"/>
        <w:adjustRightInd w:val="0"/>
        <w:spacing w:after="300"/>
        <w:rPr>
          <w:ins w:id="1125" w:author="Sarah Thomas" w:date="2014-03-13T11:50:00Z"/>
          <w:rFonts w:ascii="Times" w:hAnsi="Times" w:cs="Times"/>
          <w:sz w:val="32"/>
          <w:szCs w:val="32"/>
        </w:rPr>
      </w:pPr>
      <w:ins w:id="1126" w:author="Sarah Thomas" w:date="2014-03-13T11:50:00Z">
        <w:r>
          <w:rPr>
            <w:noProof/>
            <w:lang w:val="en-US"/>
          </w:rPr>
          <w:drawing>
            <wp:anchor distT="0" distB="0" distL="114300" distR="114300" simplePos="0" relativeHeight="251661312" behindDoc="0" locked="0" layoutInCell="1" allowOverlap="1" wp14:anchorId="5B353528" wp14:editId="2345316D">
              <wp:simplePos x="0" y="0"/>
              <wp:positionH relativeFrom="column">
                <wp:posOffset>4114800</wp:posOffset>
              </wp:positionH>
              <wp:positionV relativeFrom="paragraph">
                <wp:posOffset>125730</wp:posOffset>
              </wp:positionV>
              <wp:extent cx="2286000" cy="1371600"/>
              <wp:effectExtent l="152400" t="152400" r="152400" b="17780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form.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137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3085D9AC" wp14:editId="19FC625F">
              <wp:simplePos x="0" y="0"/>
              <wp:positionH relativeFrom="column">
                <wp:posOffset>0</wp:posOffset>
              </wp:positionH>
              <wp:positionV relativeFrom="paragraph">
                <wp:posOffset>125730</wp:posOffset>
              </wp:positionV>
              <wp:extent cx="3886200" cy="1091777"/>
              <wp:effectExtent l="0" t="0" r="0" b="63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code.png"/>
                      <pic:cNvPicPr/>
                    </pic:nvPicPr>
                    <pic:blipFill rotWithShape="1">
                      <a:blip r:embed="rId16">
                        <a:extLst>
                          <a:ext uri="{28A0092B-C50C-407E-A947-70E740481C1C}">
                            <a14:useLocalDpi xmlns:a14="http://schemas.microsoft.com/office/drawing/2010/main" val="0"/>
                          </a:ext>
                        </a:extLst>
                      </a:blip>
                      <a:srcRect t="-1" b="3733"/>
                      <a:stretch/>
                    </pic:blipFill>
                    <pic:spPr bwMode="auto">
                      <a:xfrm>
                        <a:off x="0" y="0"/>
                        <a:ext cx="3886200" cy="1091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59D8AF8C" w14:textId="77777777" w:rsidR="00D618DD" w:rsidRDefault="00D618DD" w:rsidP="00D618DD">
      <w:pPr>
        <w:rPr>
          <w:ins w:id="1127" w:author="Sarah Thomas" w:date="2014-03-13T11:50:00Z"/>
        </w:rPr>
      </w:pPr>
    </w:p>
    <w:p w14:paraId="7085EFE9" w14:textId="77777777" w:rsidR="00D618DD" w:rsidRDefault="00D618DD">
      <w:pPr>
        <w:pStyle w:val="BodyText"/>
        <w:rPr>
          <w:ins w:id="1128" w:author="Sarah Thomas" w:date="2014-03-13T11:50:00Z"/>
        </w:rPr>
        <w:pPrChange w:id="1129" w:author="Sarah Thomas" w:date="2014-03-13T11:52:00Z">
          <w:pPr/>
        </w:pPrChange>
      </w:pPr>
      <w:ins w:id="1130" w:author="Sarah Thomas" w:date="2014-03-13T11:50:00Z">
        <w:r>
          <w:t xml:space="preserve">Validation of </w:t>
        </w:r>
        <w:proofErr w:type="spellStart"/>
        <w:r>
          <w:t>edit</w:t>
        </w:r>
        <w:r w:rsidRPr="00125D9D">
          <w:t>Profile</w:t>
        </w:r>
        <w:proofErr w:type="spellEnd"/>
        <w:r w:rsidRPr="00125D9D">
          <w:t xml:space="preserve"> form:</w:t>
        </w:r>
      </w:ins>
    </w:p>
    <w:p w14:paraId="5D51A62B" w14:textId="77777777" w:rsidR="00D618DD" w:rsidRPr="00DF6CF3" w:rsidRDefault="00D618DD">
      <w:pPr>
        <w:pStyle w:val="BodyText"/>
        <w:rPr>
          <w:ins w:id="1131" w:author="Sarah Thomas" w:date="2014-03-13T11:50:00Z"/>
          <w:noProof/>
        </w:rPr>
        <w:pPrChange w:id="1132" w:author="Sarah Thomas" w:date="2014-03-13T11:52:00Z">
          <w:pPr>
            <w:pStyle w:val="ListParagraph"/>
            <w:numPr>
              <w:numId w:val="65"/>
            </w:numPr>
            <w:spacing w:after="0"/>
            <w:ind w:hanging="360"/>
          </w:pPr>
        </w:pPrChange>
      </w:pPr>
      <w:ins w:id="1133" w:author="Sarah Thomas" w:date="2014-03-13T11:50:00Z">
        <w:r>
          <w:rPr>
            <w:noProof/>
            <w:lang w:val="en-US"/>
          </w:rPr>
          <w:drawing>
            <wp:anchor distT="0" distB="0" distL="114300" distR="114300" simplePos="0" relativeHeight="251663360" behindDoc="0" locked="0" layoutInCell="1" allowOverlap="1" wp14:anchorId="0256838C" wp14:editId="4C014BB4">
              <wp:simplePos x="0" y="0"/>
              <wp:positionH relativeFrom="column">
                <wp:posOffset>457200</wp:posOffset>
              </wp:positionH>
              <wp:positionV relativeFrom="paragraph">
                <wp:posOffset>222250</wp:posOffset>
              </wp:positionV>
              <wp:extent cx="4229100" cy="1371600"/>
              <wp:effectExtent l="0" t="0" r="1270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 code.png"/>
                      <pic:cNvPicPr/>
                    </pic:nvPicPr>
                    <pic:blipFill>
                      <a:blip r:embed="rId17">
                        <a:extLst>
                          <a:ext uri="{28A0092B-C50C-407E-A947-70E740481C1C}">
                            <a14:useLocalDpi xmlns:a14="http://schemas.microsoft.com/office/drawing/2010/main" val="0"/>
                          </a:ext>
                        </a:extLst>
                      </a:blip>
                      <a:stretch>
                        <a:fillRect/>
                      </a:stretch>
                    </pic:blipFill>
                    <pic:spPr>
                      <a:xfrm>
                        <a:off x="0" y="0"/>
                        <a:ext cx="4229100" cy="1371600"/>
                      </a:xfrm>
                      <a:prstGeom prst="rect">
                        <a:avLst/>
                      </a:prstGeom>
                    </pic:spPr>
                  </pic:pic>
                </a:graphicData>
              </a:graphic>
              <wp14:sizeRelH relativeFrom="margin">
                <wp14:pctWidth>0</wp14:pctWidth>
              </wp14:sizeRelH>
              <wp14:sizeRelV relativeFrom="margin">
                <wp14:pctHeight>0</wp14:pctHeight>
              </wp14:sizeRelV>
            </wp:anchor>
          </w:drawing>
        </w:r>
        <w:proofErr w:type="gramStart"/>
        <w:r>
          <w:t>n</w:t>
        </w:r>
        <w:r w:rsidRPr="00DF6CF3">
          <w:t>ame</w:t>
        </w:r>
        <w:proofErr w:type="gramEnd"/>
        <w:r w:rsidRPr="00DF6CF3">
          <w:t xml:space="preserve"> </w:t>
        </w:r>
        <w:r>
          <w:t xml:space="preserve">and </w:t>
        </w:r>
        <w:proofErr w:type="spellStart"/>
        <w:r>
          <w:t>bioDetails</w:t>
        </w:r>
        <w:proofErr w:type="spellEnd"/>
        <w:r>
          <w:t xml:space="preserve"> fields </w:t>
        </w:r>
        <w:r w:rsidRPr="00DF6CF3">
          <w:t>are required</w:t>
        </w:r>
        <w:r>
          <w:t>.</w:t>
        </w:r>
      </w:ins>
    </w:p>
    <w:p w14:paraId="2060A873" w14:textId="77777777" w:rsidR="00D618DD" w:rsidRDefault="00D618DD">
      <w:pPr>
        <w:pStyle w:val="BodyText"/>
        <w:rPr>
          <w:ins w:id="1134" w:author="Sarah Thomas" w:date="2014-03-13T11:50:00Z"/>
        </w:rPr>
        <w:pPrChange w:id="1135" w:author="Sarah Thomas" w:date="2014-03-13T11:52:00Z">
          <w:pPr>
            <w:pStyle w:val="ListParagraph"/>
          </w:pPr>
        </w:pPrChange>
      </w:pPr>
    </w:p>
    <w:p w14:paraId="372AFBAD" w14:textId="77777777" w:rsidR="00D618DD" w:rsidRDefault="00D618DD">
      <w:pPr>
        <w:pStyle w:val="BodyText"/>
        <w:rPr>
          <w:ins w:id="1136" w:author="Sarah Thomas" w:date="2014-03-13T11:50:00Z"/>
        </w:rPr>
        <w:pPrChange w:id="1137" w:author="Sarah Thomas" w:date="2014-03-13T11:52:00Z">
          <w:pPr>
            <w:pStyle w:val="ListParagraph"/>
          </w:pPr>
        </w:pPrChange>
      </w:pPr>
    </w:p>
    <w:p w14:paraId="0705E2A9" w14:textId="77777777" w:rsidR="00D618DD" w:rsidRDefault="00D618DD">
      <w:pPr>
        <w:pStyle w:val="BodyText"/>
        <w:rPr>
          <w:ins w:id="1138" w:author="Sarah Thomas" w:date="2014-03-13T11:50:00Z"/>
        </w:rPr>
        <w:pPrChange w:id="1139" w:author="Sarah Thomas" w:date="2014-03-13T11:52:00Z">
          <w:pPr>
            <w:pStyle w:val="ListParagraph"/>
          </w:pPr>
        </w:pPrChange>
      </w:pPr>
    </w:p>
    <w:p w14:paraId="07D51376" w14:textId="77777777" w:rsidR="00D618DD" w:rsidRDefault="00D618DD">
      <w:pPr>
        <w:pStyle w:val="BodyText"/>
        <w:rPr>
          <w:ins w:id="1140" w:author="Sarah Thomas" w:date="2014-03-13T11:50:00Z"/>
        </w:rPr>
        <w:pPrChange w:id="1141" w:author="Sarah Thomas" w:date="2014-03-13T11:52:00Z">
          <w:pPr>
            <w:pStyle w:val="ListParagraph"/>
          </w:pPr>
        </w:pPrChange>
      </w:pPr>
    </w:p>
    <w:p w14:paraId="145853D6" w14:textId="77777777" w:rsidR="00D618DD" w:rsidRDefault="00D618DD">
      <w:pPr>
        <w:pStyle w:val="BodyText"/>
        <w:rPr>
          <w:ins w:id="1142" w:author="Sarah Thomas" w:date="2014-03-13T11:50:00Z"/>
        </w:rPr>
        <w:pPrChange w:id="1143" w:author="Sarah Thomas" w:date="2014-03-13T11:52:00Z">
          <w:pPr>
            <w:pStyle w:val="ListParagraph"/>
          </w:pPr>
        </w:pPrChange>
      </w:pPr>
    </w:p>
    <w:p w14:paraId="1B94F48A" w14:textId="77777777" w:rsidR="00D618DD" w:rsidRDefault="00D618DD">
      <w:pPr>
        <w:pStyle w:val="BodyText"/>
        <w:rPr>
          <w:ins w:id="1144" w:author="Sarah Thomas" w:date="2014-03-13T11:50:00Z"/>
        </w:rPr>
        <w:pPrChange w:id="1145" w:author="Sarah Thomas" w:date="2014-03-13T11:52:00Z">
          <w:pPr>
            <w:pStyle w:val="ListParagraph"/>
          </w:pPr>
        </w:pPrChange>
      </w:pPr>
    </w:p>
    <w:p w14:paraId="3C7603A9" w14:textId="77777777" w:rsidR="00D618DD" w:rsidRPr="00DF6CF3" w:rsidRDefault="00D618DD">
      <w:pPr>
        <w:pStyle w:val="BodyText"/>
        <w:rPr>
          <w:ins w:id="1146" w:author="Sarah Thomas" w:date="2014-03-13T11:50:00Z"/>
        </w:rPr>
        <w:pPrChange w:id="1147" w:author="Sarah Thomas" w:date="2014-03-13T11:52:00Z">
          <w:pPr/>
        </w:pPrChange>
      </w:pPr>
    </w:p>
    <w:p w14:paraId="167746B6" w14:textId="77777777" w:rsidR="00D618DD" w:rsidRDefault="00D618DD">
      <w:pPr>
        <w:pStyle w:val="BodyText"/>
        <w:rPr>
          <w:ins w:id="1148" w:author="Sarah Thomas" w:date="2014-03-13T11:50:00Z"/>
        </w:rPr>
        <w:pPrChange w:id="1149" w:author="Sarah Thomas" w:date="2014-03-13T11:52:00Z">
          <w:pPr/>
        </w:pPrChange>
      </w:pPr>
      <w:ins w:id="1150" w:author="Sarah Thomas" w:date="2014-03-13T11:50:00Z">
        <w:r>
          <w:t xml:space="preserve">Validation of </w:t>
        </w:r>
        <w:proofErr w:type="spellStart"/>
        <w:r>
          <w:t>createVenture</w:t>
        </w:r>
        <w:proofErr w:type="spellEnd"/>
        <w:r w:rsidRPr="00125D9D">
          <w:t xml:space="preserve"> form:</w:t>
        </w:r>
      </w:ins>
    </w:p>
    <w:p w14:paraId="78E05F33" w14:textId="77777777" w:rsidR="00D618DD" w:rsidRPr="00DF6CF3" w:rsidRDefault="00D618DD">
      <w:pPr>
        <w:pStyle w:val="BodyText"/>
        <w:rPr>
          <w:ins w:id="1151" w:author="Sarah Thomas" w:date="2014-03-13T11:50:00Z"/>
          <w:noProof/>
        </w:rPr>
        <w:pPrChange w:id="1152" w:author="Sarah Thomas" w:date="2014-03-13T11:52:00Z">
          <w:pPr>
            <w:pStyle w:val="ListParagraph"/>
            <w:numPr>
              <w:numId w:val="65"/>
            </w:numPr>
            <w:spacing w:after="0"/>
            <w:ind w:hanging="360"/>
          </w:pPr>
        </w:pPrChange>
      </w:pPr>
      <w:ins w:id="1153" w:author="Sarah Thomas" w:date="2014-03-13T11:50:00Z">
        <w:r>
          <w:t>Title of the venture is required.</w:t>
        </w:r>
      </w:ins>
    </w:p>
    <w:p w14:paraId="52B11260" w14:textId="77777777" w:rsidR="00D618DD" w:rsidRDefault="00D618DD">
      <w:pPr>
        <w:pStyle w:val="BodyText"/>
        <w:rPr>
          <w:ins w:id="1154" w:author="Sarah Thomas" w:date="2014-03-13T11:50:00Z"/>
        </w:rPr>
        <w:pPrChange w:id="1155" w:author="Sarah Thomas" w:date="2014-03-13T11:52:00Z">
          <w:pPr/>
        </w:pPrChange>
      </w:pPr>
      <w:ins w:id="1156" w:author="Sarah Thomas" w:date="2014-03-13T11:50:00Z">
        <w:r>
          <w:rPr>
            <w:noProof/>
            <w:lang w:val="en-US"/>
          </w:rPr>
          <w:drawing>
            <wp:anchor distT="0" distB="0" distL="114300" distR="114300" simplePos="0" relativeHeight="251664384" behindDoc="0" locked="0" layoutInCell="1" allowOverlap="1" wp14:anchorId="68C21AEC" wp14:editId="798FBB1A">
              <wp:simplePos x="0" y="0"/>
              <wp:positionH relativeFrom="column">
                <wp:posOffset>457200</wp:posOffset>
              </wp:positionH>
              <wp:positionV relativeFrom="paragraph">
                <wp:posOffset>47625</wp:posOffset>
              </wp:positionV>
              <wp:extent cx="3886200" cy="1257300"/>
              <wp:effectExtent l="0" t="0" r="0" b="1270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venture code.png"/>
                      <pic:cNvPicPr/>
                    </pic:nvPicPr>
                    <pic:blipFill>
                      <a:blip r:embed="rId18">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ins>
    </w:p>
    <w:p w14:paraId="6E1AC79C" w14:textId="77777777" w:rsidR="00D618DD" w:rsidRDefault="00D618DD">
      <w:pPr>
        <w:pStyle w:val="BodyText"/>
        <w:rPr>
          <w:ins w:id="1157" w:author="Sarah Thomas" w:date="2014-03-13T11:50:00Z"/>
        </w:rPr>
        <w:pPrChange w:id="1158" w:author="Sarah Thomas" w:date="2014-03-13T11:52:00Z">
          <w:pPr/>
        </w:pPrChange>
      </w:pPr>
    </w:p>
    <w:p w14:paraId="1468AA9A" w14:textId="77777777" w:rsidR="00D618DD" w:rsidRDefault="00D618DD">
      <w:pPr>
        <w:pStyle w:val="BodyText"/>
        <w:rPr>
          <w:ins w:id="1159" w:author="Sarah Thomas" w:date="2014-03-13T11:50:00Z"/>
        </w:rPr>
        <w:pPrChange w:id="1160" w:author="Sarah Thomas" w:date="2014-03-13T11:52:00Z">
          <w:pPr/>
        </w:pPrChange>
      </w:pPr>
    </w:p>
    <w:p w14:paraId="0E65A466" w14:textId="77777777" w:rsidR="00D618DD" w:rsidRDefault="00D618DD">
      <w:pPr>
        <w:pStyle w:val="BodyText"/>
        <w:rPr>
          <w:ins w:id="1161" w:author="Sarah Thomas" w:date="2014-03-13T11:50:00Z"/>
        </w:rPr>
        <w:pPrChange w:id="1162" w:author="Sarah Thomas" w:date="2014-03-13T11:52:00Z">
          <w:pPr/>
        </w:pPrChange>
      </w:pPr>
    </w:p>
    <w:p w14:paraId="6C609759" w14:textId="77777777" w:rsidR="00D618DD" w:rsidRDefault="00D618DD">
      <w:pPr>
        <w:pStyle w:val="BodyText"/>
        <w:rPr>
          <w:ins w:id="1163" w:author="Sarah Thomas" w:date="2014-03-13T11:50:00Z"/>
        </w:rPr>
        <w:pPrChange w:id="1164" w:author="Sarah Thomas" w:date="2014-03-13T11:52:00Z">
          <w:pPr/>
        </w:pPrChange>
      </w:pPr>
    </w:p>
    <w:p w14:paraId="509B174F" w14:textId="77777777" w:rsidR="00D618DD" w:rsidRDefault="00D618DD">
      <w:pPr>
        <w:pStyle w:val="BodyText"/>
        <w:rPr>
          <w:ins w:id="1165" w:author="Sarah Thomas" w:date="2014-03-13T11:50:00Z"/>
        </w:rPr>
        <w:pPrChange w:id="1166" w:author="Sarah Thomas" w:date="2014-03-13T11:52:00Z">
          <w:pPr/>
        </w:pPrChange>
      </w:pPr>
    </w:p>
    <w:p w14:paraId="68DA13C7" w14:textId="77777777" w:rsidR="00D618DD" w:rsidRDefault="00D618DD" w:rsidP="00D618DD">
      <w:pPr>
        <w:rPr>
          <w:ins w:id="1167" w:author="Sarah Thomas" w:date="2014-03-13T11:50:00Z"/>
          <w:noProof/>
        </w:rPr>
      </w:pPr>
    </w:p>
    <w:p w14:paraId="1135B095" w14:textId="77777777" w:rsidR="00D618DD" w:rsidRDefault="00D618DD">
      <w:pPr>
        <w:pStyle w:val="BodyText"/>
        <w:rPr>
          <w:ins w:id="1168" w:author="Sarah Thomas" w:date="2014-03-13T11:50:00Z"/>
        </w:rPr>
        <w:pPrChange w:id="1169" w:author="Sarah Thomas" w:date="2014-03-13T11:52:00Z">
          <w:pPr>
            <w:pStyle w:val="ListParagraph"/>
            <w:numPr>
              <w:numId w:val="65"/>
            </w:numPr>
            <w:spacing w:after="0"/>
            <w:ind w:hanging="360"/>
          </w:pPr>
        </w:pPrChange>
      </w:pPr>
      <w:ins w:id="1170" w:author="Sarah Thomas" w:date="2014-03-13T11:50:00Z">
        <w:r>
          <w:rPr>
            <w:noProof/>
            <w:lang w:val="en-US"/>
          </w:rPr>
          <w:lastRenderedPageBreak/>
          <w:drawing>
            <wp:anchor distT="0" distB="0" distL="114300" distR="114300" simplePos="0" relativeHeight="251665408" behindDoc="0" locked="0" layoutInCell="1" allowOverlap="1" wp14:anchorId="1A09DFD1" wp14:editId="07DC02B6">
              <wp:simplePos x="0" y="0"/>
              <wp:positionH relativeFrom="column">
                <wp:posOffset>457200</wp:posOffset>
              </wp:positionH>
              <wp:positionV relativeFrom="paragraph">
                <wp:posOffset>407670</wp:posOffset>
              </wp:positionV>
              <wp:extent cx="3886200" cy="1257300"/>
              <wp:effectExtent l="0" t="0" r="0" b="1270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code.png"/>
                      <pic:cNvPicPr/>
                    </pic:nvPicPr>
                    <pic:blipFill>
                      <a:blip r:embed="rId19">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r>
          <w:t>I</w:t>
        </w:r>
        <w:r w:rsidRPr="00DF6CF3">
          <w:t xml:space="preserve">n this part, the </w:t>
        </w:r>
        <w:r w:rsidRPr="00DF6CF3">
          <w:rPr>
            <w:i/>
          </w:rPr>
          <w:t>validate</w:t>
        </w:r>
        <w:r>
          <w:t xml:space="preserve"> </w:t>
        </w:r>
        <w:r w:rsidRPr="00DF6CF3">
          <w:t>meth</w:t>
        </w:r>
        <w:r>
          <w:t>o</w:t>
        </w:r>
        <w:r w:rsidRPr="00DF6CF3">
          <w:t xml:space="preserve">d </w:t>
        </w:r>
        <w:r>
          <w:t xml:space="preserve">called from </w:t>
        </w:r>
        <w:r w:rsidRPr="00DF6CF3">
          <w:rPr>
            <w:i/>
          </w:rPr>
          <w:t>model/</w:t>
        </w:r>
        <w:proofErr w:type="spellStart"/>
        <w:r w:rsidRPr="00DF6CF3">
          <w:rPr>
            <w:i/>
          </w:rPr>
          <w:t>venture.php</w:t>
        </w:r>
        <w:proofErr w:type="spellEnd"/>
        <w:r w:rsidRPr="00DF6CF3">
          <w:t xml:space="preserve"> </w:t>
        </w:r>
      </w:ins>
    </w:p>
    <w:p w14:paraId="53C3FE33" w14:textId="77777777" w:rsidR="00D618DD" w:rsidRDefault="00D618DD">
      <w:pPr>
        <w:pStyle w:val="BodyText"/>
        <w:rPr>
          <w:ins w:id="1171" w:author="Sarah Thomas" w:date="2014-03-13T11:50:00Z"/>
        </w:rPr>
        <w:pPrChange w:id="1172" w:author="Sarah Thomas" w:date="2014-03-13T11:52:00Z">
          <w:pPr/>
        </w:pPrChange>
      </w:pPr>
    </w:p>
    <w:p w14:paraId="20FBBB9A" w14:textId="77777777" w:rsidR="00D618DD" w:rsidRDefault="00D618DD">
      <w:pPr>
        <w:pStyle w:val="BodyText"/>
        <w:rPr>
          <w:ins w:id="1173" w:author="Sarah Thomas" w:date="2014-03-13T11:50:00Z"/>
        </w:rPr>
        <w:pPrChange w:id="1174" w:author="Sarah Thomas" w:date="2014-03-13T11:52:00Z">
          <w:pPr/>
        </w:pPrChange>
      </w:pPr>
    </w:p>
    <w:p w14:paraId="7458CAF3" w14:textId="77777777" w:rsidR="00D618DD" w:rsidRDefault="00D618DD">
      <w:pPr>
        <w:pStyle w:val="BodyText"/>
        <w:rPr>
          <w:ins w:id="1175" w:author="Sarah Thomas" w:date="2014-03-13T11:50:00Z"/>
        </w:rPr>
        <w:pPrChange w:id="1176" w:author="Sarah Thomas" w:date="2014-03-13T11:52:00Z">
          <w:pPr/>
        </w:pPrChange>
      </w:pPr>
    </w:p>
    <w:p w14:paraId="0D6EBB79" w14:textId="77777777" w:rsidR="00D618DD" w:rsidRDefault="00D618DD">
      <w:pPr>
        <w:pStyle w:val="BodyText"/>
        <w:rPr>
          <w:ins w:id="1177" w:author="Sarah Thomas" w:date="2014-03-13T11:50:00Z"/>
        </w:rPr>
        <w:pPrChange w:id="1178" w:author="Sarah Thomas" w:date="2014-03-13T11:52:00Z">
          <w:pPr/>
        </w:pPrChange>
      </w:pPr>
    </w:p>
    <w:p w14:paraId="6C1AD9B6" w14:textId="77777777" w:rsidR="00D618DD" w:rsidRDefault="00D618DD">
      <w:pPr>
        <w:pStyle w:val="BodyText"/>
        <w:rPr>
          <w:ins w:id="1179" w:author="Sarah Thomas" w:date="2014-03-13T11:50:00Z"/>
        </w:rPr>
        <w:pPrChange w:id="1180" w:author="Sarah Thomas" w:date="2014-03-13T11:52:00Z">
          <w:pPr/>
        </w:pPrChange>
      </w:pPr>
    </w:p>
    <w:p w14:paraId="5D1F0344" w14:textId="77777777" w:rsidR="00D618DD" w:rsidRDefault="00D618DD">
      <w:pPr>
        <w:pStyle w:val="BodyText"/>
        <w:rPr>
          <w:ins w:id="1181" w:author="Sarah Thomas" w:date="2014-03-13T11:50:00Z"/>
        </w:rPr>
        <w:pPrChange w:id="1182" w:author="Sarah Thomas" w:date="2014-03-13T11:52:00Z">
          <w:pPr/>
        </w:pPrChange>
      </w:pPr>
    </w:p>
    <w:p w14:paraId="09CD3421" w14:textId="77777777" w:rsidR="00D618DD" w:rsidRDefault="00D618DD">
      <w:pPr>
        <w:pStyle w:val="BodyText"/>
        <w:rPr>
          <w:ins w:id="1183" w:author="Sarah Thomas" w:date="2014-03-13T11:50:00Z"/>
        </w:rPr>
        <w:pPrChange w:id="1184" w:author="Sarah Thomas" w:date="2014-03-13T11:52:00Z">
          <w:pPr/>
        </w:pPrChange>
      </w:pPr>
    </w:p>
    <w:p w14:paraId="20558319" w14:textId="77777777" w:rsidR="00D618DD" w:rsidRDefault="00D618DD">
      <w:pPr>
        <w:pStyle w:val="BodyText"/>
        <w:rPr>
          <w:ins w:id="1185" w:author="Sarah Thomas" w:date="2014-03-13T11:50:00Z"/>
        </w:rPr>
        <w:pPrChange w:id="1186" w:author="Sarah Thomas" w:date="2014-03-13T11:52:00Z">
          <w:pPr/>
        </w:pPrChange>
      </w:pPr>
    </w:p>
    <w:p w14:paraId="0B9316E6" w14:textId="77777777" w:rsidR="00D618DD" w:rsidRDefault="00D618DD">
      <w:pPr>
        <w:pStyle w:val="BodyText"/>
        <w:rPr>
          <w:ins w:id="1187" w:author="Sarah Thomas" w:date="2014-03-13T11:50:00Z"/>
        </w:rPr>
        <w:pPrChange w:id="1188" w:author="Sarah Thomas" w:date="2014-03-13T11:52:00Z">
          <w:pPr/>
        </w:pPrChange>
      </w:pPr>
      <w:ins w:id="1189" w:author="Sarah Thomas" w:date="2014-03-13T11:50:00Z">
        <w:r>
          <w:t xml:space="preserve">Validation of </w:t>
        </w:r>
        <w:proofErr w:type="spellStart"/>
        <w:r>
          <w:t>sendMessage</w:t>
        </w:r>
        <w:proofErr w:type="spellEnd"/>
        <w:r w:rsidRPr="00125D9D">
          <w:t xml:space="preserve"> form:</w:t>
        </w:r>
      </w:ins>
    </w:p>
    <w:p w14:paraId="24E22D9A" w14:textId="77777777" w:rsidR="00D618DD" w:rsidRPr="00DF6CF3" w:rsidRDefault="00D618DD">
      <w:pPr>
        <w:pStyle w:val="BodyText"/>
        <w:rPr>
          <w:ins w:id="1190" w:author="Sarah Thomas" w:date="2014-03-13T11:50:00Z"/>
        </w:rPr>
        <w:pPrChange w:id="1191" w:author="Sarah Thomas" w:date="2014-03-13T11:53:00Z">
          <w:pPr>
            <w:pStyle w:val="ListParagraph"/>
            <w:numPr>
              <w:numId w:val="65"/>
            </w:numPr>
            <w:spacing w:after="0"/>
            <w:ind w:hanging="360"/>
          </w:pPr>
        </w:pPrChange>
      </w:pPr>
      <w:proofErr w:type="gramStart"/>
      <w:ins w:id="1192" w:author="Sarah Thomas" w:date="2014-03-13T11:50:00Z">
        <w:r>
          <w:t>subject</w:t>
        </w:r>
        <w:proofErr w:type="gramEnd"/>
        <w:r>
          <w:t xml:space="preserve"> and message fields are </w:t>
        </w:r>
        <w:r w:rsidRPr="00A3367E">
          <w:rPr>
            <w:rPrChange w:id="1193" w:author="Sarah Thomas" w:date="2014-03-13T11:53:00Z">
              <w:rPr>
                <w:rFonts w:ascii="Times" w:hAnsi="Times" w:cs="Times"/>
                <w:sz w:val="32"/>
                <w:szCs w:val="32"/>
              </w:rPr>
            </w:rPrChange>
          </w:rPr>
          <w:t>required</w:t>
        </w:r>
        <w:r>
          <w:t>.</w:t>
        </w:r>
      </w:ins>
    </w:p>
    <w:p w14:paraId="13FC41B1" w14:textId="77777777" w:rsidR="00D618DD" w:rsidRPr="00DF6CF3" w:rsidRDefault="00D618DD">
      <w:pPr>
        <w:pStyle w:val="BodyText"/>
        <w:rPr>
          <w:ins w:id="1194" w:author="Sarah Thomas" w:date="2014-03-13T11:50:00Z"/>
          <w:rFonts w:ascii="Times" w:hAnsi="Times" w:cs="Times"/>
          <w:sz w:val="32"/>
          <w:szCs w:val="32"/>
        </w:rPr>
        <w:pPrChange w:id="1195" w:author="Sarah Thomas" w:date="2014-03-13T11:52:00Z">
          <w:pPr/>
        </w:pPrChange>
      </w:pPr>
      <w:ins w:id="1196" w:author="Sarah Thomas" w:date="2014-03-13T11:50:00Z">
        <w:r>
          <w:rPr>
            <w:rFonts w:ascii="Times" w:hAnsi="Times" w:cs="Times"/>
            <w:noProof/>
            <w:sz w:val="32"/>
            <w:szCs w:val="32"/>
            <w:lang w:val="en-US"/>
            <w:rPrChange w:id="1197" w:author="Unknown">
              <w:rPr>
                <w:noProof/>
                <w:lang w:val="en-US"/>
              </w:rPr>
            </w:rPrChange>
          </w:rPr>
          <w:drawing>
            <wp:anchor distT="0" distB="0" distL="114300" distR="114300" simplePos="0" relativeHeight="251666432" behindDoc="0" locked="0" layoutInCell="1" allowOverlap="1" wp14:anchorId="1E60B2EC" wp14:editId="7EBCC10D">
              <wp:simplePos x="0" y="0"/>
              <wp:positionH relativeFrom="column">
                <wp:posOffset>457200</wp:posOffset>
              </wp:positionH>
              <wp:positionV relativeFrom="paragraph">
                <wp:posOffset>97790</wp:posOffset>
              </wp:positionV>
              <wp:extent cx="4000500" cy="1244600"/>
              <wp:effectExtent l="0" t="0" r="1270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essage code.png"/>
                      <pic:cNvPicPr/>
                    </pic:nvPicPr>
                    <pic:blipFill>
                      <a:blip r:embed="rId20">
                        <a:extLst>
                          <a:ext uri="{28A0092B-C50C-407E-A947-70E740481C1C}">
                            <a14:useLocalDpi xmlns:a14="http://schemas.microsoft.com/office/drawing/2010/main" val="0"/>
                          </a:ext>
                        </a:extLst>
                      </a:blip>
                      <a:stretch>
                        <a:fillRect/>
                      </a:stretch>
                    </pic:blipFill>
                    <pic:spPr>
                      <a:xfrm>
                        <a:off x="0" y="0"/>
                        <a:ext cx="4000500" cy="1244600"/>
                      </a:xfrm>
                      <a:prstGeom prst="rect">
                        <a:avLst/>
                      </a:prstGeom>
                    </pic:spPr>
                  </pic:pic>
                </a:graphicData>
              </a:graphic>
              <wp14:sizeRelH relativeFrom="margin">
                <wp14:pctWidth>0</wp14:pctWidth>
              </wp14:sizeRelH>
              <wp14:sizeRelV relativeFrom="margin">
                <wp14:pctHeight>0</wp14:pctHeight>
              </wp14:sizeRelV>
            </wp:anchor>
          </w:drawing>
        </w:r>
      </w:ins>
    </w:p>
    <w:p w14:paraId="4F70E77C" w14:textId="77777777" w:rsidR="00D618DD" w:rsidRDefault="00D618DD">
      <w:pPr>
        <w:pStyle w:val="BodyText"/>
        <w:rPr>
          <w:ins w:id="1198" w:author="Sarah Thomas" w:date="2014-03-13T11:50:00Z"/>
          <w:noProof/>
        </w:rPr>
        <w:pPrChange w:id="1199" w:author="Sarah Thomas" w:date="2014-03-13T11:52:00Z">
          <w:pPr>
            <w:pStyle w:val="ListParagraph"/>
          </w:pPr>
        </w:pPrChange>
      </w:pPr>
    </w:p>
    <w:p w14:paraId="396D6520" w14:textId="77777777" w:rsidR="00D618DD" w:rsidRDefault="00D618DD">
      <w:pPr>
        <w:pStyle w:val="BodyText"/>
        <w:rPr>
          <w:ins w:id="1200" w:author="Sarah Thomas" w:date="2014-03-13T11:50:00Z"/>
          <w:noProof/>
        </w:rPr>
        <w:pPrChange w:id="1201" w:author="Sarah Thomas" w:date="2014-03-13T11:52:00Z">
          <w:pPr>
            <w:pStyle w:val="ListParagraph"/>
          </w:pPr>
        </w:pPrChange>
      </w:pPr>
    </w:p>
    <w:p w14:paraId="34CD57BD" w14:textId="77777777" w:rsidR="00D618DD" w:rsidRDefault="00D618DD">
      <w:pPr>
        <w:pStyle w:val="BodyText"/>
        <w:rPr>
          <w:ins w:id="1202" w:author="Sarah Thomas" w:date="2014-03-13T11:50:00Z"/>
        </w:rPr>
        <w:pPrChange w:id="1203" w:author="Sarah Thomas" w:date="2014-03-13T11:52:00Z">
          <w:pPr/>
        </w:pPrChange>
      </w:pPr>
    </w:p>
    <w:p w14:paraId="44ABC2B4" w14:textId="77777777" w:rsidR="00D618DD" w:rsidRDefault="00D618DD">
      <w:pPr>
        <w:pStyle w:val="BodyText"/>
        <w:rPr>
          <w:ins w:id="1204" w:author="Sarah Thomas" w:date="2014-03-13T11:50:00Z"/>
        </w:rPr>
        <w:pPrChange w:id="1205" w:author="Sarah Thomas" w:date="2014-03-13T11:52:00Z">
          <w:pPr/>
        </w:pPrChange>
      </w:pPr>
    </w:p>
    <w:p w14:paraId="0C595374" w14:textId="77777777" w:rsidR="00D618DD" w:rsidRDefault="00D618DD">
      <w:pPr>
        <w:pStyle w:val="BodyText"/>
        <w:rPr>
          <w:ins w:id="1206" w:author="Sarah Thomas" w:date="2014-03-13T11:50:00Z"/>
        </w:rPr>
        <w:pPrChange w:id="1207" w:author="Sarah Thomas" w:date="2014-03-13T11:52:00Z">
          <w:pPr/>
        </w:pPrChange>
      </w:pPr>
    </w:p>
    <w:p w14:paraId="1654EC92" w14:textId="77777777" w:rsidR="00D618DD" w:rsidRDefault="00D618DD">
      <w:pPr>
        <w:pStyle w:val="BodyText"/>
        <w:rPr>
          <w:ins w:id="1208" w:author="Sarah Thomas" w:date="2014-03-13T11:50:00Z"/>
        </w:rPr>
        <w:pPrChange w:id="1209" w:author="Sarah Thomas" w:date="2014-03-13T11:52:00Z">
          <w:pPr>
            <w:pStyle w:val="ListParagraph"/>
            <w:numPr>
              <w:numId w:val="65"/>
            </w:numPr>
            <w:spacing w:after="0"/>
            <w:ind w:hanging="360"/>
          </w:pPr>
        </w:pPrChange>
      </w:pPr>
      <w:ins w:id="1210" w:author="Sarah Thomas" w:date="2014-03-13T11:50:00Z">
        <w:r w:rsidRPr="00A676EE">
          <w:t>In this part, the validate method called from model/</w:t>
        </w:r>
        <w:proofErr w:type="spellStart"/>
        <w:r>
          <w:t>Message.php</w:t>
        </w:r>
        <w:proofErr w:type="spellEnd"/>
      </w:ins>
    </w:p>
    <w:p w14:paraId="530459BB" w14:textId="77777777" w:rsidR="00D618DD" w:rsidRDefault="00D618DD">
      <w:pPr>
        <w:pStyle w:val="BodyText"/>
        <w:rPr>
          <w:ins w:id="1211" w:author="Sarah Thomas" w:date="2014-03-13T11:50:00Z"/>
        </w:rPr>
        <w:pPrChange w:id="1212" w:author="Sarah Thomas" w:date="2014-03-13T11:52:00Z">
          <w:pPr/>
        </w:pPrChange>
      </w:pPr>
      <w:ins w:id="1213" w:author="Sarah Thomas" w:date="2014-03-13T11:50:00Z">
        <w:r>
          <w:rPr>
            <w:rFonts w:ascii="Times" w:hAnsi="Times" w:cs="Times"/>
            <w:noProof/>
            <w:sz w:val="32"/>
            <w:szCs w:val="32"/>
            <w:lang w:val="en-US"/>
            <w:rPrChange w:id="1214" w:author="Unknown">
              <w:rPr>
                <w:noProof/>
                <w:lang w:val="en-US"/>
              </w:rPr>
            </w:rPrChange>
          </w:rPr>
          <w:drawing>
            <wp:anchor distT="0" distB="0" distL="114300" distR="114300" simplePos="0" relativeHeight="251667456" behindDoc="0" locked="0" layoutInCell="1" allowOverlap="1" wp14:anchorId="2A470E34" wp14:editId="02F8ABBF">
              <wp:simplePos x="0" y="0"/>
              <wp:positionH relativeFrom="column">
                <wp:posOffset>457200</wp:posOffset>
              </wp:positionH>
              <wp:positionV relativeFrom="paragraph">
                <wp:posOffset>107950</wp:posOffset>
              </wp:positionV>
              <wp:extent cx="4000500" cy="1257300"/>
              <wp:effectExtent l="0" t="0" r="12700" b="1270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ode.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1257300"/>
                      </a:xfrm>
                      <a:prstGeom prst="rect">
                        <a:avLst/>
                      </a:prstGeom>
                    </pic:spPr>
                  </pic:pic>
                </a:graphicData>
              </a:graphic>
              <wp14:sizeRelH relativeFrom="margin">
                <wp14:pctWidth>0</wp14:pctWidth>
              </wp14:sizeRelH>
              <wp14:sizeRelV relativeFrom="margin">
                <wp14:pctHeight>0</wp14:pctHeight>
              </wp14:sizeRelV>
            </wp:anchor>
          </w:drawing>
        </w:r>
      </w:ins>
    </w:p>
    <w:p w14:paraId="68F339B7" w14:textId="77777777" w:rsidR="00D618DD" w:rsidRDefault="00D618DD">
      <w:pPr>
        <w:pStyle w:val="BodyText"/>
        <w:rPr>
          <w:ins w:id="1215" w:author="Sarah Thomas" w:date="2014-03-13T11:50:00Z"/>
        </w:rPr>
        <w:pPrChange w:id="1216" w:author="Sarah Thomas" w:date="2014-03-13T11:52:00Z">
          <w:pPr/>
        </w:pPrChange>
      </w:pPr>
    </w:p>
    <w:p w14:paraId="55FA1911" w14:textId="77777777" w:rsidR="00D618DD" w:rsidRDefault="00D618DD">
      <w:pPr>
        <w:pStyle w:val="BodyText"/>
        <w:rPr>
          <w:ins w:id="1217" w:author="Sarah Thomas" w:date="2014-03-13T11:50:00Z"/>
        </w:rPr>
        <w:pPrChange w:id="1218" w:author="Sarah Thomas" w:date="2014-03-13T11:52:00Z">
          <w:pPr/>
        </w:pPrChange>
      </w:pPr>
    </w:p>
    <w:p w14:paraId="76A0771E" w14:textId="77777777" w:rsidR="00D618DD" w:rsidRDefault="00D618DD">
      <w:pPr>
        <w:pStyle w:val="BodyText"/>
        <w:rPr>
          <w:ins w:id="1219" w:author="Sarah Thomas" w:date="2014-03-13T11:50:00Z"/>
        </w:rPr>
        <w:pPrChange w:id="1220" w:author="Sarah Thomas" w:date="2014-03-13T11:52:00Z">
          <w:pPr/>
        </w:pPrChange>
      </w:pPr>
    </w:p>
    <w:p w14:paraId="0506A0DB" w14:textId="77777777" w:rsidR="00D618DD" w:rsidRDefault="00D618DD">
      <w:pPr>
        <w:pStyle w:val="BodyText"/>
        <w:rPr>
          <w:ins w:id="1221" w:author="Sarah Thomas" w:date="2014-03-13T11:50:00Z"/>
        </w:rPr>
        <w:pPrChange w:id="1222" w:author="Sarah Thomas" w:date="2014-03-13T11:52:00Z">
          <w:pPr/>
        </w:pPrChange>
      </w:pPr>
    </w:p>
    <w:p w14:paraId="6A5594D9" w14:textId="77777777" w:rsidR="00D618DD" w:rsidRDefault="00D618DD">
      <w:pPr>
        <w:pStyle w:val="BodyText"/>
        <w:rPr>
          <w:ins w:id="1223" w:author="Sarah Thomas" w:date="2014-03-13T11:50:00Z"/>
        </w:rPr>
        <w:pPrChange w:id="1224" w:author="Sarah Thomas" w:date="2014-03-13T11:52:00Z">
          <w:pPr/>
        </w:pPrChange>
      </w:pPr>
    </w:p>
    <w:p w14:paraId="00F45071" w14:textId="52A41265" w:rsidR="00D618DD" w:rsidRPr="00A05014" w:rsidRDefault="00D618DD">
      <w:pPr>
        <w:pStyle w:val="BodyText"/>
        <w:rPr>
          <w:ins w:id="1225" w:author="Sarah Thomas" w:date="2014-03-13T11:50:00Z"/>
        </w:rPr>
        <w:pPrChange w:id="1226" w:author="Sarah Thomas" w:date="2014-03-13T11:52:00Z">
          <w:pPr/>
        </w:pPrChange>
      </w:pPr>
      <w:ins w:id="1227" w:author="Sarah Thomas" w:date="2014-03-13T11:50:00Z">
        <w:r w:rsidRPr="00A05014">
          <w:t>Finally,</w:t>
        </w:r>
        <w:r>
          <w:t xml:space="preserve"> all forms have their validation part now and all of them are tested and work</w:t>
        </w:r>
        <w:r w:rsidRPr="00A05014">
          <w:t xml:space="preserve"> properly as expected</w:t>
        </w:r>
      </w:ins>
      <w:ins w:id="1228" w:author="Sarah Thomas" w:date="2014-03-13T11:57:00Z">
        <w:r w:rsidR="00FA3B48">
          <w:t>.</w:t>
        </w:r>
      </w:ins>
    </w:p>
    <w:p w14:paraId="375FCA54" w14:textId="21860288" w:rsidR="00294E61" w:rsidRDefault="00CC04E6">
      <w:pPr>
        <w:pStyle w:val="Heading3"/>
        <w:rPr>
          <w:ins w:id="1229" w:author="Sarah Thomas" w:date="2014-03-12T17:45:00Z"/>
        </w:rPr>
        <w:pPrChange w:id="1230" w:author="Sarah Thomas" w:date="2014-03-12T17:56:00Z">
          <w:pPr>
            <w:widowControl w:val="0"/>
            <w:numPr>
              <w:numId w:val="51"/>
            </w:numPr>
            <w:tabs>
              <w:tab w:val="left" w:pos="220"/>
              <w:tab w:val="left" w:pos="720"/>
            </w:tabs>
            <w:autoSpaceDE w:val="0"/>
            <w:autoSpaceDN w:val="0"/>
            <w:adjustRightInd w:val="0"/>
            <w:ind w:left="720" w:hanging="720"/>
          </w:pPr>
        </w:pPrChange>
      </w:pPr>
      <w:bookmarkStart w:id="1231" w:name="_Toc256588985"/>
      <w:ins w:id="1232" w:author="Sarah Thomas" w:date="2014-03-08T14:54:00Z">
        <w:r>
          <w:t xml:space="preserve">Laravel </w:t>
        </w:r>
      </w:ins>
      <w:ins w:id="1233" w:author="Sarah Thomas" w:date="2014-03-05T11:19:00Z">
        <w:r w:rsidR="00294E61">
          <w:t>Blade Templating System</w:t>
        </w:r>
      </w:ins>
      <w:bookmarkEnd w:id="1231"/>
    </w:p>
    <w:p w14:paraId="28CB7DEA" w14:textId="470FE482" w:rsidR="00FE5F06" w:rsidRDefault="00FE5F06">
      <w:pPr>
        <w:pStyle w:val="BodyText"/>
        <w:rPr>
          <w:ins w:id="1234" w:author="Sarah Thomas" w:date="2014-03-12T17:51:00Z"/>
        </w:rPr>
        <w:pPrChange w:id="1235" w:author="Sarah Thomas" w:date="2014-03-15T09:02:00Z">
          <w:pPr>
            <w:widowControl w:val="0"/>
            <w:numPr>
              <w:numId w:val="51"/>
            </w:numPr>
            <w:tabs>
              <w:tab w:val="left" w:pos="220"/>
              <w:tab w:val="left" w:pos="720"/>
            </w:tabs>
            <w:autoSpaceDE w:val="0"/>
            <w:autoSpaceDN w:val="0"/>
            <w:adjustRightInd w:val="0"/>
            <w:ind w:left="720" w:hanging="720"/>
          </w:pPr>
        </w:pPrChange>
      </w:pPr>
      <w:ins w:id="1236" w:author="Sarah Thomas" w:date="2014-03-12T17:45:00Z">
        <w:r>
          <w:t>Blade is a templating engine that provided by Laravel</w:t>
        </w:r>
      </w:ins>
      <w:ins w:id="1237" w:author="Sarah Thomas" w:date="2014-03-12T17:54:00Z">
        <w:r>
          <w:t xml:space="preserve"> </w:t>
        </w:r>
        <w:r>
          <w:fldChar w:fldCharType="begin" w:fldLock="1"/>
        </w:r>
      </w:ins>
      <w:r w:rsidR="00302EDD">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fldChar w:fldCharType="separate"/>
      </w:r>
      <w:r w:rsidR="00316E27" w:rsidRPr="00316E27">
        <w:rPr>
          <w:noProof/>
        </w:rPr>
        <w:t>[7]</w:t>
      </w:r>
      <w:ins w:id="1238" w:author="Sarah Thomas" w:date="2014-03-12T17:54:00Z">
        <w:r>
          <w:fldChar w:fldCharType="end"/>
        </w:r>
      </w:ins>
      <w:ins w:id="1239" w:author="Sarah Thomas" w:date="2014-03-12T17:45:00Z">
        <w:r>
          <w:t>.</w:t>
        </w:r>
      </w:ins>
      <w:ins w:id="1240" w:author="Sarah Thomas" w:date="2014-03-12T17:47:00Z">
        <w:r>
          <w:t xml:space="preserve"> It allows pages to inherit from predefined templates. It has been used on the Faculty Cooperative site to template the header, footer and navigation sections. </w:t>
        </w:r>
      </w:ins>
      <w:ins w:id="1241" w:author="Sarah Thomas" w:date="2014-03-12T17:48:00Z">
        <w:r>
          <w:t>It has various control structures that can be used to work with data that has been returned to a view. For example it can be used to loop an array of objects, printing out properties of each.</w:t>
        </w:r>
      </w:ins>
      <w:ins w:id="1242" w:author="Sarah Thomas" w:date="2014-03-12T17:51:00Z">
        <w:r>
          <w:t xml:space="preserve"> In the file </w:t>
        </w:r>
        <w:r w:rsidRPr="00FE5F06">
          <w:rPr>
            <w:rFonts w:ascii="Courier" w:hAnsi="Courier"/>
            <w:rPrChange w:id="1243" w:author="Sarah Thomas" w:date="2014-03-12T17:52:00Z">
              <w:rPr/>
            </w:rPrChange>
          </w:rPr>
          <w:t>showProfile.blade.php</w:t>
        </w:r>
        <w:r>
          <w:t xml:space="preserve"> it is used to </w:t>
        </w:r>
      </w:ins>
      <w:ins w:id="1244" w:author="Sarah Thomas" w:date="2014-03-12T17:53:00Z">
        <w:r>
          <w:t>loop through a list of teams that a user is involved with.</w:t>
        </w:r>
      </w:ins>
    </w:p>
    <w:p w14:paraId="66473BA7" w14:textId="77777777" w:rsidR="00FE5F06" w:rsidRDefault="00FE5F06">
      <w:pPr>
        <w:pStyle w:val="code"/>
        <w:jc w:val="left"/>
        <w:rPr>
          <w:ins w:id="1245" w:author="Sarah Thomas" w:date="2014-03-12T17:51:00Z"/>
        </w:rPr>
        <w:pPrChange w:id="1246" w:author="Sarah Thomas" w:date="2014-03-12T17:53:00Z">
          <w:pPr>
            <w:widowControl w:val="0"/>
            <w:numPr>
              <w:numId w:val="51"/>
            </w:numPr>
            <w:tabs>
              <w:tab w:val="left" w:pos="220"/>
              <w:tab w:val="left" w:pos="720"/>
            </w:tabs>
            <w:autoSpaceDE w:val="0"/>
            <w:autoSpaceDN w:val="0"/>
            <w:adjustRightInd w:val="0"/>
            <w:ind w:left="720" w:hanging="720"/>
          </w:pPr>
        </w:pPrChange>
      </w:pPr>
      <w:ins w:id="1247" w:author="Sarah Thomas" w:date="2014-03-12T17:51:00Z">
        <w:r w:rsidRPr="00FE5F06">
          <w:t>@</w:t>
        </w:r>
        <w:proofErr w:type="spellStart"/>
        <w:proofErr w:type="gramStart"/>
        <w:r w:rsidRPr="00FE5F06">
          <w:t>foreac</w:t>
        </w:r>
        <w:r>
          <w:t>h</w:t>
        </w:r>
        <w:proofErr w:type="spellEnd"/>
        <w:proofErr w:type="gramEnd"/>
        <w:r>
          <w:t>($</w:t>
        </w:r>
        <w:proofErr w:type="spellStart"/>
        <w:r>
          <w:t>teamInvolvement</w:t>
        </w:r>
        <w:proofErr w:type="spellEnd"/>
        <w:r>
          <w:t xml:space="preserve"> as $team) </w:t>
        </w:r>
      </w:ins>
    </w:p>
    <w:p w14:paraId="02E0C5E8" w14:textId="77777777" w:rsidR="00FE5F06" w:rsidRDefault="00FE5F06">
      <w:pPr>
        <w:pStyle w:val="code"/>
        <w:jc w:val="left"/>
        <w:rPr>
          <w:ins w:id="1248" w:author="Sarah Thomas" w:date="2014-03-12T17:53:00Z"/>
        </w:rPr>
        <w:pPrChange w:id="1249" w:author="Sarah Thomas" w:date="2014-03-12T17:53:00Z">
          <w:pPr>
            <w:widowControl w:val="0"/>
            <w:numPr>
              <w:numId w:val="51"/>
            </w:numPr>
            <w:tabs>
              <w:tab w:val="left" w:pos="220"/>
              <w:tab w:val="left" w:pos="720"/>
            </w:tabs>
            <w:autoSpaceDE w:val="0"/>
            <w:autoSpaceDN w:val="0"/>
            <w:adjustRightInd w:val="0"/>
            <w:ind w:left="720" w:hanging="720"/>
          </w:pPr>
        </w:pPrChange>
      </w:pPr>
      <w:ins w:id="1250" w:author="Sarah Thomas" w:date="2014-03-12T17:51:00Z">
        <w:r w:rsidRPr="00FE5F06">
          <w:t>&lt;</w:t>
        </w:r>
        <w:proofErr w:type="gramStart"/>
        <w:r w:rsidRPr="00FE5F06">
          <w:t>li</w:t>
        </w:r>
        <w:proofErr w:type="gramEnd"/>
        <w:r w:rsidRPr="00FE5F06">
          <w:t xml:space="preserve"> class="list-group-item"&gt;</w:t>
        </w:r>
      </w:ins>
    </w:p>
    <w:p w14:paraId="30F6D321" w14:textId="77777777" w:rsidR="00FE5F06" w:rsidRDefault="00FE5F06">
      <w:pPr>
        <w:pStyle w:val="code"/>
        <w:jc w:val="left"/>
        <w:rPr>
          <w:ins w:id="1251" w:author="Sarah Thomas" w:date="2014-03-12T17:53:00Z"/>
        </w:rPr>
        <w:pPrChange w:id="1252" w:author="Sarah Thomas" w:date="2014-03-12T17:53:00Z">
          <w:pPr>
            <w:widowControl w:val="0"/>
            <w:numPr>
              <w:numId w:val="51"/>
            </w:numPr>
            <w:tabs>
              <w:tab w:val="left" w:pos="220"/>
              <w:tab w:val="left" w:pos="720"/>
            </w:tabs>
            <w:autoSpaceDE w:val="0"/>
            <w:autoSpaceDN w:val="0"/>
            <w:adjustRightInd w:val="0"/>
            <w:ind w:left="720" w:hanging="720"/>
          </w:pPr>
        </w:pPrChange>
      </w:pPr>
      <w:ins w:id="1253" w:author="Sarah Thomas" w:date="2014-03-12T17:51:00Z">
        <w:r w:rsidRPr="00FE5F06">
          <w:lastRenderedPageBreak/>
          <w:t>&lt;</w:t>
        </w:r>
        <w:proofErr w:type="spellStart"/>
        <w:proofErr w:type="gramStart"/>
        <w:r w:rsidRPr="00FE5F06">
          <w:t>ahref</w:t>
        </w:r>
        <w:proofErr w:type="spellEnd"/>
        <w:proofErr w:type="gramEnd"/>
        <w:r w:rsidRPr="00FE5F06">
          <w:t>='/</w:t>
        </w:r>
        <w:proofErr w:type="spellStart"/>
        <w:r w:rsidRPr="00FE5F06">
          <w:t>viewVenture</w:t>
        </w:r>
        <w:proofErr w:type="spellEnd"/>
        <w:r w:rsidRPr="00FE5F06">
          <w:t>/{{$team-&gt;</w:t>
        </w:r>
        <w:proofErr w:type="spellStart"/>
        <w:r w:rsidRPr="00FE5F06">
          <w:t>venture_id</w:t>
        </w:r>
        <w:proofErr w:type="spellEnd"/>
        <w:r w:rsidRPr="00FE5F06">
          <w:t>}}'&gt;{{$team-&gt;title}}&lt;/a&gt;</w:t>
        </w:r>
      </w:ins>
    </w:p>
    <w:p w14:paraId="4A49ACD6" w14:textId="080E6FD5" w:rsidR="00FE5F06" w:rsidRDefault="00FE5F06">
      <w:pPr>
        <w:pStyle w:val="code"/>
        <w:jc w:val="left"/>
        <w:rPr>
          <w:ins w:id="1254" w:author="Sarah Thomas" w:date="2014-03-12T17:53:00Z"/>
        </w:rPr>
        <w:pPrChange w:id="1255" w:author="Sarah Thomas" w:date="2014-03-12T17:53:00Z">
          <w:pPr>
            <w:widowControl w:val="0"/>
            <w:numPr>
              <w:numId w:val="51"/>
            </w:numPr>
            <w:tabs>
              <w:tab w:val="left" w:pos="220"/>
              <w:tab w:val="left" w:pos="720"/>
            </w:tabs>
            <w:autoSpaceDE w:val="0"/>
            <w:autoSpaceDN w:val="0"/>
            <w:adjustRightInd w:val="0"/>
            <w:ind w:left="720" w:hanging="720"/>
          </w:pPr>
        </w:pPrChange>
      </w:pPr>
      <w:ins w:id="1256" w:author="Sarah Thomas" w:date="2014-03-12T17:51:00Z">
        <w:r w:rsidRPr="00FE5F06">
          <w:t xml:space="preserve">&lt;/li&gt; </w:t>
        </w:r>
      </w:ins>
    </w:p>
    <w:p w14:paraId="5700F66E" w14:textId="0778663C" w:rsidR="00FE5F06" w:rsidRDefault="00FE5F06">
      <w:pPr>
        <w:pStyle w:val="code"/>
        <w:jc w:val="left"/>
        <w:rPr>
          <w:ins w:id="1257" w:author="Sarah Thomas" w:date="2014-03-12T17:52:00Z"/>
        </w:rPr>
        <w:pPrChange w:id="1258" w:author="Sarah Thomas" w:date="2014-03-12T17:53:00Z">
          <w:pPr>
            <w:widowControl w:val="0"/>
            <w:numPr>
              <w:numId w:val="51"/>
            </w:numPr>
            <w:tabs>
              <w:tab w:val="left" w:pos="220"/>
              <w:tab w:val="left" w:pos="720"/>
            </w:tabs>
            <w:autoSpaceDE w:val="0"/>
            <w:autoSpaceDN w:val="0"/>
            <w:adjustRightInd w:val="0"/>
            <w:ind w:left="720" w:hanging="720"/>
          </w:pPr>
        </w:pPrChange>
      </w:pPr>
      <w:ins w:id="1259" w:author="Sarah Thomas" w:date="2014-03-12T17:51:00Z">
        <w:r w:rsidRPr="00FE5F06">
          <w:t>@</w:t>
        </w:r>
        <w:proofErr w:type="spellStart"/>
        <w:proofErr w:type="gramStart"/>
        <w:r w:rsidRPr="00FE5F06">
          <w:t>endforeach</w:t>
        </w:r>
        <w:proofErr w:type="spellEnd"/>
        <w:proofErr w:type="gramEnd"/>
        <w:r w:rsidRPr="00FE5F06">
          <w:t xml:space="preserve">             </w:t>
        </w:r>
      </w:ins>
    </w:p>
    <w:p w14:paraId="23186399" w14:textId="5AFAC87B" w:rsidR="00FE5F06" w:rsidRPr="00D618DD" w:rsidRDefault="00FE5F06">
      <w:pPr>
        <w:pStyle w:val="code"/>
        <w:jc w:val="left"/>
        <w:rPr>
          <w:ins w:id="1260" w:author="Sarah Thomas" w:date="2014-03-08T14:42:00Z"/>
        </w:rPr>
        <w:pPrChange w:id="1261" w:author="Sarah Thomas" w:date="2014-03-12T17:53:00Z">
          <w:pPr>
            <w:widowControl w:val="0"/>
            <w:numPr>
              <w:numId w:val="51"/>
            </w:numPr>
            <w:tabs>
              <w:tab w:val="left" w:pos="220"/>
              <w:tab w:val="left" w:pos="720"/>
            </w:tabs>
            <w:autoSpaceDE w:val="0"/>
            <w:autoSpaceDN w:val="0"/>
            <w:adjustRightInd w:val="0"/>
            <w:ind w:left="720" w:hanging="720"/>
          </w:pPr>
        </w:pPrChange>
      </w:pPr>
      <w:ins w:id="1262" w:author="Sarah Thomas" w:date="2014-03-12T17:51:00Z">
        <w:r w:rsidRPr="00FE5F06">
          <w:t>@</w:t>
        </w:r>
        <w:proofErr w:type="spellStart"/>
        <w:proofErr w:type="gramStart"/>
        <w:r w:rsidRPr="00FE5F06">
          <w:t>endif</w:t>
        </w:r>
        <w:proofErr w:type="spellEnd"/>
        <w:proofErr w:type="gramEnd"/>
        <w:r w:rsidRPr="00FE5F06">
          <w:t xml:space="preserve">   </w:t>
        </w:r>
      </w:ins>
    </w:p>
    <w:p w14:paraId="5D0874C1" w14:textId="018BAFF9" w:rsidR="0073101D" w:rsidRDefault="00CC04E6">
      <w:pPr>
        <w:pStyle w:val="Heading3"/>
        <w:rPr>
          <w:ins w:id="1263" w:author="Sarah Thomas" w:date="2014-03-08T14:42:00Z"/>
        </w:rPr>
        <w:pPrChange w:id="1264" w:author="Sarah Thomas" w:date="2014-03-12T17:56:00Z">
          <w:pPr>
            <w:widowControl w:val="0"/>
            <w:numPr>
              <w:numId w:val="51"/>
            </w:numPr>
            <w:tabs>
              <w:tab w:val="left" w:pos="220"/>
              <w:tab w:val="left" w:pos="720"/>
            </w:tabs>
            <w:autoSpaceDE w:val="0"/>
            <w:autoSpaceDN w:val="0"/>
            <w:adjustRightInd w:val="0"/>
            <w:ind w:left="720" w:hanging="720"/>
          </w:pPr>
        </w:pPrChange>
      </w:pPr>
      <w:bookmarkStart w:id="1265" w:name="_Toc256588986"/>
      <w:ins w:id="1266" w:author="Sarah Thomas" w:date="2014-03-08T14:54:00Z">
        <w:r>
          <w:t xml:space="preserve">Laravel Package Management - </w:t>
        </w:r>
      </w:ins>
      <w:ins w:id="1267" w:author="Sarah Thomas" w:date="2014-03-08T14:51:00Z">
        <w:r>
          <w:t xml:space="preserve">Using </w:t>
        </w:r>
      </w:ins>
      <w:ins w:id="1268" w:author="Sarah Thomas" w:date="2014-03-08T14:47:00Z">
        <w:r>
          <w:t>Imagine</w:t>
        </w:r>
        <w:bookmarkEnd w:id="1265"/>
        <w:r>
          <w:t xml:space="preserve"> </w:t>
        </w:r>
      </w:ins>
    </w:p>
    <w:p w14:paraId="04FF437E" w14:textId="6444917C" w:rsidR="0073101D" w:rsidRDefault="00CC04E6">
      <w:pPr>
        <w:pStyle w:val="BodyText"/>
        <w:rPr>
          <w:ins w:id="1269" w:author="Sarah Thomas" w:date="2014-03-12T17:43:00Z"/>
        </w:rPr>
        <w:pPrChange w:id="1270" w:author="Sarah Thomas" w:date="2014-03-08T15:08:00Z">
          <w:pPr>
            <w:widowControl w:val="0"/>
            <w:numPr>
              <w:numId w:val="51"/>
            </w:numPr>
            <w:tabs>
              <w:tab w:val="left" w:pos="220"/>
              <w:tab w:val="left" w:pos="720"/>
            </w:tabs>
            <w:autoSpaceDE w:val="0"/>
            <w:autoSpaceDN w:val="0"/>
            <w:adjustRightInd w:val="0"/>
            <w:ind w:left="720" w:hanging="720"/>
          </w:pPr>
        </w:pPrChange>
      </w:pPr>
      <w:ins w:id="1271" w:author="Sarah Thomas" w:date="2014-03-08T14:52:00Z">
        <w:r w:rsidRPr="002D6231">
          <w:t>Imagine</w:t>
        </w:r>
        <w:r>
          <w:t xml:space="preserve"> is a PHP image manipulation library. We added this library to </w:t>
        </w:r>
        <w:r w:rsidRPr="002D6231">
          <w:t>Laravel</w:t>
        </w:r>
        <w:r>
          <w:t xml:space="preserve"> </w:t>
        </w:r>
      </w:ins>
      <w:ins w:id="1272" w:author="Sarah Thomas" w:date="2014-03-08T14:53:00Z">
        <w:r>
          <w:t xml:space="preserve">as a package via </w:t>
        </w:r>
        <w:r w:rsidRPr="002D6231">
          <w:t>Composer</w:t>
        </w:r>
      </w:ins>
      <w:ins w:id="1273" w:author="Sarah Thomas" w:date="2014-03-08T14:55:00Z">
        <w:r>
          <w:rPr>
            <w:i/>
          </w:rPr>
          <w:t>.</w:t>
        </w:r>
      </w:ins>
      <w:ins w:id="1274" w:author="Sarah Thomas" w:date="2014-03-08T14:57:00Z">
        <w:r w:rsidR="00BB172E">
          <w:t xml:space="preserve"> </w:t>
        </w:r>
        <w:r w:rsidR="00BB172E" w:rsidRPr="002D6231">
          <w:t>Laravel</w:t>
        </w:r>
        <w:r w:rsidR="00BB172E">
          <w:t xml:space="preserve"> uses facades as a static interface</w:t>
        </w:r>
      </w:ins>
      <w:ins w:id="1275" w:author="Sarah Thomas" w:date="2014-03-08T14:58:00Z">
        <w:r w:rsidR="00BB172E">
          <w:t xml:space="preserve"> to classes within the </w:t>
        </w:r>
        <w:r w:rsidR="00BB172E" w:rsidRPr="00BB172E">
          <w:t xml:space="preserve">inversion of control </w:t>
        </w:r>
      </w:ins>
      <w:ins w:id="1276" w:author="Sarah Thomas" w:date="2014-03-08T14:59:00Z">
        <w:r w:rsidR="00BB172E">
          <w:t>(</w:t>
        </w:r>
        <w:proofErr w:type="spellStart"/>
        <w:r w:rsidR="00BB172E">
          <w:t>IoC</w:t>
        </w:r>
        <w:proofErr w:type="spellEnd"/>
        <w:r w:rsidR="00BB172E">
          <w:t xml:space="preserve">) </w:t>
        </w:r>
        <w:r w:rsidR="00BB172E" w:rsidRPr="00BB172E">
          <w:t>container</w:t>
        </w:r>
        <w:r w:rsidR="00BB172E">
          <w:t xml:space="preserve">. The </w:t>
        </w:r>
        <w:proofErr w:type="spellStart"/>
        <w:r w:rsidR="00BB172E">
          <w:t>IoC</w:t>
        </w:r>
        <w:proofErr w:type="spellEnd"/>
        <w:r w:rsidR="00BB172E">
          <w:t xml:space="preserve"> container is used to manage class dependencies.</w:t>
        </w:r>
      </w:ins>
      <w:ins w:id="1277" w:author="Sarah Thomas" w:date="2014-03-08T15:07:00Z">
        <w:r w:rsidR="0025223E">
          <w:t xml:space="preserve"> </w:t>
        </w:r>
      </w:ins>
    </w:p>
    <w:p w14:paraId="2CC1F4F8" w14:textId="05CE722E" w:rsidR="002D6231" w:rsidRPr="00CC04E6" w:rsidRDefault="002D6231">
      <w:pPr>
        <w:pStyle w:val="BodyText"/>
        <w:rPr>
          <w:ins w:id="1278" w:author="Sarah Thomas" w:date="2014-03-05T11:20:00Z"/>
        </w:rPr>
        <w:pPrChange w:id="1279" w:author="Sarah Thomas" w:date="2014-03-08T15:08:00Z">
          <w:pPr>
            <w:widowControl w:val="0"/>
            <w:numPr>
              <w:numId w:val="51"/>
            </w:numPr>
            <w:tabs>
              <w:tab w:val="left" w:pos="220"/>
              <w:tab w:val="left" w:pos="720"/>
            </w:tabs>
            <w:autoSpaceDE w:val="0"/>
            <w:autoSpaceDN w:val="0"/>
            <w:adjustRightInd w:val="0"/>
            <w:ind w:left="720" w:hanging="720"/>
          </w:pPr>
        </w:pPrChange>
      </w:pPr>
      <w:ins w:id="1280" w:author="Sarah Thomas" w:date="2014-03-12T17:43:00Z">
        <w:r>
          <w:t xml:space="preserve">We used the Imagine library to resize uploaded images ‘on-the-fly’. As users can upload their own profile images, and these may be large files, the website needs to be able to resize these images before display thus making efficient use of bandwidth. </w:t>
        </w:r>
      </w:ins>
    </w:p>
    <w:p w14:paraId="610B994B" w14:textId="185C2986" w:rsidR="000548EA" w:rsidRDefault="000548EA">
      <w:pPr>
        <w:pStyle w:val="Heading2"/>
        <w:rPr>
          <w:ins w:id="1281" w:author="Sarah Thomas" w:date="2014-03-03T14:39:00Z"/>
        </w:rPr>
        <w:pPrChange w:id="1282" w:author="Sarah Thomas" w:date="2014-03-03T14:34:00Z">
          <w:pPr>
            <w:widowControl w:val="0"/>
            <w:numPr>
              <w:numId w:val="51"/>
            </w:numPr>
            <w:tabs>
              <w:tab w:val="left" w:pos="220"/>
              <w:tab w:val="left" w:pos="720"/>
            </w:tabs>
            <w:autoSpaceDE w:val="0"/>
            <w:autoSpaceDN w:val="0"/>
            <w:adjustRightInd w:val="0"/>
            <w:ind w:left="720" w:hanging="720"/>
          </w:pPr>
        </w:pPrChange>
      </w:pPr>
      <w:bookmarkStart w:id="1283" w:name="_Toc256588987"/>
      <w:ins w:id="1284" w:author="Sarah Thomas" w:date="2014-03-03T14:34:00Z">
        <w:r>
          <w:t>Bootstrap</w:t>
        </w:r>
      </w:ins>
      <w:bookmarkEnd w:id="1283"/>
    </w:p>
    <w:p w14:paraId="5AC44B2F" w14:textId="77777777" w:rsidR="0073252A" w:rsidRDefault="0073252A" w:rsidP="0073252A">
      <w:pPr>
        <w:pStyle w:val="BodyText"/>
        <w:rPr>
          <w:ins w:id="1285" w:author="Sarah Thomas" w:date="2014-03-16T11:30:00Z"/>
        </w:rPr>
      </w:pPr>
      <w:ins w:id="1286" w:author="Sarah Thomas" w:date="2014-03-16T11:30:00Z">
        <w:r>
          <w:t>Bootstrap is a framework designed to facilitate the front-end development of websites and user interfaces. It is a combination of HTML, CSS and JavaScript, and it supports HTML5 and CSS3.</w:t>
        </w:r>
      </w:ins>
    </w:p>
    <w:p w14:paraId="37852D21" w14:textId="77777777" w:rsidR="0073252A" w:rsidRDefault="0073252A" w:rsidP="0073252A">
      <w:pPr>
        <w:pStyle w:val="BodyText"/>
        <w:rPr>
          <w:ins w:id="1287" w:author="Sarah Thomas" w:date="2014-03-16T11:30:00Z"/>
        </w:rPr>
      </w:pPr>
      <w:ins w:id="1288" w:author="Sarah Thomas" w:date="2014-03-16T11:30:00Z">
        <w:r>
          <w:t>We have decided to use Bootstrap for two main reasons.</w:t>
        </w:r>
      </w:ins>
    </w:p>
    <w:p w14:paraId="0B2129C7" w14:textId="77777777" w:rsidR="0073252A" w:rsidRDefault="0073252A" w:rsidP="0073252A">
      <w:pPr>
        <w:pStyle w:val="BodyText"/>
        <w:rPr>
          <w:ins w:id="1289" w:author="Sarah Thomas" w:date="2014-03-16T11:30:00Z"/>
        </w:rPr>
      </w:pPr>
      <w:ins w:id="1290" w:author="Sarah Thomas" w:date="2014-03-16T11:30:00Z">
        <w:r>
          <w:t>First of all, it saved us a lot of time in the design of the website. By using Bootstrap, we could simply implement the features that we wanted without laboriously working on the CSS code first; for instance, the progress bar on the Venture pages was easily implemented. Also, it saves time in deciding the overall layout of the website by easily replacing features.</w:t>
        </w:r>
      </w:ins>
    </w:p>
    <w:p w14:paraId="124C6228" w14:textId="77777777" w:rsidR="0073252A" w:rsidRDefault="0073252A" w:rsidP="0073252A">
      <w:pPr>
        <w:pStyle w:val="BodyText"/>
        <w:rPr>
          <w:ins w:id="1291" w:author="Sarah Thomas" w:date="2014-03-16T11:30:00Z"/>
        </w:rPr>
      </w:pPr>
      <w:ins w:id="1292" w:author="Sarah Thomas" w:date="2014-03-16T11:30:00Z">
        <w:r>
          <w:t xml:space="preserve">Second, Bootstrap is very customizable. Having the features that we wanted for the website, we modified them to suit our needs. A good example for this is the carousel on the home page, or the navigation bar in the header area, both of which we customized. Among other changes, the carousel in particular was modified so that it will not appear when the website is viewed on screens with a size smaller than 767 </w:t>
        </w:r>
        <w:proofErr w:type="spellStart"/>
        <w:proofErr w:type="gramStart"/>
        <w:r>
          <w:t>px</w:t>
        </w:r>
        <w:proofErr w:type="spellEnd"/>
        <w:proofErr w:type="gramEnd"/>
        <w:r>
          <w:t>.</w:t>
        </w:r>
      </w:ins>
    </w:p>
    <w:p w14:paraId="175E481D" w14:textId="77777777" w:rsidR="0073252A" w:rsidRDefault="0073252A" w:rsidP="0073252A">
      <w:pPr>
        <w:pStyle w:val="BodyText"/>
        <w:rPr>
          <w:ins w:id="1293" w:author="Sarah Thomas" w:date="2014-03-16T11:30:00Z"/>
        </w:rPr>
      </w:pPr>
      <w:ins w:id="1294" w:author="Sarah Thomas" w:date="2014-03-16T11:30:00Z">
        <w:r>
          <w:t xml:space="preserve">Other features that we have used from Bootstrap are the buttons on the search page, the search bars themselves, and </w:t>
        </w:r>
        <w:proofErr w:type="spellStart"/>
        <w:r w:rsidRPr="006946C9">
          <w:rPr>
            <w:i/>
          </w:rPr>
          <w:t>glyphicons</w:t>
        </w:r>
        <w:proofErr w:type="spellEnd"/>
        <w:r>
          <w:t xml:space="preserve"> for the profile and venture pages. </w:t>
        </w:r>
        <w:proofErr w:type="spellStart"/>
        <w:r>
          <w:t>Glyphicons</w:t>
        </w:r>
        <w:proofErr w:type="spellEnd"/>
        <w:r>
          <w:t xml:space="preserve"> are icons and symbols that are easy to use, and that have been made available for Bootstrap free of charge. Therefore, we have found this feature to be extremely useful and straightforward, as the users already know for example that the “envelope” </w:t>
        </w:r>
        <w:proofErr w:type="spellStart"/>
        <w:r>
          <w:t>glyphicon</w:t>
        </w:r>
        <w:proofErr w:type="spellEnd"/>
        <w:r>
          <w:t xml:space="preserve"> suggests sending or reading a message. </w:t>
        </w:r>
      </w:ins>
    </w:p>
    <w:p w14:paraId="4A535E10" w14:textId="7B4C7349" w:rsidR="000548EA" w:rsidRDefault="000548EA">
      <w:pPr>
        <w:pStyle w:val="Heading2"/>
        <w:rPr>
          <w:ins w:id="1295" w:author="Sarah Thomas" w:date="2014-03-05T10:29:00Z"/>
        </w:rPr>
        <w:pPrChange w:id="1296" w:author="Sarah Thomas" w:date="2014-03-03T14:51:00Z">
          <w:pPr>
            <w:widowControl w:val="0"/>
            <w:numPr>
              <w:numId w:val="51"/>
            </w:numPr>
            <w:tabs>
              <w:tab w:val="left" w:pos="220"/>
              <w:tab w:val="left" w:pos="720"/>
            </w:tabs>
            <w:autoSpaceDE w:val="0"/>
            <w:autoSpaceDN w:val="0"/>
            <w:adjustRightInd w:val="0"/>
            <w:ind w:left="720" w:hanging="720"/>
          </w:pPr>
        </w:pPrChange>
      </w:pPr>
      <w:bookmarkStart w:id="1297" w:name="_Toc256588988"/>
      <w:ins w:id="1298" w:author="Sarah Thomas" w:date="2014-03-03T14:51:00Z">
        <w:r>
          <w:t>LAMP/MAMP</w:t>
        </w:r>
      </w:ins>
      <w:bookmarkEnd w:id="1297"/>
    </w:p>
    <w:p w14:paraId="20982307" w14:textId="77777777" w:rsidR="00CD05CF" w:rsidRDefault="00CD05CF" w:rsidP="00CD05CF">
      <w:pPr>
        <w:pStyle w:val="BodyText"/>
        <w:rPr>
          <w:ins w:id="1299" w:author="Sarah Thomas" w:date="2014-03-12T16:51:00Z"/>
        </w:rPr>
      </w:pPr>
      <w:ins w:id="1300" w:author="Sarah Thomas" w:date="2014-03-12T16:51:00Z">
        <w:r>
          <w:t xml:space="preserve">In order to develop Laravel to build </w:t>
        </w:r>
        <w:proofErr w:type="spellStart"/>
        <w:r>
          <w:t>FacultyCooperative</w:t>
        </w:r>
        <w:proofErr w:type="spellEnd"/>
        <w:r>
          <w:t>, a development environment is required to make Laravel work and this requires setting up all the software that would be running on a web server.</w:t>
        </w:r>
      </w:ins>
    </w:p>
    <w:p w14:paraId="07848C27" w14:textId="77777777" w:rsidR="00CD05CF" w:rsidRDefault="00CD05CF" w:rsidP="00CD05CF">
      <w:pPr>
        <w:pStyle w:val="BodyText"/>
        <w:rPr>
          <w:ins w:id="1301" w:author="Sarah Thomas" w:date="2014-03-12T16:51:00Z"/>
        </w:rPr>
      </w:pPr>
      <w:ins w:id="1302" w:author="Sarah Thomas" w:date="2014-03-12T16:51:00Z">
        <w:r>
          <w:lastRenderedPageBreak/>
          <w:t>Typically Apache, MySQL and PHP is used to make Laravel work and setting this up on a development workstation requires some initial setting up and it would take some time if it is done manually. When having multiple operating system such as Windows and OSX, this furthers complicates the setup as it have different configuration settings and dependency.</w:t>
        </w:r>
      </w:ins>
    </w:p>
    <w:p w14:paraId="03016806" w14:textId="3286EC82" w:rsidR="00CD05CF" w:rsidRDefault="00CD05CF" w:rsidP="00CD05CF">
      <w:pPr>
        <w:pStyle w:val="BodyText"/>
        <w:rPr>
          <w:ins w:id="1303" w:author="Sarah Thomas" w:date="2014-03-12T16:51:00Z"/>
        </w:rPr>
      </w:pPr>
      <w:ins w:id="1304" w:author="Sarah Thomas" w:date="2014-03-12T16:51:00Z">
        <w:r>
          <w:t xml:space="preserve">As a general rule, the team required to have at least PHP version 5.3 and above as a baseline since this is the minimum requirement of Laravel </w:t>
        </w:r>
      </w:ins>
      <w:ins w:id="1305" w:author="Sarah Thomas" w:date="2014-03-12T16:52:00Z">
        <w:r>
          <w:fldChar w:fldCharType="begin" w:fldLock="1"/>
        </w:r>
      </w:ins>
      <w:r w:rsidR="00302EDD">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fldChar w:fldCharType="separate"/>
      </w:r>
      <w:r w:rsidR="00316E27" w:rsidRPr="00316E27">
        <w:rPr>
          <w:noProof/>
        </w:rPr>
        <w:t>[7]</w:t>
      </w:r>
      <w:ins w:id="1306" w:author="Sarah Thomas" w:date="2014-03-12T16:52:00Z">
        <w:r>
          <w:fldChar w:fldCharType="end"/>
        </w:r>
        <w:r>
          <w:t>.</w:t>
        </w:r>
      </w:ins>
    </w:p>
    <w:p w14:paraId="680055F7" w14:textId="77777777" w:rsidR="00CD05CF" w:rsidRDefault="00CD05CF" w:rsidP="00CD05CF">
      <w:pPr>
        <w:pStyle w:val="BodyText"/>
        <w:rPr>
          <w:ins w:id="1307" w:author="Sarah Thomas" w:date="2014-03-12T16:51:00Z"/>
        </w:rPr>
      </w:pPr>
      <w:ins w:id="1308" w:author="Sarah Thomas" w:date="2014-03-12T16:51:00Z">
        <w:r>
          <w:t>To make this process easier, a third party application is used called *AMP (where the first letter designates the first letter of the OS, i.e. L for Linux, M for Mac and W for Windows), A for Apache, M for MySQL and P for PHP. This application bundles all the software to run a development environment to build website or web applications using PHP as the main language.</w:t>
        </w:r>
      </w:ins>
    </w:p>
    <w:p w14:paraId="5F403FDE" w14:textId="3EDF0562" w:rsidR="00952CB2" w:rsidRDefault="00952CB2">
      <w:pPr>
        <w:pStyle w:val="Heading2"/>
        <w:rPr>
          <w:ins w:id="1309" w:author="Sarah Thomas" w:date="2014-03-05T10:29:00Z"/>
        </w:rPr>
        <w:pPrChange w:id="1310" w:author="Sarah Thomas" w:date="2014-03-03T16:28:00Z">
          <w:pPr>
            <w:widowControl w:val="0"/>
            <w:numPr>
              <w:numId w:val="51"/>
            </w:numPr>
            <w:tabs>
              <w:tab w:val="left" w:pos="220"/>
              <w:tab w:val="left" w:pos="720"/>
            </w:tabs>
            <w:autoSpaceDE w:val="0"/>
            <w:autoSpaceDN w:val="0"/>
            <w:adjustRightInd w:val="0"/>
            <w:ind w:left="720" w:hanging="720"/>
          </w:pPr>
        </w:pPrChange>
      </w:pPr>
      <w:bookmarkStart w:id="1311" w:name="_Toc256588989"/>
      <w:ins w:id="1312" w:author="Sarah Thomas" w:date="2014-03-03T16:28:00Z">
        <w:r>
          <w:t>GitHub</w:t>
        </w:r>
      </w:ins>
      <w:bookmarkEnd w:id="1311"/>
    </w:p>
    <w:p w14:paraId="4350A34F" w14:textId="0D0F6816" w:rsidR="00117380" w:rsidRPr="00117380" w:rsidRDefault="00117380" w:rsidP="00117380">
      <w:pPr>
        <w:pStyle w:val="BodyText"/>
        <w:rPr>
          <w:ins w:id="1313" w:author="Sarah Thomas" w:date="2014-03-17T11:32:00Z"/>
          <w:rPrChange w:id="1314" w:author="Sarah Thomas" w:date="2014-03-17T11:33:00Z">
            <w:rPr>
              <w:ins w:id="1315" w:author="Sarah Thomas" w:date="2014-03-17T11:32:00Z"/>
              <w:shd w:val="clear" w:color="auto" w:fill="FFFFFF"/>
            </w:rPr>
          </w:rPrChange>
        </w:rPr>
        <w:pPrChange w:id="1316" w:author="Sarah Thomas" w:date="2014-03-17T11:33:00Z">
          <w:pPr>
            <w:pStyle w:val="paragraph"/>
            <w:spacing w:before="0" w:beforeAutospacing="0" w:after="0" w:afterAutospacing="0" w:line="360" w:lineRule="auto"/>
            <w:textAlignment w:val="baseline"/>
          </w:pPr>
        </w:pPrChange>
      </w:pPr>
      <w:bookmarkStart w:id="1317" w:name="_Toc256588990"/>
      <w:proofErr w:type="spellStart"/>
      <w:ins w:id="1318" w:author="Sarah Thomas" w:date="2014-03-17T11:32:00Z">
        <w:r w:rsidRPr="00117380">
          <w:rPr>
            <w:rPrChange w:id="1319" w:author="Sarah Thomas" w:date="2014-03-17T11:33:00Z">
              <w:rPr>
                <w:shd w:val="clear" w:color="auto" w:fill="FFFFFF"/>
              </w:rPr>
            </w:rPrChange>
          </w:rPr>
          <w:t>Github</w:t>
        </w:r>
        <w:proofErr w:type="spellEnd"/>
        <w:r w:rsidRPr="00117380">
          <w:rPr>
            <w:rPrChange w:id="1320" w:author="Sarah Thomas" w:date="2014-03-17T11:33:00Z">
              <w:rPr>
                <w:shd w:val="clear" w:color="auto" w:fill="FFFFFF"/>
              </w:rPr>
            </w:rPrChange>
          </w:rPr>
          <w:t xml:space="preserve"> is a web hosting </w:t>
        </w:r>
        <w:proofErr w:type="gramStart"/>
        <w:r w:rsidRPr="00117380">
          <w:rPr>
            <w:rPrChange w:id="1321" w:author="Sarah Thomas" w:date="2014-03-17T11:33:00Z">
              <w:rPr>
                <w:shd w:val="clear" w:color="auto" w:fill="FFFFFF"/>
              </w:rPr>
            </w:rPrChange>
          </w:rPr>
          <w:t xml:space="preserve">service </w:t>
        </w:r>
      </w:ins>
      <w:ins w:id="1322" w:author="Sarah Thomas" w:date="2014-03-17T11:33:00Z">
        <w:r>
          <w:t>which</w:t>
        </w:r>
      </w:ins>
      <w:proofErr w:type="gramEnd"/>
      <w:ins w:id="1323" w:author="Sarah Thomas" w:date="2014-03-17T11:32:00Z">
        <w:r w:rsidRPr="00117380">
          <w:rPr>
            <w:rPrChange w:id="1324" w:author="Sarah Thomas" w:date="2014-03-17T11:33:00Z">
              <w:rPr>
                <w:shd w:val="clear" w:color="auto" w:fill="FFFFFF"/>
              </w:rPr>
            </w:rPrChange>
          </w:rPr>
          <w:t xml:space="preserve"> offers support for software development projects that are hosted on an online repository. </w:t>
        </w:r>
        <w:proofErr w:type="spellStart"/>
        <w:r w:rsidRPr="00117380">
          <w:rPr>
            <w:rPrChange w:id="1325" w:author="Sarah Thomas" w:date="2014-03-17T11:33:00Z">
              <w:rPr>
                <w:shd w:val="clear" w:color="auto" w:fill="FFFFFF"/>
              </w:rPr>
            </w:rPrChange>
          </w:rPr>
          <w:t>Github</w:t>
        </w:r>
        <w:proofErr w:type="spellEnd"/>
        <w:r w:rsidRPr="00117380">
          <w:rPr>
            <w:rPrChange w:id="1326" w:author="Sarah Thomas" w:date="2014-03-17T11:33:00Z">
              <w:rPr>
                <w:shd w:val="clear" w:color="auto" w:fill="FFFFFF"/>
              </w:rPr>
            </w:rPrChange>
          </w:rPr>
          <w:t xml:space="preserve"> has both commercial and free versions respectively. The paid version allows for privately hosting a repository, while the free version allows for open source projects to be hosted. The coding languages used to develop GitHub are Ruby on Rails and </w:t>
        </w:r>
        <w:proofErr w:type="spellStart"/>
        <w:r w:rsidRPr="00117380">
          <w:rPr>
            <w:rPrChange w:id="1327" w:author="Sarah Thomas" w:date="2014-03-17T11:33:00Z">
              <w:rPr>
                <w:shd w:val="clear" w:color="auto" w:fill="FFFFFF"/>
              </w:rPr>
            </w:rPrChange>
          </w:rPr>
          <w:t>Erlang</w:t>
        </w:r>
        <w:proofErr w:type="spellEnd"/>
        <w:r w:rsidRPr="00117380">
          <w:rPr>
            <w:rPrChange w:id="1328" w:author="Sarah Thomas" w:date="2014-03-17T11:33:00Z">
              <w:rPr>
                <w:shd w:val="clear" w:color="auto" w:fill="FFFFFF"/>
              </w:rPr>
            </w:rPrChange>
          </w:rPr>
          <w:t xml:space="preserve">. </w:t>
        </w:r>
        <w:proofErr w:type="spellStart"/>
        <w:r w:rsidRPr="00117380">
          <w:rPr>
            <w:rPrChange w:id="1329" w:author="Sarah Thomas" w:date="2014-03-17T11:33:00Z">
              <w:rPr>
                <w:shd w:val="clear" w:color="auto" w:fill="FFFFFF"/>
              </w:rPr>
            </w:rPrChange>
          </w:rPr>
          <w:t>Github</w:t>
        </w:r>
        <w:proofErr w:type="spellEnd"/>
        <w:r w:rsidRPr="00117380">
          <w:rPr>
            <w:rPrChange w:id="1330" w:author="Sarah Thomas" w:date="2014-03-17T11:33:00Z">
              <w:rPr>
                <w:shd w:val="clear" w:color="auto" w:fill="FFFFFF"/>
              </w:rPr>
            </w:rPrChange>
          </w:rPr>
          <w:t xml:space="preserve"> has a variety of features, primary of which is online hosting of source codes for software development. Another </w:t>
        </w:r>
        <w:r>
          <w:rPr>
            <w:rPrChange w:id="1331" w:author="Sarah Thomas" w:date="2014-03-17T11:33:00Z">
              <w:rPr/>
            </w:rPrChange>
          </w:rPr>
          <w:t>important feature of GitHub is i</w:t>
        </w:r>
        <w:r w:rsidRPr="00117380">
          <w:rPr>
            <w:rPrChange w:id="1332" w:author="Sarah Thomas" w:date="2014-03-17T11:33:00Z">
              <w:rPr>
                <w:shd w:val="clear" w:color="auto" w:fill="FFFFFF"/>
              </w:rPr>
            </w:rPrChange>
          </w:rPr>
          <w:t>ntegrated issue tracking. This feature filters by open and closed issues, assignees, labels, and milestones. The issues are sorted by issue age, number of comments, and update time. This helps filter out bugs that may</w:t>
        </w:r>
        <w:r w:rsidR="00302EDD">
          <w:rPr>
            <w:rPrChange w:id="1333" w:author="Sarah Thomas" w:date="2014-03-17T11:33:00Z">
              <w:rPr/>
            </w:rPrChange>
          </w:rPr>
          <w:t xml:space="preserve"> exist in the software code </w:t>
        </w:r>
      </w:ins>
      <w:ins w:id="1334" w:author="Sarah Thomas" w:date="2014-03-17T11:36:00Z">
        <w:r w:rsidR="00302EDD">
          <w:fldChar w:fldCharType="begin" w:fldLock="1"/>
        </w:r>
      </w:ins>
      <w:r w:rsidR="00302EDD">
        <w:instrText>ADDIN CSL_CITATION { "citationItems" : [ { "id" : "ITEM-1", "itemData" : { "URL" : "https://github.com/features", "accessed" : { "date-parts" : [ [ "2014", "3", "17" ] ] }, "id" : "ITEM-1", "issued" : { "date-parts" : [ [ "0" ] ] }, "title" : "Github", "type" : "webpage" }, "uris" : [ "http://www.mendeley.com/documents/?uuid=6df85d48-186d-40f3-9757-5d89e6e588eb" ] } ], "mendeley" : { "previouslyFormattedCitation" : "[11]" }, "properties" : { "noteIndex" : 0 }, "schema" : "https://github.com/citation-style-language/schema/raw/master/csl-citation.json" }</w:instrText>
      </w:r>
      <w:r w:rsidR="00302EDD">
        <w:fldChar w:fldCharType="separate"/>
      </w:r>
      <w:r w:rsidR="00302EDD" w:rsidRPr="00302EDD">
        <w:rPr>
          <w:noProof/>
        </w:rPr>
        <w:t>[11]</w:t>
      </w:r>
      <w:ins w:id="1335" w:author="Sarah Thomas" w:date="2014-03-17T11:36:00Z">
        <w:r w:rsidR="00302EDD">
          <w:fldChar w:fldCharType="end"/>
        </w:r>
        <w:r w:rsidR="00302EDD">
          <w:t>.</w:t>
        </w:r>
      </w:ins>
    </w:p>
    <w:p w14:paraId="1A98E50F" w14:textId="77777777" w:rsidR="00117380" w:rsidRPr="00117380" w:rsidRDefault="00117380" w:rsidP="00117380">
      <w:pPr>
        <w:pStyle w:val="BodyText"/>
        <w:rPr>
          <w:ins w:id="1336" w:author="Sarah Thomas" w:date="2014-03-17T11:32:00Z"/>
          <w:rPrChange w:id="1337" w:author="Sarah Thomas" w:date="2014-03-17T11:33:00Z">
            <w:rPr>
              <w:ins w:id="1338" w:author="Sarah Thomas" w:date="2014-03-17T11:32:00Z"/>
              <w:rFonts w:cs="Segoe UI"/>
            </w:rPr>
          </w:rPrChange>
        </w:rPr>
        <w:pPrChange w:id="1339" w:author="Sarah Thomas" w:date="2014-03-17T11:33:00Z">
          <w:pPr>
            <w:pStyle w:val="paragraph"/>
            <w:spacing w:before="0" w:beforeAutospacing="0" w:after="0" w:afterAutospacing="0" w:line="360" w:lineRule="auto"/>
            <w:textAlignment w:val="baseline"/>
          </w:pPr>
        </w:pPrChange>
      </w:pPr>
      <w:ins w:id="1340" w:author="Sarah Thomas" w:date="2014-03-17T11:32:00Z">
        <w:r w:rsidRPr="00117380">
          <w:rPr>
            <w:rPrChange w:id="1341" w:author="Sarah Thomas" w:date="2014-03-17T11:33:00Z">
              <w:rPr>
                <w:rFonts w:cs="Segoe UI"/>
              </w:rPr>
            </w:rPrChange>
          </w:rPr>
          <w:t xml:space="preserve">In our team, we used </w:t>
        </w:r>
        <w:proofErr w:type="spellStart"/>
        <w:r w:rsidRPr="00117380">
          <w:rPr>
            <w:rPrChange w:id="1342" w:author="Sarah Thomas" w:date="2014-03-17T11:33:00Z">
              <w:rPr>
                <w:rFonts w:cs="Segoe UI"/>
              </w:rPr>
            </w:rPrChange>
          </w:rPr>
          <w:t>Github</w:t>
        </w:r>
        <w:proofErr w:type="spellEnd"/>
        <w:r w:rsidRPr="00117380">
          <w:rPr>
            <w:rPrChange w:id="1343" w:author="Sarah Thomas" w:date="2014-03-17T11:33:00Z">
              <w:rPr>
                <w:rFonts w:cs="Segoe UI"/>
              </w:rPr>
            </w:rPrChange>
          </w:rPr>
          <w:t xml:space="preserve"> to share the files in our project. It was especially useful because it updated easily and we all had the latest version of the project. Another good point of </w:t>
        </w:r>
        <w:proofErr w:type="spellStart"/>
        <w:r w:rsidRPr="00117380">
          <w:rPr>
            <w:rPrChange w:id="1344" w:author="Sarah Thomas" w:date="2014-03-17T11:33:00Z">
              <w:rPr>
                <w:rFonts w:cs="Segoe UI"/>
              </w:rPr>
            </w:rPrChange>
          </w:rPr>
          <w:t>Github</w:t>
        </w:r>
        <w:proofErr w:type="spellEnd"/>
        <w:r w:rsidRPr="00117380">
          <w:rPr>
            <w:rPrChange w:id="1345" w:author="Sarah Thomas" w:date="2014-03-17T11:33:00Z">
              <w:rPr>
                <w:rFonts w:cs="Segoe UI"/>
              </w:rPr>
            </w:rPrChange>
          </w:rPr>
          <w:t xml:space="preserve"> is in our team, some members are using Windows 7 operating system and others are using Macs, it took a while to get set with it, but in the end even people used Windows or Macs, It didn’t matter. In </w:t>
        </w:r>
        <w:proofErr w:type="spellStart"/>
        <w:r w:rsidRPr="00117380">
          <w:rPr>
            <w:rPrChange w:id="1346" w:author="Sarah Thomas" w:date="2014-03-17T11:33:00Z">
              <w:rPr>
                <w:rFonts w:cs="Segoe UI"/>
              </w:rPr>
            </w:rPrChange>
          </w:rPr>
          <w:t>Github</w:t>
        </w:r>
        <w:proofErr w:type="spellEnd"/>
        <w:r w:rsidRPr="00117380">
          <w:rPr>
            <w:rPrChange w:id="1347" w:author="Sarah Thomas" w:date="2014-03-17T11:33:00Z">
              <w:rPr>
                <w:rFonts w:cs="Segoe UI"/>
              </w:rPr>
            </w:rPrChange>
          </w:rPr>
          <w:t xml:space="preserve">, we had a clear track of who did what and what changes were made in </w:t>
        </w:r>
        <w:proofErr w:type="spellStart"/>
        <w:r w:rsidRPr="00117380">
          <w:rPr>
            <w:rPrChange w:id="1348" w:author="Sarah Thomas" w:date="2014-03-17T11:33:00Z">
              <w:rPr>
                <w:rFonts w:cs="Segoe UI"/>
              </w:rPr>
            </w:rPrChange>
          </w:rPr>
          <w:t>Github</w:t>
        </w:r>
        <w:proofErr w:type="spellEnd"/>
        <w:r w:rsidRPr="00117380">
          <w:rPr>
            <w:rPrChange w:id="1349" w:author="Sarah Thomas" w:date="2014-03-17T11:33:00Z">
              <w:rPr>
                <w:rFonts w:cs="Segoe UI"/>
              </w:rPr>
            </w:rPrChange>
          </w:rPr>
          <w:t xml:space="preserve"> history part, it is quiet good function because master can track the members’ working process, and on the other side, all the members in our group can know the process of our project very clearly. And if there were problems with the code, we could revert to a previous version.</w:t>
        </w:r>
      </w:ins>
    </w:p>
    <w:p w14:paraId="4A38F822" w14:textId="77777777" w:rsidR="00117380" w:rsidRPr="00117380" w:rsidRDefault="00117380" w:rsidP="00117380">
      <w:pPr>
        <w:pStyle w:val="BodyText"/>
        <w:rPr>
          <w:ins w:id="1350" w:author="Sarah Thomas" w:date="2014-03-17T11:32:00Z"/>
          <w:rPrChange w:id="1351" w:author="Sarah Thomas" w:date="2014-03-17T11:33:00Z">
            <w:rPr>
              <w:ins w:id="1352" w:author="Sarah Thomas" w:date="2014-03-17T11:32:00Z"/>
              <w:rFonts w:ascii="Calibri" w:hAnsi="Calibri" w:cs="Segoe UI"/>
            </w:rPr>
          </w:rPrChange>
        </w:rPr>
        <w:pPrChange w:id="1353" w:author="Sarah Thomas" w:date="2014-03-17T11:33:00Z">
          <w:pPr>
            <w:pStyle w:val="paragraph"/>
            <w:spacing w:before="0" w:beforeAutospacing="0" w:after="0" w:afterAutospacing="0" w:line="360" w:lineRule="auto"/>
            <w:textAlignment w:val="baseline"/>
          </w:pPr>
        </w:pPrChange>
      </w:pPr>
      <w:ins w:id="1354" w:author="Sarah Thomas" w:date="2014-03-17T11:32:00Z">
        <w:r w:rsidRPr="00117380">
          <w:rPr>
            <w:rPrChange w:id="1355" w:author="Sarah Thomas" w:date="2014-03-17T11:33:00Z">
              <w:rPr>
                <w:rFonts w:ascii="Calibri" w:hAnsi="Calibri" w:cs="Segoe UI"/>
              </w:rPr>
            </w:rPrChange>
          </w:rPr>
          <w:t xml:space="preserve">In conclusion, </w:t>
        </w:r>
        <w:proofErr w:type="spellStart"/>
        <w:r w:rsidRPr="00117380">
          <w:rPr>
            <w:rPrChange w:id="1356" w:author="Sarah Thomas" w:date="2014-03-17T11:33:00Z">
              <w:rPr>
                <w:rFonts w:ascii="Calibri" w:hAnsi="Calibri" w:cs="Segoe UI"/>
              </w:rPr>
            </w:rPrChange>
          </w:rPr>
          <w:t>Github</w:t>
        </w:r>
        <w:proofErr w:type="spellEnd"/>
        <w:r w:rsidRPr="00117380">
          <w:rPr>
            <w:rPrChange w:id="1357" w:author="Sarah Thomas" w:date="2014-03-17T11:33:00Z">
              <w:rPr>
                <w:rFonts w:ascii="Calibri" w:hAnsi="Calibri" w:cs="Segoe UI"/>
              </w:rPr>
            </w:rPrChange>
          </w:rPr>
          <w:t xml:space="preserve"> is a very </w:t>
        </w:r>
        <w:proofErr w:type="gramStart"/>
        <w:r w:rsidRPr="00117380">
          <w:rPr>
            <w:rPrChange w:id="1358" w:author="Sarah Thomas" w:date="2014-03-17T11:33:00Z">
              <w:rPr>
                <w:rFonts w:ascii="Calibri" w:hAnsi="Calibri" w:cs="Segoe UI"/>
              </w:rPr>
            </w:rPrChange>
          </w:rPr>
          <w:t>user friendly</w:t>
        </w:r>
        <w:proofErr w:type="gramEnd"/>
        <w:r w:rsidRPr="00117380">
          <w:rPr>
            <w:rPrChange w:id="1359" w:author="Sarah Thomas" w:date="2014-03-17T11:33:00Z">
              <w:rPr>
                <w:rFonts w:ascii="Calibri" w:hAnsi="Calibri" w:cs="Segoe UI"/>
              </w:rPr>
            </w:rPrChange>
          </w:rPr>
          <w:t xml:space="preserve"> software code hosting repository that members can use to socially. Interact with other members of the group and keep track of each member contribution or work on the software that is being coded. GitHub is also very secure and provides encrypted layers of system security.</w:t>
        </w:r>
      </w:ins>
    </w:p>
    <w:p w14:paraId="59190F00" w14:textId="3161644B" w:rsidR="00FB0B3E" w:rsidRDefault="00FB0B3E">
      <w:pPr>
        <w:pStyle w:val="Heading2"/>
        <w:rPr>
          <w:ins w:id="1360" w:author="Sarah Thomas" w:date="2014-03-05T10:30:00Z"/>
        </w:rPr>
        <w:pPrChange w:id="1361" w:author="Sarah Thomas" w:date="2014-03-05T10:29:00Z">
          <w:pPr>
            <w:widowControl w:val="0"/>
            <w:numPr>
              <w:numId w:val="51"/>
            </w:numPr>
            <w:tabs>
              <w:tab w:val="left" w:pos="220"/>
              <w:tab w:val="left" w:pos="720"/>
            </w:tabs>
            <w:autoSpaceDE w:val="0"/>
            <w:autoSpaceDN w:val="0"/>
            <w:adjustRightInd w:val="0"/>
            <w:ind w:left="720" w:hanging="720"/>
          </w:pPr>
        </w:pPrChange>
      </w:pPr>
      <w:ins w:id="1362" w:author="Sarah Thomas" w:date="2014-03-05T10:29:00Z">
        <w:r>
          <w:t>Trello</w:t>
        </w:r>
      </w:ins>
      <w:bookmarkEnd w:id="1317"/>
    </w:p>
    <w:p w14:paraId="6843487C" w14:textId="48B83A23" w:rsidR="00F87185" w:rsidRDefault="00F87185" w:rsidP="00F87185">
      <w:pPr>
        <w:pStyle w:val="BodyText"/>
        <w:rPr>
          <w:ins w:id="1363" w:author="Sarah Thomas" w:date="2014-03-17T11:24:00Z"/>
          <w:rFonts w:hint="eastAsia"/>
          <w:lang w:val="en-US" w:eastAsia="zh-CN"/>
        </w:rPr>
        <w:pPrChange w:id="1364" w:author="Sarah Thomas" w:date="2014-03-17T11:24:00Z">
          <w:pPr>
            <w:spacing w:line="360" w:lineRule="auto"/>
          </w:pPr>
        </w:pPrChange>
      </w:pPr>
      <w:ins w:id="1365" w:author="Sarah Thomas" w:date="2014-03-17T11:24:00Z">
        <w:r>
          <w:rPr>
            <w:rFonts w:hint="eastAsia"/>
            <w:lang w:val="en-US" w:eastAsia="zh-CN"/>
          </w:rPr>
          <w:t xml:space="preserve">Trello is a free web-based project management application. It is a perfect </w:t>
        </w:r>
        <w:r>
          <w:rPr>
            <w:lang w:val="en-US" w:eastAsia="zh-CN"/>
          </w:rPr>
          <w:t>tool</w:t>
        </w:r>
        <w:r>
          <w:rPr>
            <w:rFonts w:hint="eastAsia"/>
            <w:lang w:val="en-US" w:eastAsia="zh-CN"/>
          </w:rPr>
          <w:t xml:space="preserve"> </w:t>
        </w:r>
      </w:ins>
      <w:ins w:id="1366" w:author="Sarah Thomas" w:date="2014-03-17T11:25:00Z">
        <w:r>
          <w:rPr>
            <w:lang w:val="en-US" w:eastAsia="zh-CN"/>
          </w:rPr>
          <w:t>for</w:t>
        </w:r>
      </w:ins>
      <w:ins w:id="1367" w:author="Sarah Thomas" w:date="2014-03-17T11:24:00Z">
        <w:r>
          <w:rPr>
            <w:rFonts w:hint="eastAsia"/>
            <w:lang w:val="en-US" w:eastAsia="zh-CN"/>
          </w:rPr>
          <w:t xml:space="preserve"> team </w:t>
        </w:r>
      </w:ins>
      <w:ins w:id="1368" w:author="Sarah Thomas" w:date="2014-03-17T11:25:00Z">
        <w:r>
          <w:rPr>
            <w:lang w:val="en-US" w:eastAsia="zh-CN"/>
          </w:rPr>
          <w:t xml:space="preserve">management </w:t>
        </w:r>
      </w:ins>
      <w:ins w:id="1369" w:author="Sarah Thomas" w:date="2014-03-17T11:24:00Z">
        <w:r>
          <w:rPr>
            <w:rFonts w:hint="eastAsia"/>
            <w:lang w:val="en-US" w:eastAsia="zh-CN"/>
          </w:rPr>
          <w:t>or individual work</w:t>
        </w:r>
      </w:ins>
      <w:ins w:id="1370" w:author="Sarah Thomas" w:date="2014-03-17T11:38:00Z">
        <w:r w:rsidR="00302EDD">
          <w:rPr>
            <w:lang w:val="en-US" w:eastAsia="zh-CN"/>
          </w:rPr>
          <w:t xml:space="preserve"> </w:t>
        </w:r>
        <w:r w:rsidR="00302EDD">
          <w:rPr>
            <w:lang w:val="en-US" w:eastAsia="zh-CN"/>
          </w:rPr>
          <w:fldChar w:fldCharType="begin" w:fldLock="1"/>
        </w:r>
      </w:ins>
      <w:r w:rsidR="00302EDD">
        <w:rPr>
          <w:lang w:val="en-US" w:eastAsia="zh-CN"/>
        </w:rPr>
        <w:instrText>ADDIN CSL_CITATION { "citationItems" : [ { "id" : "ITEM-1", "itemData" : { "id" : "ITEM-1", "issued" : { "date-parts" : [ [ "0" ] ] }, "title" : "Trello", "type" : "webpage" }, "uris" : [ "http://www.mendeley.com/documents/?uuid=df18a363-f015-47d8-8bb7-9cc057ac281b" ] } ], "mendeley" : { "previouslyFormattedCitation" : "[12]" }, "properties" : { "noteIndex" : 0 }, "schema" : "https://github.com/citation-style-language/schema/raw/master/csl-citation.json" }</w:instrText>
      </w:r>
      <w:r w:rsidR="00302EDD">
        <w:rPr>
          <w:lang w:val="en-US" w:eastAsia="zh-CN"/>
        </w:rPr>
        <w:fldChar w:fldCharType="separate"/>
      </w:r>
      <w:r w:rsidR="00302EDD" w:rsidRPr="00302EDD">
        <w:rPr>
          <w:noProof/>
          <w:lang w:val="en-US" w:eastAsia="zh-CN"/>
        </w:rPr>
        <w:t>[12]</w:t>
      </w:r>
      <w:ins w:id="1371" w:author="Sarah Thomas" w:date="2014-03-17T11:38:00Z">
        <w:r w:rsidR="00302EDD">
          <w:rPr>
            <w:lang w:val="en-US" w:eastAsia="zh-CN"/>
          </w:rPr>
          <w:fldChar w:fldCharType="end"/>
        </w:r>
      </w:ins>
      <w:ins w:id="1372" w:author="Sarah Thomas" w:date="2014-03-17T11:24:00Z">
        <w:r>
          <w:rPr>
            <w:rFonts w:hint="eastAsia"/>
            <w:lang w:val="en-US" w:eastAsia="zh-CN"/>
          </w:rPr>
          <w:t xml:space="preserve">. Trello is composed of three elements: </w:t>
        </w:r>
        <w:r w:rsidRPr="00F87185">
          <w:rPr>
            <w:rFonts w:hint="eastAsia"/>
            <w:i/>
            <w:lang w:val="en-US" w:eastAsia="zh-CN"/>
            <w:rPrChange w:id="1373" w:author="Sarah Thomas" w:date="2014-03-17T11:25:00Z">
              <w:rPr>
                <w:rFonts w:hint="eastAsia"/>
                <w:lang w:val="en-US" w:eastAsia="zh-CN"/>
              </w:rPr>
            </w:rPrChange>
          </w:rPr>
          <w:t>board</w:t>
        </w:r>
        <w:r>
          <w:rPr>
            <w:rFonts w:hint="eastAsia"/>
            <w:lang w:val="en-US" w:eastAsia="zh-CN"/>
          </w:rPr>
          <w:t xml:space="preserve">, </w:t>
        </w:r>
        <w:r w:rsidRPr="00F87185">
          <w:rPr>
            <w:rFonts w:hint="eastAsia"/>
            <w:i/>
            <w:lang w:val="en-US" w:eastAsia="zh-CN"/>
            <w:rPrChange w:id="1374" w:author="Sarah Thomas" w:date="2014-03-17T11:25:00Z">
              <w:rPr>
                <w:rFonts w:hint="eastAsia"/>
                <w:lang w:val="en-US" w:eastAsia="zh-CN"/>
              </w:rPr>
            </w:rPrChange>
          </w:rPr>
          <w:t>list</w:t>
        </w:r>
        <w:r>
          <w:rPr>
            <w:rFonts w:hint="eastAsia"/>
            <w:lang w:val="en-US" w:eastAsia="zh-CN"/>
          </w:rPr>
          <w:t xml:space="preserve">, and </w:t>
        </w:r>
        <w:r w:rsidRPr="00F87185">
          <w:rPr>
            <w:rFonts w:hint="eastAsia"/>
            <w:i/>
            <w:lang w:val="en-US" w:eastAsia="zh-CN"/>
            <w:rPrChange w:id="1375" w:author="Sarah Thomas" w:date="2014-03-17T11:25:00Z">
              <w:rPr>
                <w:rFonts w:hint="eastAsia"/>
                <w:lang w:val="en-US" w:eastAsia="zh-CN"/>
              </w:rPr>
            </w:rPrChange>
          </w:rPr>
          <w:t>card</w:t>
        </w:r>
        <w:r>
          <w:rPr>
            <w:rFonts w:hint="eastAsia"/>
            <w:lang w:val="en-US" w:eastAsia="zh-CN"/>
          </w:rPr>
          <w:t>. Board is your project, for example, our project is called CE90</w:t>
        </w:r>
      </w:ins>
      <w:ins w:id="1376" w:author="Sarah Thomas" w:date="2014-03-17T11:25:00Z">
        <w:r>
          <w:rPr>
            <w:lang w:val="en-US" w:eastAsia="zh-CN"/>
          </w:rPr>
          <w:t>3</w:t>
        </w:r>
      </w:ins>
      <w:ins w:id="1377" w:author="Sarah Thomas" w:date="2014-03-17T11:26:00Z">
        <w:r>
          <w:rPr>
            <w:lang w:val="en-US" w:eastAsia="zh-CN"/>
          </w:rPr>
          <w:t>-1</w:t>
        </w:r>
      </w:ins>
      <w:ins w:id="1378" w:author="Sarah Thomas" w:date="2014-03-17T11:24:00Z">
        <w:r>
          <w:rPr>
            <w:rFonts w:hint="eastAsia"/>
            <w:lang w:val="en-US" w:eastAsia="zh-CN"/>
          </w:rPr>
          <w:t xml:space="preserve">, </w:t>
        </w:r>
        <w:proofErr w:type="gramStart"/>
        <w:r>
          <w:rPr>
            <w:rFonts w:hint="eastAsia"/>
            <w:lang w:val="en-US" w:eastAsia="zh-CN"/>
          </w:rPr>
          <w:t>so</w:t>
        </w:r>
        <w:proofErr w:type="gramEnd"/>
        <w:r>
          <w:rPr>
            <w:rFonts w:hint="eastAsia"/>
            <w:lang w:val="en-US" w:eastAsia="zh-CN"/>
          </w:rPr>
          <w:t xml:space="preserve"> CE903-1 is our board. Lots of lists make up a board. The function of list is to show all parts of our project, in our project, there are eight lists: to do, doing, done, meeting, final report, specification documents, discussion, </w:t>
        </w:r>
        <w:proofErr w:type="spellStart"/>
        <w:r>
          <w:rPr>
            <w:rFonts w:hint="eastAsia"/>
            <w:lang w:val="en-US" w:eastAsia="zh-CN"/>
          </w:rPr>
          <w:t>Github</w:t>
        </w:r>
        <w:proofErr w:type="spellEnd"/>
        <w:r>
          <w:rPr>
            <w:rFonts w:hint="eastAsia"/>
            <w:lang w:val="en-US" w:eastAsia="zh-CN"/>
          </w:rPr>
          <w:t xml:space="preserve"> master commit. </w:t>
        </w:r>
      </w:ins>
      <w:ins w:id="1379" w:author="Sarah Thomas" w:date="2014-03-17T11:26:00Z">
        <w:r w:rsidR="00117380">
          <w:rPr>
            <w:lang w:val="en-US" w:eastAsia="zh-CN"/>
          </w:rPr>
          <w:t xml:space="preserve">It is </w:t>
        </w:r>
      </w:ins>
      <w:ins w:id="1380" w:author="Sarah Thomas" w:date="2014-03-17T11:24:00Z">
        <w:r w:rsidR="00117380">
          <w:rPr>
            <w:rFonts w:hint="eastAsia"/>
            <w:lang w:val="en-US" w:eastAsia="zh-CN"/>
          </w:rPr>
          <w:t>e</w:t>
        </w:r>
        <w:r>
          <w:rPr>
            <w:rFonts w:hint="eastAsia"/>
            <w:lang w:val="en-US" w:eastAsia="zh-CN"/>
          </w:rPr>
          <w:t>asy to understand, to do, doing, and done list</w:t>
        </w:r>
      </w:ins>
      <w:ins w:id="1381" w:author="Sarah Thomas" w:date="2014-03-17T11:27:00Z">
        <w:r w:rsidR="00117380">
          <w:rPr>
            <w:lang w:val="en-US" w:eastAsia="zh-CN"/>
          </w:rPr>
          <w:t xml:space="preserve">. </w:t>
        </w:r>
      </w:ins>
      <w:ins w:id="1382" w:author="Sarah Thomas" w:date="2014-03-17T11:24:00Z">
        <w:r>
          <w:rPr>
            <w:rFonts w:hint="eastAsia"/>
            <w:lang w:val="en-US" w:eastAsia="zh-CN"/>
          </w:rPr>
          <w:t xml:space="preserve"> </w:t>
        </w:r>
      </w:ins>
      <w:ins w:id="1383" w:author="Sarah Thomas" w:date="2014-03-17T11:27:00Z">
        <w:r w:rsidR="00117380">
          <w:rPr>
            <w:lang w:val="en-US" w:eastAsia="zh-CN"/>
          </w:rPr>
          <w:t xml:space="preserve">They </w:t>
        </w:r>
      </w:ins>
      <w:ins w:id="1384" w:author="Sarah Thomas" w:date="2014-03-17T11:24:00Z">
        <w:r w:rsidR="00117380">
          <w:rPr>
            <w:rFonts w:hint="eastAsia"/>
            <w:lang w:val="en-US" w:eastAsia="zh-CN"/>
          </w:rPr>
          <w:t>show</w:t>
        </w:r>
        <w:r>
          <w:rPr>
            <w:rFonts w:hint="eastAsia"/>
            <w:lang w:val="en-US" w:eastAsia="zh-CN"/>
          </w:rPr>
          <w:t xml:space="preserve"> something we need to do, something we are doing now and something we have done. Usually, we have a meeting to discuss what to do, and add the results in </w:t>
        </w:r>
      </w:ins>
      <w:ins w:id="1385" w:author="Sarah Thomas" w:date="2014-03-17T11:27:00Z">
        <w:r w:rsidR="00117380">
          <w:rPr>
            <w:lang w:val="en-US" w:eastAsia="zh-CN"/>
          </w:rPr>
          <w:t>the to</w:t>
        </w:r>
      </w:ins>
      <w:ins w:id="1386" w:author="Sarah Thomas" w:date="2014-03-17T11:24:00Z">
        <w:r>
          <w:rPr>
            <w:rFonts w:hint="eastAsia"/>
            <w:lang w:val="en-US" w:eastAsia="zh-CN"/>
          </w:rPr>
          <w:t xml:space="preserve"> do list</w:t>
        </w:r>
      </w:ins>
      <w:ins w:id="1387" w:author="Sarah Thomas" w:date="2014-03-17T11:27:00Z">
        <w:r w:rsidR="00117380">
          <w:rPr>
            <w:lang w:val="en-US" w:eastAsia="zh-CN"/>
          </w:rPr>
          <w:t>.</w:t>
        </w:r>
      </w:ins>
      <w:ins w:id="1388" w:author="Sarah Thomas" w:date="2014-03-17T11:24:00Z">
        <w:r w:rsidR="00117380">
          <w:rPr>
            <w:rFonts w:hint="eastAsia"/>
            <w:lang w:val="en-US" w:eastAsia="zh-CN"/>
          </w:rPr>
          <w:t xml:space="preserve"> </w:t>
        </w:r>
      </w:ins>
      <w:ins w:id="1389" w:author="Sarah Thomas" w:date="2014-03-17T11:27:00Z">
        <w:r w:rsidR="00117380">
          <w:rPr>
            <w:lang w:val="en-US" w:eastAsia="zh-CN"/>
          </w:rPr>
          <w:t>If we</w:t>
        </w:r>
      </w:ins>
      <w:ins w:id="1390" w:author="Sarah Thomas" w:date="2014-03-17T11:24:00Z">
        <w:r>
          <w:rPr>
            <w:rFonts w:hint="eastAsia"/>
            <w:lang w:val="en-US" w:eastAsia="zh-CN"/>
          </w:rPr>
          <w:t xml:space="preserve"> hav</w:t>
        </w:r>
        <w:r w:rsidR="00117380">
          <w:rPr>
            <w:rFonts w:hint="eastAsia"/>
            <w:lang w:val="en-US" w:eastAsia="zh-CN"/>
          </w:rPr>
          <w:t xml:space="preserve">e done some work in doing list we can move the card to </w:t>
        </w:r>
      </w:ins>
      <w:ins w:id="1391" w:author="Sarah Thomas" w:date="2014-03-17T11:28:00Z">
        <w:r w:rsidR="00117380">
          <w:rPr>
            <w:lang w:val="en-US" w:eastAsia="zh-CN"/>
          </w:rPr>
          <w:t>the</w:t>
        </w:r>
      </w:ins>
      <w:ins w:id="1392" w:author="Sarah Thomas" w:date="2014-03-17T11:24:00Z">
        <w:r>
          <w:rPr>
            <w:rFonts w:hint="eastAsia"/>
            <w:lang w:val="en-US" w:eastAsia="zh-CN"/>
          </w:rPr>
          <w:t xml:space="preserve"> done list. For meeting li</w:t>
        </w:r>
        <w:r w:rsidR="00117380">
          <w:rPr>
            <w:rFonts w:hint="eastAsia"/>
            <w:lang w:val="en-US" w:eastAsia="zh-CN"/>
          </w:rPr>
          <w:t>st, we had a meeting every week</w:t>
        </w:r>
        <w:r>
          <w:rPr>
            <w:rFonts w:hint="eastAsia"/>
            <w:lang w:val="en-US" w:eastAsia="zh-CN"/>
          </w:rPr>
          <w:t xml:space="preserve">, </w:t>
        </w:r>
      </w:ins>
      <w:ins w:id="1393" w:author="Sarah Thomas" w:date="2014-03-17T11:28:00Z">
        <w:r w:rsidR="00117380">
          <w:rPr>
            <w:lang w:val="en-US" w:eastAsia="zh-CN"/>
          </w:rPr>
          <w:t>to which we can</w:t>
        </w:r>
      </w:ins>
      <w:ins w:id="1394" w:author="Sarah Thomas" w:date="2014-03-17T11:24:00Z">
        <w:r>
          <w:rPr>
            <w:rFonts w:hint="eastAsia"/>
            <w:lang w:val="en-US" w:eastAsia="zh-CN"/>
          </w:rPr>
          <w:t xml:space="preserve"> submit minutes</w:t>
        </w:r>
        <w:r w:rsidR="00117380">
          <w:rPr>
            <w:rFonts w:hint="eastAsia"/>
            <w:lang w:val="en-US" w:eastAsia="zh-CN"/>
          </w:rPr>
          <w:t xml:space="preserve"> of the </w:t>
        </w:r>
        <w:proofErr w:type="gramStart"/>
        <w:r w:rsidR="00117380">
          <w:rPr>
            <w:rFonts w:hint="eastAsia"/>
            <w:lang w:val="en-US" w:eastAsia="zh-CN"/>
          </w:rPr>
          <w:t>meeting to meeting</w:t>
        </w:r>
        <w:proofErr w:type="gramEnd"/>
        <w:r w:rsidR="00117380">
          <w:rPr>
            <w:rFonts w:hint="eastAsia"/>
            <w:lang w:val="en-US" w:eastAsia="zh-CN"/>
          </w:rPr>
          <w:t xml:space="preserve"> list. I</w:t>
        </w:r>
        <w:r>
          <w:rPr>
            <w:rFonts w:hint="eastAsia"/>
            <w:lang w:val="en-US" w:eastAsia="zh-CN"/>
          </w:rPr>
          <w:t xml:space="preserve">t is very useful, because we can check </w:t>
        </w:r>
        <w:r w:rsidR="00117380">
          <w:rPr>
            <w:rFonts w:hint="eastAsia"/>
            <w:lang w:val="en-US" w:eastAsia="zh-CN"/>
          </w:rPr>
          <w:t xml:space="preserve">every decision </w:t>
        </w:r>
        <w:r>
          <w:rPr>
            <w:rFonts w:hint="eastAsia"/>
            <w:lang w:val="en-US" w:eastAsia="zh-CN"/>
          </w:rPr>
          <w:t xml:space="preserve">made in meeting. Final report and the other three lists </w:t>
        </w:r>
      </w:ins>
      <w:ins w:id="1395" w:author="Sarah Thomas" w:date="2014-03-17T11:29:00Z">
        <w:r w:rsidR="00117380">
          <w:rPr>
            <w:lang w:val="en-US" w:eastAsia="zh-CN"/>
          </w:rPr>
          <w:t>also allow us to</w:t>
        </w:r>
      </w:ins>
      <w:ins w:id="1396" w:author="Sarah Thomas" w:date="2014-03-17T11:24:00Z">
        <w:r>
          <w:rPr>
            <w:rFonts w:hint="eastAsia"/>
            <w:lang w:val="en-US" w:eastAsia="zh-CN"/>
          </w:rPr>
          <w:t xml:space="preserve"> submit documents for each list. </w:t>
        </w:r>
      </w:ins>
      <w:ins w:id="1397" w:author="Sarah Thomas" w:date="2014-03-17T11:29:00Z">
        <w:r w:rsidR="00117380">
          <w:rPr>
            <w:lang w:val="en-US" w:eastAsia="zh-CN"/>
          </w:rPr>
          <w:t xml:space="preserve">The </w:t>
        </w:r>
      </w:ins>
      <w:ins w:id="1398" w:author="Sarah Thomas" w:date="2014-03-17T11:24:00Z">
        <w:r w:rsidR="00117380">
          <w:rPr>
            <w:rFonts w:hint="eastAsia"/>
            <w:lang w:val="en-US" w:eastAsia="zh-CN"/>
          </w:rPr>
          <w:t>c</w:t>
        </w:r>
        <w:r>
          <w:rPr>
            <w:rFonts w:hint="eastAsia"/>
            <w:lang w:val="en-US" w:eastAsia="zh-CN"/>
          </w:rPr>
          <w:t xml:space="preserve">ard is </w:t>
        </w:r>
      </w:ins>
      <w:ins w:id="1399" w:author="Sarah Thomas" w:date="2014-03-17T11:29:00Z">
        <w:r w:rsidR="00117380">
          <w:rPr>
            <w:lang w:val="en-US" w:eastAsia="zh-CN"/>
          </w:rPr>
          <w:t xml:space="preserve">the </w:t>
        </w:r>
      </w:ins>
      <w:ins w:id="1400" w:author="Sarah Thomas" w:date="2014-03-17T11:24:00Z">
        <w:r>
          <w:rPr>
            <w:rFonts w:hint="eastAsia"/>
            <w:lang w:val="en-US" w:eastAsia="zh-CN"/>
          </w:rPr>
          <w:t xml:space="preserve">base element of Trello, we add cards to list, look at </w:t>
        </w:r>
      </w:ins>
      <w:ins w:id="1401" w:author="Sarah Thomas" w:date="2014-03-17T11:29:00Z">
        <w:r w:rsidR="00117380">
          <w:rPr>
            <w:lang w:val="en-US" w:eastAsia="zh-CN"/>
          </w:rPr>
          <w:t xml:space="preserve">the </w:t>
        </w:r>
      </w:ins>
      <w:ins w:id="1402" w:author="Sarah Thomas" w:date="2014-03-17T11:24:00Z">
        <w:r>
          <w:rPr>
            <w:rFonts w:hint="eastAsia"/>
            <w:lang w:val="en-US" w:eastAsia="zh-CN"/>
          </w:rPr>
          <w:t xml:space="preserve">to do list, for example, this week, we need to design UI for homepage, master will add </w:t>
        </w:r>
        <w:r>
          <w:rPr>
            <w:lang w:val="en-US" w:eastAsia="zh-CN"/>
          </w:rPr>
          <w:t>“</w:t>
        </w:r>
        <w:r>
          <w:rPr>
            <w:rFonts w:hint="eastAsia"/>
            <w:lang w:val="en-US" w:eastAsia="zh-CN"/>
          </w:rPr>
          <w:t>UI design for homepage</w:t>
        </w:r>
        <w:r>
          <w:rPr>
            <w:lang w:val="en-US" w:eastAsia="zh-CN"/>
          </w:rPr>
          <w:t>”</w:t>
        </w:r>
        <w:r>
          <w:rPr>
            <w:rFonts w:hint="eastAsia"/>
            <w:lang w:val="en-US" w:eastAsia="zh-CN"/>
          </w:rPr>
          <w:t>, in the card, we can add more details about the topic, such as text or documents, also, we can add members in this card who will do the work in this card.</w:t>
        </w:r>
      </w:ins>
    </w:p>
    <w:p w14:paraId="78409DEE" w14:textId="2A6D6F00" w:rsidR="00F87185" w:rsidRDefault="00F87185" w:rsidP="00F87185">
      <w:pPr>
        <w:pStyle w:val="BodyText"/>
        <w:rPr>
          <w:ins w:id="1403" w:author="Sarah Thomas" w:date="2014-03-17T11:24:00Z"/>
          <w:rFonts w:hint="eastAsia"/>
          <w:lang w:val="en-US" w:eastAsia="zh-CN"/>
        </w:rPr>
        <w:pPrChange w:id="1404" w:author="Sarah Thomas" w:date="2014-03-17T11:24:00Z">
          <w:pPr>
            <w:spacing w:line="360" w:lineRule="auto"/>
          </w:pPr>
        </w:pPrChange>
      </w:pPr>
      <w:ins w:id="1405" w:author="Sarah Thomas" w:date="2014-03-17T11:24:00Z">
        <w:r>
          <w:rPr>
            <w:rFonts w:hint="eastAsia"/>
            <w:lang w:val="en-US" w:eastAsia="zh-CN"/>
          </w:rPr>
          <w:t>Trello is a flexible project mana</w:t>
        </w:r>
        <w:r w:rsidR="00117380">
          <w:rPr>
            <w:rFonts w:hint="eastAsia"/>
            <w:lang w:val="en-US" w:eastAsia="zh-CN"/>
          </w:rPr>
          <w:t>gement application mainly in that</w:t>
        </w:r>
        <w:r>
          <w:rPr>
            <w:rFonts w:hint="eastAsia"/>
            <w:lang w:val="en-US" w:eastAsia="zh-CN"/>
          </w:rPr>
          <w:t xml:space="preserve"> it can create many list for the users</w:t>
        </w:r>
        <w:r>
          <w:rPr>
            <w:lang w:val="en-US" w:eastAsia="zh-CN"/>
          </w:rPr>
          <w:t>’</w:t>
        </w:r>
        <w:r>
          <w:rPr>
            <w:rFonts w:hint="eastAsia"/>
            <w:lang w:val="en-US" w:eastAsia="zh-CN"/>
          </w:rPr>
          <w:t xml:space="preserve"> requirements, and each list corresponding to a process. Another feature of Trello is easy to use. For every list and card, there is only one basic manipulation, dragging. If you wan</w:t>
        </w:r>
        <w:r w:rsidR="00117380">
          <w:rPr>
            <w:rFonts w:hint="eastAsia"/>
            <w:lang w:val="en-US" w:eastAsia="zh-CN"/>
          </w:rPr>
          <w:t>t to adjust the process of team</w:t>
        </w:r>
        <w:r>
          <w:rPr>
            <w:rFonts w:hint="eastAsia"/>
            <w:lang w:val="en-US" w:eastAsia="zh-CN"/>
          </w:rPr>
          <w:t xml:space="preserve">work, the only way you need to do is drag the list and card. For example, you want to move a card from doing list to </w:t>
        </w:r>
        <w:proofErr w:type="spellStart"/>
        <w:r>
          <w:rPr>
            <w:rFonts w:hint="eastAsia"/>
            <w:lang w:val="en-US" w:eastAsia="zh-CN"/>
          </w:rPr>
          <w:t>to</w:t>
        </w:r>
        <w:proofErr w:type="spellEnd"/>
        <w:r>
          <w:rPr>
            <w:rFonts w:hint="eastAsia"/>
            <w:lang w:val="en-US" w:eastAsia="zh-CN"/>
          </w:rPr>
          <w:t xml:space="preserve"> do list, just drag it. Compare to other project management application, the reason we choose Trello as our Project management is not only its flexible and easy to use, the other reasons are: (</w:t>
        </w:r>
        <w:proofErr w:type="gramStart"/>
        <w:r>
          <w:rPr>
            <w:rFonts w:hint="eastAsia"/>
            <w:lang w:val="en-US" w:eastAsia="zh-CN"/>
          </w:rPr>
          <w:t>1)Trello</w:t>
        </w:r>
        <w:proofErr w:type="gramEnd"/>
        <w:r>
          <w:rPr>
            <w:rFonts w:hint="eastAsia"/>
            <w:lang w:val="en-US" w:eastAsia="zh-CN"/>
          </w:rPr>
          <w:t xml:space="preserve"> design a very useful function for team work, we can set a member in a card, which means the member need to complete the work. So the division if labour cut, each one being charged with specific responsibilities. (</w:t>
        </w:r>
        <w:proofErr w:type="gramStart"/>
        <w:r>
          <w:rPr>
            <w:rFonts w:hint="eastAsia"/>
            <w:lang w:val="en-US" w:eastAsia="zh-CN"/>
          </w:rPr>
          <w:t>2)</w:t>
        </w:r>
        <w:proofErr w:type="gramEnd"/>
        <w:r>
          <w:rPr>
            <w:rFonts w:hint="eastAsia"/>
            <w:lang w:val="en-US" w:eastAsia="zh-CN"/>
          </w:rPr>
          <w:t xml:space="preserve">Trello will record any members do any changes in the Trello. This is useful, especially for the leader in the </w:t>
        </w:r>
        <w:proofErr w:type="gramStart"/>
        <w:r>
          <w:rPr>
            <w:rFonts w:hint="eastAsia"/>
            <w:lang w:val="en-US" w:eastAsia="zh-CN"/>
          </w:rPr>
          <w:t>team,</w:t>
        </w:r>
        <w:proofErr w:type="gramEnd"/>
        <w:r>
          <w:rPr>
            <w:rFonts w:hint="eastAsia"/>
            <w:lang w:val="en-US" w:eastAsia="zh-CN"/>
          </w:rPr>
          <w:t xml:space="preserve"> he can check team work or individual work and make some changes for all parts of work.</w:t>
        </w:r>
      </w:ins>
    </w:p>
    <w:p w14:paraId="61F79EFB" w14:textId="3A66D63C" w:rsidR="00F87185" w:rsidRDefault="00F87185" w:rsidP="00F87185">
      <w:pPr>
        <w:pStyle w:val="BodyText"/>
        <w:rPr>
          <w:ins w:id="1406" w:author="Sarah Thomas" w:date="2014-03-17T11:24:00Z"/>
          <w:rFonts w:hint="eastAsia"/>
          <w:lang w:val="en-US" w:eastAsia="zh-CN"/>
        </w:rPr>
        <w:pPrChange w:id="1407" w:author="Sarah Thomas" w:date="2014-03-17T11:24:00Z">
          <w:pPr>
            <w:spacing w:line="360" w:lineRule="auto"/>
          </w:pPr>
        </w:pPrChange>
      </w:pPr>
      <w:ins w:id="1408" w:author="Sarah Thomas" w:date="2014-03-17T11:24:00Z">
        <w:r>
          <w:rPr>
            <w:rFonts w:hint="eastAsia"/>
            <w:lang w:val="en-US" w:eastAsia="zh-CN"/>
          </w:rPr>
          <w:t>In conclusion, Trello is a very good project management for our team, flexible, easy to use, multifunction. Tre</w:t>
        </w:r>
        <w:r w:rsidR="00117380">
          <w:rPr>
            <w:rFonts w:hint="eastAsia"/>
            <w:lang w:val="en-US" w:eastAsia="zh-CN"/>
          </w:rPr>
          <w:t>llo makes our project team</w:t>
        </w:r>
        <w:r>
          <w:rPr>
            <w:rFonts w:hint="eastAsia"/>
            <w:lang w:val="en-US" w:eastAsia="zh-CN"/>
          </w:rPr>
          <w:t>work easier.</w:t>
        </w:r>
      </w:ins>
    </w:p>
    <w:p w14:paraId="46355882" w14:textId="0AD6B133" w:rsidR="00CA11CD" w:rsidRPr="00CA11CD" w:rsidDel="00F15707" w:rsidRDefault="00CA11CD" w:rsidP="00CA11CD">
      <w:pPr>
        <w:pStyle w:val="Heading2"/>
        <w:rPr>
          <w:del w:id="1409" w:author="Sarah Thomas" w:date="2014-03-03T14:08:00Z"/>
        </w:rPr>
      </w:pPr>
      <w:del w:id="1410" w:author="Sarah Thomas" w:date="2014-03-03T14:08:00Z">
        <w:r w:rsidDel="00F15707">
          <w:delText>Background</w:delText>
        </w:r>
      </w:del>
    </w:p>
    <w:p w14:paraId="42035405" w14:textId="73D2C341" w:rsidR="00684514" w:rsidDel="00F15707" w:rsidRDefault="00684514" w:rsidP="00684514">
      <w:pPr>
        <w:pStyle w:val="BodyText"/>
        <w:rPr>
          <w:del w:id="1411" w:author="Sarah Thomas" w:date="2014-03-03T14:08:00Z"/>
        </w:rPr>
      </w:pPr>
      <w:del w:id="1412" w:author="Sarah Thomas" w:date="2014-03-03T14:08:00Z">
        <w:r w:rsidDel="00F15707">
          <w:delText>Academic institutions often lack the skills to create new ventures or market new products</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w:delText>
        </w:r>
        <w:r w:rsidR="005E7AFF" w:rsidDel="00F15707">
          <w:delText xml:space="preserve"> T</w:delText>
        </w:r>
        <w:r w:rsidR="005E7AFF" w:rsidRPr="005E7AFF" w:rsidDel="00F15707">
          <w:delText>he</w:delText>
        </w:r>
        <w:r w:rsidR="005E7AFF" w:rsidRPr="00684514" w:rsidDel="00F15707">
          <w:rPr>
            <w:i/>
          </w:rPr>
          <w:delText xml:space="preserve"> Faculty Cooperative</w:delText>
        </w:r>
        <w:r w:rsidR="005E7AFF" w:rsidDel="00F15707">
          <w:delText xml:space="preserve"> aims to</w:delText>
        </w:r>
        <w:r w:rsidDel="00F15707">
          <w:delText xml:space="preserve"> provide support for</w:delText>
        </w:r>
        <w:r w:rsidR="005E7AFF" w:rsidDel="00F15707">
          <w:delText xml:space="preserve"> university-based entrepreneurs by bringing together the right skills both from </w:delText>
        </w:r>
        <w:r w:rsidR="00CA11CD" w:rsidDel="00F15707">
          <w:delText xml:space="preserve">both </w:delText>
        </w:r>
        <w:r w:rsidR="005E7AFF" w:rsidDel="00F15707">
          <w:delText>within the university eco-system and externally.</w:delText>
        </w:r>
        <w:r w:rsidDel="00F15707">
          <w:delText xml:space="preserve"> The principles that underpin </w:delText>
        </w:r>
        <w:r w:rsidR="005E7AFF" w:rsidDel="00F15707">
          <w:delText>t</w:delText>
        </w:r>
        <w:r w:rsidRPr="005E7AFF" w:rsidDel="00F15707">
          <w:delText>he</w:delText>
        </w:r>
        <w:r w:rsidRPr="00684514" w:rsidDel="00F15707">
          <w:rPr>
            <w:i/>
          </w:rPr>
          <w:delText xml:space="preserve"> Faculty Cooperative</w:delText>
        </w:r>
        <w:r w:rsidDel="00F15707">
          <w:delText xml:space="preserve"> are openness, freedom and collective stake holding</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xml:space="preserve">.  </w:delText>
        </w:r>
      </w:del>
    </w:p>
    <w:p w14:paraId="27DE8E5E" w14:textId="7486BBEE" w:rsidR="00CA11CD" w:rsidDel="00F15707" w:rsidRDefault="00CA11CD" w:rsidP="00CA11CD">
      <w:pPr>
        <w:pStyle w:val="Heading2"/>
        <w:rPr>
          <w:del w:id="1413" w:author="Sarah Thomas" w:date="2014-03-03T14:08:00Z"/>
        </w:rPr>
      </w:pPr>
      <w:del w:id="1414" w:author="Sarah Thomas" w:date="2014-03-03T14:08:00Z">
        <w:r w:rsidDel="00F15707">
          <w:delText xml:space="preserve">A website for the </w:delText>
        </w:r>
        <w:r w:rsidRPr="00684514" w:rsidDel="00F15707">
          <w:rPr>
            <w:i/>
          </w:rPr>
          <w:delText>Faculty Cooperative</w:delText>
        </w:r>
        <w:r w:rsidDel="00F15707">
          <w:delText xml:space="preserve"> </w:delText>
        </w:r>
      </w:del>
    </w:p>
    <w:p w14:paraId="3E8B7BAA" w14:textId="2D97BB26" w:rsidR="00F36EFB" w:rsidRPr="00346141" w:rsidDel="00F15707" w:rsidRDefault="00F36EFB" w:rsidP="00F36EFB">
      <w:pPr>
        <w:pStyle w:val="Heading3"/>
        <w:rPr>
          <w:del w:id="1415" w:author="Sarah Thomas" w:date="2014-03-03T14:08:00Z"/>
        </w:rPr>
      </w:pPr>
      <w:bookmarkStart w:id="1416" w:name="_Toc253043792"/>
      <w:del w:id="1417" w:author="Sarah Thomas" w:date="2014-03-03T14:08:00Z">
        <w:r w:rsidDel="00F15707">
          <w:delText>Mission Statement</w:delText>
        </w:r>
        <w:bookmarkEnd w:id="1416"/>
      </w:del>
    </w:p>
    <w:p w14:paraId="0813FEB4" w14:textId="5BF45B10" w:rsidR="00F36EFB" w:rsidRPr="00F36EFB" w:rsidDel="00F15707" w:rsidRDefault="00F36EFB" w:rsidP="00F36EFB">
      <w:pPr>
        <w:ind w:left="720"/>
        <w:jc w:val="both"/>
        <w:rPr>
          <w:del w:id="1418" w:author="Sarah Thomas" w:date="2014-03-03T14:08:00Z"/>
          <w:rFonts w:cs="Times New Roman"/>
          <w:i/>
        </w:rPr>
      </w:pPr>
      <w:del w:id="1419" w:author="Sarah Thomas" w:date="2014-03-03T14:08:00Z">
        <w:r w:rsidRPr="00F36EFB" w:rsidDel="00F15707">
          <w:rPr>
            <w:i/>
          </w:rPr>
          <w:delText>The Faculty Cooperative</w:delText>
        </w:r>
        <w:r w:rsidRPr="00F36EFB" w:rsidDel="00F15707">
          <w:rPr>
            <w:rFonts w:cs="Times New Roman"/>
            <w:i/>
          </w:rPr>
          <w:delText xml:space="preserve"> website is to provide a skills </w:delText>
        </w:r>
        <w:r w:rsidR="006624A6" w:rsidDel="00F15707">
          <w:rPr>
            <w:rFonts w:cs="Times New Roman"/>
            <w:i/>
          </w:rPr>
          <w:delText xml:space="preserve">exchange </w:delText>
        </w:r>
        <w:r w:rsidRPr="00F36EFB" w:rsidDel="00F15707">
          <w:rPr>
            <w:rFonts w:cs="Times New Roman"/>
            <w:i/>
          </w:rPr>
          <w:delText>hub and equity marketplace for university eco-system entrepreneurial ventures</w:delText>
        </w:r>
        <w:r w:rsidR="00347A50" w:rsidDel="00F15707">
          <w:rPr>
            <w:rFonts w:cs="Times New Roman"/>
            <w:i/>
          </w:rPr>
          <w:delText>.</w:delText>
        </w:r>
      </w:del>
    </w:p>
    <w:p w14:paraId="59A9CEAE" w14:textId="086074C5" w:rsidR="00F36EFB" w:rsidDel="00F15707" w:rsidRDefault="00F36EFB" w:rsidP="00F36EFB">
      <w:pPr>
        <w:pStyle w:val="BodyText"/>
        <w:rPr>
          <w:del w:id="1420" w:author="Sarah Thomas" w:date="2014-03-03T14:08:00Z"/>
        </w:rPr>
      </w:pPr>
      <w:del w:id="1421" w:author="Sarah Thomas" w:date="2014-03-03T14:08:00Z">
        <w:r w:rsidDel="00F15707">
          <w:delText xml:space="preserve">The </w:delText>
        </w:r>
        <w:r w:rsidRPr="00CA11CD" w:rsidDel="00F15707">
          <w:rPr>
            <w:i/>
          </w:rPr>
          <w:delText>Faculty Cooperative</w:delText>
        </w:r>
        <w:r w:rsidDel="00F15707">
          <w:delText xml:space="preserve"> website aims to leverages the power of the Internet and social media to build teams to create and nurture university based ventures. Following the principle of openness, all visitors of the website can see information such as public profiles or ventures, however they must register to partake in a venture. </w:delText>
        </w:r>
        <w:r w:rsidRPr="00894B53" w:rsidDel="00F15707">
          <w:delText>The website helps connect people according to the information stored in their profile, whether they are students possessing useful skills, academics willing to mentor a venture, or investors seeking a potentially profitable investment.</w:delText>
        </w:r>
      </w:del>
    </w:p>
    <w:p w14:paraId="626AD1BC" w14:textId="45C9C6FF" w:rsidR="00F36EFB" w:rsidDel="00F15707" w:rsidRDefault="00F36EFB" w:rsidP="00F36EFB">
      <w:pPr>
        <w:pStyle w:val="BodyText"/>
        <w:rPr>
          <w:del w:id="1422" w:author="Sarah Thomas" w:date="2014-03-03T14:08:00Z"/>
        </w:rPr>
      </w:pPr>
      <w:del w:id="1423" w:author="Sarah Thomas" w:date="2014-03-03T14:08:00Z">
        <w:r w:rsidDel="00F15707">
          <w:delText xml:space="preserve">The </w:delText>
        </w:r>
        <w:r w:rsidRPr="00CA11CD" w:rsidDel="00F15707">
          <w:rPr>
            <w:i/>
          </w:rPr>
          <w:delText>Faculty Cooperative</w:delText>
        </w:r>
        <w:r w:rsidDel="00F15707">
          <w:delText xml:space="preserve"> website aims to be unique from other </w:delText>
        </w:r>
      </w:del>
      <w:del w:id="1424" w:author="Sarah Thomas" w:date="2014-02-05T07:09:00Z">
        <w:r w:rsidDel="00C9623B">
          <w:delText xml:space="preserve">crown </w:delText>
        </w:r>
      </w:del>
      <w:del w:id="1425" w:author="Sarah Thomas" w:date="2014-03-03T14:08:00Z">
        <w:r w:rsidDel="00F15707">
          <w:delText xml:space="preserve">source funding website as it is focused on the university eco-system. It should appeal to investors who wish to tap into the array of skills and ideas that can be found in a </w:delText>
        </w:r>
        <w:r w:rsidRPr="00347A50" w:rsidDel="00F15707">
          <w:delText>university</w:delText>
        </w:r>
        <w:r w:rsidDel="00F15707">
          <w:delText xml:space="preserve"> setting.</w:delText>
        </w:r>
      </w:del>
    </w:p>
    <w:p w14:paraId="11C9ADAB" w14:textId="6073EFD6" w:rsidR="00140100" w:rsidDel="00F15707" w:rsidRDefault="00140100" w:rsidP="00684514">
      <w:pPr>
        <w:pStyle w:val="BodyText"/>
        <w:rPr>
          <w:del w:id="1426" w:author="Sarah Thomas" w:date="2014-03-03T14:08:00Z"/>
        </w:rPr>
      </w:pPr>
      <w:del w:id="1427" w:author="Sarah Thomas" w:date="2014-03-03T14:08:00Z">
        <w:r w:rsidDel="00F15707">
          <w:delText xml:space="preserve">The purpose of this document is to </w:delText>
        </w:r>
        <w:r w:rsidR="00CA11CD" w:rsidDel="00F15707">
          <w:delText>detail</w:delText>
        </w:r>
        <w:r w:rsidDel="00F15707">
          <w:delText xml:space="preserve"> </w:delText>
        </w:r>
        <w:r w:rsidR="00CA11CD" w:rsidDel="00F15707">
          <w:delText>specification requirements for</w:delText>
        </w:r>
        <w:r w:rsidR="00F3517E" w:rsidDel="00F15707">
          <w:delText xml:space="preserve"> </w:delText>
        </w:r>
        <w:r w:rsidR="00CA11CD" w:rsidDel="00F15707">
          <w:delText>a</w:delText>
        </w:r>
        <w:r w:rsidR="00F3517E" w:rsidDel="00F15707">
          <w:delText xml:space="preserve"> website </w:delText>
        </w:r>
        <w:r w:rsidR="00CA11CD" w:rsidDel="00F15707">
          <w:delText>for</w:delText>
        </w:r>
        <w:r w:rsidR="00F3517E" w:rsidRPr="005C63CB" w:rsidDel="00F15707">
          <w:delText xml:space="preserve"> </w:delText>
        </w:r>
        <w:r w:rsidR="00CA11CD" w:rsidDel="00F15707">
          <w:delText xml:space="preserve">the </w:delText>
        </w:r>
        <w:r w:rsidR="00F3517E" w:rsidRPr="00CA11CD" w:rsidDel="00F15707">
          <w:rPr>
            <w:i/>
          </w:rPr>
          <w:delText>Faculty Cooperative</w:delText>
        </w:r>
        <w:r w:rsidR="00F3517E" w:rsidDel="00F15707">
          <w:delText xml:space="preserve">. </w:delText>
        </w:r>
        <w:r w:rsidR="009A001B" w:rsidDel="00F15707">
          <w:delText xml:space="preserve">It establishes a point of agreement between the developers of </w:delText>
        </w:r>
        <w:r w:rsidR="00347A50" w:rsidDel="00F15707">
          <w:delText xml:space="preserve">the given </w:delText>
        </w:r>
        <w:r w:rsidR="009A001B" w:rsidDel="00F15707">
          <w:delText xml:space="preserve">project and the stakeholders. </w:delText>
        </w:r>
      </w:del>
    </w:p>
    <w:p w14:paraId="7FA8A580" w14:textId="74861254" w:rsidR="00CF03A1" w:rsidDel="00F15707" w:rsidRDefault="00CF03A1" w:rsidP="00684514">
      <w:pPr>
        <w:pStyle w:val="BodyText"/>
        <w:rPr>
          <w:del w:id="1428" w:author="Sarah Thomas" w:date="2014-03-03T14:08:00Z"/>
        </w:rPr>
      </w:pPr>
      <w:del w:id="1429" w:author="Sarah Thomas" w:date="2014-03-03T14:08:00Z">
        <w:r w:rsidDel="00F15707">
          <w:delText xml:space="preserve">The </w:delText>
        </w:r>
        <w:r w:rsidR="00F36EFB" w:rsidDel="00F15707">
          <w:delText>R</w:delText>
        </w:r>
        <w:r w:rsidR="00CC334E" w:rsidDel="00F15707">
          <w:delText xml:space="preserve">equirements </w:delText>
        </w:r>
        <w:r w:rsidR="00F36EFB" w:rsidDel="00F15707">
          <w:delText>S</w:delText>
        </w:r>
        <w:r w:rsidR="00CC334E" w:rsidDel="00F15707">
          <w:delText>pecification</w:delText>
        </w:r>
        <w:r w:rsidDel="00F15707">
          <w:delText xml:space="preserve"> </w:delText>
        </w:r>
        <w:r w:rsidR="00CC334E" w:rsidDel="00F15707">
          <w:delText>[</w:delText>
        </w:r>
        <w:r w:rsidDel="00F15707">
          <w:delText>section</w:delText>
        </w:r>
        <w:r w:rsidR="00CC334E" w:rsidDel="00F15707">
          <w:delText xml:space="preserve"> </w:delText>
        </w:r>
        <w:r w:rsidR="00CC334E" w:rsidDel="00F15707">
          <w:fldChar w:fldCharType="begin"/>
        </w:r>
        <w:r w:rsidR="00CC334E" w:rsidDel="00F15707">
          <w:delInstrText xml:space="preserve"> REF _Ref253124419 \r \h </w:delInstrText>
        </w:r>
        <w:r w:rsidR="00CC334E" w:rsidDel="00F15707">
          <w:fldChar w:fldCharType="separate"/>
        </w:r>
        <w:r w:rsidR="00FC13FE" w:rsidDel="00F15707">
          <w:delText>2</w:delText>
        </w:r>
        <w:r w:rsidR="00CC334E" w:rsidDel="00F15707">
          <w:fldChar w:fldCharType="end"/>
        </w:r>
        <w:r w:rsidR="00CC334E" w:rsidDel="00F15707">
          <w:delText>]</w:delText>
        </w:r>
        <w:r w:rsidDel="00F15707">
          <w:delText xml:space="preserve"> presents the use case diagram wi</w:delText>
        </w:r>
        <w:r w:rsidR="00CC334E" w:rsidDel="00F15707">
          <w:delText>th a description for each use case. This</w:delText>
        </w:r>
        <w:r w:rsidR="00346141" w:rsidDel="00F15707">
          <w:delText xml:space="preserve"> is </w:delText>
        </w:r>
        <w:r w:rsidDel="00F15707">
          <w:delText>followed by a detailed listing of the functional a</w:delText>
        </w:r>
        <w:r w:rsidR="00346141" w:rsidDel="00F15707">
          <w:delText xml:space="preserve">nd non-functional requirements and </w:delText>
        </w:r>
        <w:r w:rsidR="00CC334E" w:rsidDel="00F15707">
          <w:delText xml:space="preserve">also </w:delText>
        </w:r>
        <w:r w:rsidDel="00F15707">
          <w:delText>the class diagram of the system.</w:delText>
        </w:r>
      </w:del>
    </w:p>
    <w:p w14:paraId="16347F23" w14:textId="02FA2DDB" w:rsidR="00CF03A1" w:rsidDel="00F15707" w:rsidRDefault="00CF03A1" w:rsidP="00684514">
      <w:pPr>
        <w:pStyle w:val="BodyText"/>
        <w:rPr>
          <w:del w:id="1430" w:author="Sarah Thomas" w:date="2014-03-03T14:08:00Z"/>
        </w:rPr>
      </w:pPr>
      <w:del w:id="1431" w:author="Sarah Thomas" w:date="2014-03-03T14:08:00Z">
        <w:r w:rsidDel="00F15707">
          <w:delText xml:space="preserve">The </w:delText>
        </w:r>
        <w:r w:rsidR="00F36EFB" w:rsidDel="00F15707">
          <w:delText>T</w:delText>
        </w:r>
        <w:r w:rsidR="00CC334E" w:rsidDel="00F15707">
          <w:delText>esting</w:delText>
        </w:r>
        <w:r w:rsidDel="00F15707">
          <w:delText xml:space="preserve"> </w:delText>
        </w:r>
        <w:r w:rsidR="00F36EFB" w:rsidDel="00F15707">
          <w:delText>Schedule</w:delText>
        </w:r>
        <w:r w:rsidDel="00F15707">
          <w:delText xml:space="preserve"> </w:delText>
        </w:r>
        <w:r w:rsidR="00F36EFB" w:rsidDel="00F15707">
          <w:delText xml:space="preserve">[section </w:delText>
        </w:r>
        <w:r w:rsidR="00F36EFB" w:rsidDel="00F15707">
          <w:fldChar w:fldCharType="begin"/>
        </w:r>
        <w:r w:rsidR="00F36EFB" w:rsidDel="00F15707">
          <w:delInstrText xml:space="preserve"> REF _Ref253124777 \r \h </w:delInstrText>
        </w:r>
        <w:r w:rsidR="00F36EFB" w:rsidDel="00F15707">
          <w:fldChar w:fldCharType="separate"/>
        </w:r>
        <w:r w:rsidR="00FC13FE" w:rsidDel="00F15707">
          <w:delText>3</w:delText>
        </w:r>
        <w:r w:rsidR="00F36EFB" w:rsidDel="00F15707">
          <w:fldChar w:fldCharType="end"/>
        </w:r>
        <w:r w:rsidR="00F36EFB" w:rsidDel="00F15707">
          <w:delText xml:space="preserve">] </w:delText>
        </w:r>
        <w:r w:rsidDel="00F15707">
          <w:delText>describes the methods adopted for testing and the input and expected output for testing a specific functional requirement.</w:delText>
        </w:r>
      </w:del>
    </w:p>
    <w:p w14:paraId="5852D619" w14:textId="2CA98C70" w:rsidR="00140100" w:rsidDel="00F15707" w:rsidRDefault="00CC334E" w:rsidP="00684514">
      <w:pPr>
        <w:pStyle w:val="BodyText"/>
        <w:rPr>
          <w:del w:id="1432" w:author="Sarah Thomas" w:date="2014-03-03T14:08:00Z"/>
        </w:rPr>
      </w:pPr>
      <w:del w:id="1433" w:author="Sarah Thomas" w:date="2014-03-03T14:08:00Z">
        <w:r w:rsidDel="00F15707">
          <w:delText xml:space="preserve">The </w:delText>
        </w:r>
        <w:r w:rsidR="00F36EFB" w:rsidDel="00F15707">
          <w:delText>A</w:delText>
        </w:r>
        <w:r w:rsidDel="00F15707">
          <w:delText xml:space="preserve">ppendix [section </w:delText>
        </w:r>
        <w:r w:rsidDel="00F15707">
          <w:fldChar w:fldCharType="begin"/>
        </w:r>
        <w:r w:rsidDel="00F15707">
          <w:delInstrText xml:space="preserve"> REF _Ref253124635 \r \h </w:delInstrText>
        </w:r>
        <w:r w:rsidDel="00F15707">
          <w:fldChar w:fldCharType="separate"/>
        </w:r>
        <w:r w:rsidR="00FC13FE" w:rsidDel="00F15707">
          <w:delText>4</w:delText>
        </w:r>
        <w:r w:rsidDel="00F15707">
          <w:fldChar w:fldCharType="end"/>
        </w:r>
        <w:r w:rsidDel="00F15707">
          <w:delText>] contains</w:delText>
        </w:r>
        <w:r w:rsidR="00CF03A1" w:rsidDel="00F15707">
          <w:delText xml:space="preserve"> </w:delText>
        </w:r>
        <w:r w:rsidDel="00F15707">
          <w:delText xml:space="preserve">a </w:delText>
        </w:r>
        <w:r w:rsidR="00CF03A1" w:rsidDel="00F15707">
          <w:delText xml:space="preserve">sample for user registration </w:delText>
        </w:r>
        <w:r w:rsidDel="00F15707">
          <w:delText>form</w:delText>
        </w:r>
        <w:r w:rsidR="00CF03A1" w:rsidDel="00F15707">
          <w:delText xml:space="preserve">, along with </w:delText>
        </w:r>
        <w:r w:rsidDel="00F15707">
          <w:delText>ontology</w:delText>
        </w:r>
        <w:r w:rsidR="00CF03A1" w:rsidDel="00F15707">
          <w:delText xml:space="preserve"> for the skill keywords that will be used, th</w:delText>
        </w:r>
        <w:r w:rsidDel="00F15707">
          <w:delText xml:space="preserve">e Gantt chart and the Mind Map. </w:delText>
        </w:r>
      </w:del>
    </w:p>
    <w:p w14:paraId="18710FE5" w14:textId="649E216C" w:rsidR="00CF03A1" w:rsidDel="00F15707" w:rsidRDefault="00BB53C3" w:rsidP="00CF03A1">
      <w:pPr>
        <w:pStyle w:val="BodyText"/>
        <w:rPr>
          <w:del w:id="1434" w:author="Sarah Thomas" w:date="2014-03-03T14:08:00Z"/>
          <w:highlight w:val="lightGray"/>
        </w:rPr>
      </w:pPr>
      <w:del w:id="1435" w:author="Sarah Thomas" w:date="2014-03-03T14:08:00Z">
        <w:r w:rsidDel="00F15707">
          <w:rPr>
            <w:highlight w:val="lightGray"/>
          </w:rPr>
          <w:br w:type="page"/>
        </w:r>
      </w:del>
    </w:p>
    <w:p w14:paraId="1556A76B" w14:textId="007E442A" w:rsidR="00766C26" w:rsidRDefault="00766C26">
      <w:pPr>
        <w:pStyle w:val="Heading1"/>
        <w:rPr>
          <w:ins w:id="1436" w:author="Sarah Thomas" w:date="2014-03-05T14:54:00Z"/>
        </w:rPr>
        <w:pPrChange w:id="1437" w:author="Sarah Thomas" w:date="2014-03-05T14:54:00Z">
          <w:pPr>
            <w:widowControl w:val="0"/>
            <w:numPr>
              <w:numId w:val="51"/>
            </w:numPr>
            <w:tabs>
              <w:tab w:val="left" w:pos="220"/>
              <w:tab w:val="left" w:pos="720"/>
            </w:tabs>
            <w:autoSpaceDE w:val="0"/>
            <w:autoSpaceDN w:val="0"/>
            <w:adjustRightInd w:val="0"/>
            <w:ind w:left="720" w:hanging="720"/>
          </w:pPr>
        </w:pPrChange>
      </w:pPr>
      <w:bookmarkStart w:id="1438" w:name="_Ref256495353"/>
      <w:bookmarkStart w:id="1439" w:name="_Ref256495362"/>
      <w:bookmarkStart w:id="1440" w:name="_Toc256588991"/>
      <w:bookmarkStart w:id="1441" w:name="_Toc253043793"/>
      <w:bookmarkStart w:id="1442" w:name="_Ref253124419"/>
      <w:ins w:id="1443" w:author="Sarah Thomas" w:date="2014-03-03T14:09:00Z">
        <w:r>
          <w:t>Use C</w:t>
        </w:r>
        <w:r w:rsidR="00F15707">
          <w:t>ases</w:t>
        </w:r>
      </w:ins>
      <w:bookmarkEnd w:id="1438"/>
      <w:bookmarkEnd w:id="1439"/>
      <w:bookmarkEnd w:id="1440"/>
    </w:p>
    <w:p w14:paraId="72C6E934" w14:textId="681F489A" w:rsidR="003F0A6F" w:rsidRDefault="003F0A6F">
      <w:pPr>
        <w:rPr>
          <w:ins w:id="1444" w:author="Sarah Thomas" w:date="2014-03-05T14:59:00Z"/>
        </w:rPr>
        <w:pPrChange w:id="1445" w:author="Sarah Thomas" w:date="2014-03-05T14:54:00Z">
          <w:pPr>
            <w:widowControl w:val="0"/>
            <w:numPr>
              <w:numId w:val="51"/>
            </w:numPr>
            <w:tabs>
              <w:tab w:val="left" w:pos="220"/>
              <w:tab w:val="left" w:pos="720"/>
            </w:tabs>
            <w:autoSpaceDE w:val="0"/>
            <w:autoSpaceDN w:val="0"/>
            <w:adjustRightInd w:val="0"/>
            <w:ind w:left="720" w:hanging="720"/>
          </w:pPr>
        </w:pPrChange>
      </w:pPr>
      <w:ins w:id="1446" w:author="Sarah Thomas" w:date="2014-03-05T14:54:00Z">
        <w:r>
          <w:t xml:space="preserve">This section summarises how each of the use cases set out in the SRS document </w:t>
        </w:r>
      </w:ins>
      <w:ins w:id="1447" w:author="Sarah Thomas" w:date="2014-03-12T17:56:00Z">
        <w:r w:rsidR="002A0C21">
          <w:t>have</w:t>
        </w:r>
      </w:ins>
      <w:ins w:id="1448" w:author="Sarah Thomas" w:date="2014-03-05T14:54:00Z">
        <w:r>
          <w:t xml:space="preserve"> been </w:t>
        </w:r>
      </w:ins>
      <w:ins w:id="1449" w:author="Sarah Thomas" w:date="2014-03-05T14:55:00Z">
        <w:r w:rsidR="002A0C21">
          <w:t xml:space="preserve">achieved </w:t>
        </w:r>
      </w:ins>
      <w:ins w:id="1450" w:author="Sarah Thomas" w:date="2014-03-12T17:55:00Z">
        <w:r w:rsidR="002A0C21">
          <w:fldChar w:fldCharType="begin" w:fldLock="1"/>
        </w:r>
      </w:ins>
      <w:r w:rsidR="00302EDD">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rsidR="002A0C21">
        <w:fldChar w:fldCharType="separate"/>
      </w:r>
      <w:r w:rsidR="00316E27" w:rsidRPr="00316E27">
        <w:rPr>
          <w:noProof/>
        </w:rPr>
        <w:t>[2]</w:t>
      </w:r>
      <w:ins w:id="1451" w:author="Sarah Thomas" w:date="2014-03-12T17:55:00Z">
        <w:r w:rsidR="002A0C21">
          <w:fldChar w:fldCharType="end"/>
        </w:r>
        <w:r w:rsidR="002A0C21">
          <w:t>.</w:t>
        </w:r>
      </w:ins>
    </w:p>
    <w:p w14:paraId="16FB8BED" w14:textId="0B3BC77C" w:rsidR="00B443C3" w:rsidRDefault="00B443C3">
      <w:pPr>
        <w:pStyle w:val="Heading2"/>
        <w:rPr>
          <w:ins w:id="1452" w:author="Sarah Thomas" w:date="2014-03-05T14:38:00Z"/>
        </w:rPr>
        <w:pPrChange w:id="1453" w:author="Sarah Thomas" w:date="2014-03-12T17:57:00Z">
          <w:pPr>
            <w:pStyle w:val="Heading3"/>
          </w:pPr>
        </w:pPrChange>
      </w:pPr>
      <w:bookmarkStart w:id="1454" w:name="_Toc253195707"/>
      <w:bookmarkStart w:id="1455" w:name="_Toc256588992"/>
      <w:ins w:id="1456" w:author="Sarah Thomas" w:date="2014-03-05T14:36:00Z">
        <w:r>
          <w:t>Use Case Description</w:t>
        </w:r>
        <w:bookmarkEnd w:id="1454"/>
        <w:r>
          <w:t xml:space="preserve"> Implementations</w:t>
        </w:r>
      </w:ins>
      <w:bookmarkEnd w:id="1455"/>
    </w:p>
    <w:p w14:paraId="06955287" w14:textId="298BC376" w:rsidR="00B443C3" w:rsidRDefault="00B443C3">
      <w:pPr>
        <w:rPr>
          <w:ins w:id="1457" w:author="Sarah Thomas" w:date="2014-03-05T14:38:00Z"/>
        </w:rPr>
        <w:pPrChange w:id="1458" w:author="Sarah Thomas" w:date="2014-03-05T14:38:00Z">
          <w:pPr>
            <w:pStyle w:val="Heading3"/>
          </w:pPr>
        </w:pPrChange>
      </w:pPr>
      <w:ins w:id="1459" w:author="Sarah Thomas" w:date="2014-03-05T14:38:00Z">
        <w:r w:rsidRPr="001F3959">
          <w:rPr>
            <w:b/>
          </w:rPr>
          <w:t>New User Registration</w:t>
        </w:r>
      </w:ins>
    </w:p>
    <w:p w14:paraId="71D6451B" w14:textId="3144A688" w:rsidR="00B443C3" w:rsidRPr="0073101D" w:rsidRDefault="008F6966">
      <w:pPr>
        <w:pStyle w:val="BodyText"/>
        <w:rPr>
          <w:ins w:id="1460" w:author="Sarah Thomas" w:date="2014-03-05T14:36:00Z"/>
        </w:rPr>
        <w:pPrChange w:id="1461" w:author="Sarah Thomas" w:date="2014-03-05T14:38:00Z">
          <w:pPr>
            <w:pStyle w:val="Heading3"/>
          </w:pPr>
        </w:pPrChange>
      </w:pPr>
      <w:ins w:id="1462" w:author="Sarah Thomas" w:date="2014-03-16T15:19:00Z">
        <w:r>
          <w:t xml:space="preserve">This allows a new user to register with their email and password. To keep the registration process as short as possible </w:t>
        </w:r>
        <w:r w:rsidR="00C5501F">
          <w:t>minimal details are required at this stage. The email will be used to login.</w:t>
        </w:r>
      </w:ins>
      <w:ins w:id="1463" w:author="Sarah Thomas" w:date="2014-03-16T15:22:00Z">
        <w:r w:rsidR="00C5501F">
          <w:t xml:space="preserve"> If the email already exists in the system an error will be sent to the user. The password must be between six and twelve characters. The password must be entered twice and these entries must match.</w:t>
        </w:r>
      </w:ins>
    </w:p>
    <w:p w14:paraId="4B33BC61" w14:textId="0B47573C" w:rsidR="00B443C3" w:rsidRDefault="00AD448B" w:rsidP="00B443C3">
      <w:pPr>
        <w:spacing w:after="0"/>
        <w:rPr>
          <w:ins w:id="1464" w:author="Sarah Thomas" w:date="2014-03-05T14:46:00Z"/>
          <w:b/>
        </w:rPr>
      </w:pPr>
      <w:ins w:id="1465" w:author="Sarah Thomas" w:date="2014-03-05T14:46:00Z">
        <w:r w:rsidRPr="001F3959">
          <w:rPr>
            <w:b/>
          </w:rPr>
          <w:t>User login</w:t>
        </w:r>
      </w:ins>
    </w:p>
    <w:p w14:paraId="5398482C" w14:textId="03109A05" w:rsidR="00B31AB9" w:rsidRPr="0073101D" w:rsidRDefault="00C5501F" w:rsidP="00B31AB9">
      <w:pPr>
        <w:pStyle w:val="BodyText"/>
        <w:rPr>
          <w:ins w:id="1466" w:author="Sarah Thomas" w:date="2014-03-12T12:30:00Z"/>
        </w:rPr>
      </w:pPr>
      <w:ins w:id="1467" w:author="Sarah Thomas" w:date="2014-03-16T15:20:00Z">
        <w:r>
          <w:t>A registered user can login with their email and password.</w:t>
        </w:r>
      </w:ins>
      <w:ins w:id="1468" w:author="Sarah Thomas" w:date="2014-03-16T15:22:00Z">
        <w:r>
          <w:t xml:space="preserve"> </w:t>
        </w:r>
      </w:ins>
      <w:ins w:id="1469" w:author="Sarah Thomas" w:date="2014-03-16T15:25:00Z">
        <w:r>
          <w:t>The email and password combination must match the database.</w:t>
        </w:r>
      </w:ins>
    </w:p>
    <w:p w14:paraId="1C5D309B" w14:textId="5205C1B5" w:rsidR="00B443C3" w:rsidRDefault="00B443C3" w:rsidP="00B443C3">
      <w:pPr>
        <w:pStyle w:val="BodyText"/>
        <w:rPr>
          <w:ins w:id="1470" w:author="Sarah Thomas" w:date="2014-03-05T14:57:00Z"/>
          <w:b/>
        </w:rPr>
      </w:pPr>
      <w:ins w:id="1471" w:author="Sarah Thomas" w:date="2014-03-05T14:39:00Z">
        <w:r w:rsidRPr="001F3959">
          <w:rPr>
            <w:b/>
          </w:rPr>
          <w:t>Search Public profile</w:t>
        </w:r>
      </w:ins>
      <w:ins w:id="1472" w:author="Sarah Thomas" w:date="2014-03-05T14:42:00Z">
        <w:r>
          <w:rPr>
            <w:b/>
          </w:rPr>
          <w:t>/</w:t>
        </w:r>
        <w:r w:rsidRPr="00B443C3">
          <w:rPr>
            <w:b/>
          </w:rPr>
          <w:t xml:space="preserve"> </w:t>
        </w:r>
        <w:r w:rsidRPr="001F3959">
          <w:rPr>
            <w:b/>
          </w:rPr>
          <w:t xml:space="preserve">Search </w:t>
        </w:r>
        <w:r>
          <w:rPr>
            <w:b/>
          </w:rPr>
          <w:t>V</w:t>
        </w:r>
        <w:r w:rsidRPr="001F3959">
          <w:rPr>
            <w:b/>
          </w:rPr>
          <w:t>entures</w:t>
        </w:r>
      </w:ins>
    </w:p>
    <w:p w14:paraId="4613403B" w14:textId="0C336746" w:rsidR="00B443C3" w:rsidRDefault="00B443C3" w:rsidP="00B443C3">
      <w:pPr>
        <w:pStyle w:val="BodyText"/>
        <w:rPr>
          <w:ins w:id="1473" w:author="Sarah Thomas" w:date="2014-03-05T14:42:00Z"/>
        </w:rPr>
      </w:pPr>
      <w:ins w:id="1474" w:author="Sarah Thomas" w:date="2014-03-05T14:40:00Z">
        <w:r>
          <w:t>The search page allows any user to search public profiles by name and skills offered</w:t>
        </w:r>
      </w:ins>
      <w:ins w:id="1475" w:author="Sarah Thomas" w:date="2014-03-05T14:42:00Z">
        <w:r>
          <w:t xml:space="preserve"> and to search for ventures by their titles or the skills offered.</w:t>
        </w:r>
      </w:ins>
    </w:p>
    <w:p w14:paraId="494AC148" w14:textId="77CAD538" w:rsidR="00B443C3" w:rsidRDefault="00B443C3" w:rsidP="00B443C3">
      <w:pPr>
        <w:pStyle w:val="BodyText"/>
        <w:rPr>
          <w:ins w:id="1476" w:author="Sarah Thomas" w:date="2014-03-05T14:57:00Z"/>
          <w:b/>
        </w:rPr>
      </w:pPr>
      <w:ins w:id="1477" w:author="Sarah Thomas" w:date="2014-03-05T14:40:00Z">
        <w:r w:rsidRPr="001F3959">
          <w:rPr>
            <w:b/>
          </w:rPr>
          <w:t>View Public profile</w:t>
        </w:r>
      </w:ins>
    </w:p>
    <w:p w14:paraId="3B62C120" w14:textId="25F4033E" w:rsidR="00B443C3" w:rsidRPr="00B443C3" w:rsidRDefault="00B443C3" w:rsidP="00B443C3">
      <w:pPr>
        <w:pStyle w:val="BodyText"/>
        <w:rPr>
          <w:ins w:id="1478" w:author="Sarah Thomas" w:date="2014-03-05T14:36:00Z"/>
        </w:rPr>
      </w:pPr>
      <w:ins w:id="1479" w:author="Sarah Thomas" w:date="2014-03-05T14:41:00Z">
        <w:r>
          <w:t>As a result of a search or by seeing a users name in the team of a venture any user can view another users public profile</w:t>
        </w:r>
      </w:ins>
      <w:ins w:id="1480" w:author="Sarah Thomas" w:date="2014-03-05T14:44:00Z">
        <w:r w:rsidR="00AD448B">
          <w:t xml:space="preserve">. A </w:t>
        </w:r>
      </w:ins>
      <w:ins w:id="1481" w:author="Sarah Thomas" w:date="2014-03-05T14:45:00Z">
        <w:r w:rsidR="00AD448B">
          <w:t>URL</w:t>
        </w:r>
      </w:ins>
      <w:ins w:id="1482" w:author="Sarah Thomas" w:date="2014-03-05T14:44:00Z">
        <w:r w:rsidR="00AD448B">
          <w:t xml:space="preserve"> can also be provided </w:t>
        </w:r>
      </w:ins>
      <w:ins w:id="1483" w:author="Sarah Thomas" w:date="2014-03-05T14:45:00Z">
        <w:r w:rsidR="00AD448B">
          <w:t>or shared to allow direct access to a public profile.</w:t>
        </w:r>
      </w:ins>
    </w:p>
    <w:p w14:paraId="2437E062" w14:textId="1C8FC2F0" w:rsidR="00B443C3" w:rsidRDefault="00B443C3" w:rsidP="00B443C3">
      <w:pPr>
        <w:pStyle w:val="BodyText"/>
        <w:rPr>
          <w:ins w:id="1484" w:author="Sarah Thomas" w:date="2014-03-05T14:57:00Z"/>
          <w:b/>
        </w:rPr>
      </w:pPr>
      <w:ins w:id="1485" w:author="Sarah Thomas" w:date="2014-03-05T14:43:00Z">
        <w:r w:rsidRPr="001F3959">
          <w:rPr>
            <w:b/>
          </w:rPr>
          <w:lastRenderedPageBreak/>
          <w:t>View ventures details</w:t>
        </w:r>
      </w:ins>
    </w:p>
    <w:p w14:paraId="532834EC" w14:textId="688C2AA9" w:rsidR="00AD448B" w:rsidRPr="007C76CB" w:rsidRDefault="00B443C3" w:rsidP="00AD448B">
      <w:pPr>
        <w:pStyle w:val="BodyText"/>
        <w:rPr>
          <w:ins w:id="1486" w:author="Sarah Thomas" w:date="2014-03-05T14:45:00Z"/>
        </w:rPr>
      </w:pPr>
      <w:ins w:id="1487" w:author="Sarah Thomas" w:date="2014-03-05T14:44:00Z">
        <w:r>
          <w:t xml:space="preserve">As a result of a search any user can view </w:t>
        </w:r>
        <w:r w:rsidR="00AD448B">
          <w:t>a venture page.</w:t>
        </w:r>
      </w:ins>
      <w:ins w:id="1488" w:author="Sarah Thomas" w:date="2014-03-05T14:45:00Z">
        <w:r w:rsidR="00AD448B">
          <w:t xml:space="preserve"> A URL can also be provided or shared to allow direct access to a venture page.</w:t>
        </w:r>
      </w:ins>
    </w:p>
    <w:p w14:paraId="63A5D575" w14:textId="76709006" w:rsidR="00B443C3" w:rsidRDefault="00AD448B" w:rsidP="00B443C3">
      <w:pPr>
        <w:pStyle w:val="BodyText"/>
        <w:rPr>
          <w:ins w:id="1489" w:author="Sarah Thomas" w:date="2014-03-05T14:46:00Z"/>
          <w:b/>
        </w:rPr>
      </w:pPr>
      <w:ins w:id="1490" w:author="Sarah Thomas" w:date="2014-03-05T14:46:00Z">
        <w:r w:rsidRPr="001F3959">
          <w:rPr>
            <w:b/>
          </w:rPr>
          <w:t>Edit private profile</w:t>
        </w:r>
      </w:ins>
    </w:p>
    <w:p w14:paraId="57521A82" w14:textId="536CB9FA" w:rsidR="00AD448B" w:rsidRPr="00AD448B" w:rsidRDefault="00AD448B" w:rsidP="00B443C3">
      <w:pPr>
        <w:pStyle w:val="BodyText"/>
        <w:rPr>
          <w:ins w:id="1491" w:author="Sarah Thomas" w:date="2014-03-05T14:36:00Z"/>
          <w:highlight w:val="yellow"/>
        </w:rPr>
      </w:pPr>
      <w:ins w:id="1492" w:author="Sarah Thomas" w:date="2014-03-05T14:46:00Z">
        <w:r w:rsidRPr="00AD448B">
          <w:rPr>
            <w:rPrChange w:id="1493" w:author="Sarah Thomas" w:date="2014-03-05T14:46:00Z">
              <w:rPr>
                <w:b/>
              </w:rPr>
            </w:rPrChange>
          </w:rPr>
          <w:t xml:space="preserve">A </w:t>
        </w:r>
      </w:ins>
      <w:ins w:id="1494" w:author="Sarah Thomas" w:date="2014-03-05T14:47:00Z">
        <w:r w:rsidRPr="002A0C21">
          <w:t>registered</w:t>
        </w:r>
        <w:r>
          <w:t xml:space="preserve"> </w:t>
        </w:r>
      </w:ins>
      <w:ins w:id="1495" w:author="Sarah Thomas" w:date="2014-03-05T14:46:00Z">
        <w:r w:rsidRPr="00AD448B">
          <w:rPr>
            <w:rPrChange w:id="1496" w:author="Sarah Thomas" w:date="2014-03-05T14:46:00Z">
              <w:rPr>
                <w:b/>
              </w:rPr>
            </w:rPrChange>
          </w:rPr>
          <w:t xml:space="preserve">user </w:t>
        </w:r>
        <w:r>
          <w:t>can edit their profile</w:t>
        </w:r>
      </w:ins>
    </w:p>
    <w:p w14:paraId="52B3D5C3" w14:textId="0E9A5480" w:rsidR="00B443C3" w:rsidRDefault="00AD448B" w:rsidP="00B443C3">
      <w:pPr>
        <w:pStyle w:val="BodyText"/>
        <w:rPr>
          <w:ins w:id="1497" w:author="Sarah Thomas" w:date="2014-03-05T14:48:00Z"/>
          <w:b/>
        </w:rPr>
      </w:pPr>
      <w:ins w:id="1498" w:author="Sarah Thomas" w:date="2014-03-05T14:48:00Z">
        <w:r w:rsidRPr="001F3959">
          <w:rPr>
            <w:b/>
          </w:rPr>
          <w:t>Contact another user</w:t>
        </w:r>
      </w:ins>
    </w:p>
    <w:p w14:paraId="51A862D4" w14:textId="5691BA05" w:rsidR="00AD448B" w:rsidRPr="00AD448B" w:rsidRDefault="00AD448B" w:rsidP="00B443C3">
      <w:pPr>
        <w:pStyle w:val="BodyText"/>
        <w:rPr>
          <w:ins w:id="1499" w:author="Sarah Thomas" w:date="2014-03-05T14:36:00Z"/>
          <w:rFonts w:asciiTheme="majorBidi" w:hAnsiTheme="majorBidi"/>
          <w:highlight w:val="lightGray"/>
        </w:rPr>
      </w:pPr>
      <w:ins w:id="1500" w:author="Sarah Thomas" w:date="2014-03-05T14:48:00Z">
        <w:r w:rsidRPr="00AD448B">
          <w:rPr>
            <w:rPrChange w:id="1501" w:author="Sarah Thomas" w:date="2014-03-05T14:48:00Z">
              <w:rPr>
                <w:b/>
              </w:rPr>
            </w:rPrChange>
          </w:rPr>
          <w:t>Clicking</w:t>
        </w:r>
        <w:r>
          <w:t xml:space="preserve"> the contact link in a public profile allows the user to send a message</w:t>
        </w:r>
      </w:ins>
    </w:p>
    <w:p w14:paraId="33E44291" w14:textId="0DE55271" w:rsidR="00B443C3" w:rsidRPr="00CB261A" w:rsidRDefault="00AD448B" w:rsidP="00B443C3">
      <w:pPr>
        <w:pStyle w:val="BodyText"/>
        <w:rPr>
          <w:ins w:id="1502" w:author="Sarah Thomas" w:date="2014-03-05T14:36:00Z"/>
          <w:rFonts w:asciiTheme="majorBidi" w:hAnsiTheme="majorBidi"/>
          <w:highlight w:val="lightGray"/>
        </w:rPr>
      </w:pPr>
      <w:ins w:id="1503" w:author="Sarah Thomas" w:date="2014-03-05T14:49:00Z">
        <w:r w:rsidRPr="001F3959">
          <w:rPr>
            <w:b/>
          </w:rPr>
          <w:t>Create a new venture</w:t>
        </w:r>
      </w:ins>
    </w:p>
    <w:p w14:paraId="7986917F" w14:textId="4653937B" w:rsidR="00B443C3" w:rsidRDefault="002A0C21" w:rsidP="00B443C3">
      <w:pPr>
        <w:pStyle w:val="BodyText"/>
        <w:rPr>
          <w:ins w:id="1504" w:author="Sarah Thomas" w:date="2014-03-12T17:59:00Z"/>
        </w:rPr>
      </w:pPr>
      <w:ins w:id="1505" w:author="Sarah Thomas" w:date="2014-03-12T17:58:00Z">
        <w:r>
          <w:t xml:space="preserve">A </w:t>
        </w:r>
      </w:ins>
      <w:ins w:id="1506" w:author="Sarah Thomas" w:date="2014-03-05T14:49:00Z">
        <w:r>
          <w:t>r</w:t>
        </w:r>
        <w:r w:rsidR="00AD448B" w:rsidRPr="002A0C21">
          <w:t>egistered user can create a new venture by</w:t>
        </w:r>
        <w:r w:rsidR="00AD448B">
          <w:t xml:space="preserve"> entering a title and then proceeding to the edit venture page to full in the remaining details.</w:t>
        </w:r>
      </w:ins>
      <w:ins w:id="1507" w:author="Sarah Thomas" w:date="2014-03-12T17:58:00Z">
        <w:r>
          <w:t xml:space="preserve"> In the original use case only users from the university ecosystem could create new ventures. However in the actual implementation any user can create a new venture. </w:t>
        </w:r>
      </w:ins>
      <w:ins w:id="1508" w:author="Sarah Thomas" w:date="2014-03-12T17:59:00Z">
        <w:r>
          <w:t>This could easily be altered in the future if required.</w:t>
        </w:r>
      </w:ins>
    </w:p>
    <w:p w14:paraId="33D9F0F0" w14:textId="77777777" w:rsidR="002A0C21" w:rsidRDefault="002A0C21" w:rsidP="002A0C21">
      <w:pPr>
        <w:pStyle w:val="BodyText"/>
        <w:rPr>
          <w:ins w:id="1509" w:author="Sarah Thomas" w:date="2014-03-12T17:59:00Z"/>
          <w:b/>
        </w:rPr>
      </w:pPr>
      <w:ins w:id="1510" w:author="Sarah Thomas" w:date="2014-03-12T17:59:00Z">
        <w:r w:rsidRPr="001F3959">
          <w:rPr>
            <w:b/>
          </w:rPr>
          <w:t>Build team</w:t>
        </w:r>
      </w:ins>
    </w:p>
    <w:p w14:paraId="4AFD0453" w14:textId="33CE81A9" w:rsidR="002A0C21" w:rsidRPr="002A0C21" w:rsidRDefault="002A0C21" w:rsidP="002A0C21">
      <w:pPr>
        <w:pStyle w:val="BodyText"/>
        <w:rPr>
          <w:ins w:id="1511" w:author="Sarah Thomas" w:date="2014-03-12T17:59:00Z"/>
          <w:rFonts w:asciiTheme="majorBidi" w:hAnsiTheme="majorBidi"/>
          <w:rPrChange w:id="1512" w:author="Sarah Thomas" w:date="2014-03-12T17:59:00Z">
            <w:rPr>
              <w:ins w:id="1513" w:author="Sarah Thomas" w:date="2014-03-12T17:59:00Z"/>
              <w:rFonts w:asciiTheme="majorBidi" w:hAnsiTheme="majorBidi"/>
              <w:highlight w:val="lightGray"/>
            </w:rPr>
          </w:rPrChange>
        </w:rPr>
      </w:pPr>
      <w:ins w:id="1514" w:author="Sarah Thomas" w:date="2014-03-12T17:59:00Z">
        <w:r>
          <w:t>A logged in user who is a team leader can edit the team for that venture. They can add new members, delete members and change the status of members.</w:t>
        </w:r>
      </w:ins>
      <w:ins w:id="1515" w:author="Sarah Thomas" w:date="2014-03-12T18:00:00Z">
        <w:r>
          <w:t xml:space="preserve"> Member status can be: Leader, Mentor or Member. One venture can have more than one team leader and each team leader has access to edit the venture and the team.</w:t>
        </w:r>
      </w:ins>
    </w:p>
    <w:p w14:paraId="2534780E" w14:textId="0DB8EA76" w:rsidR="00B443C3" w:rsidRDefault="00AD448B" w:rsidP="00B443C3">
      <w:pPr>
        <w:pStyle w:val="BodyText"/>
        <w:rPr>
          <w:ins w:id="1516" w:author="Sarah Thomas" w:date="2014-03-05T14:50:00Z"/>
          <w:b/>
        </w:rPr>
      </w:pPr>
      <w:ins w:id="1517" w:author="Sarah Thomas" w:date="2014-03-05T14:50:00Z">
        <w:r w:rsidRPr="001F3959">
          <w:rPr>
            <w:b/>
          </w:rPr>
          <w:t>Enter private team area</w:t>
        </w:r>
      </w:ins>
    </w:p>
    <w:p w14:paraId="0A075F2D" w14:textId="5391D8B9" w:rsidR="00AD448B" w:rsidRPr="002A0C21" w:rsidRDefault="002A0C21" w:rsidP="00B443C3">
      <w:pPr>
        <w:pStyle w:val="BodyText"/>
        <w:rPr>
          <w:ins w:id="1518" w:author="Sarah Thomas" w:date="2014-03-05T14:36:00Z"/>
          <w:rFonts w:asciiTheme="majorBidi" w:hAnsiTheme="majorBidi"/>
          <w:rPrChange w:id="1519" w:author="Sarah Thomas" w:date="2014-03-12T18:01:00Z">
            <w:rPr>
              <w:ins w:id="1520" w:author="Sarah Thomas" w:date="2014-03-05T14:36:00Z"/>
              <w:rFonts w:asciiTheme="majorBidi" w:hAnsiTheme="majorBidi"/>
              <w:highlight w:val="lightGray"/>
            </w:rPr>
          </w:rPrChange>
        </w:rPr>
      </w:pPr>
      <w:ins w:id="1521" w:author="Sarah Thomas" w:date="2014-03-05T14:50:00Z">
        <w:r>
          <w:t>Not implemented. We did not have time o complete this but it could be added to the existing system fairly easily.</w:t>
        </w:r>
      </w:ins>
    </w:p>
    <w:p w14:paraId="680D0E91" w14:textId="2D8BF728" w:rsidR="00B443C3" w:rsidRPr="00AD448B" w:rsidRDefault="00AD448B" w:rsidP="00B443C3">
      <w:pPr>
        <w:pStyle w:val="BodyText"/>
        <w:rPr>
          <w:ins w:id="1522" w:author="Sarah Thomas" w:date="2014-03-05T14:36:00Z"/>
          <w:b/>
          <w:highlight w:val="yellow"/>
          <w:rPrChange w:id="1523" w:author="Sarah Thomas" w:date="2014-03-05T14:51:00Z">
            <w:rPr>
              <w:ins w:id="1524" w:author="Sarah Thomas" w:date="2014-03-05T14:36:00Z"/>
              <w:highlight w:val="yellow"/>
            </w:rPr>
          </w:rPrChange>
        </w:rPr>
      </w:pPr>
      <w:ins w:id="1525" w:author="Sarah Thomas" w:date="2014-03-05T14:52:00Z">
        <w:r w:rsidRPr="0080393E">
          <w:rPr>
            <w:b/>
          </w:rPr>
          <w:t>Site administrator</w:t>
        </w:r>
      </w:ins>
    </w:p>
    <w:p w14:paraId="07099DE8" w14:textId="6D835B92" w:rsidR="00D618DD" w:rsidRDefault="00AD448B">
      <w:pPr>
        <w:rPr>
          <w:ins w:id="1526" w:author="Sarah Thomas" w:date="2014-03-16T15:26:00Z"/>
        </w:rPr>
      </w:pPr>
      <w:ins w:id="1527" w:author="Sarah Thomas" w:date="2014-03-05T14:52:00Z">
        <w:r w:rsidRPr="002A0C21">
          <w:t>Not implemented</w:t>
        </w:r>
      </w:ins>
      <w:ins w:id="1528" w:author="Sarah Thomas" w:date="2014-03-12T18:02:00Z">
        <w:r w:rsidR="002A0C21">
          <w:t xml:space="preserve">. This would take the form of a control panel for a non-technical site administrator. Again we run too short of time to </w:t>
        </w:r>
      </w:ins>
      <w:ins w:id="1529" w:author="Sarah Thomas" w:date="2014-03-12T18:03:00Z">
        <w:r w:rsidR="002A0C21">
          <w:t>implement</w:t>
        </w:r>
      </w:ins>
      <w:ins w:id="1530" w:author="Sarah Thomas" w:date="2014-03-12T18:02:00Z">
        <w:r w:rsidR="002A0C21">
          <w:t xml:space="preserve"> </w:t>
        </w:r>
      </w:ins>
      <w:ins w:id="1531" w:author="Sarah Thomas" w:date="2014-03-12T18:03:00Z">
        <w:r w:rsidR="002A0C21">
          <w:t>this but it could be done fairly easily.</w:t>
        </w:r>
      </w:ins>
    </w:p>
    <w:p w14:paraId="2EF17601" w14:textId="0048C316" w:rsidR="00C5501F" w:rsidRDefault="00C5501F">
      <w:pPr>
        <w:pStyle w:val="Heading1"/>
        <w:rPr>
          <w:ins w:id="1532" w:author="Sarah Thomas" w:date="2014-03-16T15:27:00Z"/>
        </w:rPr>
        <w:pPrChange w:id="1533" w:author="Sarah Thomas" w:date="2014-03-16T15:27:00Z">
          <w:pPr/>
        </w:pPrChange>
      </w:pPr>
      <w:ins w:id="1534" w:author="Sarah Thomas" w:date="2014-03-16T15:26:00Z">
        <w:r>
          <w:t>Implementation</w:t>
        </w:r>
      </w:ins>
    </w:p>
    <w:p w14:paraId="0270C863" w14:textId="3BC42395" w:rsidR="00C5501F" w:rsidRPr="00C5501F" w:rsidRDefault="00C5501F">
      <w:pPr>
        <w:rPr>
          <w:ins w:id="1535" w:author="Sarah Thomas" w:date="2014-03-13T11:42:00Z"/>
        </w:rPr>
      </w:pPr>
      <w:ins w:id="1536" w:author="Sarah Thomas" w:date="2014-03-16T15:27:00Z">
        <w:r>
          <w:t xml:space="preserve">The following sections describe implementation details for the </w:t>
        </w:r>
        <w:r w:rsidRPr="00C5501F">
          <w:rPr>
            <w:i/>
            <w:rPrChange w:id="1537" w:author="Sarah Thomas" w:date="2014-03-16T15:27:00Z">
              <w:rPr/>
            </w:rPrChange>
          </w:rPr>
          <w:t>Faculty Cooperative</w:t>
        </w:r>
        <w:r>
          <w:t xml:space="preserve"> website</w:t>
        </w:r>
      </w:ins>
    </w:p>
    <w:p w14:paraId="0472559D" w14:textId="77777777" w:rsidR="00D618DD" w:rsidRDefault="00D618DD">
      <w:pPr>
        <w:rPr>
          <w:ins w:id="1538" w:author="Sarah Thomas" w:date="2014-03-13T11:43:00Z"/>
        </w:rPr>
        <w:sectPr w:rsidR="00D618DD" w:rsidSect="00812194">
          <w:footerReference w:type="default" r:id="rId22"/>
          <w:pgSz w:w="11900" w:h="16840"/>
          <w:pgMar w:top="1440" w:right="1800" w:bottom="1440" w:left="1800" w:header="708" w:footer="708" w:gutter="0"/>
          <w:cols w:space="708"/>
          <w:docGrid w:linePitch="360"/>
        </w:sectPr>
      </w:pPr>
    </w:p>
    <w:p w14:paraId="5AE1506D" w14:textId="383B755D" w:rsidR="00766C26" w:rsidRDefault="00766C26">
      <w:pPr>
        <w:pStyle w:val="Heading2"/>
        <w:rPr>
          <w:ins w:id="1539" w:author="Sarah Thomas" w:date="2014-03-13T11:37:00Z"/>
        </w:rPr>
        <w:pPrChange w:id="1540" w:author="Sarah Thomas" w:date="2014-03-03T14:28:00Z">
          <w:pPr>
            <w:widowControl w:val="0"/>
            <w:autoSpaceDE w:val="0"/>
            <w:autoSpaceDN w:val="0"/>
            <w:adjustRightInd w:val="0"/>
          </w:pPr>
        </w:pPrChange>
      </w:pPr>
      <w:bookmarkStart w:id="1541" w:name="_Toc256588993"/>
      <w:ins w:id="1542" w:author="Sarah Thomas" w:date="2014-03-03T14:09:00Z">
        <w:r>
          <w:lastRenderedPageBreak/>
          <w:t xml:space="preserve">Class </w:t>
        </w:r>
      </w:ins>
      <w:ins w:id="1543" w:author="Sarah Thomas" w:date="2014-03-13T11:37:00Z">
        <w:r w:rsidR="00D618DD">
          <w:t>Diagram</w:t>
        </w:r>
        <w:bookmarkEnd w:id="1541"/>
      </w:ins>
    </w:p>
    <w:p w14:paraId="5D89D65D" w14:textId="2945E3F2" w:rsidR="00D618DD" w:rsidRDefault="00D618DD" w:rsidP="00D618DD">
      <w:pPr>
        <w:spacing w:line="480" w:lineRule="auto"/>
        <w:rPr>
          <w:ins w:id="1544" w:author="Sarah Thomas" w:date="2014-03-13T11:43:00Z"/>
          <w:rFonts w:ascii="Arial" w:eastAsiaTheme="majorEastAsia" w:hAnsi="Arial" w:cstheme="majorBidi"/>
          <w:b/>
          <w:bCs/>
          <w:iCs/>
          <w:sz w:val="28"/>
          <w:szCs w:val="28"/>
        </w:rPr>
        <w:sectPr w:rsidR="00D618DD" w:rsidSect="00D618DD">
          <w:pgSz w:w="16840" w:h="11900" w:orient="landscape"/>
          <w:pgMar w:top="1800" w:right="1440" w:bottom="1800" w:left="1440" w:header="708" w:footer="708" w:gutter="0"/>
          <w:cols w:space="708"/>
          <w:docGrid w:linePitch="360"/>
          <w:sectPrChange w:id="1545" w:author="Sarah Thomas" w:date="2014-03-13T11:43:00Z">
            <w:sectPr w:rsidR="00D618DD" w:rsidSect="00D618DD">
              <w:pgSz w:w="11900" w:h="16840" w:orient="portrait"/>
              <w:pgMar w:top="1440" w:right="1800" w:bottom="1440" w:left="1800" w:header="708" w:footer="708" w:gutter="0"/>
            </w:sectPr>
          </w:sectPrChange>
        </w:sectPr>
      </w:pPr>
      <w:ins w:id="1546" w:author="Sarah Thomas" w:date="2014-03-13T11:44:00Z">
        <w:r>
          <w:rPr>
            <w:rFonts w:ascii="Arial" w:eastAsiaTheme="majorEastAsia" w:hAnsi="Arial" w:cstheme="majorBidi"/>
            <w:b/>
            <w:bCs/>
            <w:iCs/>
            <w:noProof/>
            <w:sz w:val="28"/>
            <w:szCs w:val="28"/>
            <w:lang w:val="en-US"/>
            <w:rPrChange w:id="1547" w:author="Unknown">
              <w:rPr>
                <w:noProof/>
                <w:lang w:val="en-US"/>
              </w:rPr>
            </w:rPrChange>
          </w:rPr>
          <w:drawing>
            <wp:inline distT="0" distB="0" distL="0" distR="0" wp14:anchorId="79467D26" wp14:editId="499F4B56">
              <wp:extent cx="8264950" cy="4800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3">
                        <a:extLst>
                          <a:ext uri="{28A0092B-C50C-407E-A947-70E740481C1C}">
                            <a14:useLocalDpi xmlns:a14="http://schemas.microsoft.com/office/drawing/2010/main" val="0"/>
                          </a:ext>
                        </a:extLst>
                      </a:blip>
                      <a:stretch>
                        <a:fillRect/>
                      </a:stretch>
                    </pic:blipFill>
                    <pic:spPr>
                      <a:xfrm>
                        <a:off x="0" y="0"/>
                        <a:ext cx="8264950" cy="4800600"/>
                      </a:xfrm>
                      <a:prstGeom prst="rect">
                        <a:avLst/>
                      </a:prstGeom>
                    </pic:spPr>
                  </pic:pic>
                </a:graphicData>
              </a:graphic>
            </wp:inline>
          </w:drawing>
        </w:r>
      </w:ins>
    </w:p>
    <w:p w14:paraId="44DA67FA" w14:textId="3C5A3125" w:rsidR="0073252A" w:rsidRDefault="0073252A" w:rsidP="0073252A">
      <w:pPr>
        <w:pStyle w:val="Heading2"/>
        <w:rPr>
          <w:ins w:id="1548" w:author="Sarah Thomas" w:date="2014-03-17T10:47:00Z"/>
        </w:rPr>
      </w:pPr>
      <w:bookmarkStart w:id="1549" w:name="_Toc256588994"/>
      <w:ins w:id="1550" w:author="Sarah Thomas" w:date="2014-03-16T11:31:00Z">
        <w:r>
          <w:lastRenderedPageBreak/>
          <w:t>Database Diagram</w:t>
        </w:r>
      </w:ins>
      <w:bookmarkEnd w:id="1549"/>
    </w:p>
    <w:p w14:paraId="33268CD0" w14:textId="14418C0F" w:rsidR="00562733" w:rsidRPr="00562733" w:rsidRDefault="00562733" w:rsidP="00562733">
      <w:pPr>
        <w:rPr>
          <w:ins w:id="1551" w:author="Sarah Thomas" w:date="2014-03-16T11:31:00Z"/>
          <w:rPrChange w:id="1552" w:author="Sarah Thomas" w:date="2014-03-17T10:47:00Z">
            <w:rPr>
              <w:ins w:id="1553" w:author="Sarah Thomas" w:date="2014-03-16T11:31:00Z"/>
              <w:b w:val="0"/>
              <w:bCs w:val="0"/>
              <w:iCs w:val="0"/>
            </w:rPr>
          </w:rPrChange>
        </w:rPr>
        <w:sectPr w:rsidR="00562733" w:rsidRPr="00562733" w:rsidSect="000C0A2C">
          <w:pgSz w:w="16840" w:h="11900" w:orient="landscape"/>
          <w:pgMar w:top="1800" w:right="1440" w:bottom="1800" w:left="1440" w:header="708" w:footer="708" w:gutter="0"/>
          <w:cols w:space="708"/>
          <w:docGrid w:linePitch="360"/>
        </w:sectPr>
        <w:pPrChange w:id="1554" w:author="Sarah Thomas" w:date="2014-03-17T10:47:00Z">
          <w:pPr>
            <w:pStyle w:val="Heading2"/>
          </w:pPr>
        </w:pPrChange>
      </w:pPr>
      <w:ins w:id="1555" w:author="Sarah Thomas" w:date="2014-03-17T10:48:00Z">
        <w:r>
          <w:rPr>
            <w:noProof/>
            <w:lang w:val="en-US"/>
          </w:rPr>
          <w:drawing>
            <wp:inline distT="0" distB="0" distL="0" distR="0" wp14:anchorId="31A6E58E" wp14:editId="1CD97C0A">
              <wp:extent cx="7543800" cy="480044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4">
                        <a:extLst>
                          <a:ext uri="{28A0092B-C50C-407E-A947-70E740481C1C}">
                            <a14:useLocalDpi xmlns:a14="http://schemas.microsoft.com/office/drawing/2010/main" val="0"/>
                          </a:ext>
                        </a:extLst>
                      </a:blip>
                      <a:stretch>
                        <a:fillRect/>
                      </a:stretch>
                    </pic:blipFill>
                    <pic:spPr>
                      <a:xfrm>
                        <a:off x="0" y="0"/>
                        <a:ext cx="7544701" cy="4801018"/>
                      </a:xfrm>
                      <a:prstGeom prst="rect">
                        <a:avLst/>
                      </a:prstGeom>
                    </pic:spPr>
                  </pic:pic>
                </a:graphicData>
              </a:graphic>
            </wp:inline>
          </w:drawing>
        </w:r>
      </w:ins>
    </w:p>
    <w:p w14:paraId="153296E5" w14:textId="6507EAF1" w:rsidR="00C5501F" w:rsidRDefault="00C5501F">
      <w:pPr>
        <w:pStyle w:val="Heading2"/>
        <w:rPr>
          <w:ins w:id="1556" w:author="Sarah Thomas" w:date="2014-03-16T15:28:00Z"/>
        </w:rPr>
        <w:pPrChange w:id="1557" w:author="Sarah Thomas" w:date="2014-03-16T15:28:00Z">
          <w:pPr>
            <w:widowControl w:val="0"/>
            <w:autoSpaceDE w:val="0"/>
            <w:autoSpaceDN w:val="0"/>
            <w:adjustRightInd w:val="0"/>
          </w:pPr>
        </w:pPrChange>
      </w:pPr>
      <w:ins w:id="1558" w:author="Sarah Thomas" w:date="2014-03-16T15:28:00Z">
        <w:r>
          <w:lastRenderedPageBreak/>
          <w:t>Database Implementation</w:t>
        </w:r>
      </w:ins>
    </w:p>
    <w:p w14:paraId="50D39852" w14:textId="39C2FB04" w:rsidR="00C5501F" w:rsidRDefault="00C5501F">
      <w:pPr>
        <w:pStyle w:val="BodyText"/>
        <w:rPr>
          <w:ins w:id="1559" w:author="Sarah Thomas" w:date="2014-03-16T15:32:00Z"/>
        </w:rPr>
        <w:pPrChange w:id="1560" w:author="Sarah Thomas" w:date="2014-03-16T15:37:00Z">
          <w:pPr>
            <w:widowControl w:val="0"/>
            <w:autoSpaceDE w:val="0"/>
            <w:autoSpaceDN w:val="0"/>
            <w:adjustRightInd w:val="0"/>
          </w:pPr>
        </w:pPrChange>
      </w:pPr>
      <w:ins w:id="1561" w:author="Sarah Thomas" w:date="2014-03-16T15:28:00Z">
        <w:r>
          <w:t xml:space="preserve">We used a MySQL database. Connections to the database were </w:t>
        </w:r>
      </w:ins>
      <w:ins w:id="1562" w:author="Sarah Thomas" w:date="2014-03-16T15:30:00Z">
        <w:r w:rsidR="00DD327D">
          <w:t xml:space="preserve">configured in </w:t>
        </w:r>
        <w:r w:rsidR="00DD327D" w:rsidRPr="00DD327D">
          <w:rPr>
            <w:rFonts w:ascii="Courier" w:hAnsi="Courier"/>
            <w:rPrChange w:id="1563" w:author="Sarah Thomas" w:date="2014-03-16T15:31:00Z">
              <w:rPr/>
            </w:rPrChange>
          </w:rPr>
          <w:t>app/</w:t>
        </w:r>
        <w:proofErr w:type="spellStart"/>
        <w:r w:rsidR="00DD327D" w:rsidRPr="00DD327D">
          <w:rPr>
            <w:rFonts w:ascii="Courier" w:hAnsi="Courier"/>
            <w:rPrChange w:id="1564" w:author="Sarah Thomas" w:date="2014-03-16T15:31:00Z">
              <w:rPr/>
            </w:rPrChange>
          </w:rPr>
          <w:t>config</w:t>
        </w:r>
        <w:proofErr w:type="spellEnd"/>
        <w:r w:rsidR="00DD327D" w:rsidRPr="00DD327D">
          <w:rPr>
            <w:rFonts w:ascii="Courier" w:hAnsi="Courier"/>
            <w:rPrChange w:id="1565" w:author="Sarah Thomas" w:date="2014-03-16T15:31:00Z">
              <w:rPr/>
            </w:rPrChange>
          </w:rPr>
          <w:t>/</w:t>
        </w:r>
        <w:proofErr w:type="spellStart"/>
        <w:r w:rsidR="00DD327D" w:rsidRPr="00DD327D">
          <w:rPr>
            <w:rFonts w:ascii="Courier" w:hAnsi="Courier"/>
            <w:rPrChange w:id="1566" w:author="Sarah Thomas" w:date="2014-03-16T15:31:00Z">
              <w:rPr/>
            </w:rPrChange>
          </w:rPr>
          <w:t>database.php</w:t>
        </w:r>
        <w:proofErr w:type="spellEnd"/>
        <w:r w:rsidR="00DD327D">
          <w:t xml:space="preserve">. </w:t>
        </w:r>
      </w:ins>
      <w:ins w:id="1567" w:author="Sarah Thomas" w:date="2014-03-16T15:31:00Z">
        <w:r w:rsidR="00DD327D">
          <w:t xml:space="preserve">It would be straightforward to reconfigure the application to use a different database at any stage. Laravel </w:t>
        </w:r>
      </w:ins>
      <w:ins w:id="1568" w:author="Sarah Thomas" w:date="2014-03-16T15:32:00Z">
        <w:r w:rsidR="00DD327D">
          <w:t xml:space="preserve">currently </w:t>
        </w:r>
      </w:ins>
      <w:ins w:id="1569" w:author="Sarah Thomas" w:date="2014-03-16T15:31:00Z">
        <w:r w:rsidR="00DD327D">
          <w:t xml:space="preserve">has support for MySQL, </w:t>
        </w:r>
        <w:proofErr w:type="spellStart"/>
        <w:r w:rsidR="00DD327D">
          <w:t>Postgres</w:t>
        </w:r>
        <w:proofErr w:type="spellEnd"/>
        <w:r w:rsidR="00DD327D">
          <w:t>, SQLite and SQL Server.</w:t>
        </w:r>
      </w:ins>
    </w:p>
    <w:p w14:paraId="0824A166" w14:textId="0DB88F33" w:rsidR="00DD327D" w:rsidRDefault="00DD327D">
      <w:pPr>
        <w:pStyle w:val="BodyText"/>
        <w:rPr>
          <w:ins w:id="1570" w:author="Sarah Thomas" w:date="2014-03-16T15:39:00Z"/>
        </w:rPr>
        <w:pPrChange w:id="1571" w:author="Sarah Thomas" w:date="2014-03-16T15:37:00Z">
          <w:pPr>
            <w:widowControl w:val="0"/>
            <w:autoSpaceDE w:val="0"/>
            <w:autoSpaceDN w:val="0"/>
            <w:adjustRightInd w:val="0"/>
          </w:pPr>
        </w:pPrChange>
      </w:pPr>
      <w:ins w:id="1572" w:author="Sarah Thomas" w:date="2014-03-16T15:32:00Z">
        <w:r>
          <w:t>To use Laravel ORM, Eloquent, certain conventions apply. Laravel assumes every table to have a</w:t>
        </w:r>
      </w:ins>
      <w:ins w:id="1573" w:author="Sarah Thomas" w:date="2014-03-16T15:33:00Z">
        <w:r>
          <w:t>n auto-incrementing</w:t>
        </w:r>
      </w:ins>
      <w:ins w:id="1574" w:author="Sarah Thomas" w:date="2014-03-16T15:32:00Z">
        <w:r>
          <w:t xml:space="preserve"> </w:t>
        </w:r>
      </w:ins>
      <w:ins w:id="1575" w:author="Sarah Thomas" w:date="2014-03-16T15:34:00Z">
        <w:r>
          <w:t>integer</w:t>
        </w:r>
      </w:ins>
      <w:ins w:id="1576" w:author="Sarah Thomas" w:date="2014-03-16T15:32:00Z">
        <w:r>
          <w:t xml:space="preserve"> primary key</w:t>
        </w:r>
      </w:ins>
      <w:ins w:id="1577" w:author="Sarah Thomas" w:date="2014-03-16T15:34:00Z">
        <w:r>
          <w:t xml:space="preserve"> named </w:t>
        </w:r>
        <w:r w:rsidRPr="00DD327D">
          <w:rPr>
            <w:i/>
            <w:rPrChange w:id="1578" w:author="Sarah Thomas" w:date="2014-03-16T15:34:00Z">
              <w:rPr/>
            </w:rPrChange>
          </w:rPr>
          <w:t>id</w:t>
        </w:r>
        <w:r>
          <w:t xml:space="preserve">. It expects every table to have TIMESTAMP columns named </w:t>
        </w:r>
        <w:r w:rsidRPr="00DD327D">
          <w:rPr>
            <w:i/>
            <w:rPrChange w:id="1579" w:author="Sarah Thomas" w:date="2014-03-16T15:35:00Z">
              <w:rPr/>
            </w:rPrChange>
          </w:rPr>
          <w:t>created-at</w:t>
        </w:r>
        <w:r>
          <w:t xml:space="preserve"> and </w:t>
        </w:r>
        <w:r w:rsidRPr="00DD327D">
          <w:rPr>
            <w:i/>
            <w:rPrChange w:id="1580" w:author="Sarah Thomas" w:date="2014-03-16T15:35:00Z">
              <w:rPr/>
            </w:rPrChange>
          </w:rPr>
          <w:t>updated-at</w:t>
        </w:r>
      </w:ins>
      <w:ins w:id="1581" w:author="Sarah Thomas" w:date="2014-03-16T15:35:00Z">
        <w:r>
          <w:t xml:space="preserve">. It expects foreign keys to be named after the related table and appended with </w:t>
        </w:r>
      </w:ins>
      <w:ins w:id="1582" w:author="Sarah Thomas" w:date="2014-03-16T15:36:00Z">
        <w:r w:rsidRPr="00DD327D">
          <w:rPr>
            <w:i/>
            <w:rPrChange w:id="1583" w:author="Sarah Thomas" w:date="2014-03-16T15:36:00Z">
              <w:rPr/>
            </w:rPrChange>
          </w:rPr>
          <w:t>–</w:t>
        </w:r>
      </w:ins>
      <w:ins w:id="1584" w:author="Sarah Thomas" w:date="2014-03-16T15:35:00Z">
        <w:r w:rsidRPr="00DD327D">
          <w:rPr>
            <w:i/>
            <w:rPrChange w:id="1585" w:author="Sarah Thomas" w:date="2014-03-16T15:36:00Z">
              <w:rPr/>
            </w:rPrChange>
          </w:rPr>
          <w:t>id</w:t>
        </w:r>
        <w:r>
          <w:t>.</w:t>
        </w:r>
      </w:ins>
      <w:ins w:id="1586" w:author="Sarah Thomas" w:date="2014-03-16T15:36:00Z">
        <w:r>
          <w:t xml:space="preserve"> Thus the foreign key </w:t>
        </w:r>
      </w:ins>
      <w:ins w:id="1587" w:author="Sarah Thomas" w:date="2014-03-16T15:38:00Z">
        <w:r>
          <w:t xml:space="preserve">in the </w:t>
        </w:r>
        <w:r w:rsidRPr="00DD327D">
          <w:rPr>
            <w:i/>
            <w:rPrChange w:id="1588" w:author="Sarah Thomas" w:date="2014-03-16T15:39:00Z">
              <w:rPr/>
            </w:rPrChange>
          </w:rPr>
          <w:t>skill_offers</w:t>
        </w:r>
        <w:r>
          <w:t xml:space="preserve"> table from the </w:t>
        </w:r>
        <w:r w:rsidRPr="00DD327D">
          <w:rPr>
            <w:i/>
            <w:rPrChange w:id="1589" w:author="Sarah Thomas" w:date="2014-03-16T15:39:00Z">
              <w:rPr/>
            </w:rPrChange>
          </w:rPr>
          <w:t>users</w:t>
        </w:r>
        <w:r>
          <w:t xml:space="preserve"> table is named </w:t>
        </w:r>
        <w:proofErr w:type="spellStart"/>
        <w:r w:rsidRPr="00DD327D">
          <w:rPr>
            <w:i/>
            <w:rPrChange w:id="1590" w:author="Sarah Thomas" w:date="2014-03-16T15:39:00Z">
              <w:rPr/>
            </w:rPrChange>
          </w:rPr>
          <w:t>users_id</w:t>
        </w:r>
        <w:proofErr w:type="spellEnd"/>
        <w:r w:rsidRPr="00DD327D">
          <w:rPr>
            <w:i/>
            <w:rPrChange w:id="1591" w:author="Sarah Thomas" w:date="2014-03-16T15:39:00Z">
              <w:rPr/>
            </w:rPrChange>
          </w:rPr>
          <w:t>.</w:t>
        </w:r>
      </w:ins>
      <w:ins w:id="1592" w:author="Sarah Thomas" w:date="2014-03-16T15:39:00Z">
        <w:r>
          <w:t xml:space="preserve"> </w:t>
        </w:r>
      </w:ins>
    </w:p>
    <w:p w14:paraId="4D6DF0B8" w14:textId="5E8C17E6" w:rsidR="00DD327D" w:rsidRDefault="00DD327D">
      <w:pPr>
        <w:pStyle w:val="BodyText"/>
        <w:rPr>
          <w:ins w:id="1593" w:author="Sarah Thomas" w:date="2014-03-17T10:49:00Z"/>
        </w:rPr>
        <w:pPrChange w:id="1594" w:author="Sarah Thomas" w:date="2014-03-16T15:37:00Z">
          <w:pPr>
            <w:widowControl w:val="0"/>
            <w:autoSpaceDE w:val="0"/>
            <w:autoSpaceDN w:val="0"/>
            <w:adjustRightInd w:val="0"/>
          </w:pPr>
        </w:pPrChange>
      </w:pPr>
      <w:ins w:id="1595" w:author="Sarah Thomas" w:date="2014-03-16T15:39:00Z">
        <w:r>
          <w:t xml:space="preserve">Modelling skills </w:t>
        </w:r>
      </w:ins>
      <w:ins w:id="1596" w:author="Sarah Thomas" w:date="2014-03-16T15:44:00Z">
        <w:r w:rsidR="001C4B3C">
          <w:t xml:space="preserve">in the database </w:t>
        </w:r>
      </w:ins>
      <w:ins w:id="1597" w:author="Sarah Thomas" w:date="2014-03-16T15:39:00Z">
        <w:r>
          <w:t>was one of the hardest problems faced by the team. Different approaches were discussed</w:t>
        </w:r>
      </w:ins>
      <w:ins w:id="1598" w:author="Sarah Thomas" w:date="2014-03-16T15:40:00Z">
        <w:r w:rsidR="001C4B3C">
          <w:t>. We could have allowed uses to enter skills in free form text. Whilst this may have been more flexible</w:t>
        </w:r>
      </w:ins>
      <w:ins w:id="1599" w:author="Sarah Thomas" w:date="2014-03-16T15:42:00Z">
        <w:r w:rsidR="001C4B3C">
          <w:t>,</w:t>
        </w:r>
      </w:ins>
      <w:ins w:id="1600" w:author="Sarah Thomas" w:date="2014-03-16T15:40:00Z">
        <w:r w:rsidR="001C4B3C">
          <w:t xml:space="preserve"> there seemed to be several problems. Users may describe their skills using different terms</w:t>
        </w:r>
      </w:ins>
      <w:ins w:id="1601" w:author="Sarah Thomas" w:date="2014-03-16T15:42:00Z">
        <w:r w:rsidR="001C4B3C">
          <w:t>,</w:t>
        </w:r>
      </w:ins>
      <w:ins w:id="1602" w:author="Sarah Thomas" w:date="2014-03-16T15:40:00Z">
        <w:r w:rsidR="001C4B3C">
          <w:t xml:space="preserve"> which would make skill matching difficult</w:t>
        </w:r>
      </w:ins>
      <w:ins w:id="1603" w:author="Sarah Thomas" w:date="2014-03-16T15:42:00Z">
        <w:r w:rsidR="001C4B3C">
          <w:t xml:space="preserve">. The algorithm needed to match the free form text from a venture to the free form text from a user to match skills would be rather involved. A </w:t>
        </w:r>
      </w:ins>
      <w:ins w:id="1604" w:author="Sarah Thomas" w:date="2014-03-16T15:43:00Z">
        <w:r w:rsidR="001C4B3C">
          <w:t>natural</w:t>
        </w:r>
      </w:ins>
      <w:ins w:id="1605" w:author="Sarah Thomas" w:date="2014-03-16T15:42:00Z">
        <w:r w:rsidR="001C4B3C">
          <w:t xml:space="preserve"> </w:t>
        </w:r>
      </w:ins>
      <w:ins w:id="1606" w:author="Sarah Thomas" w:date="2014-03-16T15:43:00Z">
        <w:r w:rsidR="001C4B3C">
          <w:t xml:space="preserve">language solution may be viable, but </w:t>
        </w:r>
      </w:ins>
      <w:ins w:id="1607" w:author="Sarah Thomas" w:date="2014-03-16T15:44:00Z">
        <w:r w:rsidR="001C4B3C">
          <w:t>probably not achievable within the time frame of this project.</w:t>
        </w:r>
      </w:ins>
      <w:ins w:id="1608" w:author="Sarah Thomas" w:date="2014-03-16T15:45:00Z">
        <w:r w:rsidR="001C4B3C">
          <w:t xml:space="preserve"> Instead we modelled the skills in a fixed hierarchy. The </w:t>
        </w:r>
        <w:r w:rsidR="001C4B3C" w:rsidRPr="001C4B3C">
          <w:rPr>
            <w:i/>
            <w:rPrChange w:id="1609" w:author="Sarah Thomas" w:date="2014-03-16T15:45:00Z">
              <w:rPr/>
            </w:rPrChange>
          </w:rPr>
          <w:t>skills</w:t>
        </w:r>
        <w:r w:rsidR="001C4B3C">
          <w:t xml:space="preserve"> table modelled this </w:t>
        </w:r>
      </w:ins>
      <w:ins w:id="1610" w:author="Sarah Thomas" w:date="2014-03-16T15:46:00Z">
        <w:r w:rsidR="001C4B3C">
          <w:t>hierarchy</w:t>
        </w:r>
      </w:ins>
      <w:ins w:id="1611" w:author="Sarah Thomas" w:date="2014-03-16T15:45:00Z">
        <w:r w:rsidR="001C4B3C">
          <w:t xml:space="preserve"> </w:t>
        </w:r>
      </w:ins>
      <w:ins w:id="1612" w:author="Sarah Thomas" w:date="2014-03-16T15:46:00Z">
        <w:r w:rsidR="001C4B3C">
          <w:t xml:space="preserve">by recording a category for each skill. This </w:t>
        </w:r>
      </w:ins>
      <w:ins w:id="1613" w:author="Sarah Thomas" w:date="2014-03-16T15:47:00Z">
        <w:r w:rsidR="001C4B3C">
          <w:t xml:space="preserve">could be expanded at any time, and the website pages would automatically reflect these changes. Skills wanted by users could now be </w:t>
        </w:r>
      </w:ins>
      <w:ins w:id="1614" w:author="Sarah Thomas" w:date="2014-03-16T15:48:00Z">
        <w:r w:rsidR="001C4B3C">
          <w:t>modelled</w:t>
        </w:r>
      </w:ins>
      <w:ins w:id="1615" w:author="Sarah Thomas" w:date="2014-03-16T15:47:00Z">
        <w:r w:rsidR="001C4B3C">
          <w:t xml:space="preserve"> </w:t>
        </w:r>
      </w:ins>
      <w:ins w:id="1616" w:author="Sarah Thomas" w:date="2014-03-16T15:48:00Z">
        <w:r w:rsidR="001C4B3C">
          <w:t xml:space="preserve">in the </w:t>
        </w:r>
        <w:proofErr w:type="spellStart"/>
        <w:r w:rsidR="001C4B3C" w:rsidRPr="001C4B3C">
          <w:rPr>
            <w:i/>
            <w:rPrChange w:id="1617" w:author="Sarah Thomas" w:date="2014-03-16T15:49:00Z">
              <w:rPr/>
            </w:rPrChange>
          </w:rPr>
          <w:t>skills_</w:t>
        </w:r>
      </w:ins>
      <w:ins w:id="1618" w:author="Sarah Thomas" w:date="2014-03-16T15:49:00Z">
        <w:r w:rsidR="001C4B3C">
          <w:rPr>
            <w:i/>
          </w:rPr>
          <w:t>offered</w:t>
        </w:r>
      </w:ins>
      <w:proofErr w:type="spellEnd"/>
      <w:ins w:id="1619" w:author="Sarah Thomas" w:date="2014-03-16T15:48:00Z">
        <w:r w:rsidR="001C4B3C">
          <w:t xml:space="preserve"> table by recording the </w:t>
        </w:r>
        <w:proofErr w:type="spellStart"/>
        <w:r w:rsidR="001C4B3C" w:rsidRPr="001C4B3C">
          <w:rPr>
            <w:i/>
            <w:rPrChange w:id="1620" w:author="Sarah Thomas" w:date="2014-03-16T15:49:00Z">
              <w:rPr/>
            </w:rPrChange>
          </w:rPr>
          <w:t>user_id</w:t>
        </w:r>
        <w:proofErr w:type="spellEnd"/>
        <w:r w:rsidR="001C4B3C">
          <w:t xml:space="preserve"> and </w:t>
        </w:r>
        <w:proofErr w:type="spellStart"/>
        <w:r w:rsidR="001C4B3C" w:rsidRPr="001C4B3C">
          <w:rPr>
            <w:i/>
            <w:rPrChange w:id="1621" w:author="Sarah Thomas" w:date="2014-03-16T15:49:00Z">
              <w:rPr/>
            </w:rPrChange>
          </w:rPr>
          <w:t>skill_id</w:t>
        </w:r>
      </w:ins>
      <w:proofErr w:type="spellEnd"/>
      <w:ins w:id="1622" w:author="Sarah Thomas" w:date="2014-03-16T15:49:00Z">
        <w:r w:rsidR="001C4B3C">
          <w:t xml:space="preserve">. Now a simple algorithm could be used to match skills </w:t>
        </w:r>
      </w:ins>
      <w:ins w:id="1623" w:author="Sarah Thomas" w:date="2014-03-16T15:50:00Z">
        <w:r w:rsidR="001C4B3C">
          <w:t>wanted</w:t>
        </w:r>
      </w:ins>
      <w:ins w:id="1624" w:author="Sarah Thomas" w:date="2014-03-16T15:49:00Z">
        <w:r w:rsidR="001C4B3C">
          <w:t xml:space="preserve"> </w:t>
        </w:r>
      </w:ins>
      <w:ins w:id="1625" w:author="Sarah Thomas" w:date="2014-03-16T15:50:00Z">
        <w:r w:rsidR="001C4B3C">
          <w:t>by ventures</w:t>
        </w:r>
        <w:r w:rsidR="007D5B6D">
          <w:t>,</w:t>
        </w:r>
        <w:r w:rsidR="001C4B3C">
          <w:t xml:space="preserve"> </w:t>
        </w:r>
        <w:proofErr w:type="spellStart"/>
        <w:r w:rsidR="001C4B3C" w:rsidRPr="001C4B3C">
          <w:rPr>
            <w:i/>
            <w:rPrChange w:id="1626" w:author="Sarah Thomas" w:date="2014-03-16T15:50:00Z">
              <w:rPr/>
            </w:rPrChange>
          </w:rPr>
          <w:t>skills_wanted</w:t>
        </w:r>
        <w:proofErr w:type="spellEnd"/>
        <w:r w:rsidR="007D5B6D">
          <w:rPr>
            <w:i/>
          </w:rPr>
          <w:t>,</w:t>
        </w:r>
        <w:r w:rsidR="001C4B3C">
          <w:t xml:space="preserve"> with the user that have that skill.</w:t>
        </w:r>
      </w:ins>
      <w:ins w:id="1627" w:author="Sarah Thomas" w:date="2014-03-16T15:51:00Z">
        <w:r w:rsidR="007D5B6D">
          <w:t xml:space="preserve"> This skills matching process is core to our application.</w:t>
        </w:r>
      </w:ins>
    </w:p>
    <w:p w14:paraId="50C97B87" w14:textId="78C4EA3B" w:rsidR="00CA1AD3" w:rsidRDefault="00CA1AD3" w:rsidP="00CA1AD3">
      <w:pPr>
        <w:pStyle w:val="Heading2"/>
        <w:rPr>
          <w:ins w:id="1628" w:author="Sarah Thomas" w:date="2014-03-17T10:58:00Z"/>
        </w:rPr>
        <w:pPrChange w:id="1629" w:author="Sarah Thomas" w:date="2014-03-17T10:50:00Z">
          <w:pPr>
            <w:widowControl w:val="0"/>
            <w:autoSpaceDE w:val="0"/>
            <w:autoSpaceDN w:val="0"/>
            <w:adjustRightInd w:val="0"/>
          </w:pPr>
        </w:pPrChange>
      </w:pPr>
      <w:ins w:id="1630" w:author="Sarah Thomas" w:date="2014-03-17T10:49:00Z">
        <w:r>
          <w:t>The MVC</w:t>
        </w:r>
      </w:ins>
      <w:ins w:id="1631" w:author="Sarah Thomas" w:date="2014-03-17T10:58:00Z">
        <w:r w:rsidR="00452214">
          <w:t xml:space="preserve"> (model-view-controller)</w:t>
        </w:r>
      </w:ins>
      <w:ins w:id="1632" w:author="Sarah Thomas" w:date="2014-03-17T10:49:00Z">
        <w:r>
          <w:t xml:space="preserve"> </w:t>
        </w:r>
      </w:ins>
      <w:ins w:id="1633" w:author="Sarah Thomas" w:date="2014-03-17T10:58:00Z">
        <w:r w:rsidR="00452214">
          <w:t>Pattern</w:t>
        </w:r>
      </w:ins>
    </w:p>
    <w:p w14:paraId="355AE4A7" w14:textId="77F58753" w:rsidR="00452214" w:rsidRDefault="00452214" w:rsidP="00452214">
      <w:pPr>
        <w:rPr>
          <w:ins w:id="1634" w:author="Sarah Thomas" w:date="2014-03-17T11:05:00Z"/>
        </w:rPr>
        <w:pPrChange w:id="1635" w:author="Sarah Thomas" w:date="2014-03-17T10:58:00Z">
          <w:pPr>
            <w:widowControl w:val="0"/>
            <w:autoSpaceDE w:val="0"/>
            <w:autoSpaceDN w:val="0"/>
            <w:adjustRightInd w:val="0"/>
          </w:pPr>
        </w:pPrChange>
      </w:pPr>
      <w:ins w:id="1636" w:author="Sarah Thomas" w:date="2014-03-17T10:58:00Z">
        <w:r>
          <w:t xml:space="preserve">The Laravel architecture supports the MVC </w:t>
        </w:r>
      </w:ins>
      <w:ins w:id="1637" w:author="Sarah Thomas" w:date="2014-03-17T10:59:00Z">
        <w:r w:rsidRPr="00452214">
          <w:t>architectural pattern</w:t>
        </w:r>
        <w:r>
          <w:t xml:space="preserve">. The code is arranges into model, view and controller folders </w:t>
        </w:r>
      </w:ins>
      <w:ins w:id="1638" w:author="Sarah Thomas" w:date="2014-03-17T11:01:00Z">
        <w:r>
          <w:fldChar w:fldCharType="begin" w:fldLock="1"/>
        </w:r>
      </w:ins>
      <w:r w:rsidR="00302EDD">
        <w:instrText>ADDIN CSL_CITATION { "citationItems" : [ { "id" : "ITEM-1", "itemData" : { "URL" : "http://laravelbook.com/laravel-input-validation/", "accessed" : { "date-parts" : [ [ "2014", "3", "13" ] ] }, "id" : "ITEM-1", "issued" : { "date-parts" : [ [ "0" ] ] }, "title" : "Input Validation with Laravel - Laravel Book", "type" : "webpage" }, "uris" : [ "http://www.mendeley.com/documents/?uuid=f124be4a-d10f-48bf-8975-d0d577a43ffe" ] } ], "mendeley" : { "previouslyFormattedCitation" : "[10]" }, "properties" : { "noteIndex" : 0 }, "schema" : "https://github.com/citation-style-language/schema/raw/master/csl-citation.json" }</w:instrText>
      </w:r>
      <w:r>
        <w:fldChar w:fldCharType="separate"/>
      </w:r>
      <w:r w:rsidRPr="00452214">
        <w:rPr>
          <w:noProof/>
        </w:rPr>
        <w:t>[10]</w:t>
      </w:r>
      <w:ins w:id="1639" w:author="Sarah Thomas" w:date="2014-03-17T11:01:00Z">
        <w:r>
          <w:fldChar w:fldCharType="end"/>
        </w:r>
      </w:ins>
      <w:ins w:id="1640" w:author="Sarah Thomas" w:date="2014-03-17T11:05:00Z">
        <w:r>
          <w:t>.</w:t>
        </w:r>
      </w:ins>
    </w:p>
    <w:p w14:paraId="05BF9890" w14:textId="0A3AC95D" w:rsidR="00452214" w:rsidRPr="00452214" w:rsidRDefault="00452214" w:rsidP="00452214">
      <w:pPr>
        <w:pStyle w:val="BodyText"/>
        <w:rPr>
          <w:ins w:id="1641" w:author="Sarah Thomas" w:date="2014-03-17T10:59:00Z"/>
          <w:rPrChange w:id="1642" w:author="Sarah Thomas" w:date="2014-03-17T11:05:00Z">
            <w:rPr>
              <w:ins w:id="1643" w:author="Sarah Thomas" w:date="2014-03-17T10:59:00Z"/>
            </w:rPr>
          </w:rPrChange>
        </w:rPr>
        <w:pPrChange w:id="1644" w:author="Sarah Thomas" w:date="2014-03-17T11:05:00Z">
          <w:pPr>
            <w:widowControl w:val="0"/>
            <w:autoSpaceDE w:val="0"/>
            <w:autoSpaceDN w:val="0"/>
            <w:adjustRightInd w:val="0"/>
          </w:pPr>
        </w:pPrChange>
      </w:pPr>
      <w:ins w:id="1645" w:author="Sarah Thomas" w:date="2014-03-17T11:05:00Z">
        <w:r>
          <w:t xml:space="preserve">The </w:t>
        </w:r>
        <w:r w:rsidRPr="00EA5CE4">
          <w:rPr>
            <w:b/>
            <w:rPrChange w:id="1646" w:author="Sarah Thomas" w:date="2014-03-17T11:07:00Z">
              <w:rPr/>
            </w:rPrChange>
          </w:rPr>
          <w:t>model</w:t>
        </w:r>
        <w:r>
          <w:t xml:space="preserve"> </w:t>
        </w:r>
      </w:ins>
      <w:ins w:id="1647" w:author="Sarah Thomas" w:date="2014-03-17T11:07:00Z">
        <w:r w:rsidR="00EA5CE4">
          <w:t>is</w:t>
        </w:r>
      </w:ins>
      <w:ins w:id="1648" w:author="Sarah Thomas" w:date="2014-03-17T11:05:00Z">
        <w:r>
          <w:t xml:space="preserve"> based on </w:t>
        </w:r>
        <w:r w:rsidR="00EA5CE4">
          <w:t>a r</w:t>
        </w:r>
        <w:r>
          <w:t>eal worl</w:t>
        </w:r>
      </w:ins>
      <w:ins w:id="1649" w:author="Sarah Thomas" w:date="2014-03-17T11:06:00Z">
        <w:r>
          <w:t>d</w:t>
        </w:r>
      </w:ins>
      <w:ins w:id="1650" w:author="Sarah Thomas" w:date="2014-03-17T11:05:00Z">
        <w:r w:rsidR="00EA5CE4">
          <w:t xml:space="preserve"> item</w:t>
        </w:r>
        <w:r>
          <w:t xml:space="preserve"> and typically </w:t>
        </w:r>
      </w:ins>
      <w:ins w:id="1651" w:author="Sarah Thomas" w:date="2014-03-17T11:06:00Z">
        <w:r w:rsidR="00EA5CE4">
          <w:t>map</w:t>
        </w:r>
      </w:ins>
      <w:ins w:id="1652" w:author="Sarah Thomas" w:date="2014-03-17T11:07:00Z">
        <w:r w:rsidR="00EA5CE4">
          <w:t>s</w:t>
        </w:r>
      </w:ins>
      <w:ins w:id="1653" w:author="Sarah Thomas" w:date="2014-03-17T11:06:00Z">
        <w:r w:rsidR="00EA5CE4">
          <w:t xml:space="preserve"> to</w:t>
        </w:r>
      </w:ins>
      <w:ins w:id="1654" w:author="Sarah Thomas" w:date="2014-03-17T11:07:00Z">
        <w:r w:rsidR="00EA5CE4">
          <w:t xml:space="preserve"> a</w:t>
        </w:r>
      </w:ins>
      <w:ins w:id="1655" w:author="Sarah Thomas" w:date="2014-03-17T11:06:00Z">
        <w:r w:rsidR="00EA5CE4">
          <w:t xml:space="preserve"> table in a database.</w:t>
        </w:r>
      </w:ins>
      <w:ins w:id="1656" w:author="Sarah Thomas" w:date="2014-03-17T11:07:00Z">
        <w:r w:rsidR="00EA5CE4">
          <w:t xml:space="preserve"> In Laravel validation can be placed inside the model class along with raw </w:t>
        </w:r>
      </w:ins>
      <w:ins w:id="1657" w:author="Sarah Thomas" w:date="2014-03-17T11:08:00Z">
        <w:r w:rsidR="00EA5CE4">
          <w:t xml:space="preserve">SQL </w:t>
        </w:r>
      </w:ins>
      <w:ins w:id="1658" w:author="Sarah Thomas" w:date="2014-03-17T11:07:00Z">
        <w:r w:rsidR="00EA5CE4">
          <w:t>database</w:t>
        </w:r>
      </w:ins>
      <w:ins w:id="1659" w:author="Sarah Thomas" w:date="2014-03-17T11:08:00Z">
        <w:r w:rsidR="00EA5CE4">
          <w:t xml:space="preserve"> queries.</w:t>
        </w:r>
      </w:ins>
    </w:p>
    <w:p w14:paraId="6126705B" w14:textId="18C2D705" w:rsidR="00452214" w:rsidRDefault="00452214" w:rsidP="00452214">
      <w:pPr>
        <w:pStyle w:val="BodyText"/>
        <w:rPr>
          <w:ins w:id="1660" w:author="Sarah Thomas" w:date="2014-03-17T11:08:00Z"/>
        </w:rPr>
        <w:pPrChange w:id="1661" w:author="Sarah Thomas" w:date="2014-03-17T11:00:00Z">
          <w:pPr>
            <w:widowControl w:val="0"/>
            <w:autoSpaceDE w:val="0"/>
            <w:autoSpaceDN w:val="0"/>
            <w:adjustRightInd w:val="0"/>
          </w:pPr>
        </w:pPrChange>
      </w:pPr>
      <w:ins w:id="1662" w:author="Sarah Thomas" w:date="2014-03-17T11:00:00Z">
        <w:r>
          <w:t xml:space="preserve">The </w:t>
        </w:r>
        <w:r w:rsidRPr="00452214">
          <w:rPr>
            <w:b/>
            <w:rPrChange w:id="1663" w:author="Sarah Thomas" w:date="2014-03-17T11:05:00Z">
              <w:rPr/>
            </w:rPrChange>
          </w:rPr>
          <w:t>view</w:t>
        </w:r>
        <w:r>
          <w:t xml:space="preserve"> </w:t>
        </w:r>
      </w:ins>
      <w:ins w:id="1664" w:author="Sarah Thomas" w:date="2014-03-17T11:01:00Z">
        <w:r>
          <w:t>generate</w:t>
        </w:r>
      </w:ins>
      <w:ins w:id="1665" w:author="Sarah Thomas" w:date="2014-03-17T11:05:00Z">
        <w:r>
          <w:t>s</w:t>
        </w:r>
      </w:ins>
      <w:ins w:id="1666" w:author="Sarah Thomas" w:date="2014-03-17T11:01:00Z">
        <w:r>
          <w:t xml:space="preserve"> the user interface</w:t>
        </w:r>
      </w:ins>
      <w:ins w:id="1667" w:author="Sarah Thomas" w:date="2014-03-17T11:02:00Z">
        <w:r>
          <w:t xml:space="preserve"> and </w:t>
        </w:r>
      </w:ins>
      <w:ins w:id="1668" w:author="Sarah Thomas" w:date="2014-03-17T11:05:00Z">
        <w:r>
          <w:t>is</w:t>
        </w:r>
      </w:ins>
      <w:ins w:id="1669" w:author="Sarah Thomas" w:date="2014-03-17T11:02:00Z">
        <w:r>
          <w:t xml:space="preserve"> based on HTML. We have made use of the Laravel Blade templating system in the views</w:t>
        </w:r>
      </w:ins>
      <w:ins w:id="1670" w:author="Sarah Thomas" w:date="2014-03-17T11:04:00Z">
        <w:r>
          <w:t>,</w:t>
        </w:r>
      </w:ins>
      <w:ins w:id="1671" w:author="Sarah Thomas" w:date="2014-03-17T11:02:00Z">
        <w:r>
          <w:t xml:space="preserve"> which can loop through datasets and display object properties using an abbreviated syntax. PHP can also be used in the views to navigate the data.</w:t>
        </w:r>
      </w:ins>
    </w:p>
    <w:p w14:paraId="5623017A" w14:textId="77777777" w:rsidR="00EA5CE4" w:rsidRDefault="00EA5CE4" w:rsidP="00452214">
      <w:pPr>
        <w:pStyle w:val="BodyText"/>
        <w:rPr>
          <w:ins w:id="1672" w:author="Sarah Thomas" w:date="2014-03-17T11:10:00Z"/>
        </w:rPr>
        <w:pPrChange w:id="1673" w:author="Sarah Thomas" w:date="2014-03-17T11:00:00Z">
          <w:pPr>
            <w:widowControl w:val="0"/>
            <w:autoSpaceDE w:val="0"/>
            <w:autoSpaceDN w:val="0"/>
            <w:adjustRightInd w:val="0"/>
          </w:pPr>
        </w:pPrChange>
      </w:pPr>
      <w:ins w:id="1674" w:author="Sarah Thomas" w:date="2014-03-17T11:08:00Z">
        <w:r>
          <w:t xml:space="preserve">The </w:t>
        </w:r>
        <w:r w:rsidRPr="00EA5CE4">
          <w:rPr>
            <w:b/>
            <w:rPrChange w:id="1675" w:author="Sarah Thomas" w:date="2014-03-17T11:08:00Z">
              <w:rPr/>
            </w:rPrChange>
          </w:rPr>
          <w:t>controller</w:t>
        </w:r>
        <w:r>
          <w:rPr>
            <w:b/>
          </w:rPr>
          <w:t xml:space="preserve"> </w:t>
        </w:r>
      </w:ins>
      <w:ins w:id="1676" w:author="Sarah Thomas" w:date="2014-03-17T11:09:00Z">
        <w:r>
          <w:t>receives</w:t>
        </w:r>
      </w:ins>
      <w:ins w:id="1677" w:author="Sarah Thomas" w:date="2014-03-17T11:08:00Z">
        <w:r>
          <w:t xml:space="preserve"> requests </w:t>
        </w:r>
      </w:ins>
      <w:ins w:id="1678" w:author="Sarah Thomas" w:date="2014-03-17T11:09:00Z">
        <w:r>
          <w:t xml:space="preserve">and input </w:t>
        </w:r>
      </w:ins>
      <w:ins w:id="1679" w:author="Sarah Thomas" w:date="2014-03-17T11:08:00Z">
        <w:r>
          <w:t xml:space="preserve">from </w:t>
        </w:r>
      </w:ins>
      <w:ins w:id="1680" w:author="Sarah Thomas" w:date="2014-03-17T11:09:00Z">
        <w:r>
          <w:t>the</w:t>
        </w:r>
      </w:ins>
      <w:ins w:id="1681" w:author="Sarah Thomas" w:date="2014-03-17T11:08:00Z">
        <w:r>
          <w:t xml:space="preserve"> </w:t>
        </w:r>
      </w:ins>
      <w:ins w:id="1682" w:author="Sarah Thomas" w:date="2014-03-17T11:09:00Z">
        <w:r>
          <w:t>view and coordinating the response. The controller</w:t>
        </w:r>
      </w:ins>
      <w:ins w:id="1683" w:author="Sarah Thomas" w:date="2014-03-17T11:10:00Z">
        <w:r>
          <w:t xml:space="preserve"> may retrieve data from the appropriate model and return this data to the view.</w:t>
        </w:r>
      </w:ins>
    </w:p>
    <w:p w14:paraId="024220F8" w14:textId="77777777" w:rsidR="00F87185" w:rsidRDefault="002A1CD3" w:rsidP="00F87185">
      <w:pPr>
        <w:pStyle w:val="BodyText"/>
        <w:keepNext/>
        <w:rPr>
          <w:ins w:id="1684" w:author="Sarah Thomas" w:date="2014-03-17T11:19:00Z"/>
        </w:rPr>
        <w:pPrChange w:id="1685" w:author="Sarah Thomas" w:date="2014-03-17T11:19:00Z">
          <w:pPr>
            <w:pStyle w:val="BodyText"/>
          </w:pPr>
        </w:pPrChange>
      </w:pPr>
      <w:ins w:id="1686" w:author="Sarah Thomas" w:date="2014-03-17T11:12:00Z">
        <w:r>
          <w:rPr>
            <w:noProof/>
            <w:lang w:val="en-US"/>
          </w:rPr>
          <w:drawing>
            <wp:inline distT="0" distB="0" distL="0" distR="0" wp14:anchorId="5AD1E7C9" wp14:editId="114FA9E2">
              <wp:extent cx="5270500" cy="3074670"/>
              <wp:effectExtent l="0" t="25400" r="0" b="74930"/>
              <wp:docPr id="123" name="Diagram 1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ins>
    </w:p>
    <w:p w14:paraId="3DF7733B" w14:textId="562C8D45" w:rsidR="00F87185" w:rsidRDefault="00F87185" w:rsidP="00F87185">
      <w:pPr>
        <w:pStyle w:val="Caption"/>
        <w:jc w:val="both"/>
        <w:rPr>
          <w:ins w:id="1687" w:author="Sarah Thomas" w:date="2014-03-17T11:19:00Z"/>
        </w:rPr>
        <w:pPrChange w:id="1688" w:author="Sarah Thomas" w:date="2014-03-17T11:19:00Z">
          <w:pPr>
            <w:pStyle w:val="Caption"/>
          </w:pPr>
        </w:pPrChange>
      </w:pPr>
      <w:bookmarkStart w:id="1689" w:name="_Ref256674499"/>
      <w:bookmarkStart w:id="1690" w:name="_Ref256674509"/>
      <w:ins w:id="1691" w:author="Sarah Thomas" w:date="2014-03-17T11:19:00Z">
        <w:r>
          <w:t xml:space="preserve">Figure </w:t>
        </w:r>
        <w:r>
          <w:fldChar w:fldCharType="begin"/>
        </w:r>
        <w:r>
          <w:instrText xml:space="preserve"> SEQ Figure \* ARABIC </w:instrText>
        </w:r>
      </w:ins>
      <w:r>
        <w:fldChar w:fldCharType="separate"/>
      </w:r>
      <w:ins w:id="1692" w:author="Sarah Thomas" w:date="2014-03-17T11:19:00Z">
        <w:r>
          <w:rPr>
            <w:noProof/>
          </w:rPr>
          <w:t>1</w:t>
        </w:r>
        <w:r>
          <w:fldChar w:fldCharType="end"/>
        </w:r>
        <w:bookmarkEnd w:id="1690"/>
        <w:r>
          <w:t xml:space="preserve"> - MVC for the Show Venture View</w:t>
        </w:r>
        <w:bookmarkEnd w:id="1689"/>
      </w:ins>
    </w:p>
    <w:p w14:paraId="0C4B9A07" w14:textId="160E70CC" w:rsidR="00EA5CE4" w:rsidRDefault="00EA5CE4" w:rsidP="00452214">
      <w:pPr>
        <w:pStyle w:val="BodyText"/>
        <w:rPr>
          <w:ins w:id="1693" w:author="Sarah Thomas" w:date="2014-03-17T11:00:00Z"/>
        </w:rPr>
        <w:pPrChange w:id="1694" w:author="Sarah Thomas" w:date="2014-03-17T11:00:00Z">
          <w:pPr>
            <w:widowControl w:val="0"/>
            <w:autoSpaceDE w:val="0"/>
            <w:autoSpaceDN w:val="0"/>
            <w:adjustRightInd w:val="0"/>
          </w:pPr>
        </w:pPrChange>
      </w:pPr>
      <w:ins w:id="1695" w:author="Sarah Thomas" w:date="2014-03-17T11:10:00Z">
        <w:r>
          <w:t xml:space="preserve"> </w:t>
        </w:r>
      </w:ins>
      <w:ins w:id="1696" w:author="Sarah Thomas" w:date="2014-03-17T11:19:00Z">
        <w:r w:rsidR="00F87185">
          <w:fldChar w:fldCharType="begin"/>
        </w:r>
        <w:r w:rsidR="00F87185">
          <w:instrText xml:space="preserve"> REF _Ref256674509 \h </w:instrText>
        </w:r>
      </w:ins>
      <w:r w:rsidR="00F87185">
        <w:fldChar w:fldCharType="separate"/>
      </w:r>
      <w:ins w:id="1697" w:author="Sarah Thomas" w:date="2014-03-17T11:19:00Z">
        <w:r w:rsidR="00F87185">
          <w:t xml:space="preserve">Figure </w:t>
        </w:r>
        <w:r w:rsidR="00F87185">
          <w:rPr>
            <w:noProof/>
          </w:rPr>
          <w:t>1</w:t>
        </w:r>
        <w:r w:rsidR="00F87185">
          <w:fldChar w:fldCharType="end"/>
        </w:r>
      </w:ins>
      <w:ins w:id="1698" w:author="Sarah Thomas" w:date="2014-03-17T11:20:00Z">
        <w:r w:rsidR="00F87185">
          <w:t xml:space="preserve"> shows how Laravel uses </w:t>
        </w:r>
      </w:ins>
      <w:ins w:id="1699" w:author="Sarah Thomas" w:date="2014-03-17T11:21:00Z">
        <w:r w:rsidR="00F87185">
          <w:t xml:space="preserve">the </w:t>
        </w:r>
      </w:ins>
      <w:ins w:id="1700" w:author="Sarah Thomas" w:date="2014-03-17T11:20:00Z">
        <w:r w:rsidR="00F87185">
          <w:t>MVC pattern in our application. The view requests data for a venture from the controller, the controller obtains this from the model and returns this to the view. The view and the model need have no knowledge of each other in this case.</w:t>
        </w:r>
      </w:ins>
    </w:p>
    <w:p w14:paraId="6E95D405" w14:textId="04F3B9FB" w:rsidR="00C5501F" w:rsidRDefault="00C5501F">
      <w:pPr>
        <w:pStyle w:val="Heading2"/>
        <w:rPr>
          <w:ins w:id="1701" w:author="Sarah Thomas" w:date="2014-03-16T15:27:00Z"/>
        </w:rPr>
        <w:pPrChange w:id="1702" w:author="Sarah Thomas" w:date="2014-03-16T15:28:00Z">
          <w:pPr>
            <w:widowControl w:val="0"/>
            <w:autoSpaceDE w:val="0"/>
            <w:autoSpaceDN w:val="0"/>
            <w:adjustRightInd w:val="0"/>
          </w:pPr>
        </w:pPrChange>
      </w:pPr>
      <w:ins w:id="1703" w:author="Sarah Thomas" w:date="2014-03-16T15:27:00Z">
        <w:r>
          <w:t>Code Listings</w:t>
        </w:r>
      </w:ins>
    </w:p>
    <w:p w14:paraId="28297D3E" w14:textId="1C1B5EE7" w:rsidR="00A86747" w:rsidRPr="00A86747" w:rsidRDefault="00A86747">
      <w:pPr>
        <w:rPr>
          <w:ins w:id="1704" w:author="Sarah Thomas" w:date="2014-03-05T10:35:00Z"/>
        </w:rPr>
        <w:pPrChange w:id="1705" w:author="Sarah Thomas" w:date="2014-03-12T18:07:00Z">
          <w:pPr>
            <w:widowControl w:val="0"/>
            <w:autoSpaceDE w:val="0"/>
            <w:autoSpaceDN w:val="0"/>
            <w:adjustRightInd w:val="0"/>
          </w:pPr>
        </w:pPrChange>
      </w:pPr>
      <w:proofErr w:type="gramStart"/>
      <w:ins w:id="1706" w:author="Sarah Thomas" w:date="2014-03-12T18:07:00Z">
        <w:r>
          <w:t xml:space="preserve">The following code was written by </w:t>
        </w:r>
      </w:ins>
      <w:ins w:id="1707" w:author="Sarah Thomas" w:date="2014-03-16T15:52:00Z">
        <w:r w:rsidR="00971C20">
          <w:t xml:space="preserve">members of </w:t>
        </w:r>
      </w:ins>
      <w:ins w:id="1708" w:author="Sarah Thomas" w:date="2014-03-12T18:07:00Z">
        <w:r>
          <w:t>the team</w:t>
        </w:r>
        <w:proofErr w:type="gramEnd"/>
        <w:r>
          <w:t>:</w:t>
        </w:r>
      </w:ins>
    </w:p>
    <w:p w14:paraId="37E4212C" w14:textId="35ED7CE2" w:rsidR="00FB0B3E" w:rsidRDefault="00FB0B3E">
      <w:pPr>
        <w:pStyle w:val="Heading4"/>
        <w:rPr>
          <w:ins w:id="1709" w:author="Sarah Thomas" w:date="2014-03-05T10:44:00Z"/>
        </w:rPr>
        <w:pPrChange w:id="1710" w:author="Sarah Thomas" w:date="2014-03-05T10:37:00Z">
          <w:pPr>
            <w:widowControl w:val="0"/>
            <w:autoSpaceDE w:val="0"/>
            <w:autoSpaceDN w:val="0"/>
            <w:adjustRightInd w:val="0"/>
          </w:pPr>
        </w:pPrChange>
      </w:pPr>
      <w:proofErr w:type="gramStart"/>
      <w:ins w:id="1711" w:author="Sarah Thomas" w:date="2014-03-05T10:35:00Z">
        <w:r>
          <w:t>app</w:t>
        </w:r>
        <w:proofErr w:type="gramEnd"/>
        <w:r>
          <w:t>/</w:t>
        </w:r>
      </w:ins>
      <w:proofErr w:type="spellStart"/>
      <w:ins w:id="1712" w:author="Sarah Thomas" w:date="2014-03-05T10:36:00Z">
        <w:r>
          <w:t>routes.php</w:t>
        </w:r>
      </w:ins>
      <w:proofErr w:type="spellEnd"/>
    </w:p>
    <w:p w14:paraId="508D6614" w14:textId="7E4180FD" w:rsidR="00FB0B3E" w:rsidRDefault="00FB0B3E">
      <w:pPr>
        <w:pStyle w:val="BodyText"/>
        <w:rPr>
          <w:ins w:id="1713" w:author="Sarah Thomas" w:date="2014-03-05T10:48:00Z"/>
        </w:rPr>
        <w:pPrChange w:id="1714" w:author="Sarah Thomas" w:date="2014-03-05T10:44:00Z">
          <w:pPr>
            <w:widowControl w:val="0"/>
            <w:autoSpaceDE w:val="0"/>
            <w:autoSpaceDN w:val="0"/>
            <w:adjustRightInd w:val="0"/>
          </w:pPr>
        </w:pPrChange>
      </w:pPr>
      <w:ins w:id="1715" w:author="Sarah Thomas" w:date="2014-03-05T10:44:00Z">
        <w:r>
          <w:t xml:space="preserve">This file contains all the routing instructions for the application. Most of the routes direct requests at a named controller to </w:t>
        </w:r>
      </w:ins>
      <w:ins w:id="1716" w:author="Sarah Thomas" w:date="2014-03-05T10:45:00Z">
        <w:r>
          <w:t>separate</w:t>
        </w:r>
      </w:ins>
      <w:ins w:id="1717" w:author="Sarah Thomas" w:date="2014-03-05T10:44:00Z">
        <w:r>
          <w:t xml:space="preserve"> </w:t>
        </w:r>
      </w:ins>
      <w:ins w:id="1718" w:author="Sarah Thomas" w:date="2014-03-05T10:45:00Z">
        <w:r w:rsidR="00106A76">
          <w:t>application logic from routes.</w:t>
        </w:r>
      </w:ins>
      <w:ins w:id="1719" w:author="Sarah Thomas" w:date="2014-03-05T10:54:00Z">
        <w:r w:rsidR="00106A76">
          <w:t xml:space="preserve"> For example the URL:  /</w:t>
        </w:r>
        <w:proofErr w:type="spellStart"/>
        <w:r w:rsidR="00106A76">
          <w:t>publicProfile</w:t>
        </w:r>
        <w:proofErr w:type="spellEnd"/>
        <w:r w:rsidR="00106A76">
          <w:t xml:space="preserve">/1 follows </w:t>
        </w:r>
      </w:ins>
      <w:ins w:id="1720" w:author="Sarah Thomas" w:date="2014-03-05T10:59:00Z">
        <w:r w:rsidR="00B53DCC">
          <w:t>this</w:t>
        </w:r>
      </w:ins>
      <w:ins w:id="1721" w:author="Sarah Thomas" w:date="2014-03-05T10:54:00Z">
        <w:r w:rsidR="00106A76">
          <w:t xml:space="preserve"> route:</w:t>
        </w:r>
      </w:ins>
    </w:p>
    <w:p w14:paraId="2C7E6320" w14:textId="77777777" w:rsidR="00106A76" w:rsidRDefault="00106A76">
      <w:pPr>
        <w:pStyle w:val="code"/>
        <w:rPr>
          <w:ins w:id="1722" w:author="Sarah Thomas" w:date="2014-03-05T10:48:00Z"/>
        </w:rPr>
        <w:pPrChange w:id="1723" w:author="Sarah Thomas" w:date="2014-03-05T10:50:00Z">
          <w:pPr>
            <w:widowControl w:val="0"/>
            <w:autoSpaceDE w:val="0"/>
            <w:autoSpaceDN w:val="0"/>
            <w:adjustRightInd w:val="0"/>
          </w:pPr>
        </w:pPrChange>
      </w:pPr>
      <w:ins w:id="1724" w:author="Sarah Thomas" w:date="2014-03-05T10:48:00Z">
        <w:r w:rsidRPr="00106A76">
          <w:t>R</w:t>
        </w:r>
        <w:r>
          <w:t>oute</w:t>
        </w:r>
        <w:proofErr w:type="gramStart"/>
        <w:r>
          <w:t>::</w:t>
        </w:r>
        <w:proofErr w:type="gramEnd"/>
        <w:r>
          <w:t>get('</w:t>
        </w:r>
        <w:proofErr w:type="spellStart"/>
        <w:r>
          <w:t>publicProfile</w:t>
        </w:r>
        <w:proofErr w:type="spellEnd"/>
        <w:r>
          <w:t>/{id}',</w:t>
        </w:r>
      </w:ins>
    </w:p>
    <w:p w14:paraId="7EF31350" w14:textId="07AD8C6F" w:rsidR="00106A76" w:rsidRDefault="00106A76">
      <w:pPr>
        <w:pStyle w:val="code"/>
        <w:rPr>
          <w:ins w:id="1725" w:author="Sarah Thomas" w:date="2014-03-05T10:51:00Z"/>
        </w:rPr>
        <w:pPrChange w:id="1726" w:author="Sarah Thomas" w:date="2014-03-05T10:50:00Z">
          <w:pPr>
            <w:widowControl w:val="0"/>
            <w:autoSpaceDE w:val="0"/>
            <w:autoSpaceDN w:val="0"/>
            <w:adjustRightInd w:val="0"/>
          </w:pPr>
        </w:pPrChange>
      </w:pPr>
      <w:ins w:id="1727" w:author="Sarah Thomas" w:date="2014-03-05T10:48:00Z">
        <w:r w:rsidRPr="00106A76">
          <w:t>'</w:t>
        </w:r>
        <w:proofErr w:type="spellStart"/>
        <w:r w:rsidRPr="00106A76">
          <w:t>ProfileController@showPublicProfile</w:t>
        </w:r>
        <w:proofErr w:type="spellEnd"/>
        <w:r w:rsidRPr="00106A76">
          <w:t>');</w:t>
        </w:r>
      </w:ins>
    </w:p>
    <w:p w14:paraId="27F12E94" w14:textId="31FE5C07" w:rsidR="00106A76" w:rsidRDefault="00106A76">
      <w:pPr>
        <w:pStyle w:val="BodyText"/>
        <w:rPr>
          <w:ins w:id="1728" w:author="Sarah Thomas" w:date="2014-03-05T10:57:00Z"/>
        </w:rPr>
        <w:pPrChange w:id="1729" w:author="Sarah Thomas" w:date="2014-03-05T10:51:00Z">
          <w:pPr>
            <w:widowControl w:val="0"/>
            <w:autoSpaceDE w:val="0"/>
            <w:autoSpaceDN w:val="0"/>
            <w:adjustRightInd w:val="0"/>
          </w:pPr>
        </w:pPrChange>
      </w:pPr>
      <w:ins w:id="1730" w:author="Sarah Thomas" w:date="2014-03-05T10:51:00Z">
        <w:r>
          <w:t xml:space="preserve">This routes a request with the parameter </w:t>
        </w:r>
      </w:ins>
      <w:ins w:id="1731" w:author="Sarah Thomas" w:date="2014-03-05T10:55:00Z">
        <w:r>
          <w:rPr>
            <w:i/>
          </w:rPr>
          <w:t>id=1</w:t>
        </w:r>
      </w:ins>
      <w:ins w:id="1732" w:author="Sarah Thomas" w:date="2014-03-05T10:51:00Z">
        <w:r>
          <w:t xml:space="preserve"> to the </w:t>
        </w:r>
      </w:ins>
      <w:proofErr w:type="spellStart"/>
      <w:ins w:id="1733" w:author="Sarah Thomas" w:date="2014-03-05T10:52:00Z">
        <w:r w:rsidRPr="00106A76">
          <w:rPr>
            <w:i/>
            <w:rPrChange w:id="1734" w:author="Sarah Thomas" w:date="2014-03-05T10:53:00Z">
              <w:rPr/>
            </w:rPrChange>
          </w:rPr>
          <w:t>showPublicProfile</w:t>
        </w:r>
        <w:proofErr w:type="spellEnd"/>
        <w:r>
          <w:t xml:space="preserve"> function of the </w:t>
        </w:r>
        <w:proofErr w:type="spellStart"/>
        <w:r w:rsidRPr="00106A76">
          <w:rPr>
            <w:i/>
            <w:rPrChange w:id="1735" w:author="Sarah Thomas" w:date="2014-03-05T10:53:00Z">
              <w:rPr/>
            </w:rPrChange>
          </w:rPr>
          <w:t>ProfileController</w:t>
        </w:r>
      </w:ins>
      <w:proofErr w:type="spellEnd"/>
      <w:ins w:id="1736" w:author="Sarah Thomas" w:date="2014-03-05T10:53:00Z">
        <w:r>
          <w:t xml:space="preserve">. </w:t>
        </w:r>
      </w:ins>
    </w:p>
    <w:p w14:paraId="33743419" w14:textId="79AE5B5E" w:rsidR="00B53DCC" w:rsidRDefault="00B53DCC">
      <w:pPr>
        <w:pStyle w:val="BodyText"/>
        <w:rPr>
          <w:ins w:id="1737" w:author="Sarah Thomas" w:date="2014-03-05T10:57:00Z"/>
        </w:rPr>
        <w:pPrChange w:id="1738" w:author="Sarah Thomas" w:date="2014-03-05T10:51:00Z">
          <w:pPr>
            <w:widowControl w:val="0"/>
            <w:autoSpaceDE w:val="0"/>
            <w:autoSpaceDN w:val="0"/>
            <w:adjustRightInd w:val="0"/>
          </w:pPr>
        </w:pPrChange>
      </w:pPr>
      <w:ins w:id="1739" w:author="Sarah Thomas" w:date="2014-03-05T10:57:00Z">
        <w:r>
          <w:t xml:space="preserve">Routes can go straight to views instead of controllers, for example the route to the </w:t>
        </w:r>
      </w:ins>
      <w:ins w:id="1740" w:author="Sarah Thomas" w:date="2014-03-05T10:58:00Z">
        <w:r>
          <w:t>search</w:t>
        </w:r>
      </w:ins>
      <w:ins w:id="1741" w:author="Sarah Thomas" w:date="2014-03-05T10:57:00Z">
        <w:r>
          <w:t xml:space="preserve"> page view:</w:t>
        </w:r>
      </w:ins>
    </w:p>
    <w:p w14:paraId="27B6AF8D" w14:textId="77777777" w:rsidR="00B53DCC" w:rsidRDefault="00B53DCC">
      <w:pPr>
        <w:pStyle w:val="code"/>
        <w:rPr>
          <w:ins w:id="1742" w:author="Sarah Thomas" w:date="2014-03-05T10:58:00Z"/>
        </w:rPr>
        <w:pPrChange w:id="1743" w:author="Sarah Thomas" w:date="2014-03-05T10:58:00Z">
          <w:pPr>
            <w:widowControl w:val="0"/>
            <w:autoSpaceDE w:val="0"/>
            <w:autoSpaceDN w:val="0"/>
            <w:adjustRightInd w:val="0"/>
          </w:pPr>
        </w:pPrChange>
      </w:pPr>
      <w:ins w:id="1744" w:author="Sarah Thomas" w:date="2014-03-05T10:58:00Z">
        <w:r>
          <w:t>Route</w:t>
        </w:r>
        <w:proofErr w:type="gramStart"/>
        <w:r>
          <w:t>::</w:t>
        </w:r>
        <w:proofErr w:type="gramEnd"/>
        <w:r>
          <w:t>get('search', function()</w:t>
        </w:r>
      </w:ins>
    </w:p>
    <w:p w14:paraId="26796A66" w14:textId="77777777" w:rsidR="00B53DCC" w:rsidRDefault="00B53DCC">
      <w:pPr>
        <w:pStyle w:val="code"/>
        <w:rPr>
          <w:ins w:id="1745" w:author="Sarah Thomas" w:date="2014-03-05T10:58:00Z"/>
        </w:rPr>
      </w:pPr>
      <w:ins w:id="1746" w:author="Sarah Thomas" w:date="2014-03-05T10:58:00Z">
        <w:r>
          <w:t>{</w:t>
        </w:r>
      </w:ins>
    </w:p>
    <w:p w14:paraId="1AF38B0C" w14:textId="77777777" w:rsidR="00B53DCC" w:rsidRDefault="00B53DCC">
      <w:pPr>
        <w:pStyle w:val="code"/>
        <w:rPr>
          <w:ins w:id="1747" w:author="Sarah Thomas" w:date="2014-03-05T10:58:00Z"/>
        </w:rPr>
      </w:pPr>
      <w:ins w:id="1748" w:author="Sarah Thomas" w:date="2014-03-05T10:58:00Z">
        <w:r>
          <w:tab/>
        </w:r>
        <w:proofErr w:type="gramStart"/>
        <w:r>
          <w:t>return</w:t>
        </w:r>
        <w:proofErr w:type="gramEnd"/>
        <w:r>
          <w:t xml:space="preserve"> View::make('search');</w:t>
        </w:r>
      </w:ins>
    </w:p>
    <w:p w14:paraId="5A07BDFE" w14:textId="0C2A037C" w:rsidR="00B53DCC" w:rsidRDefault="00B53DCC">
      <w:pPr>
        <w:pStyle w:val="code"/>
        <w:rPr>
          <w:ins w:id="1749" w:author="Sarah Thomas" w:date="2014-03-05T10:48:00Z"/>
        </w:rPr>
        <w:pPrChange w:id="1750" w:author="Sarah Thomas" w:date="2014-03-05T10:58:00Z">
          <w:pPr>
            <w:widowControl w:val="0"/>
            <w:autoSpaceDE w:val="0"/>
            <w:autoSpaceDN w:val="0"/>
            <w:adjustRightInd w:val="0"/>
          </w:pPr>
        </w:pPrChange>
      </w:pPr>
      <w:ins w:id="1751" w:author="Sarah Thomas" w:date="2014-03-05T10:58:00Z">
        <w:r>
          <w:t>});</w:t>
        </w:r>
      </w:ins>
    </w:p>
    <w:p w14:paraId="7FB8B355" w14:textId="061D4499" w:rsidR="00106A76" w:rsidRDefault="00B53DCC">
      <w:pPr>
        <w:pStyle w:val="Heading4"/>
        <w:rPr>
          <w:ins w:id="1752" w:author="Sarah Thomas" w:date="2014-03-05T11:01:00Z"/>
        </w:rPr>
        <w:pPrChange w:id="1753" w:author="Sarah Thomas" w:date="2014-03-05T11:01:00Z">
          <w:pPr>
            <w:widowControl w:val="0"/>
            <w:autoSpaceDE w:val="0"/>
            <w:autoSpaceDN w:val="0"/>
            <w:adjustRightInd w:val="0"/>
          </w:pPr>
        </w:pPrChange>
      </w:pPr>
      <w:proofErr w:type="gramStart"/>
      <w:ins w:id="1754" w:author="Sarah Thomas" w:date="2014-03-05T11:01:00Z">
        <w:r>
          <w:lastRenderedPageBreak/>
          <w:t>app</w:t>
        </w:r>
        <w:proofErr w:type="gramEnd"/>
        <w:r>
          <w:t>/models/</w:t>
        </w:r>
      </w:ins>
    </w:p>
    <w:p w14:paraId="2BDD6312" w14:textId="56C99B15" w:rsidR="00B53DCC" w:rsidRDefault="00B53DCC">
      <w:pPr>
        <w:pStyle w:val="BodyText"/>
        <w:rPr>
          <w:ins w:id="1755" w:author="Sarah Thomas" w:date="2014-03-05T11:09:00Z"/>
        </w:rPr>
        <w:pPrChange w:id="1756" w:author="Sarah Thomas" w:date="2014-03-05T11:15:00Z">
          <w:pPr>
            <w:widowControl w:val="0"/>
            <w:autoSpaceDE w:val="0"/>
            <w:autoSpaceDN w:val="0"/>
            <w:adjustRightInd w:val="0"/>
          </w:pPr>
        </w:pPrChange>
      </w:pPr>
      <w:ins w:id="1757" w:author="Sarah Thomas" w:date="2014-03-05T11:01:00Z">
        <w:r>
          <w:t xml:space="preserve">This folder contains classes </w:t>
        </w:r>
      </w:ins>
      <w:ins w:id="1758" w:author="Sarah Thomas" w:date="2014-03-05T11:02:00Z">
        <w:r>
          <w:t xml:space="preserve">that correspond to tables in the database. </w:t>
        </w:r>
      </w:ins>
      <w:ins w:id="1759" w:author="Sarah Thomas" w:date="2014-03-05T11:03:00Z">
        <w:r>
          <w:t>These classes extend the Laravel Eloquent class and for</w:t>
        </w:r>
      </w:ins>
      <w:ins w:id="1760" w:author="Sarah Thomas" w:date="2014-03-05T11:06:00Z">
        <w:r>
          <w:t>m</w:t>
        </w:r>
      </w:ins>
      <w:ins w:id="1761" w:author="Sarah Thomas" w:date="2014-03-05T11:03:00Z">
        <w:r>
          <w:t xml:space="preserve"> the foundations for </w:t>
        </w:r>
        <w:proofErr w:type="spellStart"/>
        <w:r>
          <w:t>Laravel</w:t>
        </w:r>
      </w:ins>
      <w:ins w:id="1762" w:author="Sarah Thomas" w:date="2014-03-05T11:04:00Z">
        <w:r>
          <w:t>’</w:t>
        </w:r>
      </w:ins>
      <w:ins w:id="1763" w:author="Sarah Thomas" w:date="2014-03-05T11:03:00Z">
        <w:r>
          <w:t>s</w:t>
        </w:r>
        <w:proofErr w:type="spellEnd"/>
        <w:r>
          <w:t xml:space="preserve"> object relational </w:t>
        </w:r>
      </w:ins>
      <w:ins w:id="1764" w:author="Sarah Thomas" w:date="2014-03-05T11:04:00Z">
        <w:r>
          <w:t>mapping</w:t>
        </w:r>
      </w:ins>
      <w:ins w:id="1765" w:author="Sarah Thomas" w:date="2014-03-05T11:03:00Z">
        <w:r>
          <w:t xml:space="preserve"> </w:t>
        </w:r>
      </w:ins>
      <w:ins w:id="1766" w:author="Sarah Thomas" w:date="2014-03-05T11:04:00Z">
        <w:r>
          <w:t>(ORM)</w:t>
        </w:r>
      </w:ins>
      <w:ins w:id="1767" w:author="Sarah Thomas" w:date="2014-03-05T11:05:00Z">
        <w:r>
          <w:t>. By convention each class is named</w:t>
        </w:r>
      </w:ins>
      <w:ins w:id="1768" w:author="Sarah Thomas" w:date="2014-03-05T11:06:00Z">
        <w:r>
          <w:t xml:space="preserve"> as a singular</w:t>
        </w:r>
        <w:r w:rsidR="0053530D">
          <w:t xml:space="preserve"> of the plural table name, with a capitalised first letter. Thus the class </w:t>
        </w:r>
        <w:r w:rsidR="0053530D" w:rsidRPr="0053530D">
          <w:rPr>
            <w:i/>
            <w:rPrChange w:id="1769" w:author="Sarah Thomas" w:date="2014-03-05T11:07:00Z">
              <w:rPr/>
            </w:rPrChange>
          </w:rPr>
          <w:t>Message</w:t>
        </w:r>
        <w:r w:rsidR="0053530D">
          <w:t xml:space="preserve"> maps to the </w:t>
        </w:r>
      </w:ins>
      <w:ins w:id="1770" w:author="Sarah Thomas" w:date="2014-03-05T11:07:00Z">
        <w:r w:rsidR="0053530D">
          <w:t>table</w:t>
        </w:r>
      </w:ins>
      <w:ins w:id="1771" w:author="Sarah Thomas" w:date="2014-03-05T11:06:00Z">
        <w:r w:rsidR="0053530D">
          <w:t xml:space="preserve"> </w:t>
        </w:r>
      </w:ins>
      <w:ins w:id="1772" w:author="Sarah Thomas" w:date="2014-03-05T11:07:00Z">
        <w:r w:rsidR="0053530D" w:rsidRPr="0053530D">
          <w:rPr>
            <w:i/>
            <w:rPrChange w:id="1773" w:author="Sarah Thomas" w:date="2014-03-05T11:07:00Z">
              <w:rPr/>
            </w:rPrChange>
          </w:rPr>
          <w:t>messages</w:t>
        </w:r>
        <w:r w:rsidR="0053530D">
          <w:t xml:space="preserve">. Column names in the database correspond to properties </w:t>
        </w:r>
      </w:ins>
      <w:ins w:id="1774" w:author="Sarah Thomas" w:date="2014-03-05T11:08:00Z">
        <w:r w:rsidR="0053530D">
          <w:t xml:space="preserve">in the class, so the </w:t>
        </w:r>
      </w:ins>
      <w:ins w:id="1775" w:author="Sarah Thomas" w:date="2014-03-05T11:11:00Z">
        <w:r w:rsidR="0053530D" w:rsidRPr="0053530D">
          <w:rPr>
            <w:i/>
            <w:rPrChange w:id="1776" w:author="Sarah Thomas" w:date="2014-03-05T11:11:00Z">
              <w:rPr/>
            </w:rPrChange>
          </w:rPr>
          <w:t>body</w:t>
        </w:r>
      </w:ins>
      <w:ins w:id="1777" w:author="Sarah Thomas" w:date="2014-03-05T11:08:00Z">
        <w:r w:rsidR="0053530D">
          <w:t xml:space="preserve"> column of a row in the</w:t>
        </w:r>
      </w:ins>
      <w:ins w:id="1778" w:author="Sarah Thomas" w:date="2014-03-05T11:10:00Z">
        <w:r w:rsidR="0053530D">
          <w:t xml:space="preserve"> corresponding</w:t>
        </w:r>
      </w:ins>
      <w:ins w:id="1779" w:author="Sarah Thomas" w:date="2014-03-05T11:08:00Z">
        <w:r w:rsidR="0053530D">
          <w:t xml:space="preserve"> </w:t>
        </w:r>
        <w:r w:rsidR="0053530D" w:rsidRPr="0053530D">
          <w:rPr>
            <w:i/>
            <w:rPrChange w:id="1780" w:author="Sarah Thomas" w:date="2014-03-05T11:09:00Z">
              <w:rPr/>
            </w:rPrChange>
          </w:rPr>
          <w:t>messages</w:t>
        </w:r>
        <w:r w:rsidR="0053530D">
          <w:t xml:space="preserve"> table can be </w:t>
        </w:r>
      </w:ins>
      <w:ins w:id="1781" w:author="Sarah Thomas" w:date="2014-03-05T11:11:00Z">
        <w:r w:rsidR="0053530D">
          <w:t>set</w:t>
        </w:r>
      </w:ins>
      <w:ins w:id="1782" w:author="Sarah Thomas" w:date="2014-03-05T11:08:00Z">
        <w:r w:rsidR="0053530D">
          <w:t xml:space="preserve"> by:</w:t>
        </w:r>
      </w:ins>
    </w:p>
    <w:p w14:paraId="70B3ABD0" w14:textId="77777777" w:rsidR="0053530D" w:rsidRDefault="0053530D">
      <w:pPr>
        <w:pStyle w:val="code"/>
        <w:rPr>
          <w:ins w:id="1783" w:author="Sarah Thomas" w:date="2014-03-05T11:14:00Z"/>
        </w:rPr>
        <w:pPrChange w:id="1784" w:author="Sarah Thomas" w:date="2014-03-05T11:13:00Z">
          <w:pPr>
            <w:widowControl w:val="0"/>
            <w:autoSpaceDE w:val="0"/>
            <w:autoSpaceDN w:val="0"/>
            <w:adjustRightInd w:val="0"/>
          </w:pPr>
        </w:pPrChange>
      </w:pPr>
    </w:p>
    <w:p w14:paraId="37D33B08" w14:textId="77777777" w:rsidR="0053530D" w:rsidRDefault="0053530D" w:rsidP="0053530D">
      <w:pPr>
        <w:pStyle w:val="code"/>
        <w:rPr>
          <w:ins w:id="1785" w:author="Sarah Thomas" w:date="2014-03-05T11:14:00Z"/>
        </w:rPr>
      </w:pPr>
      <w:ins w:id="1786" w:author="Sarah Thomas" w:date="2014-03-05T11:14:00Z">
        <w:r>
          <w:t>//create a new object of Message Class</w:t>
        </w:r>
      </w:ins>
    </w:p>
    <w:p w14:paraId="5A97A1D3" w14:textId="3719B7F9" w:rsidR="0053530D" w:rsidRDefault="0053530D">
      <w:pPr>
        <w:pStyle w:val="code"/>
        <w:rPr>
          <w:ins w:id="1787" w:author="Sarah Thomas" w:date="2014-03-05T11:14:00Z"/>
        </w:rPr>
        <w:pPrChange w:id="1788" w:author="Sarah Thomas" w:date="2014-03-05T11:13:00Z">
          <w:pPr>
            <w:widowControl w:val="0"/>
            <w:autoSpaceDE w:val="0"/>
            <w:autoSpaceDN w:val="0"/>
            <w:adjustRightInd w:val="0"/>
          </w:pPr>
        </w:pPrChange>
      </w:pPr>
      <w:ins w:id="1789" w:author="Sarah Thomas" w:date="2014-03-05T11:09:00Z">
        <w:r>
          <w:t>$</w:t>
        </w:r>
        <w:proofErr w:type="gramStart"/>
        <w:r>
          <w:t>message</w:t>
        </w:r>
        <w:proofErr w:type="gramEnd"/>
        <w:r>
          <w:t xml:space="preserve"> = new Message;</w:t>
        </w:r>
      </w:ins>
      <w:ins w:id="1790" w:author="Sarah Thomas" w:date="2014-03-05T11:12:00Z">
        <w:r>
          <w:t xml:space="preserve">  </w:t>
        </w:r>
      </w:ins>
    </w:p>
    <w:p w14:paraId="6ED61179" w14:textId="77777777" w:rsidR="0053530D" w:rsidRDefault="0053530D" w:rsidP="0053530D">
      <w:pPr>
        <w:pStyle w:val="code"/>
        <w:rPr>
          <w:ins w:id="1791" w:author="Sarah Thomas" w:date="2014-03-05T11:14:00Z"/>
        </w:rPr>
      </w:pPr>
      <w:ins w:id="1792" w:author="Sarah Thomas" w:date="2014-03-05T11:14:00Z">
        <w:r>
          <w:t>//body property now available and maps to database column</w:t>
        </w:r>
      </w:ins>
    </w:p>
    <w:p w14:paraId="6CB0022C" w14:textId="77777777" w:rsidR="0053530D" w:rsidRDefault="0053530D">
      <w:pPr>
        <w:pStyle w:val="code"/>
        <w:rPr>
          <w:ins w:id="1793" w:author="Sarah Thomas" w:date="2014-03-05T11:12:00Z"/>
        </w:rPr>
        <w:pPrChange w:id="1794" w:author="Sarah Thomas" w:date="2014-03-05T11:13:00Z">
          <w:pPr>
            <w:widowControl w:val="0"/>
            <w:autoSpaceDE w:val="0"/>
            <w:autoSpaceDN w:val="0"/>
            <w:adjustRightInd w:val="0"/>
          </w:pPr>
        </w:pPrChange>
      </w:pPr>
      <w:ins w:id="1795" w:author="Sarah Thomas" w:date="2014-03-05T11:10:00Z">
        <w:r>
          <w:t>$</w:t>
        </w:r>
        <w:proofErr w:type="gramStart"/>
        <w:r>
          <w:t>message</w:t>
        </w:r>
        <w:proofErr w:type="gramEnd"/>
        <w:r>
          <w:t>-&gt;</w:t>
        </w:r>
      </w:ins>
      <w:ins w:id="1796" w:author="Sarah Thomas" w:date="2014-03-05T11:11:00Z">
        <w:r>
          <w:t>body = ‘This is some text in the message body</w:t>
        </w:r>
      </w:ins>
      <w:ins w:id="1797" w:author="Sarah Thomas" w:date="2014-03-05T11:12:00Z">
        <w:r>
          <w:t xml:space="preserve">’  </w:t>
        </w:r>
      </w:ins>
    </w:p>
    <w:p w14:paraId="1C740F88" w14:textId="4A10A037" w:rsidR="0053530D" w:rsidRDefault="0053530D">
      <w:pPr>
        <w:pStyle w:val="BodyText"/>
        <w:rPr>
          <w:ins w:id="1798" w:author="Sarah Thomas" w:date="2014-03-05T11:15:00Z"/>
        </w:rPr>
        <w:pPrChange w:id="1799" w:author="Sarah Thomas" w:date="2014-03-05T11:13:00Z">
          <w:pPr>
            <w:widowControl w:val="0"/>
            <w:autoSpaceDE w:val="0"/>
            <w:autoSpaceDN w:val="0"/>
            <w:adjustRightInd w:val="0"/>
          </w:pPr>
        </w:pPrChange>
      </w:pPr>
      <w:ins w:id="1800" w:author="Sarah Thomas" w:date="2014-03-05T11:15:00Z">
        <w:r>
          <w:t>Validation can also be added to models</w:t>
        </w:r>
      </w:ins>
      <w:ins w:id="1801" w:author="Sarah Thomas" w:date="2014-03-15T09:05:00Z">
        <w:r w:rsidR="000A6841">
          <w:t>.</w:t>
        </w:r>
      </w:ins>
    </w:p>
    <w:p w14:paraId="189F1210" w14:textId="3BBF5D01" w:rsidR="00294E61" w:rsidRDefault="00294E61">
      <w:pPr>
        <w:pStyle w:val="Heading4"/>
        <w:rPr>
          <w:ins w:id="1802" w:author="Sarah Thomas" w:date="2014-03-05T11:20:00Z"/>
        </w:rPr>
        <w:pPrChange w:id="1803" w:author="Sarah Thomas" w:date="2014-03-05T11:19:00Z">
          <w:pPr>
            <w:widowControl w:val="0"/>
            <w:autoSpaceDE w:val="0"/>
            <w:autoSpaceDN w:val="0"/>
            <w:adjustRightInd w:val="0"/>
          </w:pPr>
        </w:pPrChange>
      </w:pPr>
      <w:proofErr w:type="gramStart"/>
      <w:ins w:id="1804" w:author="Sarah Thomas" w:date="2014-03-05T11:18:00Z">
        <w:r>
          <w:t>views</w:t>
        </w:r>
        <w:proofErr w:type="gramEnd"/>
        <w:r>
          <w:t>/</w:t>
        </w:r>
        <w:proofErr w:type="spellStart"/>
        <w:r w:rsidRPr="00294E61">
          <w:t>createVenture.blade</w:t>
        </w:r>
      </w:ins>
      <w:ins w:id="1805" w:author="Sarah Thomas" w:date="2014-03-05T11:19:00Z">
        <w:r>
          <w:t>.php</w:t>
        </w:r>
      </w:ins>
      <w:proofErr w:type="spellEnd"/>
    </w:p>
    <w:p w14:paraId="63681CAF" w14:textId="18C8BA83" w:rsidR="00294E61" w:rsidRDefault="00294E61">
      <w:pPr>
        <w:pStyle w:val="BodyText"/>
        <w:rPr>
          <w:ins w:id="1806" w:author="Sarah Thomas" w:date="2014-03-05T11:32:00Z"/>
        </w:rPr>
        <w:pPrChange w:id="1807" w:author="Sarah Thomas" w:date="2014-03-05T11:32:00Z">
          <w:pPr>
            <w:widowControl w:val="0"/>
            <w:autoSpaceDE w:val="0"/>
            <w:autoSpaceDN w:val="0"/>
            <w:adjustRightInd w:val="0"/>
          </w:pPr>
        </w:pPrChange>
      </w:pPr>
      <w:ins w:id="1808" w:author="Sarah Thomas" w:date="2014-03-05T11:20:00Z">
        <w:r>
          <w:t xml:space="preserve">This view </w:t>
        </w:r>
      </w:ins>
      <w:ins w:id="1809" w:author="Sarah Thomas" w:date="2014-03-05T11:21:00Z">
        <w:r>
          <w:t>allows a logged in user to create a new venture</w:t>
        </w:r>
      </w:ins>
      <w:ins w:id="1810" w:author="Sarah Thomas" w:date="2014-03-05T11:22:00Z">
        <w:r>
          <w:t xml:space="preserve"> and give it a title</w:t>
        </w:r>
      </w:ins>
      <w:ins w:id="1811" w:author="Sarah Thomas" w:date="2014-03-05T11:23:00Z">
        <w:r>
          <w:t xml:space="preserve">. This creates a new </w:t>
        </w:r>
        <w:r w:rsidRPr="00294E61">
          <w:rPr>
            <w:i/>
            <w:rPrChange w:id="1812" w:author="Sarah Thomas" w:date="2014-03-05T11:23:00Z">
              <w:rPr/>
            </w:rPrChange>
          </w:rPr>
          <w:t>ventures</w:t>
        </w:r>
        <w:r>
          <w:rPr>
            <w:i/>
          </w:rPr>
          <w:t xml:space="preserve"> </w:t>
        </w:r>
        <w:r>
          <w:t xml:space="preserve">record in the database and assigns the logged in user as a team </w:t>
        </w:r>
      </w:ins>
      <w:ins w:id="1813" w:author="Sarah Thomas" w:date="2014-03-12T18:04:00Z">
        <w:r w:rsidR="002A0C21">
          <w:t>leader</w:t>
        </w:r>
      </w:ins>
      <w:ins w:id="1814" w:author="Sarah Thomas" w:date="2014-03-05T11:25:00Z">
        <w:r>
          <w:t xml:space="preserve">. The user is then presented with a link that will take them to the </w:t>
        </w:r>
        <w:proofErr w:type="spellStart"/>
        <w:r w:rsidRPr="00294E61">
          <w:rPr>
            <w:i/>
            <w:rPrChange w:id="1815" w:author="Sarah Thomas" w:date="2014-03-05T11:26:00Z">
              <w:rPr/>
            </w:rPrChange>
          </w:rPr>
          <w:t>editVenture</w:t>
        </w:r>
        <w:proofErr w:type="spellEnd"/>
        <w:r>
          <w:t xml:space="preserve"> view </w:t>
        </w:r>
      </w:ins>
      <w:ins w:id="1816" w:author="Sarah Thomas" w:date="2014-03-05T11:26:00Z">
        <w:r>
          <w:t xml:space="preserve">with the </w:t>
        </w:r>
        <w:r w:rsidRPr="00EB37C3">
          <w:rPr>
            <w:i/>
            <w:rPrChange w:id="1817" w:author="Sarah Thomas" w:date="2014-03-05T11:26:00Z">
              <w:rPr/>
            </w:rPrChange>
          </w:rPr>
          <w:t>id</w:t>
        </w:r>
        <w:r>
          <w:t xml:space="preserve"> corresponding to the newly created venture</w:t>
        </w:r>
        <w:r w:rsidR="00EB37C3">
          <w:t>.</w:t>
        </w:r>
      </w:ins>
    </w:p>
    <w:p w14:paraId="5FD45917" w14:textId="4BDD92E8" w:rsidR="00EB37C3" w:rsidRDefault="00EB37C3" w:rsidP="00EB37C3">
      <w:pPr>
        <w:pStyle w:val="Heading4"/>
        <w:rPr>
          <w:ins w:id="1818" w:author="Sarah Thomas" w:date="2014-03-05T11:32:00Z"/>
        </w:rPr>
      </w:pPr>
      <w:proofErr w:type="gramStart"/>
      <w:ins w:id="1819" w:author="Sarah Thomas" w:date="2014-03-05T11:32:00Z">
        <w:r>
          <w:t>views</w:t>
        </w:r>
        <w:proofErr w:type="gramEnd"/>
        <w:r>
          <w:t>/</w:t>
        </w:r>
        <w:proofErr w:type="spellStart"/>
        <w:r>
          <w:t>edit</w:t>
        </w:r>
        <w:r w:rsidRPr="00294E61">
          <w:t>Venture.blade</w:t>
        </w:r>
        <w:r>
          <w:t>.php</w:t>
        </w:r>
        <w:proofErr w:type="spellEnd"/>
      </w:ins>
    </w:p>
    <w:p w14:paraId="706AA430" w14:textId="474C0999" w:rsidR="00EB37C3" w:rsidRPr="007C76CB" w:rsidRDefault="00EB37C3" w:rsidP="00EB37C3">
      <w:pPr>
        <w:pStyle w:val="BodyText"/>
        <w:rPr>
          <w:ins w:id="1820" w:author="Sarah Thomas" w:date="2014-03-05T11:32:00Z"/>
        </w:rPr>
      </w:pPr>
      <w:ins w:id="1821" w:author="Sarah Thomas" w:date="2014-03-05T11:32:00Z">
        <w:r>
          <w:t xml:space="preserve">This view </w:t>
        </w:r>
      </w:ins>
      <w:ins w:id="1822" w:author="Sarah Thomas" w:date="2014-03-05T11:33:00Z">
        <w:r>
          <w:t xml:space="preserve">edits </w:t>
        </w:r>
      </w:ins>
      <w:ins w:id="1823" w:author="Sarah Thomas" w:date="2014-03-12T18:04:00Z">
        <w:r w:rsidR="002A0C21">
          <w:t>the</w:t>
        </w:r>
      </w:ins>
      <w:ins w:id="1824" w:author="Sarah Thomas" w:date="2014-03-05T11:33:00Z">
        <w:r>
          <w:t xml:space="preserve"> venture in the database</w:t>
        </w:r>
      </w:ins>
      <w:ins w:id="1825" w:author="Sarah Thomas" w:date="2014-03-12T18:04:00Z">
        <w:r w:rsidR="000A6841">
          <w:t xml:space="preserve">. The </w:t>
        </w:r>
        <w:r w:rsidR="002A0C21">
          <w:t>logged in user</w:t>
        </w:r>
      </w:ins>
      <w:ins w:id="1826" w:author="Sarah Thomas" w:date="2014-03-05T11:34:00Z">
        <w:r w:rsidR="000A6841">
          <w:t xml:space="preserve"> must be a team leader to gain access.</w:t>
        </w:r>
      </w:ins>
    </w:p>
    <w:p w14:paraId="77465268" w14:textId="022408BA" w:rsidR="00EB37C3" w:rsidRDefault="00EB37C3">
      <w:pPr>
        <w:pStyle w:val="BodyText"/>
        <w:rPr>
          <w:ins w:id="1827" w:author="Sarah Thomas" w:date="2014-03-05T11:35:00Z"/>
        </w:rPr>
        <w:pPrChange w:id="1828" w:author="Sarah Thomas" w:date="2014-03-05T11:32:00Z">
          <w:pPr>
            <w:widowControl w:val="0"/>
            <w:autoSpaceDE w:val="0"/>
            <w:autoSpaceDN w:val="0"/>
            <w:adjustRightInd w:val="0"/>
          </w:pPr>
        </w:pPrChange>
      </w:pPr>
      <w:ins w:id="1829" w:author="Sarah Thomas" w:date="2014-03-05T11:34:00Z">
        <w:r>
          <w:t>If details already exist in the database these will appear in the editable form areas for the user to adjust as they see fit.</w:t>
        </w:r>
      </w:ins>
    </w:p>
    <w:p w14:paraId="40825981" w14:textId="02A7ACF3" w:rsidR="00EB37C3" w:rsidRDefault="00EB37C3">
      <w:pPr>
        <w:pStyle w:val="BodyText"/>
        <w:rPr>
          <w:ins w:id="1830" w:author="Sarah Thomas" w:date="2014-03-05T11:40:00Z"/>
        </w:rPr>
        <w:pPrChange w:id="1831" w:author="Sarah Thomas" w:date="2014-03-05T11:32:00Z">
          <w:pPr>
            <w:widowControl w:val="0"/>
            <w:autoSpaceDE w:val="0"/>
            <w:autoSpaceDN w:val="0"/>
            <w:adjustRightInd w:val="0"/>
          </w:pPr>
        </w:pPrChange>
      </w:pPr>
      <w:ins w:id="1832" w:author="Sarah Thomas" w:date="2014-03-05T11:35:00Z">
        <w:r>
          <w:t xml:space="preserve">In the skills </w:t>
        </w:r>
      </w:ins>
      <w:ins w:id="1833" w:author="Sarah Thomas" w:date="2014-03-05T11:36:00Z">
        <w:r>
          <w:t xml:space="preserve">the venture seeks </w:t>
        </w:r>
      </w:ins>
      <w:ins w:id="1834" w:author="Sarah Thomas" w:date="2014-03-05T11:37:00Z">
        <w:r w:rsidR="00A918EB">
          <w:t xml:space="preserve">area the </w:t>
        </w:r>
      </w:ins>
      <w:ins w:id="1835" w:author="Sarah Thomas" w:date="2014-03-05T11:35:00Z">
        <w:r>
          <w:t xml:space="preserve">checkboxes reflect the state of the </w:t>
        </w:r>
      </w:ins>
      <w:proofErr w:type="spellStart"/>
      <w:ins w:id="1836" w:author="Sarah Thomas" w:date="2014-03-05T11:36:00Z">
        <w:r w:rsidR="00A918EB" w:rsidRPr="00A918EB">
          <w:rPr>
            <w:i/>
            <w:rPrChange w:id="1837" w:author="Sarah Thomas" w:date="2014-03-05T11:37:00Z">
              <w:rPr/>
            </w:rPrChange>
          </w:rPr>
          <w:t>skill_wanteds</w:t>
        </w:r>
        <w:proofErr w:type="spellEnd"/>
        <w:r w:rsidR="00A918EB">
          <w:t xml:space="preserve"> table in the database</w:t>
        </w:r>
      </w:ins>
      <w:ins w:id="1838" w:author="Sarah Thomas" w:date="2014-03-05T11:37:00Z">
        <w:r w:rsidR="00A918EB">
          <w:t>.</w:t>
        </w:r>
      </w:ins>
      <w:ins w:id="1839" w:author="Sarah Thomas" w:date="2014-03-05T11:38:00Z">
        <w:r w:rsidR="00A918EB">
          <w:t xml:space="preserve"> Any changes here are reflected back to the database. </w:t>
        </w:r>
      </w:ins>
    </w:p>
    <w:p w14:paraId="75A288D1" w14:textId="5CAAD6CA" w:rsidR="00A918EB" w:rsidRDefault="00A918EB">
      <w:pPr>
        <w:pStyle w:val="BodyText"/>
        <w:rPr>
          <w:ins w:id="1840" w:author="Sarah Thomas" w:date="2014-03-05T11:44:00Z"/>
        </w:rPr>
        <w:pPrChange w:id="1841" w:author="Sarah Thomas" w:date="2014-03-05T11:32:00Z">
          <w:pPr>
            <w:widowControl w:val="0"/>
            <w:autoSpaceDE w:val="0"/>
            <w:autoSpaceDN w:val="0"/>
            <w:adjustRightInd w:val="0"/>
          </w:pPr>
        </w:pPrChange>
      </w:pPr>
      <w:ins w:id="1842" w:author="Sarah Thomas" w:date="2014-03-05T11:40:00Z">
        <w:r>
          <w:t xml:space="preserve">A loop has been used in this view to avoid repeating the skill category for every skill in the list, but just print out the skill category as a header. The </w:t>
        </w:r>
      </w:ins>
      <w:ins w:id="1843" w:author="Sarah Thomas" w:date="2014-03-05T11:41:00Z">
        <w:r w:rsidRPr="00A918EB">
          <w:rPr>
            <w:i/>
            <w:rPrChange w:id="1844" w:author="Sarah Thomas" w:date="2014-03-05T11:41:00Z">
              <w:rPr/>
            </w:rPrChange>
          </w:rPr>
          <w:t>Laravel Blade</w:t>
        </w:r>
        <w:r>
          <w:t xml:space="preserve"> </w:t>
        </w:r>
      </w:ins>
      <w:ins w:id="1845" w:author="Sarah Thomas" w:date="2014-03-05T11:40:00Z">
        <w:r>
          <w:t xml:space="preserve">template </w:t>
        </w:r>
      </w:ins>
      <w:ins w:id="1846" w:author="Sarah Thomas" w:date="2014-03-05T11:41:00Z">
        <w:r>
          <w:t xml:space="preserve">does not allow for variable </w:t>
        </w:r>
      </w:ins>
      <w:ins w:id="1847" w:author="Sarah Thomas" w:date="2014-03-05T11:50:00Z">
        <w:r w:rsidR="005A223E">
          <w:t>assignment,</w:t>
        </w:r>
      </w:ins>
      <w:ins w:id="1848" w:author="Sarah Thomas" w:date="2014-03-05T11:41:00Z">
        <w:r>
          <w:t xml:space="preserve"> as it is not recommended to assign variables in views. However, as this is more a view issue than a control issue, we felt using a little embedded </w:t>
        </w:r>
      </w:ins>
      <w:ins w:id="1849" w:author="Sarah Thomas" w:date="2014-03-05T11:44:00Z">
        <w:r>
          <w:t>PHP</w:t>
        </w:r>
      </w:ins>
      <w:ins w:id="1850" w:author="Sarah Thomas" w:date="2014-03-05T11:41:00Z">
        <w:r>
          <w:t xml:space="preserve"> here to be an acceptable solution.</w:t>
        </w:r>
      </w:ins>
    </w:p>
    <w:p w14:paraId="5E222E6C" w14:textId="3EA380B3" w:rsidR="00A918EB" w:rsidRDefault="00A918EB">
      <w:pPr>
        <w:pStyle w:val="code"/>
        <w:rPr>
          <w:ins w:id="1851" w:author="Sarah Thomas" w:date="2014-03-05T11:44:00Z"/>
        </w:rPr>
        <w:pPrChange w:id="1852" w:author="Sarah Thomas" w:date="2014-03-05T11:47:00Z">
          <w:pPr>
            <w:widowControl w:val="0"/>
            <w:autoSpaceDE w:val="0"/>
            <w:autoSpaceDN w:val="0"/>
            <w:adjustRightInd w:val="0"/>
          </w:pPr>
        </w:pPrChange>
      </w:pPr>
      <w:ins w:id="1853" w:author="Sarah Thomas" w:date="2014-03-05T11:44:00Z">
        <w:r w:rsidRPr="00A918EB">
          <w:t>&lt;</w:t>
        </w:r>
        <w:proofErr w:type="gramStart"/>
        <w:r w:rsidRPr="00A918EB">
          <w:t>?</w:t>
        </w:r>
        <w:proofErr w:type="spellStart"/>
        <w:r w:rsidRPr="00A918EB">
          <w:t>php</w:t>
        </w:r>
        <w:proofErr w:type="spellEnd"/>
        <w:proofErr w:type="gramEnd"/>
        <w:r w:rsidRPr="00A918EB">
          <w:t xml:space="preserve"> $category=$skill["category"]?&gt;</w:t>
        </w:r>
      </w:ins>
    </w:p>
    <w:p w14:paraId="218D21DB" w14:textId="20FEDF19" w:rsidR="00A918EB" w:rsidRDefault="00A918EB">
      <w:pPr>
        <w:pStyle w:val="BodyText"/>
        <w:rPr>
          <w:ins w:id="1854" w:author="Sarah Thomas" w:date="2014-03-05T11:44:00Z"/>
        </w:rPr>
        <w:pPrChange w:id="1855" w:author="Sarah Thomas" w:date="2014-03-05T11:32:00Z">
          <w:pPr>
            <w:widowControl w:val="0"/>
            <w:autoSpaceDE w:val="0"/>
            <w:autoSpaceDN w:val="0"/>
            <w:adjustRightInd w:val="0"/>
          </w:pPr>
        </w:pPrChange>
      </w:pPr>
      <w:ins w:id="1856" w:author="Sarah Thomas" w:date="2014-03-05T11:44:00Z">
        <w:r>
          <w:t>This just keeps track of the current category. Interestingly</w:t>
        </w:r>
      </w:ins>
      <w:ins w:id="1857" w:author="Sarah Thomas" w:date="2014-03-05T11:50:00Z">
        <w:r w:rsidR="005A223E">
          <w:t>,</w:t>
        </w:r>
      </w:ins>
      <w:ins w:id="1858" w:author="Sarah Thomas" w:date="2014-03-05T11:45:00Z">
        <w:r>
          <w:t xml:space="preserve"> the Blade mark up below does work for variable assignment, but as it also performs a PHP echo back to the page it could not be used in the case</w:t>
        </w:r>
      </w:ins>
    </w:p>
    <w:p w14:paraId="3E588555" w14:textId="085433F8" w:rsidR="00A918EB" w:rsidRDefault="00A918EB">
      <w:pPr>
        <w:pStyle w:val="code"/>
        <w:rPr>
          <w:ins w:id="1859" w:author="Sarah Thomas" w:date="2014-03-05T11:47:00Z"/>
        </w:rPr>
        <w:pPrChange w:id="1860" w:author="Sarah Thomas" w:date="2014-03-05T11:47:00Z">
          <w:pPr>
            <w:widowControl w:val="0"/>
            <w:autoSpaceDE w:val="0"/>
            <w:autoSpaceDN w:val="0"/>
            <w:adjustRightInd w:val="0"/>
          </w:pPr>
        </w:pPrChange>
      </w:pPr>
      <w:ins w:id="1861" w:author="Sarah Thomas" w:date="2014-03-05T11:46:00Z">
        <w:r>
          <w:t>{{</w:t>
        </w:r>
        <w:r w:rsidRPr="00A918EB">
          <w:t>$</w:t>
        </w:r>
        <w:proofErr w:type="gramStart"/>
        <w:r w:rsidRPr="00A918EB">
          <w:t>category</w:t>
        </w:r>
        <w:proofErr w:type="gramEnd"/>
        <w:r w:rsidRPr="00A918EB">
          <w:t>=$skill["category"]</w:t>
        </w:r>
        <w:r>
          <w:t>}}</w:t>
        </w:r>
      </w:ins>
    </w:p>
    <w:p w14:paraId="59EB8123" w14:textId="4BB761CF" w:rsidR="005A223E" w:rsidRDefault="005A223E">
      <w:pPr>
        <w:pStyle w:val="BodyText"/>
        <w:rPr>
          <w:ins w:id="1862" w:author="Sarah Thomas" w:date="2014-03-05T11:55:00Z"/>
        </w:rPr>
        <w:pPrChange w:id="1863" w:author="Sarah Thomas" w:date="2014-03-05T11:47:00Z">
          <w:pPr>
            <w:widowControl w:val="0"/>
            <w:autoSpaceDE w:val="0"/>
            <w:autoSpaceDN w:val="0"/>
            <w:adjustRightInd w:val="0"/>
          </w:pPr>
        </w:pPrChange>
      </w:pPr>
      <w:ins w:id="1864" w:author="Sarah Thomas" w:date="2014-03-05T11:47:00Z">
        <w:r>
          <w:t xml:space="preserve">Due to the </w:t>
        </w:r>
      </w:ins>
      <w:ins w:id="1865" w:author="Sarah Thomas" w:date="2014-03-05T11:48:00Z">
        <w:r>
          <w:t>nature of HTML checkboxes</w:t>
        </w:r>
      </w:ins>
      <w:ins w:id="1866" w:author="Sarah Thomas" w:date="2014-03-05T11:49:00Z">
        <w:r>
          <w:t>,</w:t>
        </w:r>
      </w:ins>
      <w:ins w:id="1867" w:author="Sarah Thomas" w:date="2014-03-05T11:48:00Z">
        <w:r>
          <w:t xml:space="preserve"> to maintain state of the checkboxes an array of arrays has been returned to the view from the controller instead of </w:t>
        </w:r>
      </w:ins>
      <w:ins w:id="1868" w:author="Sarah Thomas" w:date="2014-03-05T11:49:00Z">
        <w:r>
          <w:t>an array of objects.</w:t>
        </w:r>
      </w:ins>
    </w:p>
    <w:p w14:paraId="3CFFF435" w14:textId="1C4B585B" w:rsidR="005A223E" w:rsidRDefault="005A223E" w:rsidP="005A223E">
      <w:pPr>
        <w:pStyle w:val="Heading4"/>
        <w:rPr>
          <w:ins w:id="1869" w:author="Sarah Thomas" w:date="2014-03-05T11:55:00Z"/>
        </w:rPr>
      </w:pPr>
      <w:proofErr w:type="gramStart"/>
      <w:ins w:id="1870" w:author="Sarah Thomas" w:date="2014-03-05T11:55:00Z">
        <w:r>
          <w:t>views</w:t>
        </w:r>
        <w:proofErr w:type="gramEnd"/>
        <w:r>
          <w:t>/showProfile</w:t>
        </w:r>
        <w:r w:rsidRPr="00294E61">
          <w:t>.blade</w:t>
        </w:r>
        <w:r>
          <w:t>.php</w:t>
        </w:r>
      </w:ins>
    </w:p>
    <w:p w14:paraId="5722C8FC" w14:textId="3F8F6E42" w:rsidR="00A227A9" w:rsidRDefault="00A227A9">
      <w:pPr>
        <w:pStyle w:val="BodyText"/>
        <w:rPr>
          <w:ins w:id="1871" w:author="Sarah Thomas" w:date="2014-03-05T13:43:00Z"/>
        </w:rPr>
        <w:pPrChange w:id="1872" w:author="Sarah Thomas" w:date="2014-03-05T13:45:00Z">
          <w:pPr>
            <w:widowControl w:val="0"/>
            <w:autoSpaceDE w:val="0"/>
            <w:autoSpaceDN w:val="0"/>
            <w:adjustRightInd w:val="0"/>
          </w:pPr>
        </w:pPrChange>
      </w:pPr>
      <w:ins w:id="1873" w:author="Sarah Thomas" w:date="2014-03-05T13:41:00Z">
        <w:r>
          <w:lastRenderedPageBreak/>
          <w:t xml:space="preserve">This page </w:t>
        </w:r>
        <w:r w:rsidRPr="003E3348">
          <w:t>displays</w:t>
        </w:r>
        <w:r>
          <w:t xml:space="preserve"> the fields from the </w:t>
        </w:r>
        <w:r w:rsidRPr="00A227A9">
          <w:rPr>
            <w:i/>
            <w:rPrChange w:id="1874" w:author="Sarah Thomas" w:date="2014-03-05T13:41:00Z">
              <w:rPr/>
            </w:rPrChange>
          </w:rPr>
          <w:t>users</w:t>
        </w:r>
        <w:r>
          <w:t xml:space="preserve"> table that are available for any other user to view</w:t>
        </w:r>
      </w:ins>
      <w:ins w:id="1875" w:author="Sarah Thomas" w:date="2014-03-05T13:42:00Z">
        <w:r>
          <w:t xml:space="preserve">. </w:t>
        </w:r>
      </w:ins>
      <w:ins w:id="1876" w:author="Sarah Thomas" w:date="2014-03-05T13:44:00Z">
        <w:r w:rsidR="003E3348">
          <w:t xml:space="preserve">Offered </w:t>
        </w:r>
      </w:ins>
      <w:ins w:id="1877" w:author="Sarah Thomas" w:date="2014-03-05T13:43:00Z">
        <w:r w:rsidR="003E3348">
          <w:t>s</w:t>
        </w:r>
        <w:r>
          <w:t xml:space="preserve">kills </w:t>
        </w:r>
        <w:r w:rsidR="003E3348">
          <w:t xml:space="preserve">are obtained </w:t>
        </w:r>
      </w:ins>
      <w:ins w:id="1878" w:author="Sarah Thomas" w:date="2014-03-05T13:44:00Z">
        <w:r w:rsidR="003E3348">
          <w:t xml:space="preserve">fro the </w:t>
        </w:r>
        <w:r w:rsidR="003E3348" w:rsidRPr="003E3348">
          <w:rPr>
            <w:i/>
            <w:rPrChange w:id="1879" w:author="Sarah Thomas" w:date="2014-03-05T13:44:00Z">
              <w:rPr/>
            </w:rPrChange>
          </w:rPr>
          <w:t>skill_offers</w:t>
        </w:r>
        <w:r w:rsidR="003E3348">
          <w:t xml:space="preserve"> table.</w:t>
        </w:r>
      </w:ins>
    </w:p>
    <w:p w14:paraId="680C5AB0" w14:textId="6C8555A5" w:rsidR="005A223E" w:rsidRDefault="00A227A9">
      <w:pPr>
        <w:pStyle w:val="BodyText"/>
        <w:rPr>
          <w:ins w:id="1880" w:author="Sarah Thomas" w:date="2014-03-05T13:45:00Z"/>
        </w:rPr>
        <w:pPrChange w:id="1881" w:author="Sarah Thomas" w:date="2014-03-05T11:47:00Z">
          <w:pPr>
            <w:widowControl w:val="0"/>
            <w:autoSpaceDE w:val="0"/>
            <w:autoSpaceDN w:val="0"/>
            <w:adjustRightInd w:val="0"/>
          </w:pPr>
        </w:pPrChange>
      </w:pPr>
      <w:ins w:id="1882" w:author="Sarah Thomas" w:date="2014-03-05T13:42:00Z">
        <w:r>
          <w:t>It also provides a link to send a message to this user.</w:t>
        </w:r>
      </w:ins>
    </w:p>
    <w:p w14:paraId="73DC54D2" w14:textId="54EACC9B" w:rsidR="003E3348" w:rsidRDefault="003E3348" w:rsidP="003E3348">
      <w:pPr>
        <w:pStyle w:val="Heading4"/>
        <w:rPr>
          <w:ins w:id="1883" w:author="Sarah Thomas" w:date="2014-03-05T13:45:00Z"/>
        </w:rPr>
      </w:pPr>
      <w:proofErr w:type="gramStart"/>
      <w:ins w:id="1884" w:author="Sarah Thomas" w:date="2014-03-05T13:45:00Z">
        <w:r>
          <w:t>views</w:t>
        </w:r>
        <w:proofErr w:type="gramEnd"/>
        <w:r>
          <w:t>/</w:t>
        </w:r>
        <w:proofErr w:type="spellStart"/>
        <w:r>
          <w:t>editProfile</w:t>
        </w:r>
        <w:r w:rsidRPr="00294E61">
          <w:t>.blade</w:t>
        </w:r>
        <w:r>
          <w:t>.php</w:t>
        </w:r>
        <w:proofErr w:type="spellEnd"/>
      </w:ins>
    </w:p>
    <w:p w14:paraId="6124EA96" w14:textId="68084FF7" w:rsidR="003E3348" w:rsidRDefault="003E3348">
      <w:pPr>
        <w:pStyle w:val="BodyText"/>
        <w:rPr>
          <w:ins w:id="1885" w:author="Sarah Thomas" w:date="2014-03-05T13:49:00Z"/>
        </w:rPr>
      </w:pPr>
      <w:ins w:id="1886" w:author="Sarah Thomas" w:date="2014-03-05T13:45:00Z">
        <w:r>
          <w:t xml:space="preserve">This page </w:t>
        </w:r>
      </w:ins>
      <w:ins w:id="1887" w:author="Sarah Thomas" w:date="2014-03-05T13:46:00Z">
        <w:r>
          <w:t xml:space="preserve">allows a logged in user to edit the information that is displayed in the public profile with </w:t>
        </w:r>
        <w:r w:rsidRPr="003E3348">
          <w:rPr>
            <w:i/>
            <w:rPrChange w:id="1888" w:author="Sarah Thomas" w:date="2014-03-05T13:46:00Z">
              <w:rPr/>
            </w:rPrChange>
          </w:rPr>
          <w:t>showProfile.blade.php</w:t>
        </w:r>
      </w:ins>
      <w:ins w:id="1889" w:author="Sarah Thomas" w:date="2014-03-05T13:47:00Z">
        <w:r>
          <w:rPr>
            <w:i/>
          </w:rPr>
          <w:t xml:space="preserve">. </w:t>
        </w:r>
        <w:r>
          <w:t>The user can upload a new photo and edit their biography text as well as change the list of skills they offer.</w:t>
        </w:r>
      </w:ins>
    </w:p>
    <w:p w14:paraId="407DF13A" w14:textId="1430EB22" w:rsidR="003E3348" w:rsidRDefault="003E3348" w:rsidP="003E3348">
      <w:pPr>
        <w:pStyle w:val="Heading4"/>
        <w:rPr>
          <w:ins w:id="1890" w:author="Sarah Thomas" w:date="2014-03-05T13:49:00Z"/>
        </w:rPr>
      </w:pPr>
      <w:proofErr w:type="gramStart"/>
      <w:ins w:id="1891" w:author="Sarah Thomas" w:date="2014-03-05T13:49:00Z">
        <w:r>
          <w:t>views</w:t>
        </w:r>
        <w:proofErr w:type="gramEnd"/>
        <w:r>
          <w:t>/</w:t>
        </w:r>
        <w:proofErr w:type="spellStart"/>
        <w:r>
          <w:t>readMessage</w:t>
        </w:r>
        <w:r w:rsidRPr="00294E61">
          <w:t>.blade</w:t>
        </w:r>
        <w:r>
          <w:t>.php</w:t>
        </w:r>
        <w:proofErr w:type="spellEnd"/>
      </w:ins>
    </w:p>
    <w:p w14:paraId="3A9C08B3" w14:textId="45264F10" w:rsidR="003E3348" w:rsidRPr="007C76CB" w:rsidRDefault="003E3348" w:rsidP="003E3348">
      <w:pPr>
        <w:pStyle w:val="BodyText"/>
        <w:rPr>
          <w:ins w:id="1892" w:author="Sarah Thomas" w:date="2014-03-05T13:49:00Z"/>
        </w:rPr>
      </w:pPr>
      <w:ins w:id="1893" w:author="Sarah Thomas" w:date="2014-03-05T13:49:00Z">
        <w:r>
          <w:t xml:space="preserve">This </w:t>
        </w:r>
      </w:ins>
      <w:ins w:id="1894" w:author="Sarah Thomas" w:date="2014-03-05T13:51:00Z">
        <w:r>
          <w:t>allows a user to view their internal messages</w:t>
        </w:r>
      </w:ins>
      <w:ins w:id="1895" w:author="Sarah Thomas" w:date="2014-03-05T13:49:00Z">
        <w:r>
          <w:t>.</w:t>
        </w:r>
      </w:ins>
      <w:ins w:id="1896" w:author="Sarah Thomas" w:date="2014-03-05T13:52:00Z">
        <w:r>
          <w:t xml:space="preserve"> This page uses </w:t>
        </w:r>
        <w:proofErr w:type="spellStart"/>
        <w:r>
          <w:t>jQuery</w:t>
        </w:r>
        <w:proofErr w:type="spellEnd"/>
        <w:r>
          <w:t xml:space="preserve"> to allow the message body to slide down when the message subject button is clicked. We felt that a simple sliding animation here </w:t>
        </w:r>
      </w:ins>
      <w:ins w:id="1897" w:author="Sarah Thomas" w:date="2014-03-05T13:53:00Z">
        <w:r w:rsidR="00B0411F">
          <w:t xml:space="preserve">helped users to navigate and understand the page. An AJAX request sent via </w:t>
        </w:r>
        <w:proofErr w:type="spellStart"/>
        <w:r w:rsidR="00B0411F">
          <w:t>jQuery</w:t>
        </w:r>
        <w:proofErr w:type="spellEnd"/>
        <w:r w:rsidR="00B0411F">
          <w:t xml:space="preserve"> marks messages that have been read with a request via the </w:t>
        </w:r>
        <w:proofErr w:type="spellStart"/>
        <w:proofErr w:type="gramStart"/>
        <w:r w:rsidR="00B0411F" w:rsidRPr="00B0411F">
          <w:rPr>
            <w:i/>
            <w:rPrChange w:id="1898" w:author="Sarah Thomas" w:date="2014-03-05T13:55:00Z">
              <w:rPr/>
            </w:rPrChange>
          </w:rPr>
          <w:t>messageController</w:t>
        </w:r>
      </w:ins>
      <w:proofErr w:type="spellEnd"/>
      <w:ins w:id="1899" w:author="Sarah Thomas" w:date="2014-03-05T13:52:00Z">
        <w:r>
          <w:t xml:space="preserve"> </w:t>
        </w:r>
      </w:ins>
      <w:ins w:id="1900" w:author="Sarah Thomas" w:date="2014-03-05T13:56:00Z">
        <w:r w:rsidR="00B0411F">
          <w:t>.</w:t>
        </w:r>
        <w:proofErr w:type="gramEnd"/>
        <w:r w:rsidR="00B0411F">
          <w:t xml:space="preserve"> This</w:t>
        </w:r>
      </w:ins>
      <w:ins w:id="1901" w:author="Sarah Thomas" w:date="2014-03-05T13:55:00Z">
        <w:r w:rsidR="00B0411F">
          <w:t xml:space="preserve"> update</w:t>
        </w:r>
      </w:ins>
      <w:ins w:id="1902" w:author="Sarah Thomas" w:date="2014-03-05T13:56:00Z">
        <w:r w:rsidR="00B0411F">
          <w:t>s</w:t>
        </w:r>
      </w:ins>
      <w:ins w:id="1903" w:author="Sarah Thomas" w:date="2014-03-05T13:55:00Z">
        <w:r w:rsidR="00B0411F">
          <w:t xml:space="preserve"> the </w:t>
        </w:r>
        <w:proofErr w:type="spellStart"/>
        <w:r w:rsidR="00B0411F" w:rsidRPr="00B0411F">
          <w:rPr>
            <w:i/>
            <w:rPrChange w:id="1904" w:author="Sarah Thomas" w:date="2014-03-05T13:55:00Z">
              <w:rPr/>
            </w:rPrChange>
          </w:rPr>
          <w:t>read_flag</w:t>
        </w:r>
        <w:proofErr w:type="spellEnd"/>
        <w:r w:rsidR="00B0411F">
          <w:t xml:space="preserve"> in the </w:t>
        </w:r>
        <w:r w:rsidR="00B0411F" w:rsidRPr="00B0411F">
          <w:rPr>
            <w:i/>
            <w:rPrChange w:id="1905" w:author="Sarah Thomas" w:date="2014-03-05T13:55:00Z">
              <w:rPr/>
            </w:rPrChange>
          </w:rPr>
          <w:t>messages</w:t>
        </w:r>
        <w:r w:rsidR="00B0411F">
          <w:t xml:space="preserve"> table</w:t>
        </w:r>
      </w:ins>
      <w:ins w:id="1906" w:author="Sarah Thomas" w:date="2014-03-05T13:56:00Z">
        <w:r w:rsidR="00B0411F">
          <w:t>.</w:t>
        </w:r>
      </w:ins>
      <w:ins w:id="1907" w:author="Sarah Thomas" w:date="2014-03-05T13:57:00Z">
        <w:r w:rsidR="00B0411F">
          <w:t xml:space="preserve"> Clicking on the message subject also reveals a link to respond to the sender of the message.</w:t>
        </w:r>
      </w:ins>
    </w:p>
    <w:p w14:paraId="0F069193" w14:textId="55D4964F" w:rsidR="003E3348" w:rsidRDefault="003E3348" w:rsidP="003E3348">
      <w:pPr>
        <w:pStyle w:val="Heading4"/>
        <w:rPr>
          <w:ins w:id="1908" w:author="Sarah Thomas" w:date="2014-03-05T13:49:00Z"/>
        </w:rPr>
      </w:pPr>
      <w:proofErr w:type="gramStart"/>
      <w:ins w:id="1909" w:author="Sarah Thomas" w:date="2014-03-05T13:49:00Z">
        <w:r>
          <w:t>views</w:t>
        </w:r>
        <w:proofErr w:type="gramEnd"/>
        <w:r>
          <w:t>/</w:t>
        </w:r>
      </w:ins>
      <w:proofErr w:type="spellStart"/>
      <w:ins w:id="1910" w:author="Sarah Thomas" w:date="2014-03-05T13:50:00Z">
        <w:r>
          <w:t>sendMessage</w:t>
        </w:r>
      </w:ins>
      <w:ins w:id="1911" w:author="Sarah Thomas" w:date="2014-03-05T13:49:00Z">
        <w:r w:rsidRPr="00294E61">
          <w:t>.blade</w:t>
        </w:r>
        <w:r>
          <w:t>.php</w:t>
        </w:r>
        <w:proofErr w:type="spellEnd"/>
      </w:ins>
    </w:p>
    <w:p w14:paraId="0A0B6004" w14:textId="38DAF20C" w:rsidR="003E3348" w:rsidRPr="007C76CB" w:rsidRDefault="003E3348" w:rsidP="003E3348">
      <w:pPr>
        <w:pStyle w:val="BodyText"/>
        <w:rPr>
          <w:ins w:id="1912" w:author="Sarah Thomas" w:date="2014-03-05T13:49:00Z"/>
        </w:rPr>
      </w:pPr>
      <w:ins w:id="1913" w:author="Sarah Thomas" w:date="2014-03-05T13:49:00Z">
        <w:r>
          <w:t xml:space="preserve">This </w:t>
        </w:r>
      </w:ins>
      <w:ins w:id="1914" w:author="Sarah Thomas" w:date="2014-03-05T13:58:00Z">
        <w:r w:rsidR="00B0411F">
          <w:t xml:space="preserve">allows for a message to be sent to a user using the internal messaging system. The message is sent from the </w:t>
        </w:r>
        <w:r w:rsidR="00B0411F" w:rsidRPr="00A86747">
          <w:t>logged in user</w:t>
        </w:r>
      </w:ins>
    </w:p>
    <w:p w14:paraId="716F21FD" w14:textId="4D400BD9" w:rsidR="003E3348" w:rsidRDefault="003E3348" w:rsidP="003E3348">
      <w:pPr>
        <w:pStyle w:val="Heading4"/>
        <w:rPr>
          <w:ins w:id="1915" w:author="Sarah Thomas" w:date="2014-03-05T13:49:00Z"/>
        </w:rPr>
      </w:pPr>
      <w:proofErr w:type="gramStart"/>
      <w:ins w:id="1916" w:author="Sarah Thomas" w:date="2014-03-05T13:49:00Z">
        <w:r>
          <w:t>views</w:t>
        </w:r>
        <w:proofErr w:type="gramEnd"/>
        <w:r>
          <w:t>/</w:t>
        </w:r>
      </w:ins>
      <w:proofErr w:type="spellStart"/>
      <w:ins w:id="1917" w:author="Sarah Thomas" w:date="2014-03-05T13:50:00Z">
        <w:r>
          <w:t>search</w:t>
        </w:r>
      </w:ins>
      <w:ins w:id="1918" w:author="Sarah Thomas" w:date="2014-03-05T13:49:00Z">
        <w:r w:rsidRPr="00294E61">
          <w:t>.blade</w:t>
        </w:r>
        <w:r>
          <w:t>.php</w:t>
        </w:r>
        <w:proofErr w:type="spellEnd"/>
      </w:ins>
    </w:p>
    <w:p w14:paraId="4F77CB04" w14:textId="45369506" w:rsidR="003E3348" w:rsidRDefault="003E3348" w:rsidP="003E3348">
      <w:pPr>
        <w:pStyle w:val="BodyText"/>
        <w:rPr>
          <w:ins w:id="1919" w:author="Sarah Thomas" w:date="2014-03-05T14:04:00Z"/>
        </w:rPr>
      </w:pPr>
      <w:ins w:id="1920" w:author="Sarah Thomas" w:date="2014-03-05T13:49:00Z">
        <w:r>
          <w:t xml:space="preserve">This page </w:t>
        </w:r>
      </w:ins>
      <w:ins w:id="1921" w:author="Sarah Thomas" w:date="2014-03-05T13:59:00Z">
        <w:r w:rsidR="00B0411F">
          <w:t xml:space="preserve">allows for various searches to be performed. This has been split into several different </w:t>
        </w:r>
      </w:ins>
      <w:ins w:id="1922" w:author="Sarah Thomas" w:date="2014-03-05T14:01:00Z">
        <w:r w:rsidR="00B0411F">
          <w:t>searches,</w:t>
        </w:r>
      </w:ins>
      <w:ins w:id="1923" w:author="Sarah Thomas" w:date="2014-03-05T13:59:00Z">
        <w:r w:rsidR="00B0411F">
          <w:t xml:space="preserve"> as the logic required for each search is very different. </w:t>
        </w:r>
      </w:ins>
      <w:ins w:id="1924" w:author="Sarah Thomas" w:date="2014-03-05T14:00:00Z">
        <w:r w:rsidR="00B0411F">
          <w:t xml:space="preserve">For example </w:t>
        </w:r>
      </w:ins>
      <w:ins w:id="1925" w:author="Sarah Thomas" w:date="2014-03-05T13:59:00Z">
        <w:r w:rsidR="00B0411F">
          <w:t xml:space="preserve">it would not </w:t>
        </w:r>
      </w:ins>
      <w:ins w:id="1926" w:author="Sarah Thomas" w:date="2014-03-05T14:00:00Z">
        <w:r w:rsidR="00B0411F">
          <w:t xml:space="preserve">be meaningful to search the entire site/database for </w:t>
        </w:r>
      </w:ins>
      <w:ins w:id="1927" w:author="Sarah Thomas" w:date="2014-03-05T14:01:00Z">
        <w:r w:rsidR="00B0411F">
          <w:t>‘</w:t>
        </w:r>
        <w:proofErr w:type="spellStart"/>
        <w:r w:rsidR="00B0411F">
          <w:t>php</w:t>
        </w:r>
        <w:proofErr w:type="spellEnd"/>
        <w:r w:rsidR="00B0411F">
          <w:t>’</w:t>
        </w:r>
      </w:ins>
      <w:ins w:id="1928" w:author="Sarah Thomas" w:date="2014-03-05T14:02:00Z">
        <w:r w:rsidR="00B0411F">
          <w:t xml:space="preserve">. This phrase only occurs once in the database in the </w:t>
        </w:r>
        <w:r w:rsidR="00B0411F" w:rsidRPr="00B0411F">
          <w:rPr>
            <w:i/>
            <w:rPrChange w:id="1929" w:author="Sarah Thomas" w:date="2014-03-05T14:03:00Z">
              <w:rPr/>
            </w:rPrChange>
          </w:rPr>
          <w:t>skills</w:t>
        </w:r>
        <w:r w:rsidR="00B0411F">
          <w:t xml:space="preserve"> table</w:t>
        </w:r>
      </w:ins>
      <w:ins w:id="1930" w:author="Sarah Thomas" w:date="2014-03-05T14:03:00Z">
        <w:r w:rsidR="00B0411F">
          <w:t xml:space="preserve">. It is however, more meaningful to search for </w:t>
        </w:r>
        <w:r w:rsidR="00B0411F" w:rsidRPr="00954C0F">
          <w:rPr>
            <w:i/>
            <w:rPrChange w:id="1931" w:author="Sarah Thomas" w:date="2014-03-05T14:03:00Z">
              <w:rPr/>
            </w:rPrChange>
          </w:rPr>
          <w:t xml:space="preserve">all users who offer </w:t>
        </w:r>
        <w:proofErr w:type="spellStart"/>
        <w:r w:rsidR="00B0411F" w:rsidRPr="00954C0F">
          <w:rPr>
            <w:i/>
            <w:rPrChange w:id="1932" w:author="Sarah Thomas" w:date="2014-03-05T14:03:00Z">
              <w:rPr/>
            </w:rPrChange>
          </w:rPr>
          <w:t>php</w:t>
        </w:r>
        <w:proofErr w:type="spellEnd"/>
        <w:r w:rsidR="00B0411F" w:rsidRPr="00954C0F">
          <w:rPr>
            <w:i/>
            <w:rPrChange w:id="1933" w:author="Sarah Thomas" w:date="2014-03-05T14:03:00Z">
              <w:rPr/>
            </w:rPrChange>
          </w:rPr>
          <w:t xml:space="preserve"> as a skill</w:t>
        </w:r>
        <w:r w:rsidR="00954C0F">
          <w:t xml:space="preserve"> or </w:t>
        </w:r>
      </w:ins>
      <w:ins w:id="1934" w:author="Sarah Thomas" w:date="2014-03-05T14:04:00Z">
        <w:r w:rsidR="00954C0F">
          <w:rPr>
            <w:i/>
          </w:rPr>
          <w:t xml:space="preserve">all ventures seeking </w:t>
        </w:r>
        <w:proofErr w:type="spellStart"/>
        <w:r w:rsidR="00954C0F">
          <w:rPr>
            <w:i/>
          </w:rPr>
          <w:t>php</w:t>
        </w:r>
        <w:proofErr w:type="spellEnd"/>
        <w:r w:rsidR="00954C0F">
          <w:rPr>
            <w:i/>
          </w:rPr>
          <w:t xml:space="preserve"> skills</w:t>
        </w:r>
        <w:r w:rsidR="00954C0F">
          <w:t>.</w:t>
        </w:r>
      </w:ins>
    </w:p>
    <w:p w14:paraId="59FFDA46" w14:textId="54584F92" w:rsidR="00954C0F" w:rsidRDefault="00954C0F" w:rsidP="003E3348">
      <w:pPr>
        <w:pStyle w:val="BodyText"/>
        <w:rPr>
          <w:ins w:id="1935" w:author="Sarah Thomas" w:date="2014-03-05T14:07:00Z"/>
        </w:rPr>
      </w:pPr>
      <w:ins w:id="1936" w:author="Sarah Thomas" w:date="2014-03-05T14:04:00Z">
        <w:r>
          <w:t>The searches are all based on SQL LIKE statements so empty search fields list all possible results. We only have a small dataset so this does not present a problem but in a real system some sort of pagination or limit on the number of results returned would be required.</w:t>
        </w:r>
      </w:ins>
    </w:p>
    <w:p w14:paraId="5AF16D0D" w14:textId="39E7A6BA" w:rsidR="00954C0F" w:rsidRDefault="00954C0F" w:rsidP="003E3348">
      <w:pPr>
        <w:pStyle w:val="BodyText"/>
        <w:rPr>
          <w:ins w:id="1937" w:author="Sarah Thomas" w:date="2014-03-05T14:09:00Z"/>
        </w:rPr>
      </w:pPr>
      <w:ins w:id="1938" w:author="Sarah Thomas" w:date="2014-03-05T14:07:00Z">
        <w:r>
          <w:t xml:space="preserve">The </w:t>
        </w:r>
        <w:r w:rsidRPr="00954C0F">
          <w:rPr>
            <w:i/>
            <w:rPrChange w:id="1939" w:author="Sarah Thomas" w:date="2014-03-05T14:07:00Z">
              <w:rPr/>
            </w:rPrChange>
          </w:rPr>
          <w:t>search for user by name</w:t>
        </w:r>
        <w:r>
          <w:t xml:space="preserve"> selects all user names that contain the search string. The results are presented as links to that users profile page.</w:t>
        </w:r>
      </w:ins>
      <w:ins w:id="1940" w:author="Sarah Thomas" w:date="2014-03-05T14:08:00Z">
        <w:r>
          <w:t xml:space="preserve"> The </w:t>
        </w:r>
        <w:r w:rsidRPr="007C76CB">
          <w:rPr>
            <w:i/>
          </w:rPr>
          <w:t xml:space="preserve">search </w:t>
        </w:r>
        <w:r>
          <w:rPr>
            <w:i/>
          </w:rPr>
          <w:t>venture title</w:t>
        </w:r>
        <w:r>
          <w:t xml:space="preserve"> works in a similar fashion presenting links to ventures as results.</w:t>
        </w:r>
      </w:ins>
    </w:p>
    <w:p w14:paraId="06F404B7" w14:textId="6169AE17" w:rsidR="00954C0F" w:rsidRPr="00954C0F" w:rsidRDefault="00954C0F" w:rsidP="003E3348">
      <w:pPr>
        <w:pStyle w:val="BodyText"/>
        <w:rPr>
          <w:ins w:id="1941" w:author="Sarah Thomas" w:date="2014-03-05T13:49:00Z"/>
        </w:rPr>
      </w:pPr>
      <w:ins w:id="1942" w:author="Sarah Thomas" w:date="2014-03-05T14:09:00Z">
        <w:r>
          <w:t xml:space="preserve">The </w:t>
        </w:r>
        <w:r w:rsidRPr="00954C0F">
          <w:rPr>
            <w:i/>
            <w:rPrChange w:id="1943" w:author="Sarah Thomas" w:date="2014-03-05T14:09:00Z">
              <w:rPr/>
            </w:rPrChange>
          </w:rPr>
          <w:t>search for skills offered</w:t>
        </w:r>
        <w:r>
          <w:t xml:space="preserve"> does not include all skills in the system </w:t>
        </w:r>
      </w:ins>
      <w:ins w:id="1944" w:author="Sarah Thomas" w:date="2014-03-05T14:10:00Z">
        <w:r>
          <w:t>as possible results, but only searches the subset of skills actually being offered by users. So for example</w:t>
        </w:r>
      </w:ins>
      <w:ins w:id="1945" w:author="Sarah Thomas" w:date="2014-03-05T14:11:00Z">
        <w:r>
          <w:t>,</w:t>
        </w:r>
      </w:ins>
      <w:ins w:id="1946" w:author="Sarah Thomas" w:date="2014-03-05T14:10:00Z">
        <w:r>
          <w:t xml:space="preserve"> as no users are offering the skill</w:t>
        </w:r>
      </w:ins>
      <w:ins w:id="1947" w:author="Sarah Thomas" w:date="2014-03-05T14:11:00Z">
        <w:r>
          <w:t xml:space="preserve"> of Garden Design, a search for ‘garden’ yields no results.</w:t>
        </w:r>
      </w:ins>
      <w:ins w:id="1948" w:author="Sarah Thomas" w:date="2014-03-05T14:13:00Z">
        <w:r>
          <w:t xml:space="preserve"> A search for ‘java’ will </w:t>
        </w:r>
      </w:ins>
      <w:ins w:id="1949" w:author="Sarah Thomas" w:date="2014-03-05T14:14:00Z">
        <w:r w:rsidR="00A346C4">
          <w:t xml:space="preserve">display all offered skills containing the string ‘java’ as links. Clicking on one of these links will display all users offering </w:t>
        </w:r>
      </w:ins>
      <w:ins w:id="1950" w:author="Sarah Thomas" w:date="2014-03-05T14:15:00Z">
        <w:r w:rsidR="00A346C4">
          <w:t>Java as a</w:t>
        </w:r>
      </w:ins>
      <w:ins w:id="1951" w:author="Sarah Thomas" w:date="2014-03-05T14:14:00Z">
        <w:r w:rsidR="00A346C4">
          <w:t xml:space="preserve"> skill</w:t>
        </w:r>
      </w:ins>
      <w:ins w:id="1952" w:author="Sarah Thomas" w:date="2014-03-05T14:15:00Z">
        <w:r w:rsidR="00A346C4">
          <w:t>. Clicking on one of these users will take you to their profile page, and allow you to contact them with the messaging system,</w:t>
        </w:r>
      </w:ins>
    </w:p>
    <w:p w14:paraId="340860FF" w14:textId="590A4B61" w:rsidR="003E3348" w:rsidRPr="00A346C4" w:rsidRDefault="00A346C4">
      <w:pPr>
        <w:pStyle w:val="BodyText"/>
        <w:rPr>
          <w:ins w:id="1953" w:author="Sarah Thomas" w:date="2014-03-05T13:45:00Z"/>
        </w:rPr>
      </w:pPr>
      <w:ins w:id="1954" w:author="Sarah Thomas" w:date="2014-03-05T14:16:00Z">
        <w:r>
          <w:t xml:space="preserve">The </w:t>
        </w:r>
        <w:r>
          <w:rPr>
            <w:i/>
          </w:rPr>
          <w:t>search for skills wanted by ven</w:t>
        </w:r>
        <w:r w:rsidRPr="00A346C4">
          <w:rPr>
            <w:i/>
            <w:rPrChange w:id="1955" w:author="Sarah Thomas" w:date="2014-03-05T14:16:00Z">
              <w:rPr/>
            </w:rPrChange>
          </w:rPr>
          <w:t>t</w:t>
        </w:r>
        <w:r>
          <w:rPr>
            <w:i/>
          </w:rPr>
          <w:t>u</w:t>
        </w:r>
        <w:r w:rsidRPr="00A346C4">
          <w:rPr>
            <w:i/>
            <w:rPrChange w:id="1956" w:author="Sarah Thomas" w:date="2014-03-05T14:16:00Z">
              <w:rPr/>
            </w:rPrChange>
          </w:rPr>
          <w:t>res</w:t>
        </w:r>
        <w:r>
          <w:t xml:space="preserve"> </w:t>
        </w:r>
      </w:ins>
      <w:ins w:id="1957" w:author="Sarah Thomas" w:date="2014-03-05T14:17:00Z">
        <w:r>
          <w:t>works in a similar fashion to the previous search. This time it searches for skills that ventures require, and links to the relevant venture page.</w:t>
        </w:r>
      </w:ins>
    </w:p>
    <w:p w14:paraId="6C6AEAEE" w14:textId="518E62CC" w:rsidR="005A223E" w:rsidRDefault="005A223E" w:rsidP="005A223E">
      <w:pPr>
        <w:pStyle w:val="Heading4"/>
        <w:rPr>
          <w:ins w:id="1958" w:author="Sarah Thomas" w:date="2014-03-05T11:51:00Z"/>
        </w:rPr>
      </w:pPr>
      <w:proofErr w:type="gramStart"/>
      <w:ins w:id="1959" w:author="Sarah Thomas" w:date="2014-03-05T11:51:00Z">
        <w:r>
          <w:lastRenderedPageBreak/>
          <w:t>views</w:t>
        </w:r>
        <w:proofErr w:type="gramEnd"/>
        <w:r>
          <w:t>/</w:t>
        </w:r>
      </w:ins>
      <w:ins w:id="1960" w:author="Sarah Thomas" w:date="2014-03-15T09:50:00Z">
        <w:r w:rsidR="001961FE">
          <w:t>layout/</w:t>
        </w:r>
      </w:ins>
      <w:ins w:id="1961" w:author="Sarah Thomas" w:date="2014-03-05T11:51:00Z">
        <w:r>
          <w:t>footer</w:t>
        </w:r>
        <w:r w:rsidRPr="00294E61">
          <w:t>.blade</w:t>
        </w:r>
        <w:r>
          <w:t>.php</w:t>
        </w:r>
      </w:ins>
    </w:p>
    <w:p w14:paraId="47247E21" w14:textId="7BF591B9" w:rsidR="00A918EB" w:rsidRDefault="001961FE">
      <w:pPr>
        <w:pStyle w:val="BodyText"/>
        <w:rPr>
          <w:ins w:id="1962" w:author="Sarah Thomas" w:date="2014-03-05T11:53:00Z"/>
        </w:rPr>
        <w:pPrChange w:id="1963" w:author="Sarah Thomas" w:date="2014-03-05T11:47:00Z">
          <w:pPr>
            <w:widowControl w:val="0"/>
            <w:autoSpaceDE w:val="0"/>
            <w:autoSpaceDN w:val="0"/>
            <w:adjustRightInd w:val="0"/>
          </w:pPr>
        </w:pPrChange>
      </w:pPr>
      <w:ins w:id="1964" w:author="Sarah Thomas" w:date="2014-03-15T09:49:00Z">
        <w:r>
          <w:t>Using the Laravel Blade templating system</w:t>
        </w:r>
      </w:ins>
      <w:ins w:id="1965" w:author="Sarah Thomas" w:date="2014-03-15T09:50:00Z">
        <w:r>
          <w:t xml:space="preserve"> allow a footer template to be defined once.</w:t>
        </w:r>
      </w:ins>
      <w:ins w:id="1966" w:author="Sarah Thomas" w:date="2014-03-15T09:51:00Z">
        <w:r>
          <w:t xml:space="preserve"> The simple footer just holds a copyright statement but could be extended to include useful links.</w:t>
        </w:r>
      </w:ins>
    </w:p>
    <w:p w14:paraId="37D0279D" w14:textId="16E45EB2" w:rsidR="005A223E" w:rsidRDefault="005A223E" w:rsidP="005A223E">
      <w:pPr>
        <w:pStyle w:val="Heading4"/>
        <w:rPr>
          <w:ins w:id="1967" w:author="Sarah Thomas" w:date="2014-03-15T09:51:00Z"/>
        </w:rPr>
      </w:pPr>
      <w:proofErr w:type="gramStart"/>
      <w:ins w:id="1968" w:author="Sarah Thomas" w:date="2014-03-05T11:53:00Z">
        <w:r>
          <w:t>views</w:t>
        </w:r>
        <w:proofErr w:type="gramEnd"/>
        <w:r>
          <w:t>/</w:t>
        </w:r>
      </w:ins>
      <w:ins w:id="1969" w:author="Sarah Thomas" w:date="2014-03-15T09:51:00Z">
        <w:r w:rsidR="001961FE">
          <w:t>layout/</w:t>
        </w:r>
      </w:ins>
      <w:ins w:id="1970" w:author="Sarah Thomas" w:date="2014-03-05T11:53:00Z">
        <w:r>
          <w:t>header</w:t>
        </w:r>
        <w:r w:rsidRPr="00294E61">
          <w:t>.blade</w:t>
        </w:r>
        <w:r>
          <w:t>.php</w:t>
        </w:r>
      </w:ins>
    </w:p>
    <w:p w14:paraId="52118923" w14:textId="36CF1296" w:rsidR="001961FE" w:rsidRPr="00562733" w:rsidRDefault="001961FE">
      <w:pPr>
        <w:pStyle w:val="BodyText"/>
        <w:rPr>
          <w:ins w:id="1971" w:author="Sarah Thomas" w:date="2014-03-05T11:53:00Z"/>
        </w:rPr>
        <w:pPrChange w:id="1972" w:author="Sarah Thomas" w:date="2014-03-15T09:56:00Z">
          <w:pPr>
            <w:pStyle w:val="Heading4"/>
          </w:pPr>
        </w:pPrChange>
      </w:pPr>
      <w:ins w:id="1973" w:author="Sarah Thomas" w:date="2014-03-15T09:51:00Z">
        <w:r>
          <w:t>The header also utilises the Blade templating system</w:t>
        </w:r>
      </w:ins>
      <w:ins w:id="1974" w:author="Sarah Thomas" w:date="2014-03-15T09:52:00Z">
        <w:r w:rsidR="007B64E8">
          <w:t xml:space="preserve">. It contains the main navigation for the site. </w:t>
        </w:r>
      </w:ins>
      <w:ins w:id="1975" w:author="Sarah Thomas" w:date="2014-03-15T09:53:00Z">
        <w:r w:rsidR="007B64E8">
          <w:t xml:space="preserve">The request path is used to maintain a highlighted state for the current page. The Laravel authorisation system </w:t>
        </w:r>
      </w:ins>
      <w:ins w:id="1976" w:author="Sarah Thomas" w:date="2014-03-15T09:54:00Z">
        <w:r w:rsidR="007B64E8">
          <w:t>is used to change the menu according to the logged in state of the user. A logged in user has their icon displayed in the menu bar.</w:t>
        </w:r>
      </w:ins>
    </w:p>
    <w:p w14:paraId="0110FFE5" w14:textId="4108DD0F" w:rsidR="005A223E" w:rsidRDefault="005A223E" w:rsidP="005A223E">
      <w:pPr>
        <w:pStyle w:val="Heading4"/>
        <w:rPr>
          <w:ins w:id="1977" w:author="Sarah Thomas" w:date="2014-03-15T09:55:00Z"/>
          <w:i w:val="0"/>
        </w:rPr>
      </w:pPr>
      <w:proofErr w:type="gramStart"/>
      <w:ins w:id="1978" w:author="Sarah Thomas" w:date="2014-03-05T11:52:00Z">
        <w:r>
          <w:t>views</w:t>
        </w:r>
        <w:proofErr w:type="gramEnd"/>
        <w:r>
          <w:t>/</w:t>
        </w:r>
      </w:ins>
      <w:ins w:id="1979" w:author="Sarah Thomas" w:date="2014-03-15T09:55:00Z">
        <w:r w:rsidR="007B64E8">
          <w:t>layout/</w:t>
        </w:r>
      </w:ins>
      <w:proofErr w:type="spellStart"/>
      <w:ins w:id="1980" w:author="Sarah Thomas" w:date="2014-03-05T11:52:00Z">
        <w:r>
          <w:t>marketing</w:t>
        </w:r>
        <w:r w:rsidRPr="00294E61">
          <w:t>.blade</w:t>
        </w:r>
        <w:r>
          <w:t>.php</w:t>
        </w:r>
      </w:ins>
      <w:proofErr w:type="spellEnd"/>
    </w:p>
    <w:p w14:paraId="0C1556C1" w14:textId="4677B7D2" w:rsidR="007B64E8" w:rsidRPr="00562733" w:rsidRDefault="007B64E8">
      <w:pPr>
        <w:pStyle w:val="BodyText"/>
        <w:rPr>
          <w:ins w:id="1981" w:author="Sarah Thomas" w:date="2014-03-05T11:52:00Z"/>
        </w:rPr>
        <w:pPrChange w:id="1982" w:author="Sarah Thomas" w:date="2014-03-15T09:56:00Z">
          <w:pPr>
            <w:pStyle w:val="Heading4"/>
          </w:pPr>
        </w:pPrChange>
      </w:pPr>
      <w:ins w:id="1983" w:author="Sarah Thomas" w:date="2014-03-15T09:55:00Z">
        <w:r>
          <w:t xml:space="preserve">This view provides the content for the </w:t>
        </w:r>
      </w:ins>
      <w:ins w:id="1984" w:author="Sarah Thomas" w:date="2014-03-15T09:57:00Z">
        <w:r>
          <w:t>marketing section of</w:t>
        </w:r>
      </w:ins>
      <w:ins w:id="1985" w:author="Sarah Thomas" w:date="2014-03-15T09:55:00Z">
        <w:r>
          <w:t xml:space="preserve"> the home page.</w:t>
        </w:r>
      </w:ins>
    </w:p>
    <w:p w14:paraId="035DDC19" w14:textId="0C43C81A" w:rsidR="005A223E" w:rsidRDefault="005A223E" w:rsidP="005A223E">
      <w:pPr>
        <w:pStyle w:val="Heading4"/>
        <w:rPr>
          <w:ins w:id="1986" w:author="Sarah Thomas" w:date="2014-03-05T11:52:00Z"/>
        </w:rPr>
      </w:pPr>
      <w:proofErr w:type="gramStart"/>
      <w:ins w:id="1987" w:author="Sarah Thomas" w:date="2014-03-05T11:52:00Z">
        <w:r>
          <w:t>views</w:t>
        </w:r>
        <w:proofErr w:type="gramEnd"/>
        <w:r>
          <w:t>/</w:t>
        </w:r>
      </w:ins>
      <w:ins w:id="1988" w:author="Sarah Thomas" w:date="2014-03-15T09:57:00Z">
        <w:r w:rsidR="007B64E8">
          <w:t>layout/</w:t>
        </w:r>
      </w:ins>
      <w:proofErr w:type="spellStart"/>
      <w:ins w:id="1989" w:author="Sarah Thomas" w:date="2014-03-05T11:52:00Z">
        <w:r>
          <w:t>caro</w:t>
        </w:r>
      </w:ins>
      <w:ins w:id="1990" w:author="Sarah Thomas" w:date="2014-03-05T11:53:00Z">
        <w:r>
          <w:t>u</w:t>
        </w:r>
      </w:ins>
      <w:ins w:id="1991" w:author="Sarah Thomas" w:date="2014-03-05T11:52:00Z">
        <w:r>
          <w:t>sel</w:t>
        </w:r>
        <w:r w:rsidRPr="00294E61">
          <w:t>.blade</w:t>
        </w:r>
        <w:r>
          <w:t>.php</w:t>
        </w:r>
        <w:proofErr w:type="spellEnd"/>
      </w:ins>
    </w:p>
    <w:p w14:paraId="48980D51" w14:textId="4AC14E3E" w:rsidR="007B64E8" w:rsidRDefault="007B64E8" w:rsidP="007B64E8">
      <w:pPr>
        <w:pStyle w:val="BodyText"/>
        <w:rPr>
          <w:ins w:id="1992" w:author="Sarah Thomas" w:date="2014-03-16T15:16:00Z"/>
        </w:rPr>
      </w:pPr>
      <w:ins w:id="1993" w:author="Sarah Thomas" w:date="2014-03-15T09:57:00Z">
        <w:r>
          <w:t xml:space="preserve">This view provides the content for the </w:t>
        </w:r>
      </w:ins>
      <w:ins w:id="1994" w:author="Sarah Thomas" w:date="2014-03-15T09:58:00Z">
        <w:r>
          <w:t>carousel</w:t>
        </w:r>
      </w:ins>
      <w:ins w:id="1995" w:author="Sarah Thomas" w:date="2014-03-15T09:57:00Z">
        <w:r>
          <w:t xml:space="preserve"> section of the home page.</w:t>
        </w:r>
      </w:ins>
    </w:p>
    <w:p w14:paraId="7D55BA0B" w14:textId="23F9949C" w:rsidR="008F6966" w:rsidRDefault="008F6966" w:rsidP="008F6966">
      <w:pPr>
        <w:pStyle w:val="Heading4"/>
        <w:rPr>
          <w:ins w:id="1996" w:author="Sarah Thomas" w:date="2014-03-16T15:16:00Z"/>
        </w:rPr>
      </w:pPr>
      <w:proofErr w:type="gramStart"/>
      <w:ins w:id="1997" w:author="Sarah Thomas" w:date="2014-03-16T15:16:00Z">
        <w:r>
          <w:t>views</w:t>
        </w:r>
        <w:proofErr w:type="gramEnd"/>
        <w:r>
          <w:t>/users/</w:t>
        </w:r>
        <w:proofErr w:type="spellStart"/>
        <w:r>
          <w:t>dashboard</w:t>
        </w:r>
        <w:r w:rsidRPr="00294E61">
          <w:t>.blade</w:t>
        </w:r>
        <w:r>
          <w:t>.php</w:t>
        </w:r>
        <w:proofErr w:type="spellEnd"/>
      </w:ins>
    </w:p>
    <w:p w14:paraId="5CCF26F7" w14:textId="2A6229CC" w:rsidR="008F6966" w:rsidRPr="009819BF" w:rsidRDefault="008F6966" w:rsidP="008F6966">
      <w:pPr>
        <w:pStyle w:val="BodyText"/>
        <w:rPr>
          <w:ins w:id="1998" w:author="Sarah Thomas" w:date="2014-03-16T15:16:00Z"/>
        </w:rPr>
      </w:pPr>
      <w:ins w:id="1999" w:author="Sarah Thomas" w:date="2014-03-16T15:16:00Z">
        <w:r>
          <w:t xml:space="preserve">This view </w:t>
        </w:r>
      </w:ins>
      <w:ins w:id="2000" w:author="Sarah Thomas" w:date="2014-03-16T15:17:00Z">
        <w:r>
          <w:t>allows registered users to access their profile</w:t>
        </w:r>
      </w:ins>
      <w:ins w:id="2001" w:author="Sarah Thomas" w:date="2014-03-16T15:18:00Z">
        <w:r>
          <w:t>, messages</w:t>
        </w:r>
      </w:ins>
      <w:ins w:id="2002" w:author="Sarah Thomas" w:date="2014-03-16T15:17:00Z">
        <w:r>
          <w:t xml:space="preserve"> and ventures</w:t>
        </w:r>
      </w:ins>
      <w:ins w:id="2003" w:author="Sarah Thomas" w:date="2014-03-16T15:16:00Z">
        <w:r>
          <w:t>.</w:t>
        </w:r>
      </w:ins>
      <w:ins w:id="2004" w:author="Sarah Thomas" w:date="2014-03-16T15:18:00Z">
        <w:r>
          <w:t xml:space="preserve"> It is a landing page having logged into the system.</w:t>
        </w:r>
      </w:ins>
    </w:p>
    <w:p w14:paraId="0E098BCF" w14:textId="70309466" w:rsidR="005A223E" w:rsidRDefault="005A223E" w:rsidP="005A223E">
      <w:pPr>
        <w:pStyle w:val="Heading4"/>
        <w:rPr>
          <w:ins w:id="2005" w:author="Sarah Thomas" w:date="2014-03-05T11:54:00Z"/>
        </w:rPr>
      </w:pPr>
      <w:proofErr w:type="gramStart"/>
      <w:ins w:id="2006" w:author="Sarah Thomas" w:date="2014-03-05T11:54:00Z">
        <w:r>
          <w:t>views</w:t>
        </w:r>
        <w:proofErr w:type="gramEnd"/>
        <w:r>
          <w:t>/</w:t>
        </w:r>
        <w:proofErr w:type="spellStart"/>
        <w:r>
          <w:t>home</w:t>
        </w:r>
        <w:r w:rsidRPr="00294E61">
          <w:t>.blade</w:t>
        </w:r>
        <w:r>
          <w:t>.php</w:t>
        </w:r>
        <w:proofErr w:type="spellEnd"/>
      </w:ins>
    </w:p>
    <w:p w14:paraId="63A22A92" w14:textId="2D2FBEC2" w:rsidR="007B64E8" w:rsidRPr="009819BF" w:rsidRDefault="007B64E8" w:rsidP="007B64E8">
      <w:pPr>
        <w:pStyle w:val="BodyText"/>
        <w:rPr>
          <w:ins w:id="2007" w:author="Sarah Thomas" w:date="2014-03-15T09:58:00Z"/>
        </w:rPr>
      </w:pPr>
      <w:ins w:id="2008" w:author="Sarah Thomas" w:date="2014-03-15T09:58:00Z">
        <w:r>
          <w:t xml:space="preserve">This view </w:t>
        </w:r>
      </w:ins>
      <w:ins w:id="2009" w:author="Sarah Thomas" w:date="2014-03-15T09:59:00Z">
        <w:r>
          <w:t xml:space="preserve">selects the template content to be displayed on the </w:t>
        </w:r>
      </w:ins>
      <w:ins w:id="2010" w:author="Sarah Thomas" w:date="2014-03-15T09:58:00Z">
        <w:r>
          <w:t>home page.</w:t>
        </w:r>
      </w:ins>
    </w:p>
    <w:p w14:paraId="5184C9F7" w14:textId="2100787C" w:rsidR="0072751E" w:rsidRDefault="00920CA9">
      <w:pPr>
        <w:pStyle w:val="Heading4"/>
        <w:rPr>
          <w:ins w:id="2011" w:author="Sarah Thomas" w:date="2014-03-05T14:25:00Z"/>
        </w:rPr>
        <w:pPrChange w:id="2012" w:author="Sarah Thomas" w:date="2014-03-05T14:25:00Z">
          <w:pPr>
            <w:widowControl w:val="0"/>
            <w:autoSpaceDE w:val="0"/>
            <w:autoSpaceDN w:val="0"/>
            <w:adjustRightInd w:val="0"/>
          </w:pPr>
        </w:pPrChange>
      </w:pPr>
      <w:proofErr w:type="gramStart"/>
      <w:ins w:id="2013" w:author="Sarah Thomas" w:date="2014-03-05T14:23:00Z">
        <w:r>
          <w:t>c</w:t>
        </w:r>
        <w:r w:rsidR="0072751E">
          <w:t>ontrollers</w:t>
        </w:r>
        <w:proofErr w:type="gramEnd"/>
        <w:r w:rsidR="0072751E">
          <w:t>/</w:t>
        </w:r>
      </w:ins>
      <w:proofErr w:type="spellStart"/>
      <w:ins w:id="2014" w:author="Sarah Thomas" w:date="2014-03-05T14:22:00Z">
        <w:r>
          <w:t>M</w:t>
        </w:r>
        <w:r w:rsidR="0072751E">
          <w:t>essage</w:t>
        </w:r>
      </w:ins>
      <w:ins w:id="2015" w:author="Sarah Thomas" w:date="2014-03-05T14:24:00Z">
        <w:r>
          <w:t>Controller.php</w:t>
        </w:r>
      </w:ins>
      <w:proofErr w:type="spellEnd"/>
    </w:p>
    <w:p w14:paraId="51EF7711" w14:textId="599D100C" w:rsidR="00920CA9" w:rsidRPr="00920CA9" w:rsidRDefault="00920CA9">
      <w:pPr>
        <w:pStyle w:val="BodyText"/>
        <w:rPr>
          <w:ins w:id="2016" w:author="Sarah Thomas" w:date="2014-03-05T14:22:00Z"/>
        </w:rPr>
      </w:pPr>
      <w:ins w:id="2017" w:author="Sarah Thomas" w:date="2014-03-05T14:25:00Z">
        <w:r>
          <w:t xml:space="preserve">This controller </w:t>
        </w:r>
      </w:ins>
      <w:ins w:id="2018" w:author="Sarah Thomas" w:date="2014-03-05T14:28:00Z">
        <w:r>
          <w:t>provides the database</w:t>
        </w:r>
      </w:ins>
      <w:ins w:id="2019" w:author="Sarah Thomas" w:date="2014-03-05T14:29:00Z">
        <w:r>
          <w:t xml:space="preserve"> interactions for the</w:t>
        </w:r>
      </w:ins>
      <w:ins w:id="2020" w:author="Sarah Thomas" w:date="2014-03-05T14:28:00Z">
        <w:r>
          <w:t xml:space="preserve"> </w:t>
        </w:r>
        <w:proofErr w:type="spellStart"/>
        <w:r w:rsidRPr="00920CA9">
          <w:rPr>
            <w:i/>
            <w:rPrChange w:id="2021" w:author="Sarah Thomas" w:date="2014-03-05T14:29:00Z">
              <w:rPr/>
            </w:rPrChange>
          </w:rPr>
          <w:t>sendMessage</w:t>
        </w:r>
        <w:proofErr w:type="spellEnd"/>
        <w:r>
          <w:t xml:space="preserve"> and </w:t>
        </w:r>
        <w:proofErr w:type="spellStart"/>
        <w:r w:rsidRPr="00920CA9">
          <w:rPr>
            <w:i/>
            <w:rPrChange w:id="2022" w:author="Sarah Thomas" w:date="2014-03-05T14:29:00Z">
              <w:rPr/>
            </w:rPrChange>
          </w:rPr>
          <w:t>readMessage</w:t>
        </w:r>
        <w:proofErr w:type="spellEnd"/>
        <w:r>
          <w:t xml:space="preserve"> views</w:t>
        </w:r>
      </w:ins>
      <w:ins w:id="2023" w:author="Sarah Thomas" w:date="2014-03-05T14:33:00Z">
        <w:r>
          <w:t>.</w:t>
        </w:r>
      </w:ins>
    </w:p>
    <w:p w14:paraId="6E44F2C0" w14:textId="33510DEE" w:rsidR="0072751E" w:rsidRDefault="00920CA9">
      <w:pPr>
        <w:pStyle w:val="Heading4"/>
        <w:rPr>
          <w:ins w:id="2024" w:author="Sarah Thomas" w:date="2014-03-05T14:30:00Z"/>
        </w:rPr>
        <w:pPrChange w:id="2025" w:author="Sarah Thomas" w:date="2014-03-05T14:25:00Z">
          <w:pPr>
            <w:widowControl w:val="0"/>
            <w:autoSpaceDE w:val="0"/>
            <w:autoSpaceDN w:val="0"/>
            <w:adjustRightInd w:val="0"/>
          </w:pPr>
        </w:pPrChange>
      </w:pPr>
      <w:proofErr w:type="gramStart"/>
      <w:ins w:id="2026" w:author="Sarah Thomas" w:date="2014-03-05T14:24:00Z">
        <w:r>
          <w:t>controllers</w:t>
        </w:r>
        <w:proofErr w:type="gramEnd"/>
        <w:r>
          <w:t>/</w:t>
        </w:r>
      </w:ins>
      <w:proofErr w:type="spellStart"/>
      <w:ins w:id="2027" w:author="Sarah Thomas" w:date="2014-03-05T14:22:00Z">
        <w:r w:rsidR="0072751E">
          <w:t>Profile</w:t>
        </w:r>
      </w:ins>
      <w:ins w:id="2028" w:author="Sarah Thomas" w:date="2014-03-05T14:24:00Z">
        <w:r>
          <w:t>Controller.php</w:t>
        </w:r>
      </w:ins>
      <w:proofErr w:type="spellEnd"/>
    </w:p>
    <w:p w14:paraId="45513001" w14:textId="797D7A51" w:rsidR="00920CA9" w:rsidRPr="007C76CB" w:rsidRDefault="00920CA9" w:rsidP="00920CA9">
      <w:pPr>
        <w:pStyle w:val="BodyText"/>
        <w:rPr>
          <w:ins w:id="2029" w:author="Sarah Thomas" w:date="2014-03-05T14:30:00Z"/>
        </w:rPr>
      </w:pPr>
      <w:ins w:id="2030" w:author="Sarah Thomas" w:date="2014-03-05T14:30:00Z">
        <w:r>
          <w:t xml:space="preserve">This controller provides the database interactions for the </w:t>
        </w:r>
      </w:ins>
      <w:proofErr w:type="spellStart"/>
      <w:ins w:id="2031" w:author="Sarah Thomas" w:date="2014-03-05T14:31:00Z">
        <w:r>
          <w:rPr>
            <w:i/>
          </w:rPr>
          <w:t>showProfile</w:t>
        </w:r>
        <w:proofErr w:type="spellEnd"/>
        <w:r>
          <w:t xml:space="preserve"> </w:t>
        </w:r>
      </w:ins>
      <w:ins w:id="2032" w:author="Sarah Thomas" w:date="2014-03-05T14:30:00Z">
        <w:r>
          <w:t xml:space="preserve">and </w:t>
        </w:r>
      </w:ins>
      <w:proofErr w:type="spellStart"/>
      <w:ins w:id="2033" w:author="Sarah Thomas" w:date="2014-03-05T14:31:00Z">
        <w:r>
          <w:rPr>
            <w:i/>
          </w:rPr>
          <w:t>editProfile</w:t>
        </w:r>
        <w:proofErr w:type="spellEnd"/>
        <w:r>
          <w:t xml:space="preserve"> </w:t>
        </w:r>
      </w:ins>
      <w:ins w:id="2034" w:author="Sarah Thomas" w:date="2014-03-05T14:30:00Z">
        <w:r>
          <w:t>views</w:t>
        </w:r>
      </w:ins>
      <w:ins w:id="2035" w:author="Sarah Thomas" w:date="2014-03-05T14:33:00Z">
        <w:r>
          <w:t>.</w:t>
        </w:r>
      </w:ins>
    </w:p>
    <w:p w14:paraId="1D3C9161" w14:textId="47904385" w:rsidR="0072751E" w:rsidRDefault="00920CA9">
      <w:pPr>
        <w:pStyle w:val="Heading4"/>
        <w:rPr>
          <w:ins w:id="2036" w:author="Sarah Thomas" w:date="2014-03-05T14:30:00Z"/>
        </w:rPr>
        <w:pPrChange w:id="2037" w:author="Sarah Thomas" w:date="2014-03-05T14:25:00Z">
          <w:pPr>
            <w:widowControl w:val="0"/>
            <w:autoSpaceDE w:val="0"/>
            <w:autoSpaceDN w:val="0"/>
            <w:adjustRightInd w:val="0"/>
          </w:pPr>
        </w:pPrChange>
      </w:pPr>
      <w:proofErr w:type="gramStart"/>
      <w:ins w:id="2038" w:author="Sarah Thomas" w:date="2014-03-05T14:24:00Z">
        <w:r>
          <w:t>controllers</w:t>
        </w:r>
        <w:proofErr w:type="gramEnd"/>
        <w:r>
          <w:t>/</w:t>
        </w:r>
      </w:ins>
      <w:proofErr w:type="spellStart"/>
      <w:ins w:id="2039" w:author="Sarah Thomas" w:date="2014-03-05T14:22:00Z">
        <w:r w:rsidR="0072751E">
          <w:t>Search</w:t>
        </w:r>
      </w:ins>
      <w:ins w:id="2040" w:author="Sarah Thomas" w:date="2014-03-05T14:24:00Z">
        <w:r>
          <w:t>Controller.php</w:t>
        </w:r>
      </w:ins>
      <w:proofErr w:type="spellEnd"/>
    </w:p>
    <w:p w14:paraId="0C4C71ED" w14:textId="5DCA6D16" w:rsidR="00920CA9" w:rsidRPr="007C76CB" w:rsidRDefault="00920CA9" w:rsidP="00920CA9">
      <w:pPr>
        <w:pStyle w:val="BodyText"/>
        <w:rPr>
          <w:ins w:id="2041" w:author="Sarah Thomas" w:date="2014-03-05T14:30:00Z"/>
        </w:rPr>
      </w:pPr>
      <w:ins w:id="2042" w:author="Sarah Thomas" w:date="2014-03-05T14:30:00Z">
        <w:r>
          <w:t xml:space="preserve">This controller provides the database interactions for the </w:t>
        </w:r>
      </w:ins>
      <w:ins w:id="2043" w:author="Sarah Thomas" w:date="2014-03-05T14:32:00Z">
        <w:r>
          <w:rPr>
            <w:i/>
          </w:rPr>
          <w:t>search</w:t>
        </w:r>
      </w:ins>
      <w:ins w:id="2044" w:author="Sarah Thomas" w:date="2014-03-05T14:30:00Z">
        <w:r>
          <w:t xml:space="preserve"> view</w:t>
        </w:r>
      </w:ins>
      <w:ins w:id="2045" w:author="Sarah Thomas" w:date="2014-03-05T14:33:00Z">
        <w:r>
          <w:t>.</w:t>
        </w:r>
      </w:ins>
    </w:p>
    <w:p w14:paraId="5DD5D6E2" w14:textId="047B19EA" w:rsidR="0072751E" w:rsidRDefault="00920CA9">
      <w:pPr>
        <w:pStyle w:val="Heading4"/>
        <w:rPr>
          <w:ins w:id="2046" w:author="Sarah Thomas" w:date="2014-03-05T14:30:00Z"/>
        </w:rPr>
        <w:pPrChange w:id="2047" w:author="Sarah Thomas" w:date="2014-03-05T14:25:00Z">
          <w:pPr>
            <w:widowControl w:val="0"/>
            <w:autoSpaceDE w:val="0"/>
            <w:autoSpaceDN w:val="0"/>
            <w:adjustRightInd w:val="0"/>
          </w:pPr>
        </w:pPrChange>
      </w:pPr>
      <w:proofErr w:type="gramStart"/>
      <w:ins w:id="2048" w:author="Sarah Thomas" w:date="2014-03-05T14:24:00Z">
        <w:r>
          <w:t>controllers</w:t>
        </w:r>
        <w:proofErr w:type="gramEnd"/>
        <w:r>
          <w:t>/</w:t>
        </w:r>
      </w:ins>
      <w:proofErr w:type="spellStart"/>
      <w:ins w:id="2049" w:author="Sarah Thomas" w:date="2014-03-05T14:22:00Z">
        <w:r w:rsidR="0072751E">
          <w:t>Team</w:t>
        </w:r>
      </w:ins>
      <w:ins w:id="2050" w:author="Sarah Thomas" w:date="2014-03-05T14:24:00Z">
        <w:r>
          <w:t>Controller.php</w:t>
        </w:r>
      </w:ins>
      <w:proofErr w:type="spellEnd"/>
    </w:p>
    <w:p w14:paraId="09739664" w14:textId="39C7C1FB" w:rsidR="00920CA9" w:rsidRPr="007C76CB" w:rsidRDefault="00920CA9" w:rsidP="00920CA9">
      <w:pPr>
        <w:pStyle w:val="BodyText"/>
        <w:rPr>
          <w:ins w:id="2051" w:author="Sarah Thomas" w:date="2014-03-05T14:30:00Z"/>
        </w:rPr>
      </w:pPr>
      <w:ins w:id="2052" w:author="Sarah Thomas" w:date="2014-03-05T14:30:00Z">
        <w:r>
          <w:t xml:space="preserve">This controller provides the database interactions for the </w:t>
        </w:r>
      </w:ins>
      <w:proofErr w:type="spellStart"/>
      <w:ins w:id="2053" w:author="Sarah Thomas" w:date="2014-03-05T14:32:00Z">
        <w:r>
          <w:rPr>
            <w:i/>
          </w:rPr>
          <w:t>editTeam</w:t>
        </w:r>
      </w:ins>
      <w:proofErr w:type="spellEnd"/>
      <w:ins w:id="2054" w:author="Sarah Thomas" w:date="2014-03-05T14:30:00Z">
        <w:r>
          <w:t xml:space="preserve"> </w:t>
        </w:r>
      </w:ins>
      <w:ins w:id="2055" w:author="Sarah Thomas" w:date="2014-03-05T14:32:00Z">
        <w:r>
          <w:t>view</w:t>
        </w:r>
      </w:ins>
      <w:ins w:id="2056" w:author="Sarah Thomas" w:date="2014-03-05T14:33:00Z">
        <w:r>
          <w:t>.</w:t>
        </w:r>
      </w:ins>
    </w:p>
    <w:p w14:paraId="2F892E34" w14:textId="019DDC43" w:rsidR="0072751E" w:rsidRDefault="00920CA9">
      <w:pPr>
        <w:pStyle w:val="Heading4"/>
        <w:rPr>
          <w:ins w:id="2057" w:author="Sarah Thomas" w:date="2014-03-05T14:31:00Z"/>
        </w:rPr>
        <w:pPrChange w:id="2058" w:author="Sarah Thomas" w:date="2014-03-05T14:25:00Z">
          <w:pPr>
            <w:widowControl w:val="0"/>
            <w:autoSpaceDE w:val="0"/>
            <w:autoSpaceDN w:val="0"/>
            <w:adjustRightInd w:val="0"/>
          </w:pPr>
        </w:pPrChange>
      </w:pPr>
      <w:proofErr w:type="gramStart"/>
      <w:ins w:id="2059" w:author="Sarah Thomas" w:date="2014-03-05T14:25:00Z">
        <w:r>
          <w:t>controllers</w:t>
        </w:r>
        <w:proofErr w:type="gramEnd"/>
        <w:r>
          <w:t>/</w:t>
        </w:r>
      </w:ins>
      <w:proofErr w:type="spellStart"/>
      <w:ins w:id="2060" w:author="Sarah Thomas" w:date="2014-03-05T14:22:00Z">
        <w:r w:rsidR="0072751E">
          <w:t>Venure</w:t>
        </w:r>
      </w:ins>
      <w:ins w:id="2061" w:author="Sarah Thomas" w:date="2014-03-05T14:24:00Z">
        <w:r>
          <w:t>Controller.php</w:t>
        </w:r>
      </w:ins>
      <w:proofErr w:type="spellEnd"/>
    </w:p>
    <w:p w14:paraId="3A209B9D" w14:textId="3F697D9F" w:rsidR="00920CA9" w:rsidRPr="007C76CB" w:rsidRDefault="00920CA9" w:rsidP="00920CA9">
      <w:pPr>
        <w:pStyle w:val="BodyText"/>
        <w:rPr>
          <w:ins w:id="2062" w:author="Sarah Thomas" w:date="2014-03-05T14:31:00Z"/>
        </w:rPr>
      </w:pPr>
      <w:ins w:id="2063" w:author="Sarah Thomas" w:date="2014-03-05T14:31:00Z">
        <w:r>
          <w:lastRenderedPageBreak/>
          <w:t xml:space="preserve">This controller provides the database interactions for the </w:t>
        </w:r>
      </w:ins>
      <w:proofErr w:type="spellStart"/>
      <w:ins w:id="2064" w:author="Sarah Thomas" w:date="2014-03-05T14:33:00Z">
        <w:r>
          <w:rPr>
            <w:i/>
          </w:rPr>
          <w:t>viewVenture</w:t>
        </w:r>
      </w:ins>
      <w:proofErr w:type="spellEnd"/>
      <w:ins w:id="2065" w:author="Sarah Thomas" w:date="2014-03-05T14:31:00Z">
        <w:r>
          <w:t xml:space="preserve">, </w:t>
        </w:r>
      </w:ins>
      <w:proofErr w:type="spellStart"/>
      <w:ins w:id="2066" w:author="Sarah Thomas" w:date="2014-03-05T14:33:00Z">
        <w:r>
          <w:rPr>
            <w:i/>
          </w:rPr>
          <w:t>editVenture</w:t>
        </w:r>
        <w:proofErr w:type="spellEnd"/>
        <w:r>
          <w:t xml:space="preserve"> and </w:t>
        </w:r>
        <w:proofErr w:type="spellStart"/>
        <w:r>
          <w:rPr>
            <w:i/>
          </w:rPr>
          <w:t>createVenture</w:t>
        </w:r>
      </w:ins>
      <w:proofErr w:type="spellEnd"/>
      <w:ins w:id="2067" w:author="Sarah Thomas" w:date="2014-03-05T14:31:00Z">
        <w:r>
          <w:t xml:space="preserve"> views</w:t>
        </w:r>
      </w:ins>
      <w:ins w:id="2068" w:author="Sarah Thomas" w:date="2014-03-05T14:33:00Z">
        <w:r>
          <w:t>.</w:t>
        </w:r>
      </w:ins>
    </w:p>
    <w:p w14:paraId="02FFEDFE" w14:textId="65DC5D2D" w:rsidR="0072751E" w:rsidRDefault="00920CA9">
      <w:pPr>
        <w:pStyle w:val="Heading4"/>
        <w:rPr>
          <w:ins w:id="2069" w:author="Sarah Thomas" w:date="2014-03-05T14:22:00Z"/>
        </w:rPr>
        <w:pPrChange w:id="2070" w:author="Sarah Thomas" w:date="2014-03-05T14:25:00Z">
          <w:pPr>
            <w:pStyle w:val="BodyText"/>
          </w:pPr>
        </w:pPrChange>
      </w:pPr>
      <w:proofErr w:type="gramStart"/>
      <w:ins w:id="2071" w:author="Sarah Thomas" w:date="2014-03-05T14:25:00Z">
        <w:r>
          <w:t>controllers</w:t>
        </w:r>
        <w:proofErr w:type="gramEnd"/>
        <w:r>
          <w:t>/</w:t>
        </w:r>
      </w:ins>
      <w:proofErr w:type="spellStart"/>
      <w:ins w:id="2072" w:author="Sarah Thomas" w:date="2014-03-05T14:22:00Z">
        <w:r w:rsidR="0072751E">
          <w:t>Users</w:t>
        </w:r>
      </w:ins>
      <w:ins w:id="2073" w:author="Sarah Thomas" w:date="2014-03-05T14:24:00Z">
        <w:r>
          <w:t>Controller.php</w:t>
        </w:r>
      </w:ins>
      <w:proofErr w:type="spellEnd"/>
    </w:p>
    <w:p w14:paraId="31FD207F" w14:textId="56D48532" w:rsidR="0072751E" w:rsidRDefault="0072751E" w:rsidP="0072751E">
      <w:pPr>
        <w:pStyle w:val="BodyText"/>
        <w:rPr>
          <w:ins w:id="2074" w:author="Sarah Thomas" w:date="2014-03-12T18:11:00Z"/>
        </w:rPr>
      </w:pPr>
      <w:proofErr w:type="spellStart"/>
      <w:ins w:id="2075" w:author="Sarah Thomas" w:date="2014-03-05T14:22:00Z">
        <w:r w:rsidRPr="00A86747">
          <w:rPr>
            <w:highlight w:val="yellow"/>
            <w:rPrChange w:id="2076" w:author="Sarah Thomas" w:date="2014-03-12T18:11:00Z">
              <w:rPr>
                <w:highlight w:val="lightGray"/>
              </w:rPr>
            </w:rPrChange>
          </w:rPr>
          <w:t>Bahit</w:t>
        </w:r>
      </w:ins>
      <w:proofErr w:type="spellEnd"/>
      <w:ins w:id="2077" w:author="Sarah Thomas" w:date="2014-03-05T14:23:00Z">
        <w:r w:rsidRPr="00A86747">
          <w:rPr>
            <w:highlight w:val="yellow"/>
            <w:rPrChange w:id="2078" w:author="Sarah Thomas" w:date="2014-03-12T18:11:00Z">
              <w:rPr/>
            </w:rPrChange>
          </w:rPr>
          <w:t>?</w:t>
        </w:r>
      </w:ins>
    </w:p>
    <w:p w14:paraId="468067A4" w14:textId="130999F6" w:rsidR="00A86747" w:rsidRDefault="00A86747">
      <w:pPr>
        <w:pStyle w:val="Heading4"/>
        <w:rPr>
          <w:ins w:id="2079" w:author="Sarah Thomas" w:date="2014-03-12T18:11:00Z"/>
        </w:rPr>
        <w:pPrChange w:id="2080" w:author="Sarah Thomas" w:date="2014-03-12T18:11:00Z">
          <w:pPr>
            <w:pStyle w:val="BodyText"/>
          </w:pPr>
        </w:pPrChange>
      </w:pPr>
      <w:proofErr w:type="spellStart"/>
      <w:proofErr w:type="gramStart"/>
      <w:ins w:id="2081" w:author="Sarah Thomas" w:date="2014-03-12T18:11:00Z">
        <w:r>
          <w:t>css</w:t>
        </w:r>
        <w:proofErr w:type="spellEnd"/>
        <w:proofErr w:type="gramEnd"/>
        <w:r>
          <w:t>/main.css</w:t>
        </w:r>
      </w:ins>
    </w:p>
    <w:p w14:paraId="4A407304" w14:textId="03B084C2" w:rsidR="00A86747" w:rsidRDefault="00302EDD" w:rsidP="0072751E">
      <w:pPr>
        <w:pStyle w:val="BodyText"/>
        <w:rPr>
          <w:ins w:id="2082" w:author="Sarah Thomas" w:date="2014-03-12T18:06:00Z"/>
        </w:rPr>
      </w:pPr>
      <w:ins w:id="2083" w:author="Sarah Thomas" w:date="2014-03-17T11:38:00Z">
        <w:r>
          <w:t>This is where any changes to the bootstrap.css settings are made.</w:t>
        </w:r>
      </w:ins>
    </w:p>
    <w:p w14:paraId="559E702F" w14:textId="3A429A62" w:rsidR="00A86747" w:rsidRDefault="00A86747">
      <w:pPr>
        <w:pStyle w:val="Heading2"/>
        <w:rPr>
          <w:ins w:id="2084" w:author="Sarah Thomas" w:date="2014-03-12T18:07:00Z"/>
        </w:rPr>
        <w:pPrChange w:id="2085" w:author="Sarah Thomas" w:date="2014-03-12T18:07:00Z">
          <w:pPr>
            <w:pStyle w:val="BodyText"/>
          </w:pPr>
        </w:pPrChange>
      </w:pPr>
      <w:bookmarkStart w:id="2086" w:name="_Toc256588995"/>
      <w:ins w:id="2087" w:author="Sarah Thomas" w:date="2014-03-12T18:06:00Z">
        <w:r>
          <w:t>Downloaded Code</w:t>
        </w:r>
      </w:ins>
      <w:bookmarkEnd w:id="2086"/>
    </w:p>
    <w:p w14:paraId="7890BDCE" w14:textId="6E2DE519" w:rsidR="00A86747" w:rsidRDefault="000A6841">
      <w:pPr>
        <w:rPr>
          <w:ins w:id="2088" w:author="Sarah Thomas" w:date="2014-03-16T15:53:00Z"/>
        </w:rPr>
        <w:pPrChange w:id="2089" w:author="Sarah Thomas" w:date="2014-03-12T18:07:00Z">
          <w:pPr>
            <w:pStyle w:val="BodyText"/>
          </w:pPr>
        </w:pPrChange>
      </w:pPr>
      <w:ins w:id="2090" w:author="Sarah Thomas" w:date="2014-03-12T18:08:00Z">
        <w:r>
          <w:t>C</w:t>
        </w:r>
        <w:r w:rsidR="00A86747">
          <w:t>ode not listed above has been downloaded as part of the Laravel installation or an installed library. Some configuration files have minor modifications.</w:t>
        </w:r>
      </w:ins>
    </w:p>
    <w:p w14:paraId="61149507" w14:textId="6DA60C36" w:rsidR="00971C20" w:rsidRDefault="00971C20">
      <w:pPr>
        <w:pStyle w:val="Heading2"/>
        <w:rPr>
          <w:ins w:id="2091" w:author="Sarah Thomas" w:date="2014-03-16T15:54:00Z"/>
        </w:rPr>
        <w:pPrChange w:id="2092" w:author="Sarah Thomas" w:date="2014-03-16T15:54:00Z">
          <w:pPr>
            <w:pStyle w:val="BodyText"/>
          </w:pPr>
        </w:pPrChange>
      </w:pPr>
      <w:ins w:id="2093" w:author="Sarah Thomas" w:date="2014-03-16T15:53:00Z">
        <w:r>
          <w:t>Security</w:t>
        </w:r>
      </w:ins>
    </w:p>
    <w:p w14:paraId="162F73E6" w14:textId="673C26A8" w:rsidR="00971C20" w:rsidRDefault="00971C20">
      <w:pPr>
        <w:rPr>
          <w:ins w:id="2094" w:author="Sarah Thomas" w:date="2014-03-16T15:57:00Z"/>
        </w:rPr>
        <w:pPrChange w:id="2095" w:author="Sarah Thomas" w:date="2014-03-16T15:54:00Z">
          <w:pPr>
            <w:pStyle w:val="BodyText"/>
          </w:pPr>
        </w:pPrChange>
      </w:pPr>
      <w:ins w:id="2096" w:author="Sarah Thomas" w:date="2014-03-16T15:54:00Z">
        <w:r>
          <w:t xml:space="preserve">The Laravel </w:t>
        </w:r>
        <w:r w:rsidRPr="00971C20">
          <w:rPr>
            <w:rFonts w:ascii="Courier" w:hAnsi="Courier"/>
            <w:rPrChange w:id="2097" w:author="Sarah Thomas" w:date="2014-03-16T15:54:00Z">
              <w:rPr/>
            </w:rPrChange>
          </w:rPr>
          <w:t>Hash</w:t>
        </w:r>
        <w:r>
          <w:t xml:space="preserve"> class has been used to hash the passwords.</w:t>
        </w:r>
      </w:ins>
      <w:ins w:id="2098" w:author="Sarah Thomas" w:date="2014-03-16T15:55:00Z">
        <w:r>
          <w:t xml:space="preserve"> </w:t>
        </w:r>
      </w:ins>
      <w:ins w:id="2099" w:author="Sarah Thomas" w:date="2014-03-16T15:56:00Z">
        <w:r>
          <w:t xml:space="preserve"> The logged in user can be accessed via the </w:t>
        </w:r>
        <w:r w:rsidRPr="00971C20">
          <w:rPr>
            <w:rFonts w:ascii="Courier" w:hAnsi="Courier"/>
            <w:rPrChange w:id="2100" w:author="Sarah Thomas" w:date="2014-03-16T15:56:00Z">
              <w:rPr/>
            </w:rPrChange>
          </w:rPr>
          <w:t>Auth</w:t>
        </w:r>
        <w:r>
          <w:t xml:space="preserve"> class.</w:t>
        </w:r>
      </w:ins>
      <w:ins w:id="2101" w:author="Sarah Thomas" w:date="2014-03-16T15:59:00Z">
        <w:r>
          <w:t xml:space="preserve"> Laravel has some built in security features to protect the session id of the user</w:t>
        </w:r>
      </w:ins>
      <w:ins w:id="2102" w:author="Sarah Thomas" w:date="2014-03-16T16:00:00Z">
        <w:r>
          <w:t xml:space="preserve">, such as automatically generating </w:t>
        </w:r>
        <w:r w:rsidR="00C34132">
          <w:t>session id.</w:t>
        </w:r>
      </w:ins>
    </w:p>
    <w:p w14:paraId="6E8C3282" w14:textId="70BCAEE4" w:rsidR="00971C20" w:rsidRDefault="00971C20">
      <w:pPr>
        <w:pStyle w:val="BodyText"/>
        <w:rPr>
          <w:ins w:id="2103" w:author="Sarah Thomas" w:date="2014-03-16T16:08:00Z"/>
        </w:rPr>
      </w:pPr>
      <w:ins w:id="2104" w:author="Sarah Thomas" w:date="2014-03-16T15:57:00Z">
        <w:r>
          <w:t xml:space="preserve">Laravel has various more </w:t>
        </w:r>
      </w:ins>
      <w:ins w:id="2105" w:author="Sarah Thomas" w:date="2014-03-16T15:58:00Z">
        <w:r>
          <w:t>advanced</w:t>
        </w:r>
      </w:ins>
      <w:ins w:id="2106" w:author="Sarah Thomas" w:date="2014-03-16T15:57:00Z">
        <w:r>
          <w:t xml:space="preserve"> security features </w:t>
        </w:r>
      </w:ins>
      <w:ins w:id="2107" w:author="Sarah Thomas" w:date="2014-03-16T15:58:00Z">
        <w:r>
          <w:t>such as the use of tokens to protect against cross-site request forgeries. These have not been implemented at this stage.</w:t>
        </w:r>
      </w:ins>
    </w:p>
    <w:p w14:paraId="09A3F64B" w14:textId="722C4700" w:rsidR="00C34132" w:rsidRDefault="00C34132">
      <w:pPr>
        <w:pStyle w:val="Heading3"/>
        <w:rPr>
          <w:ins w:id="2108" w:author="Sarah Thomas" w:date="2014-03-16T16:09:00Z"/>
        </w:rPr>
        <w:pPrChange w:id="2109" w:author="Sarah Thomas" w:date="2014-03-16T16:09:00Z">
          <w:pPr>
            <w:pStyle w:val="BodyText"/>
          </w:pPr>
        </w:pPrChange>
      </w:pPr>
      <w:ins w:id="2110" w:author="Sarah Thomas" w:date="2014-03-16T16:09:00Z">
        <w:r>
          <w:t>XSS</w:t>
        </w:r>
      </w:ins>
    </w:p>
    <w:p w14:paraId="27ACCE34" w14:textId="08C6A188" w:rsidR="00C34132" w:rsidRDefault="00C34132">
      <w:pPr>
        <w:rPr>
          <w:ins w:id="2111" w:author="Sarah Thomas" w:date="2014-03-16T16:09:00Z"/>
        </w:rPr>
        <w:pPrChange w:id="2112" w:author="Sarah Thomas" w:date="2014-03-16T16:09:00Z">
          <w:pPr>
            <w:pStyle w:val="BodyText"/>
          </w:pPr>
        </w:pPrChange>
      </w:pPr>
      <w:ins w:id="2113" w:author="Sarah Thomas" w:date="2014-03-16T16:09:00Z">
        <w:r>
          <w:t xml:space="preserve">We tested the following inputs in the name field </w:t>
        </w:r>
        <w:r w:rsidR="0089076A">
          <w:t>of our ‘Edit Your Profile’ page.</w:t>
        </w:r>
      </w:ins>
    </w:p>
    <w:p w14:paraId="3CCEBEE0" w14:textId="01A69A12" w:rsidR="00C34132" w:rsidRPr="0070695D" w:rsidRDefault="00C34132">
      <w:pPr>
        <w:pStyle w:val="code"/>
        <w:rPr>
          <w:ins w:id="2114" w:author="Sarah Thomas" w:date="2014-03-16T16:11:00Z"/>
          <w:rPrChange w:id="2115" w:author="Sarah Thomas" w:date="2014-03-16T16:12:00Z">
            <w:rPr>
              <w:ins w:id="2116" w:author="Sarah Thomas" w:date="2014-03-16T16:11:00Z"/>
              <w:lang w:val="en-US"/>
            </w:rPr>
          </w:rPrChange>
        </w:rPr>
        <w:pPrChange w:id="2117" w:author="Sarah Thomas" w:date="2014-03-16T16:12:00Z">
          <w:pPr>
            <w:pStyle w:val="BodyText"/>
          </w:pPr>
        </w:pPrChange>
      </w:pPr>
      <w:ins w:id="2118" w:author="Sarah Thomas" w:date="2014-03-16T16:10:00Z">
        <w:r w:rsidRPr="0070695D">
          <w:rPr>
            <w:rPrChange w:id="2119" w:author="Sarah Thomas" w:date="2014-03-16T16:12:00Z">
              <w:rPr>
                <w:lang w:val="en-US"/>
              </w:rPr>
            </w:rPrChange>
          </w:rPr>
          <w:t>&lt;</w:t>
        </w:r>
        <w:proofErr w:type="gramStart"/>
        <w:r w:rsidRPr="0070695D">
          <w:rPr>
            <w:rPrChange w:id="2120" w:author="Sarah Thomas" w:date="2014-03-16T16:12:00Z">
              <w:rPr>
                <w:lang w:val="en-US"/>
              </w:rPr>
            </w:rPrChange>
          </w:rPr>
          <w:t>script</w:t>
        </w:r>
        <w:proofErr w:type="gramEnd"/>
        <w:r w:rsidRPr="0070695D">
          <w:rPr>
            <w:rPrChange w:id="2121" w:author="Sarah Thomas" w:date="2014-03-16T16:12:00Z">
              <w:rPr>
                <w:lang w:val="en-US"/>
              </w:rPr>
            </w:rPrChange>
          </w:rPr>
          <w:t>&gt;alert("XSS")&lt;/script&gt;</w:t>
        </w:r>
      </w:ins>
    </w:p>
    <w:p w14:paraId="3EBC0F23" w14:textId="4F9D7CDE" w:rsidR="0070695D" w:rsidRPr="0070695D" w:rsidRDefault="0070695D">
      <w:pPr>
        <w:pStyle w:val="code"/>
        <w:rPr>
          <w:ins w:id="2122" w:author="Sarah Thomas" w:date="2014-03-16T16:11:00Z"/>
          <w:rPrChange w:id="2123" w:author="Sarah Thomas" w:date="2014-03-16T16:12:00Z">
            <w:rPr>
              <w:ins w:id="2124" w:author="Sarah Thomas" w:date="2014-03-16T16:11:00Z"/>
              <w:rFonts w:ascii="Consolas" w:hAnsi="Consolas" w:cs="Consolas"/>
              <w:color w:val="6B0003"/>
              <w:sz w:val="28"/>
              <w:szCs w:val="28"/>
              <w:lang w:val="en-US"/>
            </w:rPr>
          </w:rPrChange>
        </w:rPr>
        <w:pPrChange w:id="2125" w:author="Sarah Thomas" w:date="2014-03-16T16:12:00Z">
          <w:pPr>
            <w:pStyle w:val="BodyText"/>
          </w:pPr>
        </w:pPrChange>
      </w:pPr>
      <w:ins w:id="2126" w:author="Sarah Thomas" w:date="2014-03-16T16:11:00Z">
        <w:r w:rsidRPr="0070695D">
          <w:rPr>
            <w:rPrChange w:id="2127" w:author="Sarah Thomas" w:date="2014-03-16T16:12:00Z">
              <w:rPr>
                <w:rFonts w:ascii="Consolas" w:hAnsi="Consolas" w:cs="Consolas"/>
                <w:sz w:val="28"/>
                <w:szCs w:val="28"/>
                <w:lang w:val="en-US"/>
              </w:rPr>
            </w:rPrChange>
          </w:rPr>
          <w:t>"&gt;&lt;</w:t>
        </w:r>
        <w:proofErr w:type="gramStart"/>
        <w:r w:rsidRPr="0070695D">
          <w:rPr>
            <w:rPrChange w:id="2128" w:author="Sarah Thomas" w:date="2014-03-16T16:12:00Z">
              <w:rPr>
                <w:rFonts w:ascii="Consolas" w:hAnsi="Consolas" w:cs="Consolas"/>
                <w:color w:val="6B0003"/>
                <w:sz w:val="28"/>
                <w:szCs w:val="28"/>
                <w:lang w:val="en-US"/>
              </w:rPr>
            </w:rPrChange>
          </w:rPr>
          <w:t>b</w:t>
        </w:r>
        <w:proofErr w:type="gramEnd"/>
        <w:r w:rsidRPr="0070695D">
          <w:rPr>
            <w:rPrChange w:id="2129" w:author="Sarah Thomas" w:date="2014-03-16T16:12:00Z">
              <w:rPr>
                <w:rFonts w:ascii="Consolas" w:hAnsi="Consolas" w:cs="Consolas"/>
                <w:color w:val="6B0003"/>
                <w:sz w:val="28"/>
                <w:szCs w:val="28"/>
                <w:lang w:val="en-US"/>
              </w:rPr>
            </w:rPrChange>
          </w:rPr>
          <w:t>&gt;Bold&lt;/b&gt;</w:t>
        </w:r>
      </w:ins>
    </w:p>
    <w:p w14:paraId="3EEB35CE" w14:textId="59AA3C22" w:rsidR="0070695D" w:rsidRPr="0070695D" w:rsidRDefault="0070695D">
      <w:pPr>
        <w:pStyle w:val="code"/>
        <w:rPr>
          <w:ins w:id="2130" w:author="Sarah Thomas" w:date="2014-03-16T16:12:00Z"/>
          <w:rPrChange w:id="2131" w:author="Sarah Thomas" w:date="2014-03-16T16:12:00Z">
            <w:rPr>
              <w:ins w:id="2132" w:author="Sarah Thomas" w:date="2014-03-16T16:12:00Z"/>
              <w:rFonts w:ascii="Consolas" w:hAnsi="Consolas" w:cs="Consolas"/>
              <w:color w:val="6B0003"/>
              <w:sz w:val="28"/>
              <w:szCs w:val="28"/>
              <w:lang w:val="en-US"/>
            </w:rPr>
          </w:rPrChange>
        </w:rPr>
        <w:pPrChange w:id="2133" w:author="Sarah Thomas" w:date="2014-03-16T16:12:00Z">
          <w:pPr>
            <w:pStyle w:val="BodyText"/>
          </w:pPr>
        </w:pPrChange>
      </w:pPr>
      <w:ins w:id="2134" w:author="Sarah Thomas" w:date="2014-03-16T16:11:00Z">
        <w:r w:rsidRPr="0070695D">
          <w:rPr>
            <w:rPrChange w:id="2135" w:author="Sarah Thomas" w:date="2014-03-16T16:12:00Z">
              <w:rPr>
                <w:rFonts w:ascii="Consolas" w:hAnsi="Consolas" w:cs="Consolas"/>
                <w:sz w:val="28"/>
                <w:szCs w:val="28"/>
                <w:lang w:val="en-US"/>
              </w:rPr>
            </w:rPrChange>
          </w:rPr>
          <w:t>'&gt;&lt;</w:t>
        </w:r>
        <w:proofErr w:type="gramStart"/>
        <w:r w:rsidRPr="0070695D">
          <w:rPr>
            <w:rPrChange w:id="2136" w:author="Sarah Thomas" w:date="2014-03-16T16:12:00Z">
              <w:rPr>
                <w:rFonts w:ascii="Consolas" w:hAnsi="Consolas" w:cs="Consolas"/>
                <w:color w:val="6B0003"/>
                <w:sz w:val="28"/>
                <w:szCs w:val="28"/>
                <w:lang w:val="en-US"/>
              </w:rPr>
            </w:rPrChange>
          </w:rPr>
          <w:t>u</w:t>
        </w:r>
        <w:proofErr w:type="gramEnd"/>
        <w:r w:rsidRPr="0070695D">
          <w:rPr>
            <w:rPrChange w:id="2137" w:author="Sarah Thomas" w:date="2014-03-16T16:12:00Z">
              <w:rPr>
                <w:rFonts w:ascii="Consolas" w:hAnsi="Consolas" w:cs="Consolas"/>
                <w:color w:val="6B0003"/>
                <w:sz w:val="28"/>
                <w:szCs w:val="28"/>
                <w:lang w:val="en-US"/>
              </w:rPr>
            </w:rPrChange>
          </w:rPr>
          <w:t>&gt;Underlined&lt;/u&gt;</w:t>
        </w:r>
      </w:ins>
      <w:ins w:id="2138" w:author="Sarah Thomas" w:date="2014-03-16T16:12:00Z">
        <w:r w:rsidRPr="0070695D">
          <w:rPr>
            <w:rPrChange w:id="2139" w:author="Sarah Thomas" w:date="2014-03-16T16:12:00Z">
              <w:rPr>
                <w:rFonts w:ascii="Consolas" w:hAnsi="Consolas" w:cs="Consolas"/>
                <w:color w:val="6B0003"/>
                <w:sz w:val="28"/>
                <w:szCs w:val="28"/>
                <w:lang w:val="en-US"/>
              </w:rPr>
            </w:rPrChange>
          </w:rPr>
          <w:tab/>
        </w:r>
      </w:ins>
    </w:p>
    <w:p w14:paraId="72D1DC3C" w14:textId="77FADB9C" w:rsidR="0070695D" w:rsidRDefault="0070695D">
      <w:pPr>
        <w:pStyle w:val="code"/>
        <w:rPr>
          <w:ins w:id="2140" w:author="Sarah Thomas" w:date="2014-03-16T16:39:00Z"/>
        </w:rPr>
        <w:pPrChange w:id="2141" w:author="Sarah Thomas" w:date="2014-03-16T16:12:00Z">
          <w:pPr>
            <w:pStyle w:val="BodyText"/>
          </w:pPr>
        </w:pPrChange>
      </w:pPr>
      <w:ins w:id="2142" w:author="Sarah Thomas" w:date="2014-03-16T16:12:00Z">
        <w:r w:rsidRPr="0070695D">
          <w:rPr>
            <w:rPrChange w:id="2143" w:author="Sarah Thomas" w:date="2014-03-16T16:12:00Z">
              <w:rPr>
                <w:rFonts w:ascii="Consolas" w:hAnsi="Consolas" w:cs="Consolas"/>
                <w:sz w:val="28"/>
                <w:szCs w:val="28"/>
                <w:lang w:val="en-US"/>
              </w:rPr>
            </w:rPrChange>
          </w:rPr>
          <w:t>&lt;</w:t>
        </w:r>
        <w:proofErr w:type="spellStart"/>
        <w:proofErr w:type="gramStart"/>
        <w:r w:rsidRPr="0070695D">
          <w:rPr>
            <w:rPrChange w:id="2144" w:author="Sarah Thomas" w:date="2014-03-16T16:12:00Z">
              <w:rPr>
                <w:rFonts w:ascii="Consolas" w:hAnsi="Consolas" w:cs="Consolas"/>
                <w:sz w:val="28"/>
                <w:szCs w:val="28"/>
                <w:lang w:val="en-US"/>
              </w:rPr>
            </w:rPrChange>
          </w:rPr>
          <w:t>img</w:t>
        </w:r>
        <w:proofErr w:type="spellEnd"/>
        <w:proofErr w:type="gramEnd"/>
        <w:r w:rsidRPr="0070695D">
          <w:rPr>
            <w:rPrChange w:id="2145" w:author="Sarah Thomas" w:date="2014-03-16T16:12:00Z">
              <w:rPr>
                <w:rFonts w:ascii="Consolas" w:hAnsi="Consolas" w:cs="Consolas"/>
                <w:sz w:val="28"/>
                <w:szCs w:val="28"/>
                <w:lang w:val="en-US"/>
              </w:rPr>
            </w:rPrChange>
          </w:rPr>
          <w:t xml:space="preserve"> </w:t>
        </w:r>
        <w:proofErr w:type="spellStart"/>
        <w:r w:rsidRPr="0070695D">
          <w:rPr>
            <w:rPrChange w:id="2146" w:author="Sarah Thomas" w:date="2014-03-16T16:12:00Z">
              <w:rPr>
                <w:rFonts w:ascii="Consolas" w:hAnsi="Consolas" w:cs="Consolas"/>
                <w:sz w:val="28"/>
                <w:szCs w:val="28"/>
                <w:lang w:val="en-US"/>
              </w:rPr>
            </w:rPrChange>
          </w:rPr>
          <w:t>src</w:t>
        </w:r>
        <w:proofErr w:type="spellEnd"/>
        <w:r w:rsidRPr="0070695D">
          <w:rPr>
            <w:rPrChange w:id="2147" w:author="Sarah Thomas" w:date="2014-03-16T16:12:00Z">
              <w:rPr>
                <w:rFonts w:ascii="Consolas" w:hAnsi="Consolas" w:cs="Consolas"/>
                <w:sz w:val="28"/>
                <w:szCs w:val="28"/>
                <w:lang w:val="en-US"/>
              </w:rPr>
            </w:rPrChange>
          </w:rPr>
          <w:t>="</w:t>
        </w:r>
        <w:proofErr w:type="spellStart"/>
        <w:r w:rsidRPr="0070695D">
          <w:rPr>
            <w:rPrChange w:id="2148" w:author="Sarah Thomas" w:date="2014-03-16T16:12:00Z">
              <w:rPr>
                <w:rFonts w:ascii="Consolas" w:hAnsi="Consolas" w:cs="Consolas"/>
                <w:sz w:val="28"/>
                <w:szCs w:val="28"/>
                <w:lang w:val="en-US"/>
              </w:rPr>
            </w:rPrChange>
          </w:rPr>
          <w:t>javascript:alert</w:t>
        </w:r>
        <w:proofErr w:type="spellEnd"/>
        <w:r w:rsidRPr="0070695D">
          <w:rPr>
            <w:rPrChange w:id="2149" w:author="Sarah Thomas" w:date="2014-03-16T16:12:00Z">
              <w:rPr>
                <w:rFonts w:ascii="Consolas" w:hAnsi="Consolas" w:cs="Consolas"/>
                <w:sz w:val="28"/>
                <w:szCs w:val="28"/>
                <w:lang w:val="en-US"/>
              </w:rPr>
            </w:rPrChange>
          </w:rPr>
          <w:t>('hello everybody')"&gt;&lt;/</w:t>
        </w:r>
        <w:proofErr w:type="spellStart"/>
        <w:r w:rsidRPr="0070695D">
          <w:rPr>
            <w:rPrChange w:id="2150" w:author="Sarah Thomas" w:date="2014-03-16T16:12:00Z">
              <w:rPr>
                <w:rFonts w:ascii="Consolas" w:hAnsi="Consolas" w:cs="Consolas"/>
                <w:sz w:val="28"/>
                <w:szCs w:val="28"/>
                <w:lang w:val="en-US"/>
              </w:rPr>
            </w:rPrChange>
          </w:rPr>
          <w:t>img</w:t>
        </w:r>
        <w:proofErr w:type="spellEnd"/>
        <w:r w:rsidRPr="0070695D">
          <w:rPr>
            <w:rPrChange w:id="2151" w:author="Sarah Thomas" w:date="2014-03-16T16:12:00Z">
              <w:rPr>
                <w:rFonts w:ascii="Consolas" w:hAnsi="Consolas" w:cs="Consolas"/>
                <w:sz w:val="28"/>
                <w:szCs w:val="28"/>
                <w:lang w:val="en-US"/>
              </w:rPr>
            </w:rPrChange>
          </w:rPr>
          <w:t>&gt;</w:t>
        </w:r>
      </w:ins>
    </w:p>
    <w:p w14:paraId="472F8598" w14:textId="5EE30825" w:rsidR="0089076A" w:rsidRDefault="0089076A">
      <w:pPr>
        <w:pStyle w:val="BodyText"/>
        <w:rPr>
          <w:ins w:id="2152" w:author="Sarah Thomas" w:date="2014-03-16T16:40:00Z"/>
        </w:rPr>
      </w:pPr>
      <w:ins w:id="2153" w:author="Sarah Thomas" w:date="2014-03-16T16:39:00Z">
        <w:r>
          <w:t xml:space="preserve">Unfortunately these tests did reveal </w:t>
        </w:r>
      </w:ins>
      <w:ins w:id="2154" w:author="Sarah Thomas" w:date="2014-03-17T11:40:00Z">
        <w:r w:rsidR="00302EDD">
          <w:t xml:space="preserve">some </w:t>
        </w:r>
      </w:ins>
      <w:proofErr w:type="gramStart"/>
      <w:ins w:id="2155" w:author="Sarah Thomas" w:date="2014-03-16T16:39:00Z">
        <w:r>
          <w:t>vulnerabilities</w:t>
        </w:r>
        <w:proofErr w:type="gramEnd"/>
        <w:r>
          <w:t xml:space="preserve"> in our code. The input </w:t>
        </w:r>
      </w:ins>
      <w:ins w:id="2156" w:author="Sarah Thomas" w:date="2014-03-17T11:40:00Z">
        <w:r w:rsidR="00302EDD">
          <w:t>was</w:t>
        </w:r>
      </w:ins>
      <w:ins w:id="2157" w:author="Sarah Thomas" w:date="2014-03-16T16:39:00Z">
        <w:r>
          <w:t xml:space="preserve"> not being correctly sanitised.</w:t>
        </w:r>
      </w:ins>
      <w:ins w:id="2158" w:author="Sarah Thomas" w:date="2014-03-16T16:40:00Z">
        <w:r>
          <w:t xml:space="preserve"> This </w:t>
        </w:r>
      </w:ins>
      <w:ins w:id="2159" w:author="Sarah Thomas" w:date="2014-03-16T16:54:00Z">
        <w:r w:rsidR="00C86D17">
          <w:t>was</w:t>
        </w:r>
      </w:ins>
      <w:ins w:id="2160" w:author="Sarah Thomas" w:date="2014-03-16T16:40:00Z">
        <w:r>
          <w:t xml:space="preserve"> solved by installing the following package</w:t>
        </w:r>
      </w:ins>
      <w:ins w:id="2161" w:author="Sarah Thomas" w:date="2014-03-17T11:39:00Z">
        <w:r w:rsidR="00302EDD">
          <w:t>:</w:t>
        </w:r>
      </w:ins>
    </w:p>
    <w:p w14:paraId="1C7643C3" w14:textId="648CFDEB" w:rsidR="0089076A" w:rsidRDefault="0089076A">
      <w:pPr>
        <w:pStyle w:val="BodyText"/>
        <w:rPr>
          <w:ins w:id="2162" w:author="Sarah Thomas" w:date="2014-03-16T16:40:00Z"/>
        </w:rPr>
      </w:pPr>
      <w:ins w:id="2163" w:author="Sarah Thomas" w:date="2014-03-16T16:40:00Z">
        <w:r>
          <w:fldChar w:fldCharType="begin"/>
        </w:r>
        <w:r>
          <w:instrText xml:space="preserve"> HYPERLINK "</w:instrText>
        </w:r>
        <w:r w:rsidRPr="0089076A">
          <w:instrText>https://github.com/FrozenNode/XssInput</w:instrText>
        </w:r>
        <w:r>
          <w:instrText xml:space="preserve">" </w:instrText>
        </w:r>
        <w:r>
          <w:fldChar w:fldCharType="separate"/>
        </w:r>
        <w:r w:rsidRPr="00123757">
          <w:rPr>
            <w:rStyle w:val="Hyperlink"/>
          </w:rPr>
          <w:t>https://github.com/FrozenNode/XssInput</w:t>
        </w:r>
        <w:r>
          <w:fldChar w:fldCharType="end"/>
        </w:r>
      </w:ins>
    </w:p>
    <w:p w14:paraId="6BD12931" w14:textId="087405AE" w:rsidR="0089076A" w:rsidRDefault="00302EDD">
      <w:pPr>
        <w:pStyle w:val="BodyText"/>
        <w:rPr>
          <w:ins w:id="2164" w:author="Sarah Thomas" w:date="2014-03-16T16:28:00Z"/>
        </w:rPr>
      </w:pPr>
      <w:ins w:id="2165" w:author="Sarah Thomas" w:date="2014-03-17T11:39:00Z">
        <w:r>
          <w:t>FrozenNode</w:t>
        </w:r>
      </w:ins>
      <w:ins w:id="2166" w:author="Sarah Thomas" w:date="2014-03-16T16:40:00Z">
        <w:r w:rsidR="0089076A">
          <w:t xml:space="preserve"> </w:t>
        </w:r>
      </w:ins>
      <w:ins w:id="2167" w:author="Sarah Thomas" w:date="2014-03-17T11:39:00Z">
        <w:r>
          <w:t>successfully</w:t>
        </w:r>
      </w:ins>
      <w:ins w:id="2168" w:author="Sarah Thomas" w:date="2014-03-16T16:40:00Z">
        <w:r w:rsidR="0089076A">
          <w:t xml:space="preserve"> </w:t>
        </w:r>
      </w:ins>
      <w:ins w:id="2169" w:author="Sarah Thomas" w:date="2014-03-16T16:41:00Z">
        <w:r w:rsidR="005B303A">
          <w:t>provide</w:t>
        </w:r>
      </w:ins>
      <w:ins w:id="2170" w:author="Sarah Thomas" w:date="2014-03-17T11:39:00Z">
        <w:r>
          <w:t>d</w:t>
        </w:r>
      </w:ins>
      <w:ins w:id="2171" w:author="Sarah Thomas" w:date="2014-03-16T16:41:00Z">
        <w:r w:rsidR="005B303A">
          <w:t xml:space="preserve"> a way to filter all the input.</w:t>
        </w:r>
      </w:ins>
    </w:p>
    <w:p w14:paraId="1E15889A" w14:textId="463A8E46" w:rsidR="0070695D" w:rsidRDefault="0070695D">
      <w:pPr>
        <w:pStyle w:val="Heading3"/>
        <w:rPr>
          <w:ins w:id="2172" w:author="Sarah Thomas" w:date="2014-03-16T16:16:00Z"/>
        </w:rPr>
        <w:pPrChange w:id="2173" w:author="Sarah Thomas" w:date="2014-03-16T16:15:00Z">
          <w:pPr>
            <w:pStyle w:val="BodyText"/>
          </w:pPr>
        </w:pPrChange>
      </w:pPr>
      <w:ins w:id="2174" w:author="Sarah Thomas" w:date="2014-03-16T16:16:00Z">
        <w:r>
          <w:t>SQL Injection</w:t>
        </w:r>
      </w:ins>
    </w:p>
    <w:p w14:paraId="4F70E2DA" w14:textId="5185F5E3" w:rsidR="0070695D" w:rsidRDefault="0070695D">
      <w:pPr>
        <w:rPr>
          <w:ins w:id="2175" w:author="Sarah Thomas" w:date="2014-03-16T16:19:00Z"/>
        </w:rPr>
        <w:pPrChange w:id="2176" w:author="Sarah Thomas" w:date="2014-03-16T16:16:00Z">
          <w:pPr>
            <w:pStyle w:val="BodyText"/>
          </w:pPr>
        </w:pPrChange>
      </w:pPr>
      <w:ins w:id="2177" w:author="Sarah Thomas" w:date="2014-03-16T16:16:00Z">
        <w:r>
          <w:t xml:space="preserve">We attempted the following SQL injection attacks on the </w:t>
        </w:r>
      </w:ins>
      <w:ins w:id="2178" w:author="Sarah Thomas" w:date="2014-03-16T16:19:00Z">
        <w:r>
          <w:t>search for user by name field of the search page</w:t>
        </w:r>
      </w:ins>
    </w:p>
    <w:p w14:paraId="14C7D6BE" w14:textId="2E989638" w:rsidR="0070695D" w:rsidRPr="00A30A23" w:rsidRDefault="0070695D">
      <w:pPr>
        <w:pStyle w:val="code"/>
        <w:rPr>
          <w:ins w:id="2179" w:author="Sarah Thomas" w:date="2014-03-16T16:21:00Z"/>
          <w:rPrChange w:id="2180" w:author="Sarah Thomas" w:date="2014-03-16T16:21:00Z">
            <w:rPr>
              <w:ins w:id="2181" w:author="Sarah Thomas" w:date="2014-03-16T16:21:00Z"/>
              <w:szCs w:val="24"/>
            </w:rPr>
          </w:rPrChange>
        </w:rPr>
        <w:pPrChange w:id="2182" w:author="Sarah Thomas" w:date="2014-03-16T16:21:00Z">
          <w:pPr>
            <w:pStyle w:val="BodyText"/>
          </w:pPr>
        </w:pPrChange>
      </w:pPr>
      <w:proofErr w:type="gramStart"/>
      <w:ins w:id="2183" w:author="Sarah Thomas" w:date="2014-03-16T16:20:00Z">
        <w:r w:rsidRPr="00562733">
          <w:t>something</w:t>
        </w:r>
        <w:proofErr w:type="gramEnd"/>
        <w:r w:rsidRPr="00562733">
          <w:t xml:space="preserve"> or 1=1’</w:t>
        </w:r>
      </w:ins>
    </w:p>
    <w:p w14:paraId="0EF53F08" w14:textId="43BA0633" w:rsidR="00A30A23" w:rsidRPr="00562733" w:rsidRDefault="00A30A23">
      <w:pPr>
        <w:pStyle w:val="BodyText"/>
        <w:rPr>
          <w:ins w:id="2184" w:author="Sarah Thomas" w:date="2014-03-05T14:22:00Z"/>
          <w:szCs w:val="24"/>
        </w:rPr>
      </w:pPr>
      <w:ins w:id="2185" w:author="Sarah Thomas" w:date="2014-03-16T16:21:00Z">
        <w:r>
          <w:rPr>
            <w:szCs w:val="24"/>
          </w:rPr>
          <w:t>This returned no results so the SQL injection failed in this attempt.</w:t>
        </w:r>
      </w:ins>
    </w:p>
    <w:p w14:paraId="12FF2A2E" w14:textId="7DC97DE3" w:rsidR="00F15707" w:rsidRDefault="00F15707">
      <w:pPr>
        <w:pStyle w:val="Heading1"/>
        <w:rPr>
          <w:ins w:id="2186" w:author="Sarah Thomas" w:date="2014-03-03T14:10:00Z"/>
          <w:szCs w:val="24"/>
        </w:rPr>
        <w:pPrChange w:id="2187" w:author="Sarah Thomas" w:date="2014-03-03T14:10:00Z">
          <w:pPr>
            <w:widowControl w:val="0"/>
            <w:autoSpaceDE w:val="0"/>
            <w:autoSpaceDN w:val="0"/>
            <w:adjustRightInd w:val="0"/>
          </w:pPr>
        </w:pPrChange>
      </w:pPr>
      <w:bookmarkStart w:id="2188" w:name="_Ref256495867"/>
      <w:bookmarkStart w:id="2189" w:name="_Toc256588996"/>
      <w:ins w:id="2190" w:author="Sarah Thomas" w:date="2014-03-03T14:10:00Z">
        <w:r>
          <w:lastRenderedPageBreak/>
          <w:t>Testing</w:t>
        </w:r>
        <w:bookmarkEnd w:id="2188"/>
        <w:bookmarkEnd w:id="2189"/>
      </w:ins>
    </w:p>
    <w:p w14:paraId="6201D29E" w14:textId="77777777" w:rsidR="00F15707" w:rsidRPr="00766C26" w:rsidRDefault="00F15707">
      <w:pPr>
        <w:pStyle w:val="BodyText"/>
        <w:rPr>
          <w:ins w:id="2191" w:author="Sarah Thomas" w:date="2014-03-03T14:10:00Z"/>
          <w:szCs w:val="24"/>
          <w:highlight w:val="lightGray"/>
          <w:rPrChange w:id="2192" w:author="Sarah Thomas" w:date="2014-03-03T14:27:00Z">
            <w:rPr>
              <w:ins w:id="2193" w:author="Sarah Thomas" w:date="2014-03-03T14:10:00Z"/>
              <w:szCs w:val="24"/>
            </w:rPr>
          </w:rPrChange>
        </w:rPr>
        <w:pPrChange w:id="2194" w:author="Sarah Thomas" w:date="2014-03-03T14:16:00Z">
          <w:pPr>
            <w:widowControl w:val="0"/>
            <w:autoSpaceDE w:val="0"/>
            <w:autoSpaceDN w:val="0"/>
            <w:adjustRightInd w:val="0"/>
          </w:pPr>
        </w:pPrChange>
      </w:pPr>
      <w:ins w:id="2195" w:author="Sarah Thomas" w:date="2014-03-03T14:10:00Z">
        <w:r w:rsidRPr="00766C26">
          <w:rPr>
            <w:highlight w:val="lightGray"/>
            <w:rPrChange w:id="2196" w:author="Sarah Thomas" w:date="2014-03-03T14:27:00Z">
              <w:rPr/>
            </w:rPrChange>
          </w:rPr>
          <w:t xml:space="preserve">- </w:t>
        </w:r>
        <w:proofErr w:type="gramStart"/>
        <w:r w:rsidRPr="00766C26">
          <w:rPr>
            <w:highlight w:val="lightGray"/>
            <w:rPrChange w:id="2197" w:author="Sarah Thomas" w:date="2014-03-03T14:27:00Z">
              <w:rPr/>
            </w:rPrChange>
          </w:rPr>
          <w:t>strategy</w:t>
        </w:r>
        <w:proofErr w:type="gramEnd"/>
        <w:r w:rsidRPr="00766C26">
          <w:rPr>
            <w:highlight w:val="lightGray"/>
            <w:rPrChange w:id="2198" w:author="Sarah Thomas" w:date="2014-03-03T14:27:00Z">
              <w:rPr/>
            </w:rPrChange>
          </w:rPr>
          <w:t> - unit level (black box / white box) - integration level - acceptance</w:t>
        </w:r>
      </w:ins>
    </w:p>
    <w:p w14:paraId="7AF9E22B" w14:textId="77777777" w:rsidR="00F15707" w:rsidRPr="00766C26" w:rsidRDefault="00F15707">
      <w:pPr>
        <w:pStyle w:val="BodyText"/>
        <w:rPr>
          <w:ins w:id="2199" w:author="Sarah Thomas" w:date="2014-03-03T14:10:00Z"/>
          <w:szCs w:val="24"/>
          <w:highlight w:val="lightGray"/>
          <w:rPrChange w:id="2200" w:author="Sarah Thomas" w:date="2014-03-03T14:27:00Z">
            <w:rPr>
              <w:ins w:id="2201" w:author="Sarah Thomas" w:date="2014-03-03T14:10:00Z"/>
              <w:szCs w:val="24"/>
            </w:rPr>
          </w:rPrChange>
        </w:rPr>
        <w:pPrChange w:id="2202" w:author="Sarah Thomas" w:date="2014-03-03T14:16:00Z">
          <w:pPr>
            <w:widowControl w:val="0"/>
            <w:autoSpaceDE w:val="0"/>
            <w:autoSpaceDN w:val="0"/>
            <w:adjustRightInd w:val="0"/>
          </w:pPr>
        </w:pPrChange>
      </w:pPr>
      <w:ins w:id="2203" w:author="Sarah Thomas" w:date="2014-03-03T14:10:00Z">
        <w:r w:rsidRPr="00766C26">
          <w:rPr>
            <w:highlight w:val="lightGray"/>
            <w:rPrChange w:id="2204" w:author="Sarah Thomas" w:date="2014-03-03T14:27:00Z">
              <w:rPr/>
            </w:rPrChange>
          </w:rPr>
          <w:t xml:space="preserve">- </w:t>
        </w:r>
        <w:proofErr w:type="gramStart"/>
        <w:r w:rsidRPr="00766C26">
          <w:rPr>
            <w:highlight w:val="lightGray"/>
            <w:rPrChange w:id="2205" w:author="Sarah Thomas" w:date="2014-03-03T14:27:00Z">
              <w:rPr/>
            </w:rPrChange>
          </w:rPr>
          <w:t>examples</w:t>
        </w:r>
        <w:proofErr w:type="gramEnd"/>
        <w:r w:rsidRPr="00766C26">
          <w:rPr>
            <w:highlight w:val="lightGray"/>
            <w:rPrChange w:id="2206" w:author="Sarah Thomas" w:date="2014-03-03T14:27:00Z">
              <w:rPr/>
            </w:rPrChange>
          </w:rPr>
          <w:t xml:space="preserve"> of important test results</w:t>
        </w:r>
      </w:ins>
    </w:p>
    <w:p w14:paraId="5F66859A" w14:textId="77777777" w:rsidR="00F15707" w:rsidRDefault="00F15707">
      <w:pPr>
        <w:pStyle w:val="BodyText"/>
        <w:rPr>
          <w:ins w:id="2207" w:author="Sarah Thomas" w:date="2014-03-03T14:10:00Z"/>
          <w:szCs w:val="24"/>
        </w:rPr>
        <w:pPrChange w:id="2208" w:author="Sarah Thomas" w:date="2014-03-03T14:16:00Z">
          <w:pPr>
            <w:widowControl w:val="0"/>
            <w:autoSpaceDE w:val="0"/>
            <w:autoSpaceDN w:val="0"/>
            <w:adjustRightInd w:val="0"/>
          </w:pPr>
        </w:pPrChange>
      </w:pPr>
      <w:ins w:id="2209" w:author="Sarah Thomas" w:date="2014-03-03T14:10:00Z">
        <w:r w:rsidRPr="00766C26">
          <w:rPr>
            <w:highlight w:val="lightGray"/>
            <w:rPrChange w:id="2210" w:author="Sarah Thomas" w:date="2014-03-03T14:27:00Z">
              <w:rPr/>
            </w:rPrChange>
          </w:rPr>
          <w:t>(A complete set of tests may not be necessary, as long as it can be shown that your strategy would result in a fully tested system.)</w:t>
        </w:r>
      </w:ins>
    </w:p>
    <w:p w14:paraId="7B205A0E" w14:textId="77777777" w:rsidR="00F15707" w:rsidRDefault="00F15707">
      <w:pPr>
        <w:pStyle w:val="Heading1"/>
        <w:rPr>
          <w:ins w:id="2211" w:author="Sarah Thomas" w:date="2014-03-03T14:19:00Z"/>
        </w:rPr>
        <w:pPrChange w:id="2212" w:author="Sarah Thomas" w:date="2014-03-03T14:10:00Z">
          <w:pPr>
            <w:widowControl w:val="0"/>
            <w:autoSpaceDE w:val="0"/>
            <w:autoSpaceDN w:val="0"/>
            <w:adjustRightInd w:val="0"/>
          </w:pPr>
        </w:pPrChange>
      </w:pPr>
      <w:bookmarkStart w:id="2213" w:name="_Ref256495755"/>
      <w:bookmarkStart w:id="2214" w:name="_Ref256495767"/>
      <w:bookmarkStart w:id="2215" w:name="_Toc256588997"/>
      <w:ins w:id="2216" w:author="Sarah Thomas" w:date="2014-03-03T14:10:00Z">
        <w:r>
          <w:t>Conclusions</w:t>
        </w:r>
      </w:ins>
      <w:bookmarkEnd w:id="2213"/>
      <w:bookmarkEnd w:id="2214"/>
      <w:bookmarkEnd w:id="2215"/>
    </w:p>
    <w:p w14:paraId="6444270E" w14:textId="4AD7DEC5" w:rsidR="00246E0B" w:rsidRDefault="00246E0B">
      <w:pPr>
        <w:pStyle w:val="Heading2"/>
        <w:rPr>
          <w:ins w:id="2217" w:author="Sarah Thomas" w:date="2014-03-12T16:55:00Z"/>
        </w:rPr>
        <w:pPrChange w:id="2218" w:author="Sarah Thomas" w:date="2014-03-03T14:20:00Z">
          <w:pPr>
            <w:widowControl w:val="0"/>
            <w:autoSpaceDE w:val="0"/>
            <w:autoSpaceDN w:val="0"/>
            <w:adjustRightInd w:val="0"/>
          </w:pPr>
        </w:pPrChange>
      </w:pPr>
      <w:bookmarkStart w:id="2219" w:name="_Toc256588998"/>
      <w:ins w:id="2220" w:author="Sarah Thomas" w:date="2014-03-03T14:19:00Z">
        <w:r>
          <w:t>Successes</w:t>
        </w:r>
      </w:ins>
      <w:bookmarkEnd w:id="2219"/>
    </w:p>
    <w:p w14:paraId="644068E6" w14:textId="16052649" w:rsidR="0095430F" w:rsidRDefault="0095430F">
      <w:pPr>
        <w:pStyle w:val="Heading3"/>
        <w:rPr>
          <w:ins w:id="2221" w:author="Sarah Thomas" w:date="2014-03-12T16:55:00Z"/>
        </w:rPr>
        <w:pPrChange w:id="2222" w:author="Sarah Thomas" w:date="2014-03-12T17:56:00Z">
          <w:pPr>
            <w:widowControl w:val="0"/>
            <w:autoSpaceDE w:val="0"/>
            <w:autoSpaceDN w:val="0"/>
            <w:adjustRightInd w:val="0"/>
          </w:pPr>
        </w:pPrChange>
      </w:pPr>
      <w:bookmarkStart w:id="2223" w:name="_Toc256588999"/>
      <w:ins w:id="2224" w:author="Sarah Thomas" w:date="2014-03-12T16:55:00Z">
        <w:r>
          <w:t>Teamwork</w:t>
        </w:r>
        <w:bookmarkEnd w:id="2223"/>
      </w:ins>
    </w:p>
    <w:p w14:paraId="21A28573" w14:textId="52AE0D38" w:rsidR="0095430F" w:rsidRDefault="0095430F">
      <w:pPr>
        <w:pStyle w:val="BodyText"/>
        <w:rPr>
          <w:ins w:id="2225" w:author="Sarah Thomas" w:date="2014-03-12T16:59:00Z"/>
        </w:rPr>
        <w:pPrChange w:id="2226" w:author="Sarah Thomas" w:date="2014-03-12T17:16:00Z">
          <w:pPr>
            <w:widowControl w:val="0"/>
            <w:autoSpaceDE w:val="0"/>
            <w:autoSpaceDN w:val="0"/>
            <w:adjustRightInd w:val="0"/>
          </w:pPr>
        </w:pPrChange>
      </w:pPr>
      <w:bookmarkStart w:id="2227" w:name="_Ref256495745"/>
      <w:ins w:id="2228" w:author="Sarah Thomas" w:date="2014-03-12T16:55:00Z">
        <w:r>
          <w:t xml:space="preserve">The teamwork aspect of the project went very well. </w:t>
        </w:r>
      </w:ins>
      <w:ins w:id="2229" w:author="Sarah Thomas" w:date="2014-03-12T16:56:00Z">
        <w:r>
          <w:t xml:space="preserve">Meetings and the </w:t>
        </w:r>
      </w:ins>
      <w:ins w:id="2230" w:author="Sarah Thomas" w:date="2014-03-12T16:57:00Z">
        <w:r>
          <w:t>initial</w:t>
        </w:r>
      </w:ins>
      <w:ins w:id="2231" w:author="Sarah Thomas" w:date="2014-03-12T16:56:00Z">
        <w:r>
          <w:t xml:space="preserve"> lectures were well attended.</w:t>
        </w:r>
      </w:ins>
      <w:ins w:id="2232" w:author="Sarah Thomas" w:date="2014-03-12T16:57:00Z">
        <w:r>
          <w:t xml:space="preserve"> Communication was generally good using a combination of Trello, </w:t>
        </w:r>
        <w:proofErr w:type="spellStart"/>
        <w:r>
          <w:t>WhatsApp</w:t>
        </w:r>
      </w:ins>
      <w:proofErr w:type="spellEnd"/>
      <w:ins w:id="2233" w:author="Sarah Thomas" w:date="2014-03-12T16:58:00Z">
        <w:r>
          <w:t xml:space="preserve"> and email. Everyone on the team was willing to contribute and on the whole commitments were met on time</w:t>
        </w:r>
      </w:ins>
      <w:ins w:id="2234" w:author="Sarah Thomas" w:date="2014-03-12T16:59:00Z">
        <w:r>
          <w:t>.</w:t>
        </w:r>
        <w:bookmarkEnd w:id="2227"/>
        <w:r>
          <w:t xml:space="preserve"> </w:t>
        </w:r>
      </w:ins>
    </w:p>
    <w:p w14:paraId="3EC7ED17" w14:textId="16DF56E3" w:rsidR="0095430F" w:rsidRDefault="0095430F">
      <w:pPr>
        <w:pStyle w:val="BodyText"/>
        <w:rPr>
          <w:ins w:id="2235" w:author="Sarah Thomas" w:date="2014-03-12T17:00:00Z"/>
        </w:rPr>
        <w:pPrChange w:id="2236" w:author="Sarah Thomas" w:date="2014-03-12T17:16:00Z">
          <w:pPr>
            <w:widowControl w:val="0"/>
            <w:autoSpaceDE w:val="0"/>
            <w:autoSpaceDN w:val="0"/>
            <w:adjustRightInd w:val="0"/>
          </w:pPr>
        </w:pPrChange>
      </w:pPr>
      <w:ins w:id="2237" w:author="Sarah Thomas" w:date="2014-03-12T17:00:00Z">
        <w:r>
          <w:t xml:space="preserve">The team worked well together brainstorming ideas and sharing skills and experiences. </w:t>
        </w:r>
      </w:ins>
      <w:ins w:id="2238" w:author="Sarah Thomas" w:date="2014-03-12T16:59:00Z">
        <w:r>
          <w:t>Differences of opinion were all sorted out very amicably in the group meetings with a little discussion.</w:t>
        </w:r>
      </w:ins>
    </w:p>
    <w:p w14:paraId="1051495F" w14:textId="5BE0CC8F" w:rsidR="0095430F" w:rsidRDefault="00104D1F">
      <w:pPr>
        <w:pStyle w:val="Heading3"/>
        <w:rPr>
          <w:ins w:id="2239" w:author="Sarah Thomas" w:date="2014-03-12T17:01:00Z"/>
        </w:rPr>
        <w:pPrChange w:id="2240" w:author="Sarah Thomas" w:date="2014-03-12T17:56:00Z">
          <w:pPr>
            <w:widowControl w:val="0"/>
            <w:autoSpaceDE w:val="0"/>
            <w:autoSpaceDN w:val="0"/>
            <w:adjustRightInd w:val="0"/>
          </w:pPr>
        </w:pPrChange>
      </w:pPr>
      <w:bookmarkStart w:id="2241" w:name="_Toc256589000"/>
      <w:ins w:id="2242" w:author="Sarah Thomas" w:date="2014-03-12T17:11:00Z">
        <w:r>
          <w:t xml:space="preserve">Project </w:t>
        </w:r>
      </w:ins>
      <w:ins w:id="2243" w:author="Sarah Thomas" w:date="2014-03-12T17:00:00Z">
        <w:r w:rsidR="0095430F">
          <w:t>Management</w:t>
        </w:r>
      </w:ins>
      <w:bookmarkEnd w:id="2241"/>
    </w:p>
    <w:p w14:paraId="1114F98A" w14:textId="6091035B" w:rsidR="0095430F" w:rsidRPr="0095430F" w:rsidRDefault="0095430F">
      <w:pPr>
        <w:pStyle w:val="BodyText"/>
        <w:rPr>
          <w:ins w:id="2244" w:author="Sarah Thomas" w:date="2014-03-12T16:55:00Z"/>
        </w:rPr>
        <w:pPrChange w:id="2245" w:author="Sarah Thomas" w:date="2014-03-12T17:16:00Z">
          <w:pPr>
            <w:widowControl w:val="0"/>
            <w:autoSpaceDE w:val="0"/>
            <w:autoSpaceDN w:val="0"/>
            <w:adjustRightInd w:val="0"/>
          </w:pPr>
        </w:pPrChange>
      </w:pPr>
      <w:ins w:id="2246" w:author="Sarah Thomas" w:date="2014-03-12T17:01:00Z">
        <w:r>
          <w:t>There was no overall team leader. Chai</w:t>
        </w:r>
      </w:ins>
      <w:ins w:id="2247" w:author="Sarah Thomas" w:date="2014-03-12T17:02:00Z">
        <w:r>
          <w:t>r</w:t>
        </w:r>
      </w:ins>
      <w:ins w:id="2248" w:author="Sarah Thomas" w:date="2014-03-12T17:01:00Z">
        <w:r>
          <w:t>person and secretarial duties were</w:t>
        </w:r>
      </w:ins>
      <w:ins w:id="2249" w:author="Sarah Thomas" w:date="2014-03-12T17:02:00Z">
        <w:r>
          <w:t xml:space="preserve"> shared on a rotating basis.</w:t>
        </w:r>
      </w:ins>
      <w:ins w:id="2250" w:author="Sarah Thomas" w:date="2014-03-12T17:03:00Z">
        <w:r>
          <w:t xml:space="preserve"> This worked well for our team</w:t>
        </w:r>
        <w:r w:rsidR="00104D1F">
          <w:t>.</w:t>
        </w:r>
      </w:ins>
    </w:p>
    <w:p w14:paraId="5E9A731E" w14:textId="663F335E" w:rsidR="0095430F" w:rsidRDefault="0095430F">
      <w:pPr>
        <w:pStyle w:val="Heading3"/>
        <w:rPr>
          <w:ins w:id="2251" w:author="Sarah Thomas" w:date="2014-03-12T17:03:00Z"/>
        </w:rPr>
        <w:pPrChange w:id="2252" w:author="Sarah Thomas" w:date="2014-03-12T17:56:00Z">
          <w:pPr>
            <w:widowControl w:val="0"/>
            <w:autoSpaceDE w:val="0"/>
            <w:autoSpaceDN w:val="0"/>
            <w:adjustRightInd w:val="0"/>
          </w:pPr>
        </w:pPrChange>
      </w:pPr>
      <w:bookmarkStart w:id="2253" w:name="_Toc256589001"/>
      <w:ins w:id="2254" w:author="Sarah Thomas" w:date="2014-03-12T16:55:00Z">
        <w:r>
          <w:t>Tools</w:t>
        </w:r>
      </w:ins>
      <w:bookmarkEnd w:id="2253"/>
    </w:p>
    <w:p w14:paraId="198176B8" w14:textId="77777777" w:rsidR="002D6231" w:rsidRDefault="00104D1F">
      <w:pPr>
        <w:pStyle w:val="BodyText"/>
        <w:rPr>
          <w:ins w:id="2255" w:author="Sarah Thomas" w:date="2014-03-12T17:35:00Z"/>
        </w:rPr>
        <w:pPrChange w:id="2256" w:author="Sarah Thomas" w:date="2014-03-12T17:16:00Z">
          <w:pPr>
            <w:widowControl w:val="0"/>
            <w:autoSpaceDE w:val="0"/>
            <w:autoSpaceDN w:val="0"/>
            <w:adjustRightInd w:val="0"/>
          </w:pPr>
        </w:pPrChange>
      </w:pPr>
      <w:ins w:id="2257" w:author="Sarah Thomas" w:date="2014-03-12T17:04:00Z">
        <w:r>
          <w:t xml:space="preserve">Sharing code on GitHub generally worked well. Trello was a very valuable organisational tool. </w:t>
        </w:r>
      </w:ins>
    </w:p>
    <w:p w14:paraId="363AB039" w14:textId="4B1CD65B" w:rsidR="00104D1F" w:rsidRPr="00104D1F" w:rsidRDefault="00104D1F">
      <w:pPr>
        <w:pStyle w:val="BodyText"/>
        <w:rPr>
          <w:ins w:id="2258" w:author="Sarah Thomas" w:date="2014-03-03T14:19:00Z"/>
        </w:rPr>
        <w:pPrChange w:id="2259" w:author="Sarah Thomas" w:date="2014-03-12T17:16:00Z">
          <w:pPr>
            <w:widowControl w:val="0"/>
            <w:autoSpaceDE w:val="0"/>
            <w:autoSpaceDN w:val="0"/>
            <w:adjustRightInd w:val="0"/>
          </w:pPr>
        </w:pPrChange>
      </w:pPr>
      <w:ins w:id="2260" w:author="Sarah Thomas" w:date="2014-03-12T17:04:00Z">
        <w:r>
          <w:t xml:space="preserve">Laravel worked well as a framework once initial </w:t>
        </w:r>
      </w:ins>
      <w:ins w:id="2261" w:author="Sarah Thomas" w:date="2014-03-12T17:13:00Z">
        <w:r>
          <w:t xml:space="preserve">configuration </w:t>
        </w:r>
      </w:ins>
      <w:ins w:id="2262" w:author="Sarah Thomas" w:date="2014-03-12T17:04:00Z">
        <w:r>
          <w:t>difficulties were overcome.</w:t>
        </w:r>
      </w:ins>
      <w:ins w:id="2263" w:author="Sarah Thomas" w:date="2014-03-12T17:35:00Z">
        <w:r w:rsidR="002D6231">
          <w:t xml:space="preserve"> The </w:t>
        </w:r>
      </w:ins>
      <w:ins w:id="2264" w:author="Sarah Thomas" w:date="2014-03-12T17:36:00Z">
        <w:r w:rsidR="002D6231">
          <w:t xml:space="preserve">Eloquent </w:t>
        </w:r>
      </w:ins>
      <w:ins w:id="2265" w:author="Sarah Thomas" w:date="2014-03-12T17:35:00Z">
        <w:r w:rsidR="002D6231">
          <w:t xml:space="preserve">ORM </w:t>
        </w:r>
      </w:ins>
      <w:ins w:id="2266" w:author="Sarah Thomas" w:date="2014-03-12T17:36:00Z">
        <w:r w:rsidR="002D6231">
          <w:t xml:space="preserve">worked very well, reducing the effort required to interact with the database. </w:t>
        </w:r>
        <w:proofErr w:type="spellStart"/>
        <w:r w:rsidR="002D6231">
          <w:t>Laravel</w:t>
        </w:r>
      </w:ins>
      <w:ins w:id="2267" w:author="Sarah Thomas" w:date="2014-03-12T17:37:00Z">
        <w:r w:rsidR="002D6231">
          <w:t>’s</w:t>
        </w:r>
        <w:proofErr w:type="spellEnd"/>
        <w:r w:rsidR="002D6231">
          <w:t xml:space="preserve"> migrations worked well for sharing the database structure. The login and authorisation system was easy to use on various pages once implemented. The Laravel documentation was very good and it was not too difficult to learn.</w:t>
        </w:r>
      </w:ins>
    </w:p>
    <w:p w14:paraId="259B1DED" w14:textId="07ECF93C" w:rsidR="00246E0B" w:rsidRDefault="00246E0B">
      <w:pPr>
        <w:pStyle w:val="Heading2"/>
        <w:rPr>
          <w:ins w:id="2268" w:author="Sarah Thomas" w:date="2014-03-12T17:06:00Z"/>
        </w:rPr>
        <w:pPrChange w:id="2269" w:author="Sarah Thomas" w:date="2014-03-03T14:20:00Z">
          <w:pPr>
            <w:widowControl w:val="0"/>
            <w:autoSpaceDE w:val="0"/>
            <w:autoSpaceDN w:val="0"/>
            <w:adjustRightInd w:val="0"/>
          </w:pPr>
        </w:pPrChange>
      </w:pPr>
      <w:bookmarkStart w:id="2270" w:name="_Toc256589002"/>
      <w:ins w:id="2271" w:author="Sarah Thomas" w:date="2014-03-03T14:19:00Z">
        <w:r>
          <w:t>Shortcomings</w:t>
        </w:r>
      </w:ins>
      <w:bookmarkEnd w:id="2270"/>
    </w:p>
    <w:p w14:paraId="7E879E34" w14:textId="33CD27CE" w:rsidR="00104D1F" w:rsidRDefault="00104D1F">
      <w:pPr>
        <w:pStyle w:val="Heading3"/>
        <w:rPr>
          <w:ins w:id="2272" w:author="Sarah Thomas" w:date="2014-03-12T17:06:00Z"/>
        </w:rPr>
        <w:pPrChange w:id="2273" w:author="Sarah Thomas" w:date="2014-03-12T17:56:00Z">
          <w:pPr>
            <w:widowControl w:val="0"/>
            <w:autoSpaceDE w:val="0"/>
            <w:autoSpaceDN w:val="0"/>
            <w:adjustRightInd w:val="0"/>
          </w:pPr>
        </w:pPrChange>
      </w:pPr>
      <w:bookmarkStart w:id="2274" w:name="_Toc256589003"/>
      <w:ins w:id="2275" w:author="Sarah Thomas" w:date="2014-03-12T17:06:00Z">
        <w:r>
          <w:t>Teamwork</w:t>
        </w:r>
        <w:bookmarkEnd w:id="2274"/>
      </w:ins>
    </w:p>
    <w:p w14:paraId="607CC780" w14:textId="2DFE6626" w:rsidR="00104D1F" w:rsidRPr="00104D1F" w:rsidRDefault="00104D1F">
      <w:pPr>
        <w:rPr>
          <w:ins w:id="2276" w:author="Sarah Thomas" w:date="2014-03-12T17:05:00Z"/>
        </w:rPr>
        <w:pPrChange w:id="2277" w:author="Sarah Thomas" w:date="2014-03-12T17:06:00Z">
          <w:pPr>
            <w:widowControl w:val="0"/>
            <w:autoSpaceDE w:val="0"/>
            <w:autoSpaceDN w:val="0"/>
            <w:adjustRightInd w:val="0"/>
          </w:pPr>
        </w:pPrChange>
      </w:pPr>
      <w:ins w:id="2278" w:author="Sarah Thomas" w:date="2014-03-12T17:07:00Z">
        <w:r>
          <w:t>No issues. I think everyone enjoyed being on the team.</w:t>
        </w:r>
      </w:ins>
    </w:p>
    <w:p w14:paraId="69869391" w14:textId="06EE825A" w:rsidR="00104D1F" w:rsidRDefault="00104D1F">
      <w:pPr>
        <w:pStyle w:val="Heading3"/>
        <w:rPr>
          <w:ins w:id="2279" w:author="Sarah Thomas" w:date="2014-03-12T17:07:00Z"/>
        </w:rPr>
        <w:pPrChange w:id="2280" w:author="Sarah Thomas" w:date="2014-03-12T17:56:00Z">
          <w:pPr>
            <w:widowControl w:val="0"/>
            <w:autoSpaceDE w:val="0"/>
            <w:autoSpaceDN w:val="0"/>
            <w:adjustRightInd w:val="0"/>
          </w:pPr>
        </w:pPrChange>
      </w:pPr>
      <w:bookmarkStart w:id="2281" w:name="_Toc256589004"/>
      <w:ins w:id="2282" w:author="Sarah Thomas" w:date="2014-03-12T17:11:00Z">
        <w:r>
          <w:lastRenderedPageBreak/>
          <w:t xml:space="preserve">Project </w:t>
        </w:r>
      </w:ins>
      <w:ins w:id="2283" w:author="Sarah Thomas" w:date="2014-03-12T17:05:00Z">
        <w:r>
          <w:t>Management</w:t>
        </w:r>
      </w:ins>
      <w:bookmarkEnd w:id="2281"/>
    </w:p>
    <w:p w14:paraId="7CFD9F10" w14:textId="4AF7F397" w:rsidR="00104D1F" w:rsidRDefault="00104D1F">
      <w:pPr>
        <w:pStyle w:val="BodyText"/>
        <w:rPr>
          <w:ins w:id="2284" w:author="Sarah Thomas" w:date="2014-03-12T17:32:00Z"/>
        </w:rPr>
        <w:pPrChange w:id="2285" w:author="Sarah Thomas" w:date="2014-03-12T17:15:00Z">
          <w:pPr>
            <w:widowControl w:val="0"/>
            <w:autoSpaceDE w:val="0"/>
            <w:autoSpaceDN w:val="0"/>
            <w:adjustRightInd w:val="0"/>
          </w:pPr>
        </w:pPrChange>
      </w:pPr>
      <w:ins w:id="2286" w:author="Sarah Thomas" w:date="2014-03-12T17:08:00Z">
        <w:r>
          <w:t xml:space="preserve">There were </w:t>
        </w:r>
      </w:ins>
      <w:ins w:id="2287" w:author="Sarah Thomas" w:date="2014-03-12T17:07:00Z">
        <w:r>
          <w:t>some issues with time management</w:t>
        </w:r>
      </w:ins>
      <w:ins w:id="2288" w:author="Sarah Thomas" w:date="2014-03-12T17:08:00Z">
        <w:r>
          <w:t xml:space="preserve">, we did not keep up with the Gantt Chart </w:t>
        </w:r>
      </w:ins>
      <w:ins w:id="2289" w:author="Sarah Thomas" w:date="2014-03-12T17:20:00Z">
        <w:r w:rsidR="007D6E1E">
          <w:rPr>
            <w:highlight w:val="lightGray"/>
          </w:rPr>
          <w:fldChar w:fldCharType="begin" w:fldLock="1"/>
        </w:r>
      </w:ins>
      <w:r w:rsidR="00302EDD">
        <w:rPr>
          <w:highlight w:val="lightGray"/>
        </w:rP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rsidR="007D6E1E">
        <w:rPr>
          <w:highlight w:val="lightGray"/>
        </w:rPr>
        <w:fldChar w:fldCharType="separate"/>
      </w:r>
      <w:r w:rsidR="00316E27" w:rsidRPr="00316E27">
        <w:rPr>
          <w:noProof/>
          <w:highlight w:val="lightGray"/>
        </w:rPr>
        <w:t>[2]</w:t>
      </w:r>
      <w:ins w:id="2290" w:author="Sarah Thomas" w:date="2014-03-12T17:20:00Z">
        <w:r w:rsidR="007D6E1E">
          <w:rPr>
            <w:highlight w:val="lightGray"/>
          </w:rPr>
          <w:fldChar w:fldCharType="end"/>
        </w:r>
      </w:ins>
      <w:ins w:id="2291" w:author="Sarah Thomas" w:date="2014-03-12T17:07:00Z">
        <w:r>
          <w:t>. It was difficult to complete everything for this project</w:t>
        </w:r>
      </w:ins>
      <w:ins w:id="2292" w:author="Sarah Thomas" w:date="2014-03-12T17:10:00Z">
        <w:r>
          <w:t xml:space="preserve"> within the time frame</w:t>
        </w:r>
      </w:ins>
      <w:ins w:id="2293" w:author="Sarah Thomas" w:date="2014-03-12T17:07:00Z">
        <w:r>
          <w:t xml:space="preserve">. The </w:t>
        </w:r>
      </w:ins>
      <w:ins w:id="2294" w:author="Sarah Thomas" w:date="2014-03-12T17:09:00Z">
        <w:r>
          <w:t xml:space="preserve">project </w:t>
        </w:r>
      </w:ins>
      <w:ins w:id="2295" w:author="Sarah Thomas" w:date="2014-03-12T17:07:00Z">
        <w:r>
          <w:t xml:space="preserve">scope </w:t>
        </w:r>
      </w:ins>
      <w:ins w:id="2296" w:author="Sarah Thomas" w:date="2014-03-12T17:09:00Z">
        <w:r>
          <w:t xml:space="preserve">was quite broad so we think our achievements </w:t>
        </w:r>
      </w:ins>
      <w:ins w:id="2297" w:author="Sarah Thomas" w:date="2014-03-12T17:07:00Z">
        <w:r>
          <w:t xml:space="preserve">are </w:t>
        </w:r>
      </w:ins>
      <w:ins w:id="2298" w:author="Sarah Thomas" w:date="2014-03-12T17:09:00Z">
        <w:r>
          <w:t xml:space="preserve">still </w:t>
        </w:r>
      </w:ins>
      <w:ins w:id="2299" w:author="Sarah Thomas" w:date="2014-03-12T17:07:00Z">
        <w:r>
          <w:t>good</w:t>
        </w:r>
      </w:ins>
      <w:ins w:id="2300" w:author="Sarah Thomas" w:date="2014-03-12T17:10:00Z">
        <w:r>
          <w:t xml:space="preserve">. </w:t>
        </w:r>
      </w:ins>
    </w:p>
    <w:p w14:paraId="276442F8" w14:textId="12712412" w:rsidR="00654C0F" w:rsidRDefault="00654C0F">
      <w:pPr>
        <w:pStyle w:val="BodyText"/>
        <w:rPr>
          <w:ins w:id="2301" w:author="Sarah Thomas" w:date="2014-03-12T17:12:00Z"/>
        </w:rPr>
        <w:pPrChange w:id="2302" w:author="Sarah Thomas" w:date="2014-03-12T17:15:00Z">
          <w:pPr>
            <w:widowControl w:val="0"/>
            <w:autoSpaceDE w:val="0"/>
            <w:autoSpaceDN w:val="0"/>
            <w:adjustRightInd w:val="0"/>
          </w:pPr>
        </w:pPrChange>
      </w:pPr>
      <w:ins w:id="2303" w:author="Sarah Thomas" w:date="2014-03-12T17:32:00Z">
        <w:r>
          <w:t xml:space="preserve">We initially intended to have each team member </w:t>
        </w:r>
      </w:ins>
      <w:ins w:id="2304" w:author="Sarah Thomas" w:date="2014-03-12T17:34:00Z">
        <w:r w:rsidR="002D6231">
          <w:t>construct</w:t>
        </w:r>
      </w:ins>
      <w:ins w:id="2305" w:author="Sarah Thomas" w:date="2014-03-12T17:32:00Z">
        <w:r>
          <w:t xml:space="preserve"> a few pages of the site each. However, as time progressed it seemed more efficient to </w:t>
        </w:r>
      </w:ins>
      <w:ins w:id="2306" w:author="Sarah Thomas" w:date="2014-03-12T17:33:00Z">
        <w:r>
          <w:t>break</w:t>
        </w:r>
      </w:ins>
      <w:ins w:id="2307" w:author="Sarah Thomas" w:date="2014-03-12T17:32:00Z">
        <w:r>
          <w:t xml:space="preserve"> down tasks</w:t>
        </w:r>
      </w:ins>
      <w:ins w:id="2308" w:author="Sarah Thomas" w:date="2014-03-12T17:33:00Z">
        <w:r>
          <w:t xml:space="preserve"> so </w:t>
        </w:r>
      </w:ins>
      <w:ins w:id="2309" w:author="Sarah Thomas" w:date="2014-03-12T17:34:00Z">
        <w:r>
          <w:t xml:space="preserve">people took responsibilities for different jobs </w:t>
        </w:r>
        <w:r w:rsidR="002D6231">
          <w:t>such as testing, styling, validation etc.</w:t>
        </w:r>
      </w:ins>
    </w:p>
    <w:p w14:paraId="2001BB65" w14:textId="679F94B3" w:rsidR="00104D1F" w:rsidRDefault="00104D1F">
      <w:pPr>
        <w:pStyle w:val="Heading3"/>
        <w:rPr>
          <w:ins w:id="2310" w:author="Sarah Thomas" w:date="2014-03-12T17:12:00Z"/>
        </w:rPr>
        <w:pPrChange w:id="2311" w:author="Sarah Thomas" w:date="2014-03-12T17:56:00Z">
          <w:pPr>
            <w:widowControl w:val="0"/>
            <w:autoSpaceDE w:val="0"/>
            <w:autoSpaceDN w:val="0"/>
            <w:adjustRightInd w:val="0"/>
          </w:pPr>
        </w:pPrChange>
      </w:pPr>
      <w:bookmarkStart w:id="2312" w:name="_Toc256589005"/>
      <w:ins w:id="2313" w:author="Sarah Thomas" w:date="2014-03-12T17:12:00Z">
        <w:r>
          <w:t>Tools</w:t>
        </w:r>
        <w:bookmarkEnd w:id="2312"/>
      </w:ins>
    </w:p>
    <w:p w14:paraId="701895BA" w14:textId="75BC86B1" w:rsidR="00104D1F" w:rsidRPr="00104D1F" w:rsidRDefault="00104D1F">
      <w:pPr>
        <w:pStyle w:val="BodyText"/>
        <w:rPr>
          <w:ins w:id="2314" w:author="Sarah Thomas" w:date="2014-03-12T17:11:00Z"/>
        </w:rPr>
        <w:pPrChange w:id="2315" w:author="Sarah Thomas" w:date="2014-03-12T17:15:00Z">
          <w:pPr>
            <w:widowControl w:val="0"/>
            <w:autoSpaceDE w:val="0"/>
            <w:autoSpaceDN w:val="0"/>
            <w:adjustRightInd w:val="0"/>
          </w:pPr>
        </w:pPrChange>
      </w:pPr>
      <w:ins w:id="2316" w:author="Sarah Thomas" w:date="2014-03-12T17:13:00Z">
        <w:r>
          <w:t xml:space="preserve">Laravel was quite difficult to install and required some changes to the server environment. It was difficult to provide a consistent environment </w:t>
        </w:r>
      </w:ins>
      <w:ins w:id="2317" w:author="Sarah Thomas" w:date="2014-03-12T17:14:00Z">
        <w:r w:rsidR="007D6E1E">
          <w:t>across all the development machines, which led to some problems with code working on some machines but not others.</w:t>
        </w:r>
      </w:ins>
      <w:ins w:id="2318" w:author="Sarah Thomas" w:date="2014-03-12T17:15:00Z">
        <w:r w:rsidR="007D6E1E">
          <w:t xml:space="preserve"> </w:t>
        </w:r>
      </w:ins>
      <w:ins w:id="2319" w:author="Sarah Thomas" w:date="2014-03-12T17:14:00Z">
        <w:r w:rsidR="007D6E1E">
          <w:t xml:space="preserve">We managed to </w:t>
        </w:r>
      </w:ins>
      <w:ins w:id="2320" w:author="Sarah Thomas" w:date="2014-03-12T17:15:00Z">
        <w:r w:rsidR="007D6E1E">
          <w:t>mitigate most of these problems by helping each other at group meetings and sharing settings and information on Trello.</w:t>
        </w:r>
      </w:ins>
    </w:p>
    <w:p w14:paraId="568A04F4" w14:textId="28CC2306" w:rsidR="00246E0B" w:rsidRPr="00812194" w:rsidRDefault="00246E0B">
      <w:pPr>
        <w:pStyle w:val="Heading2"/>
        <w:rPr>
          <w:ins w:id="2321" w:author="Sarah Thomas" w:date="2014-03-03T14:10:00Z"/>
        </w:rPr>
        <w:pPrChange w:id="2322" w:author="Sarah Thomas" w:date="2014-03-12T17:11:00Z">
          <w:pPr>
            <w:widowControl w:val="0"/>
            <w:autoSpaceDE w:val="0"/>
            <w:autoSpaceDN w:val="0"/>
            <w:adjustRightInd w:val="0"/>
          </w:pPr>
        </w:pPrChange>
      </w:pPr>
      <w:bookmarkStart w:id="2323" w:name="_Toc256589006"/>
      <w:ins w:id="2324" w:author="Sarah Thomas" w:date="2014-03-03T14:20:00Z">
        <w:r>
          <w:t>Possible Extensions</w:t>
        </w:r>
      </w:ins>
      <w:bookmarkEnd w:id="2323"/>
    </w:p>
    <w:p w14:paraId="163C22A0" w14:textId="42D47FCB" w:rsidR="00BB1C8A" w:rsidRDefault="007D6E1E">
      <w:pPr>
        <w:pStyle w:val="BodyText"/>
        <w:rPr>
          <w:ins w:id="2325" w:author="Sarah Thomas" w:date="2014-03-12T17:28:00Z"/>
        </w:rPr>
      </w:pPr>
      <w:ins w:id="2326" w:author="Sarah Thomas" w:date="2014-03-12T17:23:00Z">
        <w:r w:rsidRPr="00BB1C8A">
          <w:t xml:space="preserve">Extensions </w:t>
        </w:r>
      </w:ins>
      <w:ins w:id="2327" w:author="Sarah Thomas" w:date="2014-03-15T09:10:00Z">
        <w:r w:rsidR="000A6841">
          <w:t>could</w:t>
        </w:r>
      </w:ins>
      <w:ins w:id="2328" w:author="Sarah Thomas" w:date="2014-03-12T17:23:00Z">
        <w:r w:rsidRPr="00BB1C8A">
          <w:t xml:space="preserve"> include implement</w:t>
        </w:r>
      </w:ins>
      <w:ins w:id="2329" w:author="Sarah Thomas" w:date="2014-03-15T09:10:00Z">
        <w:r w:rsidR="000A6841">
          <w:t>ing</w:t>
        </w:r>
      </w:ins>
      <w:ins w:id="2330" w:author="Sarah Thomas" w:date="2014-03-12T17:23:00Z">
        <w:r w:rsidRPr="00BB1C8A">
          <w:t xml:space="preserve"> a team area and administrator control </w:t>
        </w:r>
      </w:ins>
      <w:ins w:id="2331" w:author="Sarah Thomas" w:date="2014-03-12T17:24:00Z">
        <w:r w:rsidRPr="00BB1C8A">
          <w:t>panel</w:t>
        </w:r>
      </w:ins>
      <w:ins w:id="2332" w:author="Sarah Thomas" w:date="2014-03-12T17:23:00Z">
        <w:r w:rsidRPr="00BB1C8A">
          <w:t xml:space="preserve">. </w:t>
        </w:r>
      </w:ins>
      <w:ins w:id="2333" w:author="Sarah Thomas" w:date="2014-03-12T17:24:00Z">
        <w:r w:rsidR="00BB1C8A" w:rsidRPr="00BB1C8A">
          <w:t xml:space="preserve">This corresponds to the two user cases we did not complete </w:t>
        </w:r>
        <w:proofErr w:type="spellStart"/>
        <w:r w:rsidR="00BB1C8A" w:rsidRPr="00BB1C8A">
          <w:t>ie</w:t>
        </w:r>
        <w:proofErr w:type="spellEnd"/>
        <w:r w:rsidR="00BB1C8A" w:rsidRPr="00BB1C8A">
          <w:t xml:space="preserve">. </w:t>
        </w:r>
      </w:ins>
      <w:proofErr w:type="gramStart"/>
      <w:ins w:id="2334" w:author="Sarah Thomas" w:date="2014-03-12T17:25:00Z">
        <w:r w:rsidR="00BB1C8A" w:rsidRPr="00BB1C8A">
          <w:rPr>
            <w:i/>
            <w:rPrChange w:id="2335" w:author="Sarah Thomas" w:date="2014-03-12T17:26:00Z">
              <w:rPr>
                <w:b/>
              </w:rPr>
            </w:rPrChange>
          </w:rPr>
          <w:t>Site administrator</w:t>
        </w:r>
        <w:r w:rsidR="00BB1C8A" w:rsidRPr="00BB1C8A">
          <w:t xml:space="preserve"> and </w:t>
        </w:r>
      </w:ins>
      <w:ins w:id="2336" w:author="Sarah Thomas" w:date="2014-03-12T17:26:00Z">
        <w:r w:rsidR="00BB1C8A" w:rsidRPr="00BB1C8A">
          <w:rPr>
            <w:i/>
            <w:rPrChange w:id="2337" w:author="Sarah Thomas" w:date="2014-03-12T17:27:00Z">
              <w:rPr/>
            </w:rPrChange>
          </w:rPr>
          <w:t>Enter Private Team Area</w:t>
        </w:r>
        <w:r w:rsidR="00BB1C8A">
          <w:t>.</w:t>
        </w:r>
        <w:proofErr w:type="gramEnd"/>
        <w:r w:rsidR="00BB1C8A">
          <w:t xml:space="preserve"> </w:t>
        </w:r>
      </w:ins>
      <w:ins w:id="2338" w:author="Sarah Thomas" w:date="2014-03-12T17:27:00Z">
        <w:r w:rsidR="00BB1C8A">
          <w:t xml:space="preserve"> It would not be difficult to implement these and they could be added to the current system in a modular fashion as new views and controllers.</w:t>
        </w:r>
      </w:ins>
    </w:p>
    <w:p w14:paraId="196710B7" w14:textId="21F90DA1" w:rsidR="00BB1C8A" w:rsidRDefault="00BB1C8A">
      <w:pPr>
        <w:pStyle w:val="BodyText"/>
        <w:rPr>
          <w:ins w:id="2339" w:author="Sarah Thomas" w:date="2014-03-12T17:56:00Z"/>
        </w:rPr>
      </w:pPr>
      <w:ins w:id="2340" w:author="Sarah Thomas" w:date="2014-03-12T17:28:00Z">
        <w:r>
          <w:t>The integration with social websites could be improved.</w:t>
        </w:r>
      </w:ins>
    </w:p>
    <w:p w14:paraId="55E1002E" w14:textId="33D0DB53" w:rsidR="002A0C21" w:rsidRPr="00BB1C8A" w:rsidRDefault="002A0C21">
      <w:pPr>
        <w:pStyle w:val="BodyText"/>
        <w:rPr>
          <w:ins w:id="2341" w:author="Sarah Thomas" w:date="2014-03-12T17:24:00Z"/>
          <w:highlight w:val="yellow"/>
          <w:rPrChange w:id="2342" w:author="Sarah Thomas" w:date="2014-03-12T17:26:00Z">
            <w:rPr>
              <w:ins w:id="2343" w:author="Sarah Thomas" w:date="2014-03-12T17:24:00Z"/>
              <w:b/>
            </w:rPr>
          </w:rPrChange>
        </w:rPr>
      </w:pPr>
      <w:ins w:id="2344" w:author="Sarah Thomas" w:date="2014-03-12T17:56:00Z">
        <w:r>
          <w:t>The search page could be improved by implementing a search on any text in a venture or profile instead of just user name and profile title.</w:t>
        </w:r>
      </w:ins>
    </w:p>
    <w:p w14:paraId="5A0FE92F" w14:textId="25921B03" w:rsidR="005C63CB" w:rsidDel="00F15707" w:rsidRDefault="005C63CB" w:rsidP="00F0790D">
      <w:pPr>
        <w:pStyle w:val="Heading1"/>
        <w:rPr>
          <w:del w:id="2345" w:author="Sarah Thomas" w:date="2014-03-03T14:08:00Z"/>
        </w:rPr>
      </w:pPr>
      <w:del w:id="2346" w:author="Sarah Thomas" w:date="2014-03-03T14:08:00Z">
        <w:r w:rsidDel="00F15707">
          <w:delText>Requirements Specification</w:delText>
        </w:r>
        <w:bookmarkEnd w:id="1441"/>
        <w:bookmarkEnd w:id="1442"/>
      </w:del>
    </w:p>
    <w:p w14:paraId="74D02C03" w14:textId="2CD17A98" w:rsidR="009F5868" w:rsidRPr="00853B72" w:rsidDel="00F15707" w:rsidRDefault="009F5868" w:rsidP="009F5868">
      <w:pPr>
        <w:pStyle w:val="Heading2"/>
        <w:rPr>
          <w:del w:id="2347" w:author="Sarah Thomas" w:date="2014-03-03T14:10:00Z"/>
        </w:rPr>
      </w:pPr>
      <w:bookmarkStart w:id="2348" w:name="_Toc253043794"/>
      <w:del w:id="2349" w:author="Sarah Thomas" w:date="2014-03-03T14:10:00Z">
        <w:r w:rsidRPr="00853B72" w:rsidDel="00F15707">
          <w:delText>Requirements Elicita</w:delText>
        </w:r>
        <w:r w:rsidR="00853B72" w:rsidRPr="00853B72" w:rsidDel="00F15707">
          <w:delText>tion and</w:delText>
        </w:r>
        <w:r w:rsidRPr="00853B72" w:rsidDel="00F15707">
          <w:delText xml:space="preserve"> Analysis</w:delText>
        </w:r>
        <w:bookmarkEnd w:id="2348"/>
      </w:del>
    </w:p>
    <w:p w14:paraId="526B700E" w14:textId="3D164F09" w:rsidR="00E90EA3" w:rsidRPr="009A001B" w:rsidDel="00F15707" w:rsidRDefault="00853B72" w:rsidP="009A001B">
      <w:pPr>
        <w:pStyle w:val="BodyText"/>
        <w:rPr>
          <w:del w:id="2350" w:author="Sarah Thomas" w:date="2014-03-03T14:10:00Z"/>
        </w:rPr>
      </w:pPr>
      <w:del w:id="2351" w:author="Sarah Thomas" w:date="2014-03-03T14:10:00Z">
        <w:r w:rsidRPr="00853B72" w:rsidDel="00F15707">
          <w:delText>T</w:delText>
        </w:r>
        <w:r w:rsidR="005C63CB" w:rsidRPr="00853B72" w:rsidDel="00F15707">
          <w:delText xml:space="preserve">he </w:delText>
        </w:r>
        <w:r w:rsidRPr="00853B72" w:rsidDel="00F15707">
          <w:delText xml:space="preserve">following </w:delText>
        </w:r>
        <w:r w:rsidR="005C63CB" w:rsidRPr="00853B72" w:rsidDel="00F15707">
          <w:delText>methods</w:delText>
        </w:r>
        <w:r w:rsidRPr="00853B72" w:rsidDel="00F15707">
          <w:delText xml:space="preserve"> were</w:delText>
        </w:r>
        <w:r w:rsidR="005C63CB" w:rsidRPr="00853B72" w:rsidDel="00F15707">
          <w:delText xml:space="preserve"> adopted for requirem</w:delText>
        </w:r>
        <w:r w:rsidR="009A001B" w:rsidDel="00F15707">
          <w:delText xml:space="preserve">ents elicitation, analysis, and </w:delText>
        </w:r>
        <w:r w:rsidR="003308C9" w:rsidDel="00F15707">
          <w:rPr>
            <w:rFonts w:cs="Times New Roman"/>
            <w:szCs w:val="24"/>
          </w:rPr>
          <w:delText>specification.</w:delText>
        </w:r>
      </w:del>
    </w:p>
    <w:p w14:paraId="21283329" w14:textId="7EE8449D" w:rsidR="00251BCE" w:rsidDel="00F15707" w:rsidRDefault="00251BCE" w:rsidP="008D0C79">
      <w:pPr>
        <w:pStyle w:val="BodyText"/>
        <w:rPr>
          <w:del w:id="2352" w:author="Sarah Thomas" w:date="2014-03-03T14:10:00Z"/>
        </w:rPr>
      </w:pPr>
      <w:del w:id="2353" w:author="Sarah Thomas" w:date="2014-03-03T14:10:00Z">
        <w:r w:rsidDel="00F15707">
          <w:delText>Firstly, b</w:delText>
        </w:r>
        <w:r w:rsidR="003308C9" w:rsidDel="00F15707">
          <w:delText xml:space="preserve">ackground information for the project </w:delText>
        </w:r>
        <w:r w:rsidDel="00F15707">
          <w:delText>was</w:delText>
        </w:r>
        <w:r w:rsidR="003308C9" w:rsidDel="00F15707">
          <w:delText xml:space="preserve"> obtained from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R="00853B72" w:rsidDel="00F15707">
          <w:fldChar w:fldCharType="begin" w:fldLock="1"/>
        </w:r>
        <w:r w:rsidR="00050823" w:rsidDel="00F15707">
          <w:del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"http://www.mendeley.com/documents/?uuid=c766c88b-e7a9-427b-88b7-149d2edeeff7" ] } ], "mendeley" : { "previouslyFormattedCitation" : "[2]" }, "properties" : { "noteIndex" : 0 }, "schema" : "https://github.com/citation-style-language/schema/raw/master/csl-citation.json" }</w:delInstrText>
        </w:r>
        <w:r w:rsidR="00853B72" w:rsidDel="00F15707">
          <w:fldChar w:fldCharType="separate"/>
        </w:r>
        <w:r w:rsidR="00CD56C2" w:rsidRPr="00CD56C2" w:rsidDel="00F15707">
          <w:rPr>
            <w:noProof/>
          </w:rPr>
          <w:delText>[2]</w:delText>
        </w:r>
        <w:r w:rsidR="00853B72" w:rsidDel="00F15707">
          <w:fldChar w:fldCharType="end"/>
        </w:r>
        <w:r w:rsidDel="00F15707">
          <w:delText xml:space="preserve">. This formed the basis upon which further planning and discussions were based. </w:delText>
        </w:r>
        <w:r w:rsidR="0013386B" w:rsidDel="00F15707">
          <w:delText>A</w:delText>
        </w:r>
        <w:r w:rsidDel="00F15707">
          <w:delText xml:space="preserve"> meeting with stakeholders Michael Gardner (</w:delText>
        </w:r>
        <w:r w:rsidR="00860F9F" w:rsidDel="00F15707">
          <w:delText>S</w:delText>
        </w:r>
        <w:r w:rsidDel="00F15707">
          <w:delText xml:space="preserve">upervisor) and Vic Callahan (Co-author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helped the team visualize the aims and ambitions for the Faculty Cooperative.</w:delText>
        </w:r>
      </w:del>
    </w:p>
    <w:p w14:paraId="2C2575AB" w14:textId="4F85D981" w:rsidR="00853B72" w:rsidRPr="00853B72" w:rsidDel="00F15707" w:rsidRDefault="00A11C25" w:rsidP="008D0C79">
      <w:pPr>
        <w:pStyle w:val="BodyText"/>
        <w:rPr>
          <w:del w:id="2354" w:author="Sarah Thomas" w:date="2014-03-03T14:10:00Z"/>
        </w:rPr>
      </w:pPr>
      <w:del w:id="2355" w:author="Sarah Thomas" w:date="2014-03-03T14:10:00Z">
        <w:r w:rsidDel="00F15707">
          <w:delText xml:space="preserve">A brainstorming session served to focus our initial thoughts. The group used </w:delText>
        </w:r>
        <w:r w:rsidR="0013386B" w:rsidDel="00F15707">
          <w:delText xml:space="preserve">a collaborative </w:delText>
        </w:r>
        <w:r w:rsidDel="00F15707">
          <w:delText xml:space="preserve">mind map tool available at </w:delText>
        </w:r>
        <w:r w:rsidRPr="00F0790D" w:rsidDel="00F15707">
          <w:delText>https://www.mindmeister.com/366697119</w:delText>
        </w:r>
        <w:r w:rsidR="00860F9F" w:rsidDel="00F15707">
          <w:delText xml:space="preserve"> </w:delText>
        </w:r>
        <w:r w:rsidDel="00F15707">
          <w:delText>to record ideas.</w:delText>
        </w:r>
      </w:del>
    </w:p>
    <w:p w14:paraId="6EEFD50C" w14:textId="4F0C6C91" w:rsidR="006F5B4A" w:rsidDel="00F15707" w:rsidRDefault="00860F9F" w:rsidP="008D0C79">
      <w:pPr>
        <w:pStyle w:val="BodyText"/>
        <w:rPr>
          <w:del w:id="2356" w:author="Sarah Thomas" w:date="2014-03-03T14:10:00Z"/>
        </w:rPr>
      </w:pPr>
      <w:del w:id="2357" w:author="Sarah Thomas" w:date="2014-03-03T14:10:00Z">
        <w:r w:rsidDel="00F15707">
          <w:delText>A draft set of functional requirements was drawn up and sent to stakeholders for consultation. As a result of comments from stakeholders the functional requirements were refined.</w:delText>
        </w:r>
        <w:r w:rsidR="00BE2DC8" w:rsidDel="00F15707">
          <w:delText xml:space="preserve"> Some optional requirements were added. These are defined as desirable but not critical. Finally the team checked for validity and consistency.</w:delText>
        </w:r>
      </w:del>
    </w:p>
    <w:p w14:paraId="69D5AA0F" w14:textId="6B3611D4" w:rsidR="00346141" w:rsidDel="00F15707" w:rsidRDefault="006624A6" w:rsidP="006624A6">
      <w:pPr>
        <w:pStyle w:val="Heading2"/>
        <w:rPr>
          <w:del w:id="2358" w:author="Sarah Thomas" w:date="2014-03-03T14:10:00Z"/>
        </w:rPr>
      </w:pPr>
      <w:del w:id="2359" w:author="Sarah Thomas" w:date="2014-03-03T14:10:00Z">
        <w:r w:rsidDel="00F15707">
          <w:delText>Development Model</w:delText>
        </w:r>
      </w:del>
    </w:p>
    <w:p w14:paraId="10CBFD48" w14:textId="7690CA0C" w:rsidR="006624A6" w:rsidRPr="006624A6" w:rsidDel="00F15707" w:rsidRDefault="006624A6" w:rsidP="00B70B99">
      <w:pPr>
        <w:pStyle w:val="BodyText"/>
        <w:rPr>
          <w:del w:id="2360" w:author="Sarah Thomas" w:date="2014-03-03T14:10:00Z"/>
        </w:rPr>
      </w:pPr>
      <w:del w:id="2361" w:author="Sarah Thomas" w:date="2014-03-03T14:10:00Z">
        <w:r w:rsidDel="00F15707">
          <w:delText xml:space="preserve">The development model to be employed in the project is waterfall with iteration allowed at each stage </w:delText>
        </w:r>
        <w:r w:rsidR="00B70B99" w:rsidDel="00F15707">
          <w:fldChar w:fldCharType="begin" w:fldLock="1"/>
        </w:r>
        <w:r w:rsidR="00050823" w:rsidDel="00F15707">
          <w:delInstrText>ADDIN CSL_CITATION { "citationItems" : [ { "id" : "ITEM-1", "itemData" : { "author" : [ { "dropping-particle" : "", "family" : "Gan", "given" : "John", "non-dropping-particle" : "", "parse-names" : false, "suffix" : "" } ], "id" : "ITEM-1", "issued" : { "date-parts" : [ [ "0" ] ] }, "page" : "Slide 5", "title" : "CE903 Group Project. Lecture 6: Software Development Models and Security Issues (Project Management II)", "type" : "paper-conference" }, "uris" : [ "http://www.mendeley.com/documents/?uuid=eca2528e-9d52-4907-a42b-3e7ccb8417e2", "http://www.mendeley.com/documents/?uuid=78b33117-6a8f-40a8-8208-ce7956371c88" ] } ], "mendeley" : { "previouslyFormattedCitation" : "[3]" }, "properties" : { "noteIndex" : 0 }, "schema" : "https://github.com/citation-style-language/schema/raw/master/csl-citation.json" }</w:delInstrText>
        </w:r>
        <w:r w:rsidR="00B70B99" w:rsidDel="00F15707">
          <w:fldChar w:fldCharType="separate"/>
        </w:r>
        <w:r w:rsidR="00CD56C2" w:rsidRPr="00CD56C2" w:rsidDel="00F15707">
          <w:rPr>
            <w:noProof/>
          </w:rPr>
          <w:delText>[3]</w:delText>
        </w:r>
        <w:r w:rsidR="00B70B99" w:rsidDel="00F15707">
          <w:fldChar w:fldCharType="end"/>
        </w:r>
        <w:r w:rsidR="00B70B99" w:rsidDel="00F15707">
          <w:delText>. This may result in some minor changes and updates to these specifications as the project progresses.</w:delText>
        </w:r>
      </w:del>
    </w:p>
    <w:p w14:paraId="69935D70" w14:textId="5125C3E4" w:rsidR="00665FC1" w:rsidDel="00F15707" w:rsidRDefault="00A5192B" w:rsidP="009F61CA">
      <w:pPr>
        <w:pStyle w:val="Heading2"/>
        <w:rPr>
          <w:del w:id="2362" w:author="Sarah Thomas" w:date="2014-03-03T14:10:00Z"/>
        </w:rPr>
      </w:pPr>
      <w:bookmarkStart w:id="2363" w:name="_Toc253043795"/>
      <w:del w:id="2364" w:author="Sarah Thomas" w:date="2014-03-03T14:10:00Z">
        <w:r w:rsidDel="00F15707">
          <w:delText>Use Cases</w:delText>
        </w:r>
        <w:bookmarkEnd w:id="2363"/>
      </w:del>
    </w:p>
    <w:p w14:paraId="26CCB567" w14:textId="78052880" w:rsidR="00E90EA3" w:rsidDel="00F15707" w:rsidRDefault="00E90EA3" w:rsidP="00920ECE">
      <w:pPr>
        <w:pStyle w:val="Heading3"/>
        <w:rPr>
          <w:del w:id="2365" w:author="Sarah Thomas" w:date="2014-03-03T14:10:00Z"/>
        </w:rPr>
      </w:pPr>
      <w:bookmarkStart w:id="2366" w:name="_Toc253043796"/>
      <w:del w:id="2367" w:author="Sarah Thomas" w:date="2014-03-03T14:10:00Z">
        <w:r w:rsidRPr="00E90EA3" w:rsidDel="00F15707">
          <w:delText>Actor</w:delText>
        </w:r>
        <w:r w:rsidR="00FC0432" w:rsidDel="00F15707">
          <w:delText xml:space="preserve"> Definitions</w:delText>
        </w:r>
        <w:r w:rsidDel="00F15707">
          <w:delText>:</w:delText>
        </w:r>
        <w:bookmarkEnd w:id="2366"/>
      </w:del>
    </w:p>
    <w:p w14:paraId="3334A6AB" w14:textId="5A9F0E53" w:rsidR="00FC0432" w:rsidDel="00F15707" w:rsidRDefault="00FC0432" w:rsidP="008D0C79">
      <w:pPr>
        <w:pStyle w:val="BodyText"/>
        <w:rPr>
          <w:del w:id="2368" w:author="Sarah Thomas" w:date="2014-03-03T14:10:00Z"/>
        </w:rPr>
      </w:pPr>
      <w:del w:id="2369" w:author="Sarah Thomas" w:date="2014-03-03T14:10:00Z">
        <w:r w:rsidRPr="00FC0432" w:rsidDel="00F15707">
          <w:rPr>
            <w:b/>
          </w:rPr>
          <w:delText>Unregistered user</w:delText>
        </w:r>
        <w:r w:rsidDel="00F15707">
          <w:delText>: Any visitor to the site who is not logged in</w:delText>
        </w:r>
        <w:r w:rsidR="001F3959" w:rsidDel="00F15707">
          <w:delText>.</w:delText>
        </w:r>
      </w:del>
    </w:p>
    <w:p w14:paraId="7080C022" w14:textId="1A65B457" w:rsidR="00FC0432" w:rsidDel="00F15707" w:rsidRDefault="00FC0432" w:rsidP="008D0C79">
      <w:pPr>
        <w:pStyle w:val="BodyText"/>
        <w:rPr>
          <w:del w:id="2370" w:author="Sarah Thomas" w:date="2014-03-03T14:10:00Z"/>
        </w:rPr>
      </w:pPr>
      <w:del w:id="2371" w:author="Sarah Thomas" w:date="2014-03-03T14:10:00Z">
        <w:r w:rsidRPr="00FC0432" w:rsidDel="00F15707">
          <w:rPr>
            <w:b/>
          </w:rPr>
          <w:delText>Registered user</w:delText>
        </w:r>
        <w:r w:rsidDel="00F15707">
          <w:delText>: Any visitor to the site who has previou</w:delText>
        </w:r>
        <w:r w:rsidR="000D536B" w:rsidDel="00F15707">
          <w:delText xml:space="preserve">sly registered and is logged in. A registered user </w:delText>
        </w:r>
        <w:r w:rsidR="001F3959" w:rsidDel="00F15707">
          <w:delText>c</w:delText>
        </w:r>
        <w:r w:rsidR="000D536B" w:rsidDel="00F15707">
          <w:delText>ould be an academic</w:delText>
        </w:r>
        <w:r w:rsidR="001F3959" w:rsidDel="00F15707">
          <w:delText xml:space="preserve"> or</w:delText>
        </w:r>
        <w:r w:rsidR="000D536B" w:rsidDel="00F15707">
          <w:delText xml:space="preserve"> student</w:delText>
        </w:r>
        <w:r w:rsidR="00C12AC5" w:rsidDel="00F15707">
          <w:delText xml:space="preserve"> (university eco-system)</w:delText>
        </w:r>
        <w:r w:rsidR="000D536B" w:rsidDel="00F15707">
          <w:delText>, or a</w:delText>
        </w:r>
        <w:r w:rsidR="00C12AC5" w:rsidDel="00F15707">
          <w:delText>n external</w:delText>
        </w:r>
        <w:r w:rsidR="000D536B" w:rsidDel="00F15707">
          <w:delText xml:space="preserve"> professional</w:delText>
        </w:r>
        <w:r w:rsidR="00C12AC5" w:rsidDel="00F15707">
          <w:delText xml:space="preserve"> (external eco-system)</w:delText>
        </w:r>
        <w:r w:rsidR="000D536B" w:rsidDel="00F15707">
          <w:delText xml:space="preserve">. </w:delText>
        </w:r>
      </w:del>
    </w:p>
    <w:p w14:paraId="3BC0FEE6" w14:textId="47FABFCF" w:rsidR="00346141" w:rsidRPr="00A8129B" w:rsidDel="00F15707" w:rsidRDefault="000D536B" w:rsidP="008D0C79">
      <w:pPr>
        <w:pStyle w:val="BodyText"/>
        <w:rPr>
          <w:del w:id="2372" w:author="Sarah Thomas" w:date="2014-03-03T14:10:00Z"/>
        </w:rPr>
      </w:pPr>
      <w:del w:id="2373" w:author="Sarah Thomas" w:date="2014-03-03T14:10:00Z">
        <w:r w:rsidRPr="00A8129B" w:rsidDel="00F15707">
          <w:rPr>
            <w:b/>
          </w:rPr>
          <w:delText>Team Leader</w:delText>
        </w:r>
        <w:r w:rsidRPr="00A8129B" w:rsidDel="00F15707">
          <w:delText xml:space="preserve">: Any </w:delText>
        </w:r>
        <w:r w:rsidR="00A8129B" w:rsidRPr="00A8129B" w:rsidDel="00F15707">
          <w:delText xml:space="preserve">university </w:delText>
        </w:r>
        <w:r w:rsidR="001F3959" w:rsidDel="00F15707">
          <w:delText>eco-system</w:delText>
        </w:r>
        <w:r w:rsidR="00A8129B" w:rsidRPr="00A8129B" w:rsidDel="00F15707">
          <w:delText xml:space="preserve"> </w:delText>
        </w:r>
        <w:r w:rsidRPr="00A8129B" w:rsidDel="00F15707">
          <w:delText>registered user who has created a venture</w:delText>
        </w:r>
        <w:r w:rsidR="00A8129B" w:rsidRPr="00A8129B" w:rsidDel="00F15707">
          <w:delText>. This restriction of university based users only becoming team leaders is to keep the project centered on university settings. This should attract outside backers who seek academically based entrepreneurial activity.</w:delText>
        </w:r>
      </w:del>
    </w:p>
    <w:p w14:paraId="49A23E53" w14:textId="5C818DAD" w:rsidR="00FC0432" w:rsidDel="00F15707" w:rsidRDefault="00FC0432" w:rsidP="008D0C79">
      <w:pPr>
        <w:pStyle w:val="BodyText"/>
        <w:rPr>
          <w:del w:id="2374" w:author="Sarah Thomas" w:date="2014-03-03T14:10:00Z"/>
        </w:rPr>
      </w:pPr>
      <w:del w:id="2375" w:author="Sarah Thomas" w:date="2014-03-03T14:10:00Z">
        <w:r w:rsidRPr="00FC0432" w:rsidDel="00F15707">
          <w:rPr>
            <w:b/>
          </w:rPr>
          <w:delText>Team member</w:delText>
        </w:r>
        <w:r w:rsidRPr="00FC0432" w:rsidDel="00F15707">
          <w:delText>: Any registered</w:delText>
        </w:r>
        <w:r w:rsidDel="00F15707">
          <w:delText xml:space="preserve"> user wh</w:delText>
        </w:r>
        <w:r w:rsidR="00C12AC5" w:rsidDel="00F15707">
          <w:delText>o is a team member of a venture.</w:delText>
        </w:r>
      </w:del>
    </w:p>
    <w:p w14:paraId="607E3B5F" w14:textId="28DE3988" w:rsidR="00B70B99" w:rsidDel="00F15707" w:rsidRDefault="000D536B" w:rsidP="008D0C79">
      <w:pPr>
        <w:pStyle w:val="BodyText"/>
        <w:rPr>
          <w:del w:id="2376" w:author="Sarah Thomas" w:date="2014-03-03T14:10:00Z"/>
        </w:rPr>
      </w:pPr>
      <w:del w:id="2377" w:author="Sarah Thomas" w:date="2014-03-03T14:10:00Z">
        <w:r w:rsidRPr="000D536B" w:rsidDel="00F15707">
          <w:rPr>
            <w:b/>
          </w:rPr>
          <w:delText>Team Mentor:</w:delText>
        </w:r>
        <w:r w:rsidDel="00F15707">
          <w:delText xml:space="preserve"> A registered user who has agreed to mentor a venture. Career status must be professional level. Students cannot become team mentors. Team mentors may offer investment or skills.</w:delText>
        </w:r>
      </w:del>
    </w:p>
    <w:p w14:paraId="2F766346" w14:textId="0DD747F9" w:rsidR="00B70B99" w:rsidDel="00F15707" w:rsidRDefault="00B70B99" w:rsidP="00B70B99">
      <w:pPr>
        <w:pStyle w:val="BodyText"/>
        <w:rPr>
          <w:del w:id="2378" w:author="Sarah Thomas" w:date="2014-03-03T14:10:00Z"/>
        </w:rPr>
      </w:pPr>
      <w:del w:id="2379" w:author="Sarah Thomas" w:date="2014-03-03T14:10:00Z">
        <w:r w:rsidDel="00F15707">
          <w:br w:type="page"/>
        </w:r>
      </w:del>
    </w:p>
    <w:p w14:paraId="629CC9E7" w14:textId="16F0DC93" w:rsidR="000D536B" w:rsidDel="00F15707" w:rsidRDefault="000D536B" w:rsidP="008D0C79">
      <w:pPr>
        <w:pStyle w:val="BodyText"/>
        <w:rPr>
          <w:del w:id="2380" w:author="Sarah Thomas" w:date="2014-03-03T14:10:00Z"/>
        </w:rPr>
      </w:pPr>
    </w:p>
    <w:p w14:paraId="183E4A24" w14:textId="170DC1A1" w:rsidR="00346141" w:rsidRPr="00346141" w:rsidDel="00F15707" w:rsidRDefault="00920ECE" w:rsidP="00346141">
      <w:pPr>
        <w:pStyle w:val="Heading3"/>
        <w:rPr>
          <w:del w:id="2381" w:author="Sarah Thomas" w:date="2014-03-03T14:10:00Z"/>
        </w:rPr>
      </w:pPr>
      <w:bookmarkStart w:id="2382" w:name="_Toc253043797"/>
      <w:del w:id="2383" w:author="Sarah Thomas" w:date="2014-03-03T14:10:00Z">
        <w:r w:rsidDel="00F15707">
          <w:delText>Use Case Diagram</w:delText>
        </w:r>
        <w:bookmarkEnd w:id="2382"/>
      </w:del>
    </w:p>
    <w:p w14:paraId="34BB3BDB" w14:textId="631ECB95" w:rsidR="00920ECE" w:rsidDel="00F15707" w:rsidRDefault="00920ECE" w:rsidP="008D0C79">
      <w:pPr>
        <w:pStyle w:val="BodyText"/>
        <w:rPr>
          <w:del w:id="2384" w:author="Sarah Thomas" w:date="2014-03-03T14:10:00Z"/>
        </w:rPr>
      </w:pPr>
      <w:del w:id="2385" w:author="Sarah Thomas" w:date="2014-03-03T14:10:00Z">
        <w:r w:rsidRPr="005C63CB" w:rsidDel="00F15707">
          <w:delText>Straight line from actor to use case represents a communication association</w:delText>
        </w:r>
        <w:r w:rsidDel="00F15707">
          <w:delText xml:space="preserve"> </w:delText>
        </w:r>
        <w:r w:rsidDel="00F15707">
          <w:fldChar w:fldCharType="begin" w:fldLock="1"/>
        </w:r>
        <w:r w:rsidR="00050823" w:rsidDel="00F15707">
          <w:delInstrText>ADDIN CSL_CITATION { "citationItems" : [ { "id" : "ITEM-1", "itemData" : { "ISBN" : "13 978-0-07-711000-0", "author" : [ { "dropping-particle" : "", "family" : "Bennett", "given" : "Simon", "non-dropping-particle" : "", "parse-names" : false, "suffix" : "" }, { "dropping-particle" : "", "family" : "McRobb", "given" : "Steve", "non-dropping-particle" : "", "parse-names" : false, "suffix" : "" }, { "dropping-particle" : "", "family" : "Farmer", "given" : "Ray", "non-dropping-particle" : "", "parse-names" : false, "suffix" : "" } ], "edition" : "Third", "id" : "ITEM-1", "issued" : { "date-parts" : [ [ "2006" ] ] }, "publisher" : "McGraw-Hill Education", "publisher-place" : "Maidenhead", "title" : "Object-Oriented Systems Analysis and Design using UML", "type" : "book" }, "uris" : [ "http://www.mendeley.com/documents/?uuid=45e3089c-0333-4a40-a36f-cbd30a4da8fa", "http://www.mendeley.com/documents/?uuid=ae25e284-6c8c-4e0b-91a2-5d8c75fe9b26" ] } ], "mendeley" : { "previouslyFormattedCitation" : "[4]" }, "properties" : { "noteIndex" : 0 }, "schema" : "https://github.com/citation-style-language/schema/raw/master/csl-citation.json" }</w:delInstrText>
        </w:r>
        <w:r w:rsidDel="00F15707">
          <w:fldChar w:fldCharType="separate"/>
        </w:r>
        <w:r w:rsidR="00CD56C2" w:rsidRPr="00CD56C2" w:rsidDel="00F15707">
          <w:rPr>
            <w:noProof/>
          </w:rPr>
          <w:delText>[4]</w:delText>
        </w:r>
        <w:r w:rsidDel="00F15707">
          <w:fldChar w:fldCharType="end"/>
        </w:r>
        <w:r w:rsidRPr="005C63CB" w:rsidDel="00F15707">
          <w:delText>.</w:delText>
        </w:r>
        <w:r w:rsidDel="00F15707">
          <w:delText xml:space="preserve"> </w:delText>
        </w:r>
      </w:del>
    </w:p>
    <w:p w14:paraId="7352D1E7" w14:textId="386B0173" w:rsidR="009F61CA" w:rsidDel="00F15707" w:rsidRDefault="009F61CA" w:rsidP="0050074F">
      <w:pPr>
        <w:keepNext/>
        <w:ind w:left="-1701"/>
        <w:rPr>
          <w:del w:id="2386" w:author="Sarah Thomas" w:date="2014-03-03T14:10:00Z"/>
        </w:rPr>
      </w:pPr>
      <w:del w:id="2387" w:author="Sarah Thomas" w:date="2014-03-03T14:10:00Z">
        <w:r w:rsidDel="00F15707">
          <w:rPr>
            <w:rFonts w:ascii="Arial" w:hAnsi="Arial" w:cs="Arial"/>
            <w:noProof/>
            <w:lang w:val="en-US"/>
            <w:rPrChange w:id="2388" w:author="Unknown">
              <w:rPr>
                <w:noProof/>
                <w:lang w:val="en-US"/>
              </w:rPr>
            </w:rPrChange>
          </w:rPr>
          <w:drawing>
            <wp:inline distT="0" distB="0" distL="0" distR="0" wp14:anchorId="6CFE5691" wp14:editId="03A2DA82">
              <wp:extent cx="7368921" cy="659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30">
                        <a:extLst>
                          <a:ext uri="{28A0092B-C50C-407E-A947-70E740481C1C}">
                            <a14:useLocalDpi xmlns:a14="http://schemas.microsoft.com/office/drawing/2010/main" val="0"/>
                          </a:ext>
                        </a:extLst>
                      </a:blip>
                      <a:stretch>
                        <a:fillRect/>
                      </a:stretch>
                    </pic:blipFill>
                    <pic:spPr>
                      <a:xfrm>
                        <a:off x="0" y="0"/>
                        <a:ext cx="7368921" cy="6592824"/>
                      </a:xfrm>
                      <a:prstGeom prst="rect">
                        <a:avLst/>
                      </a:prstGeom>
                    </pic:spPr>
                  </pic:pic>
                </a:graphicData>
              </a:graphic>
            </wp:inline>
          </w:drawing>
        </w:r>
      </w:del>
    </w:p>
    <w:p w14:paraId="4B4B89FF" w14:textId="1F5D4C77" w:rsidR="00B70B99" w:rsidDel="00F15707" w:rsidRDefault="009F61CA" w:rsidP="00F0790D">
      <w:pPr>
        <w:pStyle w:val="Caption"/>
        <w:jc w:val="center"/>
        <w:rPr>
          <w:del w:id="2389" w:author="Sarah Thomas" w:date="2014-03-03T14:10:00Z"/>
        </w:rPr>
      </w:pPr>
      <w:del w:id="2390" w:author="Sarah Thomas" w:date="2014-03-03T14:10: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1</w:delText>
        </w:r>
        <w:r w:rsidR="00246E0B" w:rsidDel="00F15707">
          <w:rPr>
            <w:b w:val="0"/>
            <w:bCs w:val="0"/>
            <w:noProof/>
          </w:rPr>
          <w:fldChar w:fldCharType="end"/>
        </w:r>
        <w:r w:rsidDel="00F15707">
          <w:delText xml:space="preserve"> Use Case Diagram</w:delText>
        </w:r>
      </w:del>
    </w:p>
    <w:p w14:paraId="205B7D17" w14:textId="35BD238B" w:rsidR="00B70B99" w:rsidDel="00F15707" w:rsidRDefault="00B70B99" w:rsidP="00B70B99">
      <w:pPr>
        <w:pStyle w:val="BodyText"/>
        <w:rPr>
          <w:del w:id="2391" w:author="Sarah Thomas" w:date="2014-03-03T14:10:00Z"/>
          <w:sz w:val="18"/>
          <w:szCs w:val="18"/>
        </w:rPr>
      </w:pPr>
      <w:del w:id="2392" w:author="Sarah Thomas" w:date="2014-03-03T14:10:00Z">
        <w:r w:rsidDel="00F15707">
          <w:br w:type="page"/>
        </w:r>
      </w:del>
    </w:p>
    <w:p w14:paraId="6FDFF1BF" w14:textId="34095F58" w:rsidR="009F61CA" w:rsidRPr="005C63CB" w:rsidDel="00F15707" w:rsidRDefault="009F61CA" w:rsidP="009F61CA">
      <w:pPr>
        <w:pStyle w:val="Caption"/>
        <w:rPr>
          <w:del w:id="2393" w:author="Sarah Thomas" w:date="2014-03-03T14:10:00Z"/>
          <w:rFonts w:ascii="Arial" w:hAnsi="Arial" w:cs="Arial"/>
        </w:rPr>
      </w:pPr>
    </w:p>
    <w:p w14:paraId="2BF9D7E0" w14:textId="742E8424" w:rsidR="00E44BB3" w:rsidDel="00F15707" w:rsidRDefault="00A5192B" w:rsidP="00A5192B">
      <w:pPr>
        <w:pStyle w:val="Heading3"/>
        <w:rPr>
          <w:del w:id="2394" w:author="Sarah Thomas" w:date="2014-03-03T14:10:00Z"/>
        </w:rPr>
      </w:pPr>
      <w:bookmarkStart w:id="2395" w:name="_Toc253043798"/>
      <w:del w:id="2396" w:author="Sarah Thomas" w:date="2014-03-03T14:10:00Z">
        <w:r w:rsidDel="00F15707">
          <w:delText>Use Case Descriptions</w:delText>
        </w:r>
        <w:bookmarkEnd w:id="2395"/>
      </w:del>
    </w:p>
    <w:p w14:paraId="0948A40B" w14:textId="3790560F" w:rsidR="00BE2DC8" w:rsidRPr="00E70549" w:rsidDel="00F15707" w:rsidRDefault="00BE2DC8" w:rsidP="00BE2DC8">
      <w:pPr>
        <w:spacing w:after="0"/>
        <w:rPr>
          <w:del w:id="2397" w:author="Sarah Thomas" w:date="2014-03-03T14:10:00Z"/>
          <w:rFonts w:asciiTheme="majorHAnsi" w:hAnsiTheme="majorHAnsi" w:cstheme="majorBidi"/>
          <w:sz w:val="18"/>
          <w:szCs w:val="18"/>
        </w:rPr>
      </w:pPr>
    </w:p>
    <w:tbl>
      <w:tblPr>
        <w:tblStyle w:val="TableGrid"/>
        <w:tblW w:w="0" w:type="auto"/>
        <w:tblLook w:val="04A0" w:firstRow="1" w:lastRow="0" w:firstColumn="1" w:lastColumn="0" w:noHBand="0" w:noVBand="1"/>
      </w:tblPr>
      <w:tblGrid>
        <w:gridCol w:w="1662"/>
        <w:gridCol w:w="6854"/>
      </w:tblGrid>
      <w:tr w:rsidR="00BE2DC8" w:rsidRPr="00E70549" w:rsidDel="00F15707" w14:paraId="4EF58336" w14:textId="1D523FB0" w:rsidTr="00BE2DC8">
        <w:trPr>
          <w:del w:id="2398" w:author="Sarah Thomas" w:date="2014-03-03T14:10:00Z"/>
        </w:trPr>
        <w:tc>
          <w:tcPr>
            <w:tcW w:w="1710" w:type="dxa"/>
          </w:tcPr>
          <w:p w14:paraId="42C9FBA2" w14:textId="06F9051C" w:rsidR="00BE2DC8" w:rsidRPr="00E70549" w:rsidDel="00F15707" w:rsidRDefault="00BE2DC8" w:rsidP="00C12AC5">
            <w:pPr>
              <w:pStyle w:val="BodyText"/>
              <w:rPr>
                <w:del w:id="2399" w:author="Sarah Thomas" w:date="2014-03-03T14:10:00Z"/>
              </w:rPr>
            </w:pPr>
            <w:del w:id="2400" w:author="Sarah Thomas" w:date="2014-03-03T14:10:00Z">
              <w:r w:rsidRPr="00E70549" w:rsidDel="00F15707">
                <w:delText>Name</w:delText>
              </w:r>
            </w:del>
          </w:p>
        </w:tc>
        <w:tc>
          <w:tcPr>
            <w:tcW w:w="7640" w:type="dxa"/>
          </w:tcPr>
          <w:p w14:paraId="59C7542F" w14:textId="0114FD9E" w:rsidR="00BE2DC8" w:rsidRPr="001F3959" w:rsidDel="00F15707" w:rsidRDefault="00BE2DC8" w:rsidP="00C12AC5">
            <w:pPr>
              <w:pStyle w:val="BodyText"/>
              <w:rPr>
                <w:del w:id="2401" w:author="Sarah Thomas" w:date="2014-03-03T14:10:00Z"/>
                <w:b/>
                <w:highlight w:val="lightGray"/>
              </w:rPr>
            </w:pPr>
            <w:del w:id="2402" w:author="Sarah Thomas" w:date="2014-03-03T14:10:00Z">
              <w:r w:rsidRPr="001F3959" w:rsidDel="00F15707">
                <w:rPr>
                  <w:b/>
                </w:rPr>
                <w:delText>New User Registration</w:delText>
              </w:r>
            </w:del>
          </w:p>
        </w:tc>
      </w:tr>
      <w:tr w:rsidR="00BE2DC8" w:rsidRPr="00E70549" w:rsidDel="00F15707" w14:paraId="116F0F58" w14:textId="70630410" w:rsidTr="00BE2DC8">
        <w:trPr>
          <w:del w:id="2403" w:author="Sarah Thomas" w:date="2014-03-03T14:10:00Z"/>
        </w:trPr>
        <w:tc>
          <w:tcPr>
            <w:tcW w:w="1710" w:type="dxa"/>
          </w:tcPr>
          <w:p w14:paraId="3BB79D49" w14:textId="04B2B820" w:rsidR="00BE2DC8" w:rsidRPr="00E70549" w:rsidDel="00F15707" w:rsidRDefault="00BE2DC8" w:rsidP="00C12AC5">
            <w:pPr>
              <w:pStyle w:val="BodyText"/>
              <w:rPr>
                <w:del w:id="2404" w:author="Sarah Thomas" w:date="2014-03-03T14:10:00Z"/>
              </w:rPr>
            </w:pPr>
            <w:del w:id="2405" w:author="Sarah Thomas" w:date="2014-03-03T14:10:00Z">
              <w:r w:rsidRPr="00E70549" w:rsidDel="00F15707">
                <w:delText>Actors</w:delText>
              </w:r>
            </w:del>
          </w:p>
        </w:tc>
        <w:tc>
          <w:tcPr>
            <w:tcW w:w="7640" w:type="dxa"/>
          </w:tcPr>
          <w:p w14:paraId="0E19DE3A" w14:textId="72062269" w:rsidR="00BE2DC8" w:rsidRPr="00E70549" w:rsidDel="00F15707" w:rsidRDefault="00BE2DC8" w:rsidP="00C12AC5">
            <w:pPr>
              <w:pStyle w:val="BodyText"/>
              <w:rPr>
                <w:del w:id="2406" w:author="Sarah Thomas" w:date="2014-03-03T14:10:00Z"/>
              </w:rPr>
            </w:pPr>
            <w:del w:id="2407" w:author="Sarah Thomas" w:date="2014-03-03T14:10:00Z">
              <w:r w:rsidRPr="00E70549" w:rsidDel="00F15707">
                <w:delText>Unregistered user</w:delText>
              </w:r>
            </w:del>
          </w:p>
        </w:tc>
      </w:tr>
      <w:tr w:rsidR="00BE2DC8" w:rsidRPr="00E70549" w:rsidDel="00F15707" w14:paraId="020DDD64" w14:textId="7F7463CC" w:rsidTr="00BE2DC8">
        <w:trPr>
          <w:del w:id="2408" w:author="Sarah Thomas" w:date="2014-03-03T14:10:00Z"/>
        </w:trPr>
        <w:tc>
          <w:tcPr>
            <w:tcW w:w="1710" w:type="dxa"/>
          </w:tcPr>
          <w:p w14:paraId="6CAC6641" w14:textId="096DC061" w:rsidR="00BE2DC8" w:rsidRPr="00E70549" w:rsidDel="00F15707" w:rsidRDefault="00BE2DC8" w:rsidP="00C12AC5">
            <w:pPr>
              <w:pStyle w:val="BodyText"/>
              <w:rPr>
                <w:del w:id="2409" w:author="Sarah Thomas" w:date="2014-03-03T14:10:00Z"/>
              </w:rPr>
            </w:pPr>
            <w:del w:id="2410" w:author="Sarah Thomas" w:date="2014-03-03T14:10:00Z">
              <w:r w:rsidRPr="00E70549" w:rsidDel="00F15707">
                <w:delText>Pre-conditions</w:delText>
              </w:r>
            </w:del>
          </w:p>
        </w:tc>
        <w:tc>
          <w:tcPr>
            <w:tcW w:w="7640" w:type="dxa"/>
          </w:tcPr>
          <w:p w14:paraId="2CDBA9CD" w14:textId="2F1CD06B" w:rsidR="00BE2DC8" w:rsidRPr="00E70549" w:rsidDel="00F15707" w:rsidRDefault="00BE2DC8" w:rsidP="00C12AC5">
            <w:pPr>
              <w:pStyle w:val="BodyText"/>
              <w:rPr>
                <w:del w:id="2411" w:author="Sarah Thomas" w:date="2014-03-03T14:10:00Z"/>
              </w:rPr>
            </w:pPr>
            <w:del w:id="2412" w:author="Sarah Thomas" w:date="2014-03-03T14:10:00Z">
              <w:r w:rsidRPr="00E70549" w:rsidDel="00F15707">
                <w:delText>The user not have an account in the website.</w:delText>
              </w:r>
            </w:del>
          </w:p>
        </w:tc>
      </w:tr>
      <w:tr w:rsidR="00BE2DC8" w:rsidRPr="00E70549" w:rsidDel="00F15707" w14:paraId="0C4BC9A3" w14:textId="2E1A978C" w:rsidTr="00BE2DC8">
        <w:trPr>
          <w:del w:id="2413" w:author="Sarah Thomas" w:date="2014-03-03T14:10:00Z"/>
        </w:trPr>
        <w:tc>
          <w:tcPr>
            <w:tcW w:w="1710" w:type="dxa"/>
          </w:tcPr>
          <w:p w14:paraId="68F2F67B" w14:textId="4C00AB9B" w:rsidR="00BE2DC8" w:rsidRPr="00E70549" w:rsidDel="00F15707" w:rsidRDefault="00BE2DC8" w:rsidP="00C12AC5">
            <w:pPr>
              <w:pStyle w:val="BodyText"/>
              <w:rPr>
                <w:del w:id="2414" w:author="Sarah Thomas" w:date="2014-03-03T14:10:00Z"/>
              </w:rPr>
            </w:pPr>
            <w:del w:id="2415" w:author="Sarah Thomas" w:date="2014-03-03T14:10:00Z">
              <w:r w:rsidRPr="00E70549" w:rsidDel="00F15707">
                <w:delText>Post-conditions</w:delText>
              </w:r>
            </w:del>
          </w:p>
        </w:tc>
        <w:tc>
          <w:tcPr>
            <w:tcW w:w="7640" w:type="dxa"/>
          </w:tcPr>
          <w:p w14:paraId="4BE6AC85" w14:textId="118C2EBF" w:rsidR="00BE2DC8" w:rsidRPr="00E70549" w:rsidDel="00F15707" w:rsidRDefault="00BE2DC8" w:rsidP="00C12AC5">
            <w:pPr>
              <w:pStyle w:val="BodyText"/>
              <w:rPr>
                <w:del w:id="2416" w:author="Sarah Thomas" w:date="2014-03-03T14:10:00Z"/>
              </w:rPr>
            </w:pPr>
            <w:del w:id="2417" w:author="Sarah Thomas" w:date="2014-03-03T14:10:00Z">
              <w:r w:rsidRPr="00E70549" w:rsidDel="00F15707">
                <w:delText xml:space="preserve">The system shows if the registration is succeed or fails. </w:delText>
              </w:r>
            </w:del>
          </w:p>
          <w:p w14:paraId="6B754102" w14:textId="357394A7" w:rsidR="00BE2DC8" w:rsidRPr="00E70549" w:rsidDel="00F15707" w:rsidRDefault="00BE2DC8" w:rsidP="00C12AC5">
            <w:pPr>
              <w:pStyle w:val="BodyText"/>
              <w:rPr>
                <w:del w:id="2418" w:author="Sarah Thomas" w:date="2014-03-03T14:10:00Z"/>
              </w:rPr>
            </w:pPr>
            <w:del w:id="2419" w:author="Sarah Thomas" w:date="2014-03-03T14:10:00Z">
              <w:r w:rsidRPr="00E70549" w:rsidDel="00F15707">
                <w:delText xml:space="preserve">The system has created a user profile with a user name and password. </w:delText>
              </w:r>
            </w:del>
          </w:p>
        </w:tc>
      </w:tr>
      <w:tr w:rsidR="00BE2DC8" w:rsidRPr="00E70549" w:rsidDel="00F15707" w14:paraId="4C19B5DB" w14:textId="0219626B" w:rsidTr="00BE2DC8">
        <w:trPr>
          <w:del w:id="2420" w:author="Sarah Thomas" w:date="2014-03-03T14:10:00Z"/>
        </w:trPr>
        <w:tc>
          <w:tcPr>
            <w:tcW w:w="1710" w:type="dxa"/>
          </w:tcPr>
          <w:p w14:paraId="528338DF" w14:textId="759C21DB" w:rsidR="00BE2DC8" w:rsidRPr="00E70549" w:rsidDel="00F15707" w:rsidRDefault="00BE2DC8" w:rsidP="00C12AC5">
            <w:pPr>
              <w:pStyle w:val="BodyText"/>
              <w:rPr>
                <w:del w:id="2421" w:author="Sarah Thomas" w:date="2014-03-03T14:10:00Z"/>
              </w:rPr>
            </w:pPr>
            <w:del w:id="2422" w:author="Sarah Thomas" w:date="2014-03-03T14:10:00Z">
              <w:r w:rsidRPr="00E70549" w:rsidDel="00F15707">
                <w:delText>Description</w:delText>
              </w:r>
            </w:del>
          </w:p>
        </w:tc>
        <w:tc>
          <w:tcPr>
            <w:tcW w:w="7640" w:type="dxa"/>
          </w:tcPr>
          <w:p w14:paraId="0F29A7DE" w14:textId="02D36013" w:rsidR="00BE2DC8" w:rsidRPr="00E70549" w:rsidDel="00F15707" w:rsidRDefault="00BE2DC8" w:rsidP="00C12AC5">
            <w:pPr>
              <w:pStyle w:val="BodyText"/>
              <w:rPr>
                <w:del w:id="2423" w:author="Sarah Thomas" w:date="2014-03-03T14:10:00Z"/>
              </w:rPr>
            </w:pPr>
            <w:del w:id="2424" w:author="Sarah Thomas" w:date="2014-03-03T14:10:00Z">
              <w:r w:rsidRPr="00E70549" w:rsidDel="00F15707">
                <w:delText xml:space="preserve">An unregistered user creates a new account within the system. </w:delText>
              </w:r>
            </w:del>
          </w:p>
        </w:tc>
      </w:tr>
      <w:tr w:rsidR="00BE2DC8" w:rsidRPr="00E70549" w:rsidDel="00F15707" w14:paraId="6C265E5E" w14:textId="10BB7A32" w:rsidTr="00BE2DC8">
        <w:trPr>
          <w:del w:id="2425" w:author="Sarah Thomas" w:date="2014-03-03T14:10:00Z"/>
        </w:trPr>
        <w:tc>
          <w:tcPr>
            <w:tcW w:w="1710" w:type="dxa"/>
          </w:tcPr>
          <w:p w14:paraId="116273F8" w14:textId="3B0A88E2" w:rsidR="00BE2DC8" w:rsidRPr="00E70549" w:rsidDel="00F15707" w:rsidRDefault="00BE2DC8" w:rsidP="00C12AC5">
            <w:pPr>
              <w:pStyle w:val="BodyText"/>
              <w:rPr>
                <w:del w:id="2426" w:author="Sarah Thomas" w:date="2014-03-03T14:10:00Z"/>
              </w:rPr>
            </w:pPr>
            <w:del w:id="2427" w:author="Sarah Thomas" w:date="2014-03-03T14:10:00Z">
              <w:r w:rsidRPr="00E70549" w:rsidDel="00F15707">
                <w:delText>Steps</w:delText>
              </w:r>
            </w:del>
          </w:p>
        </w:tc>
        <w:tc>
          <w:tcPr>
            <w:tcW w:w="7640" w:type="dxa"/>
          </w:tcPr>
          <w:p w14:paraId="0907A9AB" w14:textId="0482FC61" w:rsidR="00BE2DC8" w:rsidRPr="00CB261A" w:rsidDel="00F15707" w:rsidRDefault="00BE2DC8" w:rsidP="00C12AC5">
            <w:pPr>
              <w:pStyle w:val="BodyText"/>
              <w:rPr>
                <w:del w:id="2428" w:author="Sarah Thomas" w:date="2014-03-03T14:10:00Z"/>
              </w:rPr>
            </w:pPr>
            <w:del w:id="2429" w:author="Sarah Thomas" w:date="2014-03-03T14:10:00Z">
              <w:r w:rsidRPr="00CB261A" w:rsidDel="00F15707">
                <w:delText>The user clicks on the registration link to load the registration page.</w:delText>
              </w:r>
            </w:del>
          </w:p>
          <w:p w14:paraId="0604BDEC" w14:textId="01443F6A" w:rsidR="00BE2DC8" w:rsidRPr="00CB261A" w:rsidDel="00F15707" w:rsidRDefault="00BE2DC8" w:rsidP="00C12AC5">
            <w:pPr>
              <w:pStyle w:val="BodyText"/>
              <w:rPr>
                <w:del w:id="2430" w:author="Sarah Thomas" w:date="2014-03-03T14:10:00Z"/>
              </w:rPr>
            </w:pPr>
            <w:del w:id="2431" w:author="Sarah Thomas" w:date="2014-03-03T14:10:00Z">
              <w:r w:rsidRPr="00CB261A" w:rsidDel="00F15707">
                <w:delText>The user complete</w:delText>
              </w:r>
              <w:r w:rsidR="00010A0E" w:rsidDel="00F15707">
                <w:delText>s</w:delText>
              </w:r>
              <w:r w:rsidRPr="00CB261A" w:rsidDel="00F15707">
                <w:delText xml:space="preserve"> the registration form by adding the required information, e.g. username, password, email, choose type of user (student, academic, investor, etc.).</w:delText>
              </w:r>
            </w:del>
          </w:p>
          <w:p w14:paraId="7EF6AE11" w14:textId="16E4B50A" w:rsidR="00BE2DC8" w:rsidRPr="00CB261A" w:rsidDel="00F15707" w:rsidRDefault="00BE2DC8" w:rsidP="00C12AC5">
            <w:pPr>
              <w:pStyle w:val="BodyText"/>
              <w:rPr>
                <w:del w:id="2432" w:author="Sarah Thomas" w:date="2014-03-03T14:10:00Z"/>
              </w:rPr>
            </w:pPr>
            <w:del w:id="2433" w:author="Sarah Thomas" w:date="2014-03-03T14:10:00Z">
              <w:r w:rsidRPr="00CB261A" w:rsidDel="00F15707">
                <w:delText>The system checks username, password and email are not already used.</w:delText>
              </w:r>
            </w:del>
          </w:p>
          <w:p w14:paraId="5880D03D" w14:textId="4D106CDE" w:rsidR="00BE2DC8" w:rsidRPr="00CB261A" w:rsidDel="00F15707" w:rsidRDefault="00BE2DC8" w:rsidP="00C12AC5">
            <w:pPr>
              <w:pStyle w:val="BodyText"/>
              <w:rPr>
                <w:del w:id="2434" w:author="Sarah Thomas" w:date="2014-03-03T14:10:00Z"/>
              </w:rPr>
            </w:pPr>
            <w:del w:id="2435" w:author="Sarah Thomas" w:date="2014-03-03T14:10:00Z">
              <w:r w:rsidRPr="00CB261A" w:rsidDel="00F15707">
                <w:delText>If the system check succeeds, the user information will</w:delText>
              </w:r>
              <w:r w:rsidR="00010A0E" w:rsidDel="00F15707">
                <w:delText xml:space="preserve"> be</w:delText>
              </w:r>
              <w:r w:rsidRPr="00CB261A" w:rsidDel="00F15707">
                <w:delText xml:space="preserve"> added to the system database.</w:delText>
              </w:r>
            </w:del>
          </w:p>
          <w:p w14:paraId="60C19CFC" w14:textId="14B54C77" w:rsidR="00BE2DC8" w:rsidRPr="00CB261A" w:rsidDel="00F15707" w:rsidRDefault="00BE2DC8" w:rsidP="00C12AC5">
            <w:pPr>
              <w:pStyle w:val="BodyText"/>
              <w:rPr>
                <w:del w:id="2436" w:author="Sarah Thomas" w:date="2014-03-03T14:10:00Z"/>
              </w:rPr>
            </w:pPr>
            <w:del w:id="2437" w:author="Sarah Thomas" w:date="2014-03-03T14:10:00Z">
              <w:r w:rsidRPr="00CB261A" w:rsidDel="00F15707">
                <w:delText>If the system checks fails, the user information will not</w:delText>
              </w:r>
              <w:r w:rsidR="00010A0E" w:rsidDel="00F15707">
                <w:delText xml:space="preserve"> be</w:delText>
              </w:r>
              <w:r w:rsidRPr="00CB261A" w:rsidDel="00F15707">
                <w:delText xml:space="preserve"> added to the system database.</w:delText>
              </w:r>
            </w:del>
          </w:p>
          <w:p w14:paraId="7EB04DCE" w14:textId="46690246" w:rsidR="00BE2DC8" w:rsidRPr="00CB261A" w:rsidDel="00F15707" w:rsidRDefault="00BE2DC8" w:rsidP="00C12AC5">
            <w:pPr>
              <w:pStyle w:val="BodyText"/>
              <w:rPr>
                <w:del w:id="2438" w:author="Sarah Thomas" w:date="2014-03-03T14:10:00Z"/>
              </w:rPr>
            </w:pPr>
            <w:del w:id="2439" w:author="Sarah Thomas" w:date="2014-03-03T14:10:00Z">
              <w:r w:rsidRPr="00CB261A" w:rsidDel="00F15707">
                <w:delText xml:space="preserve">Notify the user if s/he </w:delText>
              </w:r>
              <w:r w:rsidR="00010A0E" w:rsidDel="00F15707">
                <w:delText>has been</w:delText>
              </w:r>
              <w:r w:rsidR="00010A0E" w:rsidRPr="00CB261A" w:rsidDel="00F15707">
                <w:delText xml:space="preserve"> </w:delText>
              </w:r>
              <w:r w:rsidRPr="00CB261A" w:rsidDel="00F15707">
                <w:delText>added or not.</w:delText>
              </w:r>
            </w:del>
          </w:p>
          <w:p w14:paraId="4CA5C502" w14:textId="6860BD1A" w:rsidR="00BE2DC8" w:rsidRPr="00CB261A" w:rsidDel="00F15707" w:rsidRDefault="00BE2DC8" w:rsidP="00C12AC5">
            <w:pPr>
              <w:pStyle w:val="BodyText"/>
              <w:rPr>
                <w:del w:id="2440" w:author="Sarah Thomas" w:date="2014-03-03T14:10:00Z"/>
              </w:rPr>
            </w:pPr>
            <w:del w:id="2441" w:author="Sarah Thomas" w:date="2014-03-03T14:10:00Z">
              <w:r w:rsidRPr="00CB261A" w:rsidDel="00F15707">
                <w:delText xml:space="preserve">If the </w:delText>
              </w:r>
              <w:r w:rsidR="00C12AC5" w:rsidDel="00F15707">
                <w:delText>user registered, go next step (</w:delText>
              </w:r>
              <w:r w:rsidRPr="00F0790D" w:rsidDel="00F15707">
                <w:rPr>
                  <w:b/>
                </w:rPr>
                <w:delText>Edit Profile page</w:delText>
              </w:r>
              <w:r w:rsidRPr="00CB261A" w:rsidDel="00F15707">
                <w:delText>)</w:delText>
              </w:r>
            </w:del>
          </w:p>
          <w:p w14:paraId="0E83AA3B" w14:textId="4C6318CE" w:rsidR="00BE2DC8" w:rsidRPr="00CB261A" w:rsidDel="00F15707" w:rsidRDefault="00BE2DC8" w:rsidP="00C12AC5">
            <w:pPr>
              <w:pStyle w:val="BodyText"/>
              <w:rPr>
                <w:del w:id="2442" w:author="Sarah Thomas" w:date="2014-03-03T14:10:00Z"/>
              </w:rPr>
            </w:pPr>
            <w:del w:id="2443" w:author="Sarah Thomas" w:date="2014-03-03T14:10:00Z">
              <w:r w:rsidRPr="00CB261A" w:rsidDel="00F15707">
                <w:delText xml:space="preserve">If the user not registered, the system </w:delText>
              </w:r>
              <w:r w:rsidR="00C12AC5" w:rsidDel="00F15707">
                <w:delText xml:space="preserve">to </w:delText>
              </w:r>
              <w:r w:rsidRPr="00CB261A" w:rsidDel="00F15707">
                <w:delText>reload the registration page</w:delText>
              </w:r>
              <w:r w:rsidR="00010A0E" w:rsidDel="00F15707">
                <w:delText xml:space="preserve"> and notifies the user</w:delText>
              </w:r>
              <w:r w:rsidRPr="00CB261A" w:rsidDel="00F15707">
                <w:delText xml:space="preserve">. </w:delText>
              </w:r>
            </w:del>
          </w:p>
        </w:tc>
      </w:tr>
    </w:tbl>
    <w:p w14:paraId="16FF1A30" w14:textId="034B951A" w:rsidR="00BE2DC8" w:rsidRPr="00E70549" w:rsidDel="00F15707" w:rsidRDefault="00BE2DC8" w:rsidP="00C12AC5">
      <w:pPr>
        <w:pStyle w:val="BodyText"/>
        <w:rPr>
          <w:del w:id="2444"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34D546CA" w14:textId="12290406" w:rsidTr="00BE2DC8">
        <w:trPr>
          <w:del w:id="2445" w:author="Sarah Thomas" w:date="2014-03-03T14:10:00Z"/>
        </w:trPr>
        <w:tc>
          <w:tcPr>
            <w:tcW w:w="1710" w:type="dxa"/>
          </w:tcPr>
          <w:p w14:paraId="539C556A" w14:textId="75C15D2A" w:rsidR="00BE2DC8" w:rsidRPr="00E70549" w:rsidDel="00F15707" w:rsidRDefault="00BE2DC8" w:rsidP="00C12AC5">
            <w:pPr>
              <w:pStyle w:val="BodyText"/>
              <w:rPr>
                <w:del w:id="2446" w:author="Sarah Thomas" w:date="2014-03-03T14:10:00Z"/>
              </w:rPr>
            </w:pPr>
            <w:del w:id="2447" w:author="Sarah Thomas" w:date="2014-03-03T14:10:00Z">
              <w:r w:rsidRPr="00E70549" w:rsidDel="00F15707">
                <w:delText>Name</w:delText>
              </w:r>
            </w:del>
          </w:p>
        </w:tc>
        <w:tc>
          <w:tcPr>
            <w:tcW w:w="7640" w:type="dxa"/>
          </w:tcPr>
          <w:p w14:paraId="2F85A344" w14:textId="6547E4FF" w:rsidR="00BE2DC8" w:rsidRPr="001F3959" w:rsidDel="00F15707" w:rsidRDefault="00BE2DC8" w:rsidP="00C12AC5">
            <w:pPr>
              <w:pStyle w:val="BodyText"/>
              <w:rPr>
                <w:del w:id="2448" w:author="Sarah Thomas" w:date="2014-03-03T14:10:00Z"/>
                <w:b/>
              </w:rPr>
            </w:pPr>
            <w:del w:id="2449" w:author="Sarah Thomas" w:date="2014-03-03T14:10:00Z">
              <w:r w:rsidRPr="001F3959" w:rsidDel="00F15707">
                <w:rPr>
                  <w:b/>
                </w:rPr>
                <w:delText>Search Public profile</w:delText>
              </w:r>
            </w:del>
          </w:p>
        </w:tc>
      </w:tr>
      <w:tr w:rsidR="00BE2DC8" w:rsidRPr="00E70549" w:rsidDel="00F15707" w14:paraId="69FB0995" w14:textId="0A1BF970" w:rsidTr="00BE2DC8">
        <w:trPr>
          <w:del w:id="2450" w:author="Sarah Thomas" w:date="2014-03-03T14:10:00Z"/>
        </w:trPr>
        <w:tc>
          <w:tcPr>
            <w:tcW w:w="1710" w:type="dxa"/>
          </w:tcPr>
          <w:p w14:paraId="75097A1D" w14:textId="7B7026A1" w:rsidR="00BE2DC8" w:rsidRPr="00E70549" w:rsidDel="00F15707" w:rsidRDefault="00BE2DC8" w:rsidP="00C12AC5">
            <w:pPr>
              <w:pStyle w:val="BodyText"/>
              <w:rPr>
                <w:del w:id="2451" w:author="Sarah Thomas" w:date="2014-03-03T14:10:00Z"/>
              </w:rPr>
            </w:pPr>
            <w:del w:id="2452" w:author="Sarah Thomas" w:date="2014-03-03T14:10:00Z">
              <w:r w:rsidRPr="00E70549" w:rsidDel="00F15707">
                <w:delText>Actors</w:delText>
              </w:r>
            </w:del>
          </w:p>
        </w:tc>
        <w:tc>
          <w:tcPr>
            <w:tcW w:w="7640" w:type="dxa"/>
          </w:tcPr>
          <w:p w14:paraId="079E965C" w14:textId="0A661ABA" w:rsidR="00BE2DC8" w:rsidRPr="00E70549" w:rsidDel="00F15707" w:rsidRDefault="00C12AC5" w:rsidP="00C12AC5">
            <w:pPr>
              <w:pStyle w:val="BodyText"/>
              <w:rPr>
                <w:del w:id="2453" w:author="Sarah Thomas" w:date="2014-03-03T14:10:00Z"/>
              </w:rPr>
            </w:pPr>
            <w:del w:id="2454" w:author="Sarah Thomas" w:date="2014-03-03T14:10:00Z">
              <w:r w:rsidDel="00F15707">
                <w:delText>All users</w:delText>
              </w:r>
            </w:del>
          </w:p>
        </w:tc>
      </w:tr>
      <w:tr w:rsidR="00BE2DC8" w:rsidRPr="00E70549" w:rsidDel="00F15707" w14:paraId="141292CC" w14:textId="30B0EE5C" w:rsidTr="00BE2DC8">
        <w:trPr>
          <w:del w:id="2455" w:author="Sarah Thomas" w:date="2014-03-03T14:10:00Z"/>
        </w:trPr>
        <w:tc>
          <w:tcPr>
            <w:tcW w:w="1710" w:type="dxa"/>
          </w:tcPr>
          <w:p w14:paraId="5EAB81E1" w14:textId="30E0423F" w:rsidR="00BE2DC8" w:rsidRPr="00E70549" w:rsidDel="00F15707" w:rsidRDefault="00BE2DC8" w:rsidP="00C12AC5">
            <w:pPr>
              <w:pStyle w:val="BodyText"/>
              <w:rPr>
                <w:del w:id="2456" w:author="Sarah Thomas" w:date="2014-03-03T14:10:00Z"/>
              </w:rPr>
            </w:pPr>
            <w:del w:id="2457" w:author="Sarah Thomas" w:date="2014-03-03T14:10:00Z">
              <w:r w:rsidRPr="00E70549" w:rsidDel="00F15707">
                <w:delText>Pre-conditions</w:delText>
              </w:r>
            </w:del>
          </w:p>
        </w:tc>
        <w:tc>
          <w:tcPr>
            <w:tcW w:w="7640" w:type="dxa"/>
          </w:tcPr>
          <w:p w14:paraId="74A26C07" w14:textId="6B5F9B0A" w:rsidR="00BE2DC8" w:rsidRPr="00E70549" w:rsidDel="00F15707" w:rsidRDefault="00BE2DC8" w:rsidP="00C12AC5">
            <w:pPr>
              <w:pStyle w:val="BodyText"/>
              <w:rPr>
                <w:del w:id="2458" w:author="Sarah Thomas" w:date="2014-03-03T14:10:00Z"/>
              </w:rPr>
            </w:pPr>
            <w:del w:id="2459" w:author="Sarah Thomas" w:date="2014-03-03T14:10:00Z">
              <w:r w:rsidRPr="00E70549" w:rsidDel="00F15707">
                <w:delText>Any user.</w:delText>
              </w:r>
            </w:del>
          </w:p>
          <w:p w14:paraId="161739D6" w14:textId="61EBDE02" w:rsidR="00BE2DC8" w:rsidRPr="00E70549" w:rsidDel="00F15707" w:rsidRDefault="00010A0E" w:rsidP="00C12AC5">
            <w:pPr>
              <w:pStyle w:val="BodyText"/>
              <w:rPr>
                <w:del w:id="2460" w:author="Sarah Thomas" w:date="2014-03-03T14:10:00Z"/>
              </w:rPr>
            </w:pPr>
            <w:del w:id="2461" w:author="Sarah Thomas" w:date="2014-03-03T14:10:00Z">
              <w:r w:rsidDel="00F15707">
                <w:delText>Allow</w:delText>
              </w:r>
              <w:r w:rsidRPr="00E70549" w:rsidDel="00F15707">
                <w:delText xml:space="preserve"> </w:delText>
              </w:r>
              <w:r w:rsidR="00BE2DC8" w:rsidRPr="00E70549" w:rsidDel="00F15707">
                <w:delText>search for users’ public profiles.</w:delText>
              </w:r>
            </w:del>
          </w:p>
        </w:tc>
      </w:tr>
      <w:tr w:rsidR="00BE2DC8" w:rsidRPr="00E70549" w:rsidDel="00F15707" w14:paraId="3FF42134" w14:textId="2EF9B20D" w:rsidTr="00BE2DC8">
        <w:trPr>
          <w:del w:id="2462" w:author="Sarah Thomas" w:date="2014-03-03T14:10:00Z"/>
        </w:trPr>
        <w:tc>
          <w:tcPr>
            <w:tcW w:w="1710" w:type="dxa"/>
          </w:tcPr>
          <w:p w14:paraId="27965D99" w14:textId="52E7C469" w:rsidR="00BE2DC8" w:rsidRPr="00E70549" w:rsidDel="00F15707" w:rsidRDefault="00BE2DC8" w:rsidP="00C12AC5">
            <w:pPr>
              <w:pStyle w:val="BodyText"/>
              <w:rPr>
                <w:del w:id="2463" w:author="Sarah Thomas" w:date="2014-03-03T14:10:00Z"/>
              </w:rPr>
            </w:pPr>
            <w:del w:id="2464" w:author="Sarah Thomas" w:date="2014-03-03T14:10:00Z">
              <w:r w:rsidRPr="00E70549" w:rsidDel="00F15707">
                <w:delText>Post-conditions</w:delText>
              </w:r>
            </w:del>
          </w:p>
        </w:tc>
        <w:tc>
          <w:tcPr>
            <w:tcW w:w="7640" w:type="dxa"/>
          </w:tcPr>
          <w:p w14:paraId="4E9186FB" w14:textId="22F5137F" w:rsidR="00BE2DC8" w:rsidRPr="00E70549" w:rsidDel="00F15707" w:rsidRDefault="00BE2DC8" w:rsidP="00C12AC5">
            <w:pPr>
              <w:pStyle w:val="BodyText"/>
              <w:rPr>
                <w:del w:id="2465" w:author="Sarah Thomas" w:date="2014-03-03T14:10:00Z"/>
              </w:rPr>
            </w:pPr>
            <w:del w:id="2466" w:author="Sarah Thomas" w:date="2014-03-03T14:10:00Z">
              <w:r w:rsidRPr="00E70549" w:rsidDel="00F15707">
                <w:delText>Show the search result.</w:delText>
              </w:r>
            </w:del>
          </w:p>
        </w:tc>
      </w:tr>
      <w:tr w:rsidR="00BE2DC8" w:rsidRPr="00E70549" w:rsidDel="00F15707" w14:paraId="769CAA60" w14:textId="17B61D72" w:rsidTr="00BE2DC8">
        <w:trPr>
          <w:del w:id="2467" w:author="Sarah Thomas" w:date="2014-03-03T14:10:00Z"/>
        </w:trPr>
        <w:tc>
          <w:tcPr>
            <w:tcW w:w="1710" w:type="dxa"/>
          </w:tcPr>
          <w:p w14:paraId="13AA8F73" w14:textId="25AF589F" w:rsidR="00BE2DC8" w:rsidRPr="00E70549" w:rsidDel="00F15707" w:rsidRDefault="00BE2DC8" w:rsidP="00C12AC5">
            <w:pPr>
              <w:pStyle w:val="BodyText"/>
              <w:rPr>
                <w:del w:id="2468" w:author="Sarah Thomas" w:date="2014-03-03T14:10:00Z"/>
              </w:rPr>
            </w:pPr>
            <w:del w:id="2469" w:author="Sarah Thomas" w:date="2014-03-03T14:10:00Z">
              <w:r w:rsidRPr="00E70549" w:rsidDel="00F15707">
                <w:delText>Description</w:delText>
              </w:r>
            </w:del>
          </w:p>
        </w:tc>
        <w:tc>
          <w:tcPr>
            <w:tcW w:w="7640" w:type="dxa"/>
          </w:tcPr>
          <w:p w14:paraId="114DF42A" w14:textId="38971966" w:rsidR="00BE2DC8" w:rsidRPr="00E70549" w:rsidDel="00F15707" w:rsidRDefault="00BE2DC8" w:rsidP="00C12AC5">
            <w:pPr>
              <w:pStyle w:val="BodyText"/>
              <w:rPr>
                <w:del w:id="2470" w:author="Sarah Thomas" w:date="2014-03-03T14:10:00Z"/>
              </w:rPr>
            </w:pPr>
            <w:del w:id="2471" w:author="Sarah Thomas" w:date="2014-03-03T14:10:00Z">
              <w:r w:rsidRPr="00E70549" w:rsidDel="00F15707">
                <w:delText>Any user can do search of other users’ public profiles by</w:delText>
              </w:r>
              <w:r w:rsidDel="00F15707">
                <w:delText xml:space="preserve"> providing keywords in the </w:delText>
              </w:r>
              <w:r w:rsidRPr="00E70549" w:rsidDel="00F15707">
                <w:delText xml:space="preserve">search input fields.   </w:delText>
              </w:r>
            </w:del>
          </w:p>
        </w:tc>
      </w:tr>
      <w:tr w:rsidR="00BE2DC8" w:rsidRPr="00E70549" w:rsidDel="00F15707" w14:paraId="52ADBF66" w14:textId="6298DB98" w:rsidTr="00BE2DC8">
        <w:trPr>
          <w:del w:id="2472" w:author="Sarah Thomas" w:date="2014-03-03T14:10:00Z"/>
        </w:trPr>
        <w:tc>
          <w:tcPr>
            <w:tcW w:w="1710" w:type="dxa"/>
          </w:tcPr>
          <w:p w14:paraId="73410AC6" w14:textId="18ED7D46" w:rsidR="00BE2DC8" w:rsidRPr="00E70549" w:rsidDel="00F15707" w:rsidRDefault="00BE2DC8" w:rsidP="00C12AC5">
            <w:pPr>
              <w:pStyle w:val="BodyText"/>
              <w:rPr>
                <w:del w:id="2473" w:author="Sarah Thomas" w:date="2014-03-03T14:10:00Z"/>
              </w:rPr>
            </w:pPr>
            <w:del w:id="2474" w:author="Sarah Thomas" w:date="2014-03-03T14:10:00Z">
              <w:r w:rsidRPr="00E70549" w:rsidDel="00F15707">
                <w:delText xml:space="preserve">Steps </w:delText>
              </w:r>
            </w:del>
          </w:p>
        </w:tc>
        <w:tc>
          <w:tcPr>
            <w:tcW w:w="7640" w:type="dxa"/>
          </w:tcPr>
          <w:p w14:paraId="21474F55" w14:textId="0FEC1A67" w:rsidR="00BE2DC8" w:rsidRPr="00CB261A" w:rsidDel="00F15707" w:rsidRDefault="00BE2DC8" w:rsidP="00C12AC5">
            <w:pPr>
              <w:pStyle w:val="BodyText"/>
              <w:rPr>
                <w:del w:id="2475" w:author="Sarah Thomas" w:date="2014-03-03T14:10:00Z"/>
              </w:rPr>
            </w:pPr>
            <w:del w:id="2476" w:author="Sarah Thomas" w:date="2014-03-03T14:10:00Z">
              <w:r w:rsidRPr="00CB261A" w:rsidDel="00F15707">
                <w:delText>The user types the search attribute in the input filed; then clicks on the search button.</w:delText>
              </w:r>
            </w:del>
          </w:p>
          <w:p w14:paraId="47BB3E07" w14:textId="58649716" w:rsidR="00BE2DC8" w:rsidRPr="00CB261A" w:rsidDel="00F15707" w:rsidRDefault="00BE2DC8" w:rsidP="00C12AC5">
            <w:pPr>
              <w:pStyle w:val="BodyText"/>
              <w:rPr>
                <w:del w:id="2477" w:author="Sarah Thomas" w:date="2014-03-03T14:10:00Z"/>
              </w:rPr>
            </w:pPr>
            <w:del w:id="2478" w:author="Sarah Thomas" w:date="2014-03-03T14:10:00Z">
              <w:r w:rsidRPr="00CB261A" w:rsidDel="00F15707">
                <w:delText xml:space="preserve">The system do the search depends on the search attribute by using an appropriate search method. </w:delText>
              </w:r>
            </w:del>
          </w:p>
          <w:p w14:paraId="75477DB0" w14:textId="50C9A3AC" w:rsidR="00BE2DC8" w:rsidRPr="00CB261A" w:rsidDel="00F15707" w:rsidRDefault="00BE2DC8" w:rsidP="00C12AC5">
            <w:pPr>
              <w:pStyle w:val="BodyText"/>
              <w:rPr>
                <w:del w:id="2479" w:author="Sarah Thomas" w:date="2014-03-03T14:10:00Z"/>
              </w:rPr>
            </w:pPr>
            <w:del w:id="2480" w:author="Sarah Thomas" w:date="2014-03-03T14:10:00Z">
              <w:r w:rsidRPr="00CB261A" w:rsidDel="00F15707">
                <w:delText>The system shows the results of the search in the search page.</w:delText>
              </w:r>
            </w:del>
          </w:p>
        </w:tc>
      </w:tr>
    </w:tbl>
    <w:p w14:paraId="6E948CA2" w14:textId="1D2D3574" w:rsidR="00BE2DC8" w:rsidRPr="00E70549" w:rsidDel="00F15707" w:rsidRDefault="00BE2DC8" w:rsidP="00C12AC5">
      <w:pPr>
        <w:pStyle w:val="BodyText"/>
        <w:rPr>
          <w:del w:id="2481" w:author="Sarah Thomas" w:date="2014-03-03T14:10:00Z"/>
        </w:rPr>
      </w:pPr>
    </w:p>
    <w:tbl>
      <w:tblPr>
        <w:tblStyle w:val="TableGrid"/>
        <w:tblW w:w="0" w:type="auto"/>
        <w:tblLook w:val="04A0" w:firstRow="1" w:lastRow="0" w:firstColumn="1" w:lastColumn="0" w:noHBand="0" w:noVBand="1"/>
      </w:tblPr>
      <w:tblGrid>
        <w:gridCol w:w="1662"/>
        <w:gridCol w:w="6854"/>
      </w:tblGrid>
      <w:tr w:rsidR="00BE2DC8" w:rsidRPr="00E70549" w:rsidDel="00F15707" w14:paraId="4841F352" w14:textId="6571483A" w:rsidTr="00BE2DC8">
        <w:trPr>
          <w:del w:id="2482" w:author="Sarah Thomas" w:date="2014-03-03T14:10:00Z"/>
        </w:trPr>
        <w:tc>
          <w:tcPr>
            <w:tcW w:w="1710" w:type="dxa"/>
          </w:tcPr>
          <w:p w14:paraId="53E42839" w14:textId="44C923C7" w:rsidR="00BE2DC8" w:rsidRPr="00E70549" w:rsidDel="00F15707" w:rsidRDefault="00BE2DC8" w:rsidP="00C12AC5">
            <w:pPr>
              <w:pStyle w:val="BodyText"/>
              <w:rPr>
                <w:del w:id="2483" w:author="Sarah Thomas" w:date="2014-03-03T14:10:00Z"/>
              </w:rPr>
            </w:pPr>
            <w:del w:id="2484" w:author="Sarah Thomas" w:date="2014-03-03T14:10:00Z">
              <w:r w:rsidRPr="00E70549" w:rsidDel="00F15707">
                <w:delText>Name</w:delText>
              </w:r>
            </w:del>
          </w:p>
        </w:tc>
        <w:tc>
          <w:tcPr>
            <w:tcW w:w="7640" w:type="dxa"/>
          </w:tcPr>
          <w:p w14:paraId="72E7F8D5" w14:textId="6F2B2682" w:rsidR="00BE2DC8" w:rsidRPr="001F3959" w:rsidDel="00F15707" w:rsidRDefault="00BE2DC8" w:rsidP="00C12AC5">
            <w:pPr>
              <w:pStyle w:val="BodyText"/>
              <w:rPr>
                <w:del w:id="2485" w:author="Sarah Thomas" w:date="2014-03-03T14:10:00Z"/>
                <w:b/>
                <w:highlight w:val="lightGray"/>
              </w:rPr>
            </w:pPr>
            <w:del w:id="2486" w:author="Sarah Thomas" w:date="2014-03-03T14:10:00Z">
              <w:r w:rsidRPr="001F3959" w:rsidDel="00F15707">
                <w:rPr>
                  <w:b/>
                </w:rPr>
                <w:delText>View Public profile</w:delText>
              </w:r>
            </w:del>
          </w:p>
        </w:tc>
      </w:tr>
      <w:tr w:rsidR="00BE2DC8" w:rsidRPr="00E70549" w:rsidDel="00F15707" w14:paraId="52EF8D4A" w14:textId="502A60B5" w:rsidTr="00BE2DC8">
        <w:trPr>
          <w:del w:id="2487" w:author="Sarah Thomas" w:date="2014-03-03T14:10:00Z"/>
        </w:trPr>
        <w:tc>
          <w:tcPr>
            <w:tcW w:w="1710" w:type="dxa"/>
          </w:tcPr>
          <w:p w14:paraId="25207904" w14:textId="29ABABDD" w:rsidR="00BE2DC8" w:rsidRPr="00E70549" w:rsidDel="00F15707" w:rsidRDefault="00BE2DC8" w:rsidP="00C12AC5">
            <w:pPr>
              <w:pStyle w:val="BodyText"/>
              <w:rPr>
                <w:del w:id="2488" w:author="Sarah Thomas" w:date="2014-03-03T14:10:00Z"/>
              </w:rPr>
            </w:pPr>
            <w:del w:id="2489" w:author="Sarah Thomas" w:date="2014-03-03T14:10:00Z">
              <w:r w:rsidRPr="00E70549" w:rsidDel="00F15707">
                <w:delText>Actors</w:delText>
              </w:r>
            </w:del>
          </w:p>
        </w:tc>
        <w:tc>
          <w:tcPr>
            <w:tcW w:w="7640" w:type="dxa"/>
          </w:tcPr>
          <w:p w14:paraId="69CF5B54" w14:textId="545B5DCD" w:rsidR="00BE2DC8" w:rsidRPr="00E70549" w:rsidDel="00F15707" w:rsidRDefault="00BE2DC8" w:rsidP="00C12AC5">
            <w:pPr>
              <w:pStyle w:val="BodyText"/>
              <w:rPr>
                <w:del w:id="2490" w:author="Sarah Thomas" w:date="2014-03-03T14:10:00Z"/>
              </w:rPr>
            </w:pPr>
            <w:del w:id="2491" w:author="Sarah Thomas" w:date="2014-03-03T14:10:00Z">
              <w:r w:rsidRPr="00E70549" w:rsidDel="00F15707">
                <w:delText>Unregistered user</w:delText>
              </w:r>
            </w:del>
          </w:p>
        </w:tc>
      </w:tr>
      <w:tr w:rsidR="00BE2DC8" w:rsidRPr="00E70549" w:rsidDel="00F15707" w14:paraId="4BC24CD9" w14:textId="05E8129A" w:rsidTr="00BE2DC8">
        <w:trPr>
          <w:del w:id="2492" w:author="Sarah Thomas" w:date="2014-03-03T14:10:00Z"/>
        </w:trPr>
        <w:tc>
          <w:tcPr>
            <w:tcW w:w="1710" w:type="dxa"/>
          </w:tcPr>
          <w:p w14:paraId="4B0C3FAD" w14:textId="40FE16D0" w:rsidR="00BE2DC8" w:rsidRPr="00E70549" w:rsidDel="00F15707" w:rsidRDefault="00BE2DC8" w:rsidP="00C12AC5">
            <w:pPr>
              <w:pStyle w:val="BodyText"/>
              <w:rPr>
                <w:del w:id="2493" w:author="Sarah Thomas" w:date="2014-03-03T14:10:00Z"/>
              </w:rPr>
            </w:pPr>
            <w:del w:id="2494" w:author="Sarah Thomas" w:date="2014-03-03T14:10:00Z">
              <w:r w:rsidRPr="00E70549" w:rsidDel="00F15707">
                <w:delText>Pre-conditions</w:delText>
              </w:r>
            </w:del>
          </w:p>
        </w:tc>
        <w:tc>
          <w:tcPr>
            <w:tcW w:w="7640" w:type="dxa"/>
          </w:tcPr>
          <w:p w14:paraId="2FF3A9FD" w14:textId="0CE29D95" w:rsidR="00BE2DC8" w:rsidRPr="00E70549" w:rsidDel="00F15707" w:rsidRDefault="00BE2DC8" w:rsidP="00C12AC5">
            <w:pPr>
              <w:pStyle w:val="BodyText"/>
              <w:rPr>
                <w:del w:id="2495" w:author="Sarah Thomas" w:date="2014-03-03T14:10:00Z"/>
              </w:rPr>
            </w:pPr>
            <w:del w:id="2496" w:author="Sarah Thomas" w:date="2014-03-03T14:10:00Z">
              <w:r w:rsidRPr="00E70549" w:rsidDel="00F15707">
                <w:delText>Any user.</w:delText>
              </w:r>
            </w:del>
          </w:p>
          <w:p w14:paraId="31CD1618" w14:textId="61FC631F" w:rsidR="00BE2DC8" w:rsidRPr="00E70549" w:rsidDel="00F15707" w:rsidRDefault="00010A0E" w:rsidP="00C12AC5">
            <w:pPr>
              <w:pStyle w:val="BodyText"/>
              <w:rPr>
                <w:del w:id="2497" w:author="Sarah Thomas" w:date="2014-03-03T14:10:00Z"/>
              </w:rPr>
            </w:pPr>
            <w:del w:id="2498" w:author="Sarah Thomas" w:date="2014-03-03T14:10:00Z">
              <w:r w:rsidDel="00F15707">
                <w:delText>Allows</w:delText>
              </w:r>
              <w:r w:rsidRPr="00E70549" w:rsidDel="00F15707">
                <w:delText xml:space="preserve"> </w:delText>
              </w:r>
              <w:r w:rsidR="00BE2DC8" w:rsidRPr="00E70549" w:rsidDel="00F15707">
                <w:delText>search for users’ public profiles and clicks on the search result link.</w:delText>
              </w:r>
            </w:del>
          </w:p>
          <w:p w14:paraId="23D55FA0" w14:textId="1C65BBF3" w:rsidR="00BE2DC8" w:rsidRPr="00E70549" w:rsidDel="00F15707" w:rsidRDefault="00BE2DC8" w:rsidP="00C12AC5">
            <w:pPr>
              <w:pStyle w:val="BodyText"/>
              <w:rPr>
                <w:del w:id="2499" w:author="Sarah Thomas" w:date="2014-03-03T14:10:00Z"/>
              </w:rPr>
            </w:pPr>
            <w:del w:id="2500" w:author="Sarah Thomas" w:date="2014-03-03T14:10:00Z">
              <w:r w:rsidRPr="00C12AC5" w:rsidDel="00F15707">
                <w:delText>Visit the user’s public profile page.</w:delText>
              </w:r>
              <w:r w:rsidRPr="00E70549" w:rsidDel="00F15707">
                <w:delText xml:space="preserve"> </w:delText>
              </w:r>
            </w:del>
          </w:p>
        </w:tc>
      </w:tr>
      <w:tr w:rsidR="00BE2DC8" w:rsidRPr="00E70549" w:rsidDel="00F15707" w14:paraId="29409B34" w14:textId="3670A324" w:rsidTr="00BE2DC8">
        <w:trPr>
          <w:del w:id="2501" w:author="Sarah Thomas" w:date="2014-03-03T14:10:00Z"/>
        </w:trPr>
        <w:tc>
          <w:tcPr>
            <w:tcW w:w="1710" w:type="dxa"/>
          </w:tcPr>
          <w:p w14:paraId="780B04DC" w14:textId="2CE450E2" w:rsidR="00BE2DC8" w:rsidRPr="00E70549" w:rsidDel="00F15707" w:rsidRDefault="00BE2DC8" w:rsidP="00C12AC5">
            <w:pPr>
              <w:pStyle w:val="BodyText"/>
              <w:rPr>
                <w:del w:id="2502" w:author="Sarah Thomas" w:date="2014-03-03T14:10:00Z"/>
              </w:rPr>
            </w:pPr>
            <w:del w:id="2503" w:author="Sarah Thomas" w:date="2014-03-03T14:10:00Z">
              <w:r w:rsidRPr="00E70549" w:rsidDel="00F15707">
                <w:delText>Post-conditions</w:delText>
              </w:r>
            </w:del>
          </w:p>
        </w:tc>
        <w:tc>
          <w:tcPr>
            <w:tcW w:w="7640" w:type="dxa"/>
          </w:tcPr>
          <w:p w14:paraId="59C65891" w14:textId="79E3E261" w:rsidR="00BE2DC8" w:rsidRPr="00E70549" w:rsidDel="00F15707" w:rsidRDefault="00BE2DC8" w:rsidP="00C12AC5">
            <w:pPr>
              <w:pStyle w:val="BodyText"/>
              <w:rPr>
                <w:del w:id="2504" w:author="Sarah Thomas" w:date="2014-03-03T14:10:00Z"/>
              </w:rPr>
            </w:pPr>
            <w:del w:id="2505" w:author="Sarah Thomas" w:date="2014-03-03T14:10:00Z">
              <w:r w:rsidRPr="00E70549" w:rsidDel="00F15707">
                <w:delText>Show the user public profile page</w:delText>
              </w:r>
            </w:del>
          </w:p>
        </w:tc>
      </w:tr>
      <w:tr w:rsidR="00BE2DC8" w:rsidRPr="00E70549" w:rsidDel="00F15707" w14:paraId="197081EC" w14:textId="33F38123" w:rsidTr="00BE2DC8">
        <w:trPr>
          <w:del w:id="2506" w:author="Sarah Thomas" w:date="2014-03-03T14:10:00Z"/>
        </w:trPr>
        <w:tc>
          <w:tcPr>
            <w:tcW w:w="1710" w:type="dxa"/>
          </w:tcPr>
          <w:p w14:paraId="2E8EDC47" w14:textId="2A2785E8" w:rsidR="00BE2DC8" w:rsidRPr="00E70549" w:rsidDel="00F15707" w:rsidRDefault="00BE2DC8" w:rsidP="00C12AC5">
            <w:pPr>
              <w:pStyle w:val="BodyText"/>
              <w:rPr>
                <w:del w:id="2507" w:author="Sarah Thomas" w:date="2014-03-03T14:10:00Z"/>
              </w:rPr>
            </w:pPr>
            <w:del w:id="2508" w:author="Sarah Thomas" w:date="2014-03-03T14:10:00Z">
              <w:r w:rsidRPr="00E70549" w:rsidDel="00F15707">
                <w:delText>Description</w:delText>
              </w:r>
            </w:del>
          </w:p>
        </w:tc>
        <w:tc>
          <w:tcPr>
            <w:tcW w:w="7640" w:type="dxa"/>
          </w:tcPr>
          <w:p w14:paraId="39A56716" w14:textId="53671092" w:rsidR="00BE2DC8" w:rsidRPr="00E70549" w:rsidDel="00F15707" w:rsidRDefault="00BE2DC8" w:rsidP="0097380A">
            <w:pPr>
              <w:pStyle w:val="BodyText"/>
              <w:rPr>
                <w:del w:id="2509" w:author="Sarah Thomas" w:date="2014-03-03T14:10:00Z"/>
              </w:rPr>
            </w:pPr>
            <w:del w:id="2510" w:author="Sarah Thomas" w:date="2014-03-03T14:10:00Z">
              <w:r w:rsidRPr="00E70549" w:rsidDel="00F15707">
                <w:delText xml:space="preserve">Any user can visit and see </w:delText>
              </w:r>
              <w:r w:rsidDel="00F15707">
                <w:delText>the</w:delText>
              </w:r>
              <w:r w:rsidRPr="00E70549" w:rsidDel="00F15707">
                <w:delText xml:space="preserve"> other users’ public profiles by browsing the public user profile page. </w:delText>
              </w:r>
            </w:del>
          </w:p>
        </w:tc>
      </w:tr>
      <w:tr w:rsidR="00BE2DC8" w:rsidRPr="00E70549" w:rsidDel="00F15707" w14:paraId="0598D52B" w14:textId="152F3B29" w:rsidTr="00BE2DC8">
        <w:trPr>
          <w:del w:id="2511" w:author="Sarah Thomas" w:date="2014-03-03T14:10:00Z"/>
        </w:trPr>
        <w:tc>
          <w:tcPr>
            <w:tcW w:w="1710" w:type="dxa"/>
          </w:tcPr>
          <w:p w14:paraId="0C3506CA" w14:textId="70B1EEBF" w:rsidR="00BE2DC8" w:rsidRPr="00E70549" w:rsidDel="00F15707" w:rsidRDefault="00BE2DC8" w:rsidP="00C12AC5">
            <w:pPr>
              <w:pStyle w:val="BodyText"/>
              <w:rPr>
                <w:del w:id="2512" w:author="Sarah Thomas" w:date="2014-03-03T14:10:00Z"/>
              </w:rPr>
            </w:pPr>
            <w:del w:id="2513" w:author="Sarah Thomas" w:date="2014-03-03T14:10:00Z">
              <w:r w:rsidRPr="00E70549" w:rsidDel="00F15707">
                <w:delText xml:space="preserve">Steps </w:delText>
              </w:r>
            </w:del>
          </w:p>
        </w:tc>
        <w:tc>
          <w:tcPr>
            <w:tcW w:w="7640" w:type="dxa"/>
          </w:tcPr>
          <w:p w14:paraId="695234DE" w14:textId="0DFBD993" w:rsidR="00BE2DC8" w:rsidRPr="00CB261A" w:rsidDel="00F15707" w:rsidRDefault="00BE2DC8" w:rsidP="00C12AC5">
            <w:pPr>
              <w:pStyle w:val="BodyText"/>
              <w:rPr>
                <w:del w:id="2514" w:author="Sarah Thomas" w:date="2014-03-03T14:10:00Z"/>
              </w:rPr>
            </w:pPr>
            <w:del w:id="2515" w:author="Sarah Thomas" w:date="2014-03-03T14:10:00Z">
              <w:r w:rsidRPr="00CB261A" w:rsidDel="00F15707">
                <w:delText xml:space="preserve">The user clicks on the specific public profile link. </w:delText>
              </w:r>
            </w:del>
          </w:p>
          <w:p w14:paraId="11C31F6A" w14:textId="6E5D87CA" w:rsidR="00BE2DC8" w:rsidRPr="00CB261A" w:rsidDel="00F15707" w:rsidRDefault="00BE2DC8" w:rsidP="00C12AC5">
            <w:pPr>
              <w:pStyle w:val="BodyText"/>
              <w:rPr>
                <w:del w:id="2516" w:author="Sarah Thomas" w:date="2014-03-03T14:10:00Z"/>
              </w:rPr>
            </w:pPr>
            <w:del w:id="2517" w:author="Sarah Thomas" w:date="2014-03-03T14:10:00Z">
              <w:r w:rsidRPr="00CB261A" w:rsidDel="00F15707">
                <w:delText>The system shows details of that user profile.</w:delText>
              </w:r>
            </w:del>
          </w:p>
        </w:tc>
      </w:tr>
    </w:tbl>
    <w:p w14:paraId="533673D0" w14:textId="4FFD413A" w:rsidR="00BE2DC8" w:rsidRPr="00E70549" w:rsidDel="00F15707" w:rsidRDefault="00BE2DC8" w:rsidP="00C12AC5">
      <w:pPr>
        <w:pStyle w:val="BodyText"/>
        <w:rPr>
          <w:del w:id="2518"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1CDFF0B1" w14:textId="214483BB" w:rsidTr="00BE2DC8">
        <w:trPr>
          <w:del w:id="2519" w:author="Sarah Thomas" w:date="2014-03-03T14:10:00Z"/>
        </w:trPr>
        <w:tc>
          <w:tcPr>
            <w:tcW w:w="1710" w:type="dxa"/>
          </w:tcPr>
          <w:p w14:paraId="6B05DE4F" w14:textId="69B5CE6D" w:rsidR="00BE2DC8" w:rsidRPr="00E70549" w:rsidDel="00F15707" w:rsidRDefault="00BE2DC8" w:rsidP="00C12AC5">
            <w:pPr>
              <w:pStyle w:val="BodyText"/>
              <w:rPr>
                <w:del w:id="2520" w:author="Sarah Thomas" w:date="2014-03-03T14:10:00Z"/>
              </w:rPr>
            </w:pPr>
            <w:del w:id="2521" w:author="Sarah Thomas" w:date="2014-03-03T14:10:00Z">
              <w:r w:rsidRPr="00E70549" w:rsidDel="00F15707">
                <w:delText>Name</w:delText>
              </w:r>
            </w:del>
          </w:p>
        </w:tc>
        <w:tc>
          <w:tcPr>
            <w:tcW w:w="7640" w:type="dxa"/>
          </w:tcPr>
          <w:p w14:paraId="5B2E5E2E" w14:textId="5C115DB3" w:rsidR="00BE2DC8" w:rsidRPr="001F3959" w:rsidDel="00F15707" w:rsidRDefault="00BE2DC8" w:rsidP="00C12AC5">
            <w:pPr>
              <w:pStyle w:val="BodyText"/>
              <w:rPr>
                <w:del w:id="2522" w:author="Sarah Thomas" w:date="2014-03-03T14:10:00Z"/>
                <w:b/>
                <w:highlight w:val="lightGray"/>
              </w:rPr>
            </w:pPr>
            <w:del w:id="2523" w:author="Sarah Thomas" w:date="2014-03-03T14:10:00Z">
              <w:r w:rsidRPr="001F3959" w:rsidDel="00F15707">
                <w:rPr>
                  <w:b/>
                </w:rPr>
                <w:delText>Search ventures</w:delText>
              </w:r>
            </w:del>
          </w:p>
        </w:tc>
      </w:tr>
      <w:tr w:rsidR="00BE2DC8" w:rsidRPr="00E70549" w:rsidDel="00F15707" w14:paraId="639C9B33" w14:textId="3D195517" w:rsidTr="00BE2DC8">
        <w:trPr>
          <w:del w:id="2524" w:author="Sarah Thomas" w:date="2014-03-03T14:10:00Z"/>
        </w:trPr>
        <w:tc>
          <w:tcPr>
            <w:tcW w:w="1710" w:type="dxa"/>
          </w:tcPr>
          <w:p w14:paraId="562171F1" w14:textId="771E83F3" w:rsidR="00BE2DC8" w:rsidRPr="00E70549" w:rsidDel="00F15707" w:rsidRDefault="00BE2DC8" w:rsidP="00C12AC5">
            <w:pPr>
              <w:pStyle w:val="BodyText"/>
              <w:rPr>
                <w:del w:id="2525" w:author="Sarah Thomas" w:date="2014-03-03T14:10:00Z"/>
              </w:rPr>
            </w:pPr>
            <w:del w:id="2526" w:author="Sarah Thomas" w:date="2014-03-03T14:10:00Z">
              <w:r w:rsidRPr="00E70549" w:rsidDel="00F15707">
                <w:delText>Actors</w:delText>
              </w:r>
            </w:del>
          </w:p>
        </w:tc>
        <w:tc>
          <w:tcPr>
            <w:tcW w:w="7640" w:type="dxa"/>
          </w:tcPr>
          <w:p w14:paraId="5C1D1ADE" w14:textId="19A07E48" w:rsidR="00BE2DC8" w:rsidRPr="00E70549" w:rsidDel="00F15707" w:rsidRDefault="00C12AC5" w:rsidP="00C12AC5">
            <w:pPr>
              <w:pStyle w:val="BodyText"/>
              <w:rPr>
                <w:del w:id="2527" w:author="Sarah Thomas" w:date="2014-03-03T14:10:00Z"/>
              </w:rPr>
            </w:pPr>
            <w:del w:id="2528" w:author="Sarah Thomas" w:date="2014-03-03T14:10:00Z">
              <w:r w:rsidDel="00F15707">
                <w:delText>Any user</w:delText>
              </w:r>
            </w:del>
          </w:p>
        </w:tc>
      </w:tr>
      <w:tr w:rsidR="00BE2DC8" w:rsidRPr="00E70549" w:rsidDel="00F15707" w14:paraId="2B40DD97" w14:textId="10CC5259" w:rsidTr="00BE2DC8">
        <w:trPr>
          <w:del w:id="2529" w:author="Sarah Thomas" w:date="2014-03-03T14:10:00Z"/>
        </w:trPr>
        <w:tc>
          <w:tcPr>
            <w:tcW w:w="1710" w:type="dxa"/>
          </w:tcPr>
          <w:p w14:paraId="09FAEA98" w14:textId="738DA197" w:rsidR="00BE2DC8" w:rsidRPr="00E70549" w:rsidDel="00F15707" w:rsidRDefault="00BE2DC8" w:rsidP="00C12AC5">
            <w:pPr>
              <w:pStyle w:val="BodyText"/>
              <w:rPr>
                <w:del w:id="2530" w:author="Sarah Thomas" w:date="2014-03-03T14:10:00Z"/>
              </w:rPr>
            </w:pPr>
            <w:del w:id="2531" w:author="Sarah Thomas" w:date="2014-03-03T14:10:00Z">
              <w:r w:rsidRPr="00E70549" w:rsidDel="00F15707">
                <w:delText>Pre-conditions</w:delText>
              </w:r>
            </w:del>
          </w:p>
        </w:tc>
        <w:tc>
          <w:tcPr>
            <w:tcW w:w="7640" w:type="dxa"/>
          </w:tcPr>
          <w:p w14:paraId="7A066E61" w14:textId="29CEB902" w:rsidR="00BE2DC8" w:rsidRPr="00E70549" w:rsidDel="00F15707" w:rsidRDefault="00BE2DC8" w:rsidP="00C12AC5">
            <w:pPr>
              <w:pStyle w:val="BodyText"/>
              <w:rPr>
                <w:del w:id="2532" w:author="Sarah Thomas" w:date="2014-03-03T14:10:00Z"/>
              </w:rPr>
            </w:pPr>
            <w:del w:id="2533" w:author="Sarah Thomas" w:date="2014-03-03T14:10:00Z">
              <w:r w:rsidRPr="00E70549" w:rsidDel="00F15707">
                <w:delText>Any user.</w:delText>
              </w:r>
            </w:del>
          </w:p>
          <w:p w14:paraId="63C58309" w14:textId="0081DB72" w:rsidR="00BE2DC8" w:rsidRPr="00E70549" w:rsidDel="00F15707" w:rsidRDefault="00010A0E" w:rsidP="00C12AC5">
            <w:pPr>
              <w:pStyle w:val="BodyText"/>
              <w:rPr>
                <w:del w:id="2534" w:author="Sarah Thomas" w:date="2014-03-03T14:10:00Z"/>
              </w:rPr>
            </w:pPr>
            <w:del w:id="2535" w:author="Sarah Thomas" w:date="2014-03-03T14:10:00Z">
              <w:r w:rsidDel="00F15707">
                <w:delText>Allow</w:delText>
              </w:r>
              <w:r w:rsidRPr="00E70549" w:rsidDel="00F15707">
                <w:delText xml:space="preserve"> </w:delText>
              </w:r>
              <w:r w:rsidR="00BE2DC8" w:rsidRPr="00E70549" w:rsidDel="00F15707">
                <w:delText>search for ventures</w:delText>
              </w:r>
            </w:del>
          </w:p>
        </w:tc>
      </w:tr>
      <w:tr w:rsidR="00BE2DC8" w:rsidRPr="00E70549" w:rsidDel="00F15707" w14:paraId="0AEC82F2" w14:textId="68BF833E" w:rsidTr="00BE2DC8">
        <w:trPr>
          <w:del w:id="2536" w:author="Sarah Thomas" w:date="2014-03-03T14:10:00Z"/>
        </w:trPr>
        <w:tc>
          <w:tcPr>
            <w:tcW w:w="1710" w:type="dxa"/>
          </w:tcPr>
          <w:p w14:paraId="7281C437" w14:textId="09EA527C" w:rsidR="00BE2DC8" w:rsidRPr="00E70549" w:rsidDel="00F15707" w:rsidRDefault="00BE2DC8" w:rsidP="00C12AC5">
            <w:pPr>
              <w:pStyle w:val="BodyText"/>
              <w:rPr>
                <w:del w:id="2537" w:author="Sarah Thomas" w:date="2014-03-03T14:10:00Z"/>
              </w:rPr>
            </w:pPr>
            <w:del w:id="2538" w:author="Sarah Thomas" w:date="2014-03-03T14:10:00Z">
              <w:r w:rsidRPr="00E70549" w:rsidDel="00F15707">
                <w:delText>Post-conditions</w:delText>
              </w:r>
            </w:del>
          </w:p>
        </w:tc>
        <w:tc>
          <w:tcPr>
            <w:tcW w:w="7640" w:type="dxa"/>
          </w:tcPr>
          <w:p w14:paraId="7751746D" w14:textId="11BF08C1" w:rsidR="00BE2DC8" w:rsidRPr="00E70549" w:rsidDel="00F15707" w:rsidRDefault="00BE2DC8" w:rsidP="00C12AC5">
            <w:pPr>
              <w:pStyle w:val="BodyText"/>
              <w:rPr>
                <w:del w:id="2539" w:author="Sarah Thomas" w:date="2014-03-03T14:10:00Z"/>
              </w:rPr>
            </w:pPr>
            <w:del w:id="2540" w:author="Sarah Thomas" w:date="2014-03-03T14:10:00Z">
              <w:r w:rsidRPr="00E70549" w:rsidDel="00F15707">
                <w:delText>Show the search result.</w:delText>
              </w:r>
            </w:del>
          </w:p>
        </w:tc>
      </w:tr>
      <w:tr w:rsidR="00BE2DC8" w:rsidRPr="00E70549" w:rsidDel="00F15707" w14:paraId="4C8F673B" w14:textId="0570B842" w:rsidTr="00BE2DC8">
        <w:trPr>
          <w:del w:id="2541" w:author="Sarah Thomas" w:date="2014-03-03T14:10:00Z"/>
        </w:trPr>
        <w:tc>
          <w:tcPr>
            <w:tcW w:w="1710" w:type="dxa"/>
          </w:tcPr>
          <w:p w14:paraId="2E682F71" w14:textId="1C057FC7" w:rsidR="00BE2DC8" w:rsidRPr="00E70549" w:rsidDel="00F15707" w:rsidRDefault="00BE2DC8" w:rsidP="00C12AC5">
            <w:pPr>
              <w:pStyle w:val="BodyText"/>
              <w:rPr>
                <w:del w:id="2542" w:author="Sarah Thomas" w:date="2014-03-03T14:10:00Z"/>
              </w:rPr>
            </w:pPr>
            <w:del w:id="2543" w:author="Sarah Thomas" w:date="2014-03-03T14:10:00Z">
              <w:r w:rsidRPr="00E70549" w:rsidDel="00F15707">
                <w:delText>Description</w:delText>
              </w:r>
            </w:del>
          </w:p>
        </w:tc>
        <w:tc>
          <w:tcPr>
            <w:tcW w:w="7640" w:type="dxa"/>
          </w:tcPr>
          <w:p w14:paraId="6DF0DE5C" w14:textId="67716D08" w:rsidR="00BE2DC8" w:rsidRPr="00E70549" w:rsidDel="00F15707" w:rsidRDefault="00BE2DC8" w:rsidP="00C12AC5">
            <w:pPr>
              <w:pStyle w:val="BodyText"/>
              <w:rPr>
                <w:del w:id="2544" w:author="Sarah Thomas" w:date="2014-03-03T14:10:00Z"/>
              </w:rPr>
            </w:pPr>
            <w:del w:id="2545" w:author="Sarah Thomas" w:date="2014-03-03T14:10:00Z">
              <w:r w:rsidRPr="00E70549" w:rsidDel="00F15707">
                <w:delText>Any user can do search of ventures by</w:delText>
              </w:r>
              <w:r w:rsidDel="00F15707">
                <w:delText xml:space="preserve"> providing keywords in the </w:delText>
              </w:r>
              <w:r w:rsidRPr="00E70549" w:rsidDel="00F15707">
                <w:delText xml:space="preserve">search input fields.   </w:delText>
              </w:r>
            </w:del>
          </w:p>
        </w:tc>
      </w:tr>
      <w:tr w:rsidR="00BE2DC8" w:rsidRPr="00E70549" w:rsidDel="00F15707" w14:paraId="6CC36970" w14:textId="4A24336F" w:rsidTr="00BE2DC8">
        <w:trPr>
          <w:del w:id="2546" w:author="Sarah Thomas" w:date="2014-03-03T14:10:00Z"/>
        </w:trPr>
        <w:tc>
          <w:tcPr>
            <w:tcW w:w="1710" w:type="dxa"/>
          </w:tcPr>
          <w:p w14:paraId="34782D5B" w14:textId="1015DDD6" w:rsidR="00BE2DC8" w:rsidRPr="00E70549" w:rsidDel="00F15707" w:rsidRDefault="00BE2DC8" w:rsidP="00C12AC5">
            <w:pPr>
              <w:pStyle w:val="BodyText"/>
              <w:rPr>
                <w:del w:id="2547" w:author="Sarah Thomas" w:date="2014-03-03T14:10:00Z"/>
              </w:rPr>
            </w:pPr>
            <w:del w:id="2548" w:author="Sarah Thomas" w:date="2014-03-03T14:10:00Z">
              <w:r w:rsidRPr="00E70549" w:rsidDel="00F15707">
                <w:delText xml:space="preserve">Steps </w:delText>
              </w:r>
            </w:del>
          </w:p>
        </w:tc>
        <w:tc>
          <w:tcPr>
            <w:tcW w:w="7640" w:type="dxa"/>
          </w:tcPr>
          <w:p w14:paraId="0170DD9F" w14:textId="21DA38B9" w:rsidR="00BE2DC8" w:rsidRPr="00CB261A" w:rsidDel="00F15707" w:rsidRDefault="00BE2DC8" w:rsidP="00C12AC5">
            <w:pPr>
              <w:pStyle w:val="BodyText"/>
              <w:rPr>
                <w:del w:id="2549" w:author="Sarah Thomas" w:date="2014-03-03T14:10:00Z"/>
              </w:rPr>
            </w:pPr>
            <w:del w:id="2550" w:author="Sarah Thomas" w:date="2014-03-03T14:10:00Z">
              <w:r w:rsidRPr="00CB261A" w:rsidDel="00F15707">
                <w:delText>The user types the search attribute in the input filed; then clicks on the search button.</w:delText>
              </w:r>
            </w:del>
          </w:p>
          <w:p w14:paraId="61F2BCE7" w14:textId="71F38F14" w:rsidR="00BE2DC8" w:rsidRPr="00CB261A" w:rsidDel="00F15707" w:rsidRDefault="00BE2DC8" w:rsidP="00C12AC5">
            <w:pPr>
              <w:pStyle w:val="BodyText"/>
              <w:rPr>
                <w:del w:id="2551" w:author="Sarah Thomas" w:date="2014-03-03T14:10:00Z"/>
              </w:rPr>
            </w:pPr>
            <w:del w:id="2552" w:author="Sarah Thomas" w:date="2014-03-03T14:10:00Z">
              <w:r w:rsidRPr="00CB261A" w:rsidDel="00F15707">
                <w:delText xml:space="preserve">The system do the search depends on the search attribute by using an appropriate search method. </w:delText>
              </w:r>
            </w:del>
          </w:p>
          <w:p w14:paraId="3845E733" w14:textId="470FF483" w:rsidR="00BE2DC8" w:rsidRPr="00CB261A" w:rsidDel="00F15707" w:rsidRDefault="00BE2DC8" w:rsidP="00C12AC5">
            <w:pPr>
              <w:pStyle w:val="BodyText"/>
              <w:rPr>
                <w:del w:id="2553" w:author="Sarah Thomas" w:date="2014-03-03T14:10:00Z"/>
              </w:rPr>
            </w:pPr>
            <w:del w:id="2554" w:author="Sarah Thomas" w:date="2014-03-03T14:10:00Z">
              <w:r w:rsidRPr="00CB261A" w:rsidDel="00F15707">
                <w:delText>The system shows the results of the search in the search page.</w:delText>
              </w:r>
            </w:del>
          </w:p>
        </w:tc>
      </w:tr>
    </w:tbl>
    <w:p w14:paraId="1FB0ECB1" w14:textId="69D60E1A" w:rsidR="00BE2DC8" w:rsidRPr="00E70549" w:rsidDel="00F15707" w:rsidRDefault="00BE2DC8" w:rsidP="00C12AC5">
      <w:pPr>
        <w:pStyle w:val="BodyText"/>
        <w:rPr>
          <w:del w:id="2555" w:author="Sarah Thomas" w:date="2014-03-03T14:10:00Z"/>
        </w:rPr>
      </w:pPr>
    </w:p>
    <w:tbl>
      <w:tblPr>
        <w:tblStyle w:val="TableGrid"/>
        <w:tblW w:w="0" w:type="auto"/>
        <w:tblLook w:val="04A0" w:firstRow="1" w:lastRow="0" w:firstColumn="1" w:lastColumn="0" w:noHBand="0" w:noVBand="1"/>
      </w:tblPr>
      <w:tblGrid>
        <w:gridCol w:w="1665"/>
        <w:gridCol w:w="6851"/>
      </w:tblGrid>
      <w:tr w:rsidR="00BE2DC8" w:rsidRPr="00E70549" w:rsidDel="00F15707" w14:paraId="2AE967B4" w14:textId="1DADFA3C" w:rsidTr="00BE2DC8">
        <w:trPr>
          <w:del w:id="2556" w:author="Sarah Thomas" w:date="2014-03-03T14:10:00Z"/>
        </w:trPr>
        <w:tc>
          <w:tcPr>
            <w:tcW w:w="1710" w:type="dxa"/>
          </w:tcPr>
          <w:p w14:paraId="617517A4" w14:textId="01B16EE4" w:rsidR="00BE2DC8" w:rsidRPr="00E70549" w:rsidDel="00F15707" w:rsidRDefault="00BE2DC8" w:rsidP="00C12AC5">
            <w:pPr>
              <w:pStyle w:val="BodyText"/>
              <w:rPr>
                <w:del w:id="2557" w:author="Sarah Thomas" w:date="2014-03-03T14:10:00Z"/>
              </w:rPr>
            </w:pPr>
            <w:del w:id="2558" w:author="Sarah Thomas" w:date="2014-03-03T14:10:00Z">
              <w:r w:rsidRPr="00E70549" w:rsidDel="00F15707">
                <w:delText>Name</w:delText>
              </w:r>
            </w:del>
          </w:p>
        </w:tc>
        <w:tc>
          <w:tcPr>
            <w:tcW w:w="7640" w:type="dxa"/>
          </w:tcPr>
          <w:p w14:paraId="6418EA82" w14:textId="554D9DDD" w:rsidR="00BE2DC8" w:rsidRPr="001F3959" w:rsidDel="00F15707" w:rsidRDefault="00BE2DC8" w:rsidP="00C12AC5">
            <w:pPr>
              <w:pStyle w:val="BodyText"/>
              <w:rPr>
                <w:del w:id="2559" w:author="Sarah Thomas" w:date="2014-03-03T14:10:00Z"/>
                <w:b/>
                <w:highlight w:val="lightGray"/>
              </w:rPr>
            </w:pPr>
            <w:del w:id="2560" w:author="Sarah Thomas" w:date="2014-03-03T14:10:00Z">
              <w:r w:rsidRPr="001F3959" w:rsidDel="00F15707">
                <w:rPr>
                  <w:b/>
                </w:rPr>
                <w:delText>View ventures details</w:delText>
              </w:r>
            </w:del>
          </w:p>
        </w:tc>
      </w:tr>
      <w:tr w:rsidR="00BE2DC8" w:rsidRPr="00E70549" w:rsidDel="00F15707" w14:paraId="63F1C3F2" w14:textId="7F46743C" w:rsidTr="00BE2DC8">
        <w:trPr>
          <w:del w:id="2561" w:author="Sarah Thomas" w:date="2014-03-03T14:10:00Z"/>
        </w:trPr>
        <w:tc>
          <w:tcPr>
            <w:tcW w:w="1710" w:type="dxa"/>
          </w:tcPr>
          <w:p w14:paraId="573C1C23" w14:textId="6FDA010E" w:rsidR="00BE2DC8" w:rsidRPr="00E70549" w:rsidDel="00F15707" w:rsidRDefault="00BE2DC8" w:rsidP="00C12AC5">
            <w:pPr>
              <w:pStyle w:val="BodyText"/>
              <w:rPr>
                <w:del w:id="2562" w:author="Sarah Thomas" w:date="2014-03-03T14:10:00Z"/>
              </w:rPr>
            </w:pPr>
            <w:del w:id="2563" w:author="Sarah Thomas" w:date="2014-03-03T14:10:00Z">
              <w:r w:rsidRPr="00E70549" w:rsidDel="00F15707">
                <w:delText>Actors</w:delText>
              </w:r>
            </w:del>
          </w:p>
        </w:tc>
        <w:tc>
          <w:tcPr>
            <w:tcW w:w="7640" w:type="dxa"/>
          </w:tcPr>
          <w:p w14:paraId="381049F3" w14:textId="3009B3E0" w:rsidR="00BE2DC8" w:rsidRPr="00E70549" w:rsidDel="00F15707" w:rsidRDefault="00445820" w:rsidP="00C12AC5">
            <w:pPr>
              <w:pStyle w:val="BodyText"/>
              <w:rPr>
                <w:del w:id="2564" w:author="Sarah Thomas" w:date="2014-03-03T14:10:00Z"/>
              </w:rPr>
            </w:pPr>
            <w:del w:id="2565" w:author="Sarah Thomas" w:date="2014-03-03T14:10:00Z">
              <w:r w:rsidDel="00F15707">
                <w:delText>Any user</w:delText>
              </w:r>
            </w:del>
          </w:p>
        </w:tc>
      </w:tr>
      <w:tr w:rsidR="00BE2DC8" w:rsidRPr="00E70549" w:rsidDel="00F15707" w14:paraId="40B92562" w14:textId="5B78D732" w:rsidTr="00BE2DC8">
        <w:trPr>
          <w:del w:id="2566" w:author="Sarah Thomas" w:date="2014-03-03T14:10:00Z"/>
        </w:trPr>
        <w:tc>
          <w:tcPr>
            <w:tcW w:w="1710" w:type="dxa"/>
          </w:tcPr>
          <w:p w14:paraId="4CF6FE7E" w14:textId="31ED002E" w:rsidR="00BE2DC8" w:rsidRPr="00E70549" w:rsidDel="00F15707" w:rsidRDefault="00BE2DC8" w:rsidP="00C12AC5">
            <w:pPr>
              <w:pStyle w:val="BodyText"/>
              <w:rPr>
                <w:del w:id="2567" w:author="Sarah Thomas" w:date="2014-03-03T14:10:00Z"/>
              </w:rPr>
            </w:pPr>
            <w:del w:id="2568" w:author="Sarah Thomas" w:date="2014-03-03T14:10:00Z">
              <w:r w:rsidRPr="00E70549" w:rsidDel="00F15707">
                <w:delText>Pre-conditions</w:delText>
              </w:r>
            </w:del>
          </w:p>
        </w:tc>
        <w:tc>
          <w:tcPr>
            <w:tcW w:w="7640" w:type="dxa"/>
          </w:tcPr>
          <w:p w14:paraId="3A8E10F9" w14:textId="0C68CF75" w:rsidR="00BE2DC8" w:rsidRPr="00E70549" w:rsidDel="00F15707" w:rsidRDefault="00BE2DC8" w:rsidP="00C12AC5">
            <w:pPr>
              <w:pStyle w:val="BodyText"/>
              <w:rPr>
                <w:del w:id="2569" w:author="Sarah Thomas" w:date="2014-03-03T14:10:00Z"/>
              </w:rPr>
            </w:pPr>
            <w:del w:id="2570" w:author="Sarah Thomas" w:date="2014-03-03T14:10:00Z">
              <w:r w:rsidRPr="00E70549" w:rsidDel="00F15707">
                <w:delText>Any user.</w:delText>
              </w:r>
            </w:del>
          </w:p>
          <w:p w14:paraId="772DFB31" w14:textId="58034DEA" w:rsidR="00BE2DC8" w:rsidRPr="00E70549" w:rsidDel="00F15707" w:rsidRDefault="00010A0E" w:rsidP="00C12AC5">
            <w:pPr>
              <w:pStyle w:val="BodyText"/>
              <w:rPr>
                <w:del w:id="2571" w:author="Sarah Thomas" w:date="2014-03-03T14:10:00Z"/>
              </w:rPr>
            </w:pPr>
            <w:del w:id="2572" w:author="Sarah Thomas" w:date="2014-03-03T14:10:00Z">
              <w:r w:rsidDel="00F15707">
                <w:delText>Allow</w:delText>
              </w:r>
              <w:r w:rsidRPr="00E70549" w:rsidDel="00F15707">
                <w:delText xml:space="preserve"> </w:delText>
              </w:r>
              <w:r w:rsidR="00BE2DC8" w:rsidRPr="00E70549" w:rsidDel="00F15707">
                <w:delText>search for ventures details and clicks on the search result link.</w:delText>
              </w:r>
            </w:del>
          </w:p>
          <w:p w14:paraId="3A0A85BB" w14:textId="092B4168" w:rsidR="00BE2DC8" w:rsidRPr="00E70549" w:rsidDel="00F15707" w:rsidRDefault="00BE2DC8" w:rsidP="00C12AC5">
            <w:pPr>
              <w:pStyle w:val="BodyText"/>
              <w:rPr>
                <w:del w:id="2573" w:author="Sarah Thomas" w:date="2014-03-03T14:10:00Z"/>
              </w:rPr>
            </w:pPr>
            <w:del w:id="2574" w:author="Sarah Thomas" w:date="2014-03-03T14:10:00Z">
              <w:r w:rsidRPr="00445820" w:rsidDel="00F15707">
                <w:delText xml:space="preserve">Browses the ventures page and clicks on </w:delText>
              </w:r>
              <w:r w:rsidRPr="00E70549" w:rsidDel="00F15707">
                <w:delText>specific venture link</w:delText>
              </w:r>
              <w:r w:rsidR="00010A0E" w:rsidDel="00F15707">
                <w:delText>.</w:delText>
              </w:r>
            </w:del>
          </w:p>
        </w:tc>
      </w:tr>
      <w:tr w:rsidR="00BE2DC8" w:rsidRPr="00E70549" w:rsidDel="00F15707" w14:paraId="4DC840A5" w14:textId="6AB645A5" w:rsidTr="00BE2DC8">
        <w:trPr>
          <w:del w:id="2575" w:author="Sarah Thomas" w:date="2014-03-03T14:10:00Z"/>
        </w:trPr>
        <w:tc>
          <w:tcPr>
            <w:tcW w:w="1710" w:type="dxa"/>
          </w:tcPr>
          <w:p w14:paraId="19DC0143" w14:textId="69B4ECAB" w:rsidR="00BE2DC8" w:rsidRPr="00E70549" w:rsidDel="00F15707" w:rsidRDefault="00BE2DC8" w:rsidP="00C12AC5">
            <w:pPr>
              <w:pStyle w:val="BodyText"/>
              <w:rPr>
                <w:del w:id="2576" w:author="Sarah Thomas" w:date="2014-03-03T14:10:00Z"/>
              </w:rPr>
            </w:pPr>
            <w:del w:id="2577" w:author="Sarah Thomas" w:date="2014-03-03T14:10:00Z">
              <w:r w:rsidRPr="00E70549" w:rsidDel="00F15707">
                <w:delText>Post-conditions</w:delText>
              </w:r>
            </w:del>
          </w:p>
        </w:tc>
        <w:tc>
          <w:tcPr>
            <w:tcW w:w="7640" w:type="dxa"/>
          </w:tcPr>
          <w:p w14:paraId="282926F5" w14:textId="3FF30FE9" w:rsidR="00BE2DC8" w:rsidRPr="00E70549" w:rsidDel="00F15707" w:rsidRDefault="00BE2DC8" w:rsidP="00C12AC5">
            <w:pPr>
              <w:pStyle w:val="BodyText"/>
              <w:rPr>
                <w:del w:id="2578" w:author="Sarah Thomas" w:date="2014-03-03T14:10:00Z"/>
              </w:rPr>
            </w:pPr>
            <w:del w:id="2579" w:author="Sarah Thomas" w:date="2014-03-03T14:10:00Z">
              <w:r w:rsidRPr="00E70549" w:rsidDel="00F15707">
                <w:delText>Show the venture details</w:delText>
              </w:r>
              <w:r w:rsidR="00010A0E" w:rsidDel="00F15707">
                <w:delText>.</w:delText>
              </w:r>
            </w:del>
          </w:p>
        </w:tc>
      </w:tr>
      <w:tr w:rsidR="00BE2DC8" w:rsidRPr="00E70549" w:rsidDel="00F15707" w14:paraId="0015941C" w14:textId="2D09B0F4" w:rsidTr="00BE2DC8">
        <w:trPr>
          <w:del w:id="2580" w:author="Sarah Thomas" w:date="2014-03-03T14:10:00Z"/>
        </w:trPr>
        <w:tc>
          <w:tcPr>
            <w:tcW w:w="1710" w:type="dxa"/>
          </w:tcPr>
          <w:p w14:paraId="1664EA43" w14:textId="615CD691" w:rsidR="00BE2DC8" w:rsidRPr="00E70549" w:rsidDel="00F15707" w:rsidRDefault="00BE2DC8" w:rsidP="00C12AC5">
            <w:pPr>
              <w:pStyle w:val="BodyText"/>
              <w:rPr>
                <w:del w:id="2581" w:author="Sarah Thomas" w:date="2014-03-03T14:10:00Z"/>
              </w:rPr>
            </w:pPr>
            <w:del w:id="2582" w:author="Sarah Thomas" w:date="2014-03-03T14:10:00Z">
              <w:r w:rsidRPr="00E70549" w:rsidDel="00F15707">
                <w:delText>Description</w:delText>
              </w:r>
            </w:del>
          </w:p>
        </w:tc>
        <w:tc>
          <w:tcPr>
            <w:tcW w:w="7640" w:type="dxa"/>
          </w:tcPr>
          <w:p w14:paraId="387BCA88" w14:textId="7B209BE6" w:rsidR="00BE2DC8" w:rsidRPr="00E70549" w:rsidDel="00F15707" w:rsidRDefault="00BE2DC8" w:rsidP="00445820">
            <w:pPr>
              <w:pStyle w:val="BodyText"/>
              <w:rPr>
                <w:del w:id="2583" w:author="Sarah Thomas" w:date="2014-03-03T14:10:00Z"/>
              </w:rPr>
            </w:pPr>
            <w:del w:id="2584" w:author="Sarah Thomas" w:date="2014-03-03T14:10:00Z">
              <w:r w:rsidRPr="00E70549" w:rsidDel="00F15707">
                <w:delText xml:space="preserve">Any user can visit and see the venture details by browsing venture page. </w:delText>
              </w:r>
            </w:del>
          </w:p>
        </w:tc>
      </w:tr>
      <w:tr w:rsidR="00BE2DC8" w:rsidRPr="00E70549" w:rsidDel="00F15707" w14:paraId="6D028D93" w14:textId="3041C8B3" w:rsidTr="00BE2DC8">
        <w:trPr>
          <w:del w:id="2585" w:author="Sarah Thomas" w:date="2014-03-03T14:10:00Z"/>
        </w:trPr>
        <w:tc>
          <w:tcPr>
            <w:tcW w:w="1710" w:type="dxa"/>
          </w:tcPr>
          <w:p w14:paraId="56DF9B56" w14:textId="24F27703" w:rsidR="00BE2DC8" w:rsidRPr="00E70549" w:rsidDel="00F15707" w:rsidRDefault="00BE2DC8" w:rsidP="00C12AC5">
            <w:pPr>
              <w:pStyle w:val="BodyText"/>
              <w:rPr>
                <w:del w:id="2586" w:author="Sarah Thomas" w:date="2014-03-03T14:10:00Z"/>
              </w:rPr>
            </w:pPr>
            <w:del w:id="2587" w:author="Sarah Thomas" w:date="2014-03-03T14:10:00Z">
              <w:r w:rsidRPr="00E70549" w:rsidDel="00F15707">
                <w:delText xml:space="preserve">Steps </w:delText>
              </w:r>
            </w:del>
          </w:p>
        </w:tc>
        <w:tc>
          <w:tcPr>
            <w:tcW w:w="7640" w:type="dxa"/>
          </w:tcPr>
          <w:p w14:paraId="5B570FAE" w14:textId="34B2D0B4" w:rsidR="00BE2DC8" w:rsidRPr="00CB261A" w:rsidDel="00F15707" w:rsidRDefault="00BE2DC8" w:rsidP="00C12AC5">
            <w:pPr>
              <w:pStyle w:val="BodyText"/>
              <w:rPr>
                <w:del w:id="2588" w:author="Sarah Thomas" w:date="2014-03-03T14:10:00Z"/>
              </w:rPr>
            </w:pPr>
            <w:del w:id="2589" w:author="Sarah Thomas" w:date="2014-03-03T14:10:00Z">
              <w:r w:rsidRPr="00CB261A" w:rsidDel="00F15707">
                <w:delText xml:space="preserve">The user clicks on the specific venture link. </w:delText>
              </w:r>
            </w:del>
          </w:p>
          <w:p w14:paraId="36015ABB" w14:textId="7578A43E" w:rsidR="00BE2DC8" w:rsidRPr="00CB261A" w:rsidDel="00F15707" w:rsidRDefault="00BE2DC8" w:rsidP="00C12AC5">
            <w:pPr>
              <w:pStyle w:val="BodyText"/>
              <w:rPr>
                <w:del w:id="2590" w:author="Sarah Thomas" w:date="2014-03-03T14:10:00Z"/>
              </w:rPr>
            </w:pPr>
            <w:del w:id="2591" w:author="Sarah Thomas" w:date="2014-03-03T14:10:00Z">
              <w:r w:rsidRPr="00CB261A" w:rsidDel="00F15707">
                <w:delText>The system shows details of that venture.</w:delText>
              </w:r>
            </w:del>
          </w:p>
        </w:tc>
      </w:tr>
    </w:tbl>
    <w:p w14:paraId="2EA2F8DB" w14:textId="66BD3D56" w:rsidR="00BE2DC8" w:rsidRPr="00E70549" w:rsidDel="00F15707" w:rsidRDefault="00BE2DC8" w:rsidP="00BE2DC8">
      <w:pPr>
        <w:pStyle w:val="BodyText"/>
        <w:rPr>
          <w:del w:id="2592" w:author="Sarah Thomas" w:date="2014-03-03T14:10:00Z"/>
          <w:highlight w:val="yellow"/>
        </w:rPr>
      </w:pPr>
    </w:p>
    <w:tbl>
      <w:tblPr>
        <w:tblStyle w:val="TableGrid"/>
        <w:tblW w:w="0" w:type="auto"/>
        <w:tblLook w:val="04A0" w:firstRow="1" w:lastRow="0" w:firstColumn="1" w:lastColumn="0" w:noHBand="0" w:noVBand="1"/>
      </w:tblPr>
      <w:tblGrid>
        <w:gridCol w:w="1662"/>
        <w:gridCol w:w="6854"/>
      </w:tblGrid>
      <w:tr w:rsidR="00BE2DC8" w:rsidRPr="00E70549" w:rsidDel="00F15707" w14:paraId="0C19CAAC" w14:textId="446C7DE8" w:rsidTr="00BE2DC8">
        <w:trPr>
          <w:del w:id="2593" w:author="Sarah Thomas" w:date="2014-03-03T14:10:00Z"/>
        </w:trPr>
        <w:tc>
          <w:tcPr>
            <w:tcW w:w="1710" w:type="dxa"/>
          </w:tcPr>
          <w:p w14:paraId="3D31B277" w14:textId="2D683383" w:rsidR="00BE2DC8" w:rsidRPr="00CB261A" w:rsidDel="00F15707" w:rsidRDefault="00BE2DC8" w:rsidP="00BE2DC8">
            <w:pPr>
              <w:pStyle w:val="BodyText"/>
              <w:rPr>
                <w:del w:id="2594" w:author="Sarah Thomas" w:date="2014-03-03T14:10:00Z"/>
                <w:color w:val="C00000"/>
              </w:rPr>
            </w:pPr>
            <w:del w:id="2595" w:author="Sarah Thomas" w:date="2014-03-03T14:10:00Z">
              <w:r w:rsidRPr="00923DE9" w:rsidDel="00F15707">
                <w:delText>Name</w:delText>
              </w:r>
            </w:del>
          </w:p>
        </w:tc>
        <w:tc>
          <w:tcPr>
            <w:tcW w:w="7640" w:type="dxa"/>
          </w:tcPr>
          <w:p w14:paraId="36984EF4" w14:textId="6783C013" w:rsidR="00BE2DC8" w:rsidRPr="001F3959" w:rsidDel="00F15707" w:rsidRDefault="00BE2DC8" w:rsidP="00BE2DC8">
            <w:pPr>
              <w:pStyle w:val="BodyText"/>
              <w:rPr>
                <w:del w:id="2596" w:author="Sarah Thomas" w:date="2014-03-03T14:10:00Z"/>
                <w:b/>
              </w:rPr>
            </w:pPr>
            <w:del w:id="2597" w:author="Sarah Thomas" w:date="2014-03-03T14:10:00Z">
              <w:r w:rsidRPr="001F3959" w:rsidDel="00F15707">
                <w:rPr>
                  <w:b/>
                </w:rPr>
                <w:delText>User login</w:delText>
              </w:r>
            </w:del>
          </w:p>
        </w:tc>
      </w:tr>
      <w:tr w:rsidR="00BE2DC8" w:rsidRPr="00E70549" w:rsidDel="00F15707" w14:paraId="5AF9B194" w14:textId="1F6E73D1" w:rsidTr="00BE2DC8">
        <w:trPr>
          <w:del w:id="2598" w:author="Sarah Thomas" w:date="2014-03-03T14:10:00Z"/>
        </w:trPr>
        <w:tc>
          <w:tcPr>
            <w:tcW w:w="1710" w:type="dxa"/>
          </w:tcPr>
          <w:p w14:paraId="5480EEC4" w14:textId="206E8BC4" w:rsidR="00BE2DC8" w:rsidRPr="00E70549" w:rsidDel="00F15707" w:rsidRDefault="00BE2DC8" w:rsidP="00BE2DC8">
            <w:pPr>
              <w:pStyle w:val="BodyText"/>
              <w:rPr>
                <w:del w:id="2599" w:author="Sarah Thomas" w:date="2014-03-03T14:10:00Z"/>
              </w:rPr>
            </w:pPr>
            <w:del w:id="2600" w:author="Sarah Thomas" w:date="2014-03-03T14:10:00Z">
              <w:r w:rsidRPr="00E70549" w:rsidDel="00F15707">
                <w:delText>Actors</w:delText>
              </w:r>
            </w:del>
          </w:p>
        </w:tc>
        <w:tc>
          <w:tcPr>
            <w:tcW w:w="7640" w:type="dxa"/>
          </w:tcPr>
          <w:p w14:paraId="7154BD93" w14:textId="38AEA7F7" w:rsidR="00BE2DC8" w:rsidRPr="00E70549" w:rsidDel="00F15707" w:rsidRDefault="00BE2DC8" w:rsidP="00445820">
            <w:pPr>
              <w:pStyle w:val="BodyText"/>
              <w:rPr>
                <w:del w:id="2601" w:author="Sarah Thomas" w:date="2014-03-03T14:10:00Z"/>
              </w:rPr>
            </w:pPr>
            <w:del w:id="2602" w:author="Sarah Thomas" w:date="2014-03-03T14:10:00Z">
              <w:r w:rsidDel="00F15707">
                <w:delText>R</w:delText>
              </w:r>
              <w:r w:rsidRPr="00E70549" w:rsidDel="00F15707">
                <w:delText>egistered user</w:delText>
              </w:r>
            </w:del>
          </w:p>
        </w:tc>
      </w:tr>
      <w:tr w:rsidR="00BE2DC8" w:rsidRPr="00E70549" w:rsidDel="00F15707" w14:paraId="2DA7D944" w14:textId="7365609B" w:rsidTr="00BE2DC8">
        <w:trPr>
          <w:del w:id="2603" w:author="Sarah Thomas" w:date="2014-03-03T14:10:00Z"/>
        </w:trPr>
        <w:tc>
          <w:tcPr>
            <w:tcW w:w="1710" w:type="dxa"/>
          </w:tcPr>
          <w:p w14:paraId="381E5A4D" w14:textId="0CE6CA02" w:rsidR="00BE2DC8" w:rsidRPr="00E70549" w:rsidDel="00F15707" w:rsidRDefault="00BE2DC8" w:rsidP="00BE2DC8">
            <w:pPr>
              <w:pStyle w:val="BodyText"/>
              <w:rPr>
                <w:del w:id="2604" w:author="Sarah Thomas" w:date="2014-03-03T14:10:00Z"/>
              </w:rPr>
            </w:pPr>
            <w:del w:id="2605" w:author="Sarah Thomas" w:date="2014-03-03T14:10:00Z">
              <w:r w:rsidRPr="00E70549" w:rsidDel="00F15707">
                <w:delText>Pre-conditions</w:delText>
              </w:r>
            </w:del>
          </w:p>
        </w:tc>
        <w:tc>
          <w:tcPr>
            <w:tcW w:w="7640" w:type="dxa"/>
          </w:tcPr>
          <w:p w14:paraId="7F7B0626" w14:textId="15F8586F" w:rsidR="00BE2DC8" w:rsidRPr="00E70549" w:rsidDel="00F15707" w:rsidRDefault="00BE2DC8" w:rsidP="00BE2DC8">
            <w:pPr>
              <w:pStyle w:val="BodyText"/>
              <w:rPr>
                <w:del w:id="2606" w:author="Sarah Thomas" w:date="2014-03-03T14:10:00Z"/>
              </w:rPr>
            </w:pPr>
            <w:del w:id="2607" w:author="Sarah Thomas" w:date="2014-03-03T14:10:00Z">
              <w:r w:rsidRPr="00E70549" w:rsidDel="00F15707">
                <w:delText>The user have an account in the website</w:delText>
              </w:r>
              <w:r w:rsidDel="00F15707">
                <w:delText xml:space="preserve"> and is not already logged in.</w:delText>
              </w:r>
            </w:del>
          </w:p>
        </w:tc>
      </w:tr>
      <w:tr w:rsidR="00BE2DC8" w:rsidRPr="00E70549" w:rsidDel="00F15707" w14:paraId="608E6347" w14:textId="3B686F67" w:rsidTr="00BE2DC8">
        <w:trPr>
          <w:del w:id="2608" w:author="Sarah Thomas" w:date="2014-03-03T14:10:00Z"/>
        </w:trPr>
        <w:tc>
          <w:tcPr>
            <w:tcW w:w="1710" w:type="dxa"/>
          </w:tcPr>
          <w:p w14:paraId="1B46CA1D" w14:textId="66CBCE76" w:rsidR="00BE2DC8" w:rsidRPr="00E70549" w:rsidDel="00F15707" w:rsidRDefault="00BE2DC8" w:rsidP="00BE2DC8">
            <w:pPr>
              <w:pStyle w:val="BodyText"/>
              <w:rPr>
                <w:del w:id="2609" w:author="Sarah Thomas" w:date="2014-03-03T14:10:00Z"/>
              </w:rPr>
            </w:pPr>
            <w:del w:id="2610" w:author="Sarah Thomas" w:date="2014-03-03T14:10:00Z">
              <w:r w:rsidRPr="00E70549" w:rsidDel="00F15707">
                <w:delText>Post-conditions</w:delText>
              </w:r>
            </w:del>
          </w:p>
        </w:tc>
        <w:tc>
          <w:tcPr>
            <w:tcW w:w="7640" w:type="dxa"/>
          </w:tcPr>
          <w:p w14:paraId="05C48E29" w14:textId="052D7183" w:rsidR="00BE2DC8" w:rsidRPr="00E70549" w:rsidDel="00F15707" w:rsidRDefault="00BE2DC8" w:rsidP="00BE2DC8">
            <w:pPr>
              <w:pStyle w:val="BodyText"/>
              <w:rPr>
                <w:del w:id="2611" w:author="Sarah Thomas" w:date="2014-03-03T14:10:00Z"/>
              </w:rPr>
            </w:pPr>
            <w:del w:id="2612" w:author="Sarah Thomas" w:date="2014-03-03T14:10:00Z">
              <w:r w:rsidDel="00F15707">
                <w:delText>The user is logged in.</w:delText>
              </w:r>
              <w:r w:rsidRPr="00E70549" w:rsidDel="00F15707">
                <w:delText xml:space="preserve"> </w:delText>
              </w:r>
            </w:del>
          </w:p>
        </w:tc>
      </w:tr>
      <w:tr w:rsidR="00BE2DC8" w:rsidRPr="00E70549" w:rsidDel="00F15707" w14:paraId="035E3D73" w14:textId="50701E01" w:rsidTr="00BE2DC8">
        <w:trPr>
          <w:del w:id="2613" w:author="Sarah Thomas" w:date="2014-03-03T14:10:00Z"/>
        </w:trPr>
        <w:tc>
          <w:tcPr>
            <w:tcW w:w="1710" w:type="dxa"/>
          </w:tcPr>
          <w:p w14:paraId="51839753" w14:textId="37D4B9C3" w:rsidR="00BE2DC8" w:rsidRPr="00E70549" w:rsidDel="00F15707" w:rsidRDefault="00BE2DC8" w:rsidP="00BE2DC8">
            <w:pPr>
              <w:pStyle w:val="BodyText"/>
              <w:rPr>
                <w:del w:id="2614" w:author="Sarah Thomas" w:date="2014-03-03T14:10:00Z"/>
              </w:rPr>
            </w:pPr>
            <w:del w:id="2615" w:author="Sarah Thomas" w:date="2014-03-03T14:10:00Z">
              <w:r w:rsidRPr="00E70549" w:rsidDel="00F15707">
                <w:delText>Description</w:delText>
              </w:r>
            </w:del>
          </w:p>
        </w:tc>
        <w:tc>
          <w:tcPr>
            <w:tcW w:w="7640" w:type="dxa"/>
          </w:tcPr>
          <w:p w14:paraId="405120A5" w14:textId="5BF7E745" w:rsidR="00BE2DC8" w:rsidRPr="00E70549" w:rsidDel="00F15707" w:rsidRDefault="00BE2DC8" w:rsidP="00BE2DC8">
            <w:pPr>
              <w:pStyle w:val="BodyText"/>
              <w:rPr>
                <w:del w:id="2616" w:author="Sarah Thomas" w:date="2014-03-03T14:10:00Z"/>
              </w:rPr>
            </w:pPr>
            <w:del w:id="2617" w:author="Sarah Thomas" w:date="2014-03-03T14:10:00Z">
              <w:r w:rsidRPr="00432098" w:rsidDel="00F15707">
                <w:delText>A user authenticates at the system by providing his</w:delText>
              </w:r>
              <w:r w:rsidDel="00F15707">
                <w:delText>/her</w:delText>
              </w:r>
              <w:r w:rsidRPr="00432098" w:rsidDel="00F15707">
                <w:delText xml:space="preserve"> username and password.</w:delText>
              </w:r>
            </w:del>
          </w:p>
        </w:tc>
      </w:tr>
      <w:tr w:rsidR="00BE2DC8" w:rsidRPr="00E70549" w:rsidDel="00F15707" w14:paraId="718B47E4" w14:textId="46CF390D" w:rsidTr="00BE2DC8">
        <w:trPr>
          <w:del w:id="2618" w:author="Sarah Thomas" w:date="2014-03-03T14:10:00Z"/>
        </w:trPr>
        <w:tc>
          <w:tcPr>
            <w:tcW w:w="1710" w:type="dxa"/>
          </w:tcPr>
          <w:p w14:paraId="516820A5" w14:textId="2C4052F8" w:rsidR="00BE2DC8" w:rsidRPr="00E70549" w:rsidDel="00F15707" w:rsidRDefault="00BE2DC8" w:rsidP="00BE2DC8">
            <w:pPr>
              <w:pStyle w:val="BodyText"/>
              <w:rPr>
                <w:del w:id="2619" w:author="Sarah Thomas" w:date="2014-03-03T14:10:00Z"/>
              </w:rPr>
            </w:pPr>
            <w:del w:id="2620" w:author="Sarah Thomas" w:date="2014-03-03T14:10:00Z">
              <w:r w:rsidRPr="00E70549" w:rsidDel="00F15707">
                <w:delText>Steps</w:delText>
              </w:r>
            </w:del>
          </w:p>
        </w:tc>
        <w:tc>
          <w:tcPr>
            <w:tcW w:w="7640" w:type="dxa"/>
          </w:tcPr>
          <w:p w14:paraId="22B938CE" w14:textId="31CFC7FB" w:rsidR="00BE2DC8" w:rsidRPr="00CB261A" w:rsidDel="00F15707" w:rsidRDefault="00BE2DC8" w:rsidP="00BE2DC8">
            <w:pPr>
              <w:pStyle w:val="BodyText"/>
              <w:rPr>
                <w:del w:id="2621" w:author="Sarah Thomas" w:date="2014-03-03T14:10:00Z"/>
              </w:rPr>
            </w:pPr>
            <w:del w:id="2622" w:author="Sarah Thomas" w:date="2014-03-03T14:10:00Z">
              <w:r w:rsidRPr="00CB261A" w:rsidDel="00F15707">
                <w:delText xml:space="preserve">The user clicks on </w:delText>
              </w:r>
              <w:r w:rsidDel="00F15707">
                <w:delText>login button t</w:delText>
              </w:r>
              <w:r w:rsidRPr="00CB261A" w:rsidDel="00F15707">
                <w:delText xml:space="preserve">o load the </w:delText>
              </w:r>
              <w:r w:rsidDel="00F15707">
                <w:delText>login</w:delText>
              </w:r>
              <w:r w:rsidRPr="00CB261A" w:rsidDel="00F15707">
                <w:delText xml:space="preserve"> page</w:delText>
              </w:r>
              <w:r w:rsidDel="00F15707">
                <w:delText xml:space="preserve"> or use the quick login input form in each page of the website</w:delText>
              </w:r>
              <w:r w:rsidRPr="00CB261A" w:rsidDel="00F15707">
                <w:delText>.</w:delText>
              </w:r>
            </w:del>
          </w:p>
          <w:p w14:paraId="36C4E8AA" w14:textId="7AA403AE" w:rsidR="00BE2DC8" w:rsidRPr="00CB261A" w:rsidDel="00F15707" w:rsidRDefault="00BE2DC8" w:rsidP="00BE2DC8">
            <w:pPr>
              <w:pStyle w:val="BodyText"/>
              <w:rPr>
                <w:del w:id="2623" w:author="Sarah Thomas" w:date="2014-03-03T14:10:00Z"/>
              </w:rPr>
            </w:pPr>
            <w:del w:id="2624" w:author="Sarah Thomas" w:date="2014-03-03T14:10:00Z">
              <w:r w:rsidRPr="00CB261A" w:rsidDel="00F15707">
                <w:delText xml:space="preserve">The user </w:delText>
              </w:r>
              <w:r w:rsidDel="00F15707">
                <w:delText xml:space="preserve">types his/her user name and password. </w:delText>
              </w:r>
            </w:del>
          </w:p>
          <w:p w14:paraId="3B1E9395" w14:textId="6431E9D6" w:rsidR="00BE2DC8" w:rsidDel="00F15707" w:rsidRDefault="00BE2DC8" w:rsidP="00BE2DC8">
            <w:pPr>
              <w:pStyle w:val="BodyText"/>
              <w:rPr>
                <w:del w:id="2625" w:author="Sarah Thomas" w:date="2014-03-03T14:10:00Z"/>
              </w:rPr>
            </w:pPr>
            <w:del w:id="2626" w:author="Sarah Thomas" w:date="2014-03-03T14:10:00Z">
              <w:r w:rsidRPr="00432098" w:rsidDel="00F15707">
                <w:delText>The system validates the provided username and password.</w:delText>
              </w:r>
            </w:del>
          </w:p>
          <w:p w14:paraId="1F107C18" w14:textId="77E6AE54" w:rsidR="00BE2DC8" w:rsidRPr="00432098" w:rsidDel="00F15707" w:rsidRDefault="00BE2DC8" w:rsidP="00BE2DC8">
            <w:pPr>
              <w:pStyle w:val="BodyText"/>
              <w:rPr>
                <w:del w:id="2627" w:author="Sarah Thomas" w:date="2014-03-03T14:10:00Z"/>
              </w:rPr>
            </w:pPr>
            <w:del w:id="2628" w:author="Sarah Thomas" w:date="2014-03-03T14:10:00Z">
              <w:r w:rsidRPr="00432098" w:rsidDel="00F15707">
                <w:delText xml:space="preserve">If the </w:delText>
              </w:r>
              <w:r w:rsidDel="00F15707">
                <w:delText xml:space="preserve">system validation </w:delText>
              </w:r>
              <w:r w:rsidRPr="00432098" w:rsidDel="00F15707">
                <w:delText xml:space="preserve">succeeds, the </w:delText>
              </w:r>
              <w:r w:rsidDel="00F15707">
                <w:delText>entry page is shown</w:delText>
              </w:r>
              <w:r w:rsidRPr="00432098" w:rsidDel="00F15707">
                <w:delText>.</w:delText>
              </w:r>
            </w:del>
          </w:p>
          <w:p w14:paraId="56756AB3" w14:textId="676FCB18" w:rsidR="00BE2DC8" w:rsidRPr="00CB261A" w:rsidDel="00F15707" w:rsidRDefault="00BE2DC8" w:rsidP="00BE2DC8">
            <w:pPr>
              <w:pStyle w:val="BodyText"/>
              <w:rPr>
                <w:del w:id="2629" w:author="Sarah Thomas" w:date="2014-03-03T14:10:00Z"/>
              </w:rPr>
            </w:pPr>
            <w:del w:id="2630" w:author="Sarah Thomas" w:date="2014-03-03T14:10:00Z">
              <w:r w:rsidRPr="00432098" w:rsidDel="00F15707">
                <w:delText>If the system validation fails, the login is denied and an error message is shown.</w:delText>
              </w:r>
              <w:r w:rsidRPr="00CB261A" w:rsidDel="00F15707">
                <w:delText xml:space="preserve"> </w:delText>
              </w:r>
            </w:del>
          </w:p>
        </w:tc>
      </w:tr>
    </w:tbl>
    <w:p w14:paraId="6618DDEE" w14:textId="16CC7FB1" w:rsidR="00BE2DC8" w:rsidRPr="00CB261A" w:rsidDel="00F15707" w:rsidRDefault="00BE2DC8" w:rsidP="00BE2DC8">
      <w:pPr>
        <w:pStyle w:val="BodyText"/>
        <w:rPr>
          <w:del w:id="2631"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4"/>
        <w:gridCol w:w="6852"/>
      </w:tblGrid>
      <w:tr w:rsidR="00BE2DC8" w:rsidRPr="00CB261A" w:rsidDel="00F15707" w14:paraId="3E76FFF1" w14:textId="35BBFE87" w:rsidTr="00BE2DC8">
        <w:trPr>
          <w:del w:id="2632" w:author="Sarah Thomas" w:date="2014-03-03T14:10:00Z"/>
        </w:trPr>
        <w:tc>
          <w:tcPr>
            <w:tcW w:w="1710" w:type="dxa"/>
          </w:tcPr>
          <w:p w14:paraId="6306F084" w14:textId="6D9D3FAB" w:rsidR="00BE2DC8" w:rsidRPr="00156C07" w:rsidDel="00F15707" w:rsidRDefault="00BE2DC8" w:rsidP="00BE2DC8">
            <w:pPr>
              <w:pStyle w:val="BodyText"/>
              <w:rPr>
                <w:del w:id="2633" w:author="Sarah Thomas" w:date="2014-03-03T14:10:00Z"/>
              </w:rPr>
            </w:pPr>
            <w:del w:id="2634" w:author="Sarah Thomas" w:date="2014-03-03T14:10:00Z">
              <w:r w:rsidRPr="00156C07" w:rsidDel="00F15707">
                <w:delText>Name</w:delText>
              </w:r>
            </w:del>
          </w:p>
        </w:tc>
        <w:tc>
          <w:tcPr>
            <w:tcW w:w="7640" w:type="dxa"/>
          </w:tcPr>
          <w:p w14:paraId="1C45D7DD" w14:textId="59B5FD1C" w:rsidR="00BE2DC8" w:rsidRPr="001F3959" w:rsidDel="00F15707" w:rsidRDefault="00BE2DC8" w:rsidP="00BE2DC8">
            <w:pPr>
              <w:pStyle w:val="BodyText"/>
              <w:rPr>
                <w:del w:id="2635" w:author="Sarah Thomas" w:date="2014-03-03T14:10:00Z"/>
                <w:b/>
                <w:highlight w:val="lightGray"/>
              </w:rPr>
            </w:pPr>
            <w:del w:id="2636" w:author="Sarah Thomas" w:date="2014-03-03T14:10:00Z">
              <w:r w:rsidRPr="001F3959" w:rsidDel="00F15707">
                <w:rPr>
                  <w:b/>
                </w:rPr>
                <w:delText>Edit private profile</w:delText>
              </w:r>
            </w:del>
          </w:p>
        </w:tc>
      </w:tr>
      <w:tr w:rsidR="00BE2DC8" w:rsidRPr="00CB261A" w:rsidDel="00F15707" w14:paraId="0C816765" w14:textId="602078E5" w:rsidTr="00BE2DC8">
        <w:trPr>
          <w:del w:id="2637" w:author="Sarah Thomas" w:date="2014-03-03T14:10:00Z"/>
        </w:trPr>
        <w:tc>
          <w:tcPr>
            <w:tcW w:w="1710" w:type="dxa"/>
          </w:tcPr>
          <w:p w14:paraId="7645A567" w14:textId="5B76AB58" w:rsidR="00BE2DC8" w:rsidRPr="00156C07" w:rsidDel="00F15707" w:rsidRDefault="00BE2DC8" w:rsidP="00BE2DC8">
            <w:pPr>
              <w:pStyle w:val="BodyText"/>
              <w:rPr>
                <w:del w:id="2638" w:author="Sarah Thomas" w:date="2014-03-03T14:10:00Z"/>
              </w:rPr>
            </w:pPr>
            <w:del w:id="2639" w:author="Sarah Thomas" w:date="2014-03-03T14:10:00Z">
              <w:r w:rsidRPr="00156C07" w:rsidDel="00F15707">
                <w:delText>Actors</w:delText>
              </w:r>
            </w:del>
          </w:p>
        </w:tc>
        <w:tc>
          <w:tcPr>
            <w:tcW w:w="7640" w:type="dxa"/>
          </w:tcPr>
          <w:p w14:paraId="68E74CFD" w14:textId="5A112E0C" w:rsidR="00BE2DC8" w:rsidRPr="00CB261A" w:rsidDel="00F15707" w:rsidRDefault="00BE2DC8" w:rsidP="00445820">
            <w:pPr>
              <w:pStyle w:val="BodyText"/>
              <w:rPr>
                <w:del w:id="2640" w:author="Sarah Thomas" w:date="2014-03-03T14:10:00Z"/>
                <w:highlight w:val="lightGray"/>
              </w:rPr>
            </w:pPr>
            <w:del w:id="2641" w:author="Sarah Thomas" w:date="2014-03-03T14:10:00Z">
              <w:r w:rsidDel="00F15707">
                <w:delText>R</w:delText>
              </w:r>
              <w:r w:rsidRPr="00E70549" w:rsidDel="00F15707">
                <w:delText>egistered user</w:delText>
              </w:r>
            </w:del>
          </w:p>
        </w:tc>
      </w:tr>
      <w:tr w:rsidR="00BE2DC8" w:rsidRPr="00CB261A" w:rsidDel="00F15707" w14:paraId="632A0F08" w14:textId="0DB1BD43" w:rsidTr="00BE2DC8">
        <w:trPr>
          <w:del w:id="2642" w:author="Sarah Thomas" w:date="2014-03-03T14:10:00Z"/>
        </w:trPr>
        <w:tc>
          <w:tcPr>
            <w:tcW w:w="1710" w:type="dxa"/>
          </w:tcPr>
          <w:p w14:paraId="5B684D3B" w14:textId="77B4040A" w:rsidR="00BE2DC8" w:rsidRPr="00156C07" w:rsidDel="00F15707" w:rsidRDefault="00BE2DC8" w:rsidP="00BE2DC8">
            <w:pPr>
              <w:pStyle w:val="BodyText"/>
              <w:rPr>
                <w:del w:id="2643" w:author="Sarah Thomas" w:date="2014-03-03T14:10:00Z"/>
              </w:rPr>
            </w:pPr>
            <w:del w:id="2644" w:author="Sarah Thomas" w:date="2014-03-03T14:10:00Z">
              <w:r w:rsidRPr="00156C07" w:rsidDel="00F15707">
                <w:delText>Pre-conditions</w:delText>
              </w:r>
            </w:del>
          </w:p>
        </w:tc>
        <w:tc>
          <w:tcPr>
            <w:tcW w:w="7640" w:type="dxa"/>
          </w:tcPr>
          <w:p w14:paraId="4B67AB79" w14:textId="725A4FBB" w:rsidR="00BE2DC8" w:rsidRPr="00156C07" w:rsidDel="00F15707" w:rsidRDefault="00BE2DC8" w:rsidP="00BE2DC8">
            <w:pPr>
              <w:pStyle w:val="BodyText"/>
              <w:rPr>
                <w:del w:id="2645" w:author="Sarah Thomas" w:date="2014-03-03T14:10:00Z"/>
              </w:rPr>
            </w:pPr>
            <w:del w:id="2646" w:author="Sarah Thomas" w:date="2014-03-03T14:10:00Z">
              <w:r w:rsidRPr="00156C07" w:rsidDel="00F15707">
                <w:delText>The profile changes are saved.</w:delText>
              </w:r>
            </w:del>
          </w:p>
        </w:tc>
      </w:tr>
      <w:tr w:rsidR="00BE2DC8" w:rsidRPr="00CB261A" w:rsidDel="00F15707" w14:paraId="4B45F1C0" w14:textId="3F6AF0C8" w:rsidTr="00BE2DC8">
        <w:trPr>
          <w:del w:id="2647" w:author="Sarah Thomas" w:date="2014-03-03T14:10:00Z"/>
        </w:trPr>
        <w:tc>
          <w:tcPr>
            <w:tcW w:w="1710" w:type="dxa"/>
          </w:tcPr>
          <w:p w14:paraId="5F8F8A15" w14:textId="4D514015" w:rsidR="00BE2DC8" w:rsidRPr="00156C07" w:rsidDel="00F15707" w:rsidRDefault="00BE2DC8" w:rsidP="00BE2DC8">
            <w:pPr>
              <w:pStyle w:val="BodyText"/>
              <w:rPr>
                <w:del w:id="2648" w:author="Sarah Thomas" w:date="2014-03-03T14:10:00Z"/>
              </w:rPr>
            </w:pPr>
            <w:del w:id="2649" w:author="Sarah Thomas" w:date="2014-03-03T14:10:00Z">
              <w:r w:rsidRPr="00156C07" w:rsidDel="00F15707">
                <w:delText>Post-conditions</w:delText>
              </w:r>
            </w:del>
          </w:p>
        </w:tc>
        <w:tc>
          <w:tcPr>
            <w:tcW w:w="7640" w:type="dxa"/>
          </w:tcPr>
          <w:p w14:paraId="20B14237" w14:textId="40F62EB7" w:rsidR="00BE2DC8" w:rsidRPr="00156C07" w:rsidDel="00F15707" w:rsidRDefault="00BE2DC8" w:rsidP="00BE2DC8">
            <w:pPr>
              <w:pStyle w:val="BodyText"/>
              <w:rPr>
                <w:del w:id="2650" w:author="Sarah Thomas" w:date="2014-03-03T14:10:00Z"/>
              </w:rPr>
            </w:pPr>
            <w:del w:id="2651" w:author="Sarah Thomas" w:date="2014-03-03T14:10:00Z">
              <w:r w:rsidRPr="00156C07" w:rsidDel="00F15707">
                <w:delText>Registered edits his/her profile data.</w:delText>
              </w:r>
            </w:del>
          </w:p>
        </w:tc>
      </w:tr>
      <w:tr w:rsidR="00BE2DC8" w:rsidRPr="00CB261A" w:rsidDel="00F15707" w14:paraId="10F78DEC" w14:textId="2E699457" w:rsidTr="00BE2DC8">
        <w:trPr>
          <w:del w:id="2652" w:author="Sarah Thomas" w:date="2014-03-03T14:10:00Z"/>
        </w:trPr>
        <w:tc>
          <w:tcPr>
            <w:tcW w:w="1710" w:type="dxa"/>
          </w:tcPr>
          <w:p w14:paraId="55582E50" w14:textId="21EF8019" w:rsidR="00BE2DC8" w:rsidRPr="00156C07" w:rsidDel="00F15707" w:rsidRDefault="00BE2DC8" w:rsidP="00BE2DC8">
            <w:pPr>
              <w:pStyle w:val="BodyText"/>
              <w:rPr>
                <w:del w:id="2653" w:author="Sarah Thomas" w:date="2014-03-03T14:10:00Z"/>
              </w:rPr>
            </w:pPr>
            <w:del w:id="2654" w:author="Sarah Thomas" w:date="2014-03-03T14:10:00Z">
              <w:r w:rsidRPr="00156C07" w:rsidDel="00F15707">
                <w:delText>Description</w:delText>
              </w:r>
            </w:del>
          </w:p>
        </w:tc>
        <w:tc>
          <w:tcPr>
            <w:tcW w:w="7640" w:type="dxa"/>
          </w:tcPr>
          <w:p w14:paraId="32F58B8E" w14:textId="68EB8566" w:rsidR="00BE2DC8" w:rsidRPr="00923DE9" w:rsidDel="00F15707" w:rsidRDefault="00BE2DC8" w:rsidP="00BE2DC8">
            <w:pPr>
              <w:pStyle w:val="BodyText"/>
              <w:rPr>
                <w:del w:id="2655" w:author="Sarah Thomas" w:date="2014-03-03T14:10:00Z"/>
              </w:rPr>
            </w:pPr>
            <w:del w:id="2656" w:author="Sarah Thomas" w:date="2014-03-03T14:10:00Z">
              <w:r w:rsidDel="00F15707">
                <w:delText>Logged-in user edits his/her personal profile by clicking on the “Edit Profile” in the website.</w:delText>
              </w:r>
            </w:del>
          </w:p>
        </w:tc>
      </w:tr>
      <w:tr w:rsidR="00BE2DC8" w:rsidRPr="00CB261A" w:rsidDel="00F15707" w14:paraId="60A7F857" w14:textId="156C9BA5" w:rsidTr="00BE2DC8">
        <w:trPr>
          <w:del w:id="2657" w:author="Sarah Thomas" w:date="2014-03-03T14:10:00Z"/>
        </w:trPr>
        <w:tc>
          <w:tcPr>
            <w:tcW w:w="1710" w:type="dxa"/>
          </w:tcPr>
          <w:p w14:paraId="040C4738" w14:textId="1724B756" w:rsidR="00BE2DC8" w:rsidRPr="00156C07" w:rsidDel="00F15707" w:rsidRDefault="00BE2DC8" w:rsidP="00BE2DC8">
            <w:pPr>
              <w:pStyle w:val="BodyText"/>
              <w:rPr>
                <w:del w:id="2658" w:author="Sarah Thomas" w:date="2014-03-03T14:10:00Z"/>
              </w:rPr>
            </w:pPr>
            <w:del w:id="2659" w:author="Sarah Thomas" w:date="2014-03-03T14:10:00Z">
              <w:r w:rsidRPr="00156C07" w:rsidDel="00F15707">
                <w:delText xml:space="preserve">Steps </w:delText>
              </w:r>
            </w:del>
          </w:p>
        </w:tc>
        <w:tc>
          <w:tcPr>
            <w:tcW w:w="7640" w:type="dxa"/>
          </w:tcPr>
          <w:p w14:paraId="6614D076" w14:textId="0F39566F" w:rsidR="00BE2DC8" w:rsidRPr="00923DE9" w:rsidDel="00F15707" w:rsidRDefault="00BE2DC8" w:rsidP="00BE2DC8">
            <w:pPr>
              <w:pStyle w:val="BodyText"/>
              <w:rPr>
                <w:del w:id="2660" w:author="Sarah Thomas" w:date="2014-03-03T14:10:00Z"/>
              </w:rPr>
            </w:pPr>
            <w:del w:id="2661" w:author="Sarah Thomas" w:date="2014-03-03T14:10:00Z">
              <w:r w:rsidRPr="00923DE9" w:rsidDel="00F15707">
                <w:delText>The user selects “Edit Profile”</w:delText>
              </w:r>
            </w:del>
          </w:p>
          <w:p w14:paraId="478E23A5" w14:textId="52E38DE7" w:rsidR="00BE2DC8" w:rsidRPr="00923DE9" w:rsidDel="00F15707" w:rsidRDefault="00BE2DC8" w:rsidP="00BE2DC8">
            <w:pPr>
              <w:pStyle w:val="BodyText"/>
              <w:rPr>
                <w:del w:id="2662" w:author="Sarah Thomas" w:date="2014-03-03T14:10:00Z"/>
              </w:rPr>
            </w:pPr>
            <w:del w:id="2663" w:author="Sarah Thomas" w:date="2014-03-03T14:10:00Z">
              <w:r w:rsidRPr="00923DE9" w:rsidDel="00F15707">
                <w:delText>The user select</w:delText>
              </w:r>
              <w:r w:rsidR="00010A0E" w:rsidDel="00F15707">
                <w:delText>s</w:delText>
              </w:r>
              <w:r w:rsidRPr="00923DE9" w:rsidDel="00F15707">
                <w:delText xml:space="preserve"> a specific profile section to edit.</w:delText>
              </w:r>
            </w:del>
          </w:p>
          <w:p w14:paraId="32FA568C" w14:textId="4FB7BE6C" w:rsidR="00BE2DC8" w:rsidRPr="00923DE9" w:rsidDel="00F15707" w:rsidRDefault="00BE2DC8" w:rsidP="00BE2DC8">
            <w:pPr>
              <w:pStyle w:val="BodyText"/>
              <w:rPr>
                <w:del w:id="2664" w:author="Sarah Thomas" w:date="2014-03-03T14:10:00Z"/>
              </w:rPr>
            </w:pPr>
            <w:del w:id="2665" w:author="Sarah Thomas" w:date="2014-03-03T14:10:00Z">
              <w:r w:rsidRPr="00923DE9" w:rsidDel="00F15707">
                <w:delText>The user changes the data in that section.</w:delText>
              </w:r>
            </w:del>
          </w:p>
          <w:p w14:paraId="48D6F806" w14:textId="442BA132" w:rsidR="00BE2DC8" w:rsidRPr="00923DE9" w:rsidDel="00F15707" w:rsidRDefault="00BE2DC8" w:rsidP="00BE2DC8">
            <w:pPr>
              <w:pStyle w:val="BodyText"/>
              <w:rPr>
                <w:del w:id="2666" w:author="Sarah Thomas" w:date="2014-03-03T14:10:00Z"/>
              </w:rPr>
            </w:pPr>
            <w:del w:id="2667" w:author="Sarah Thomas" w:date="2014-03-03T14:10:00Z">
              <w:r w:rsidRPr="00923DE9" w:rsidDel="00F15707">
                <w:delText>The user clicks “save”</w:delText>
              </w:r>
            </w:del>
          </w:p>
          <w:p w14:paraId="79F5DCBC" w14:textId="0C9AB3E2" w:rsidR="00BE2DC8" w:rsidRPr="00923DE9" w:rsidDel="00F15707" w:rsidRDefault="00BE2DC8" w:rsidP="00BE2DC8">
            <w:pPr>
              <w:pStyle w:val="BodyText"/>
              <w:rPr>
                <w:del w:id="2668" w:author="Sarah Thomas" w:date="2014-03-03T14:10:00Z"/>
              </w:rPr>
            </w:pPr>
            <w:del w:id="2669" w:author="Sarah Thomas" w:date="2014-03-03T14:10:00Z">
              <w:r w:rsidRPr="00923DE9" w:rsidDel="00F15707">
                <w:delText>The system saves the changes in the database.</w:delText>
              </w:r>
            </w:del>
          </w:p>
          <w:p w14:paraId="68222157" w14:textId="0B56ECC8" w:rsidR="00BE2DC8" w:rsidDel="00F15707" w:rsidRDefault="00BE2DC8" w:rsidP="00BE2DC8">
            <w:pPr>
              <w:pStyle w:val="BodyText"/>
              <w:rPr>
                <w:del w:id="2670" w:author="Sarah Thomas" w:date="2014-03-03T14:10:00Z"/>
              </w:rPr>
            </w:pPr>
            <w:del w:id="2671" w:author="Sarah Thomas" w:date="2014-03-03T14:10:00Z">
              <w:r w:rsidRPr="00923DE9" w:rsidDel="00F15707">
                <w:delText>The system display a successful save message.</w:delText>
              </w:r>
            </w:del>
          </w:p>
          <w:p w14:paraId="0065E8FE" w14:textId="74EF2508" w:rsidR="00BE2DC8" w:rsidRPr="00923DE9" w:rsidDel="00F15707" w:rsidRDefault="00BE2DC8" w:rsidP="00BE2DC8">
            <w:pPr>
              <w:pStyle w:val="BodyText"/>
              <w:rPr>
                <w:del w:id="2672" w:author="Sarah Thomas" w:date="2014-03-03T14:10:00Z"/>
              </w:rPr>
            </w:pPr>
            <w:del w:id="2673" w:author="Sarah Thomas" w:date="2014-03-03T14:10:00Z">
              <w:r w:rsidRPr="00923DE9" w:rsidDel="00F15707">
                <w:delText>The profile changes are saved.</w:delText>
              </w:r>
            </w:del>
          </w:p>
        </w:tc>
      </w:tr>
    </w:tbl>
    <w:p w14:paraId="26EF17EC" w14:textId="029BC69D" w:rsidR="00BE2DC8" w:rsidRPr="00CB261A" w:rsidDel="00F15707" w:rsidRDefault="00BE2DC8" w:rsidP="00BE2DC8">
      <w:pPr>
        <w:pStyle w:val="BodyText"/>
        <w:rPr>
          <w:del w:id="2674"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7E55ACE2" w14:textId="16667FC7" w:rsidTr="00BE2DC8">
        <w:trPr>
          <w:del w:id="2675" w:author="Sarah Thomas" w:date="2014-03-03T14:10:00Z"/>
        </w:trPr>
        <w:tc>
          <w:tcPr>
            <w:tcW w:w="1710" w:type="dxa"/>
          </w:tcPr>
          <w:p w14:paraId="3D757354" w14:textId="1C73BD05" w:rsidR="00BE2DC8" w:rsidRPr="00156C07" w:rsidDel="00F15707" w:rsidRDefault="00BE2DC8" w:rsidP="00BE2DC8">
            <w:pPr>
              <w:pStyle w:val="BodyText"/>
              <w:rPr>
                <w:del w:id="2676" w:author="Sarah Thomas" w:date="2014-03-03T14:10:00Z"/>
              </w:rPr>
            </w:pPr>
            <w:del w:id="2677" w:author="Sarah Thomas" w:date="2014-03-03T14:10:00Z">
              <w:r w:rsidRPr="00156C07" w:rsidDel="00F15707">
                <w:delText>Name</w:delText>
              </w:r>
            </w:del>
          </w:p>
        </w:tc>
        <w:tc>
          <w:tcPr>
            <w:tcW w:w="7640" w:type="dxa"/>
          </w:tcPr>
          <w:p w14:paraId="5DD63900" w14:textId="3E0D1189" w:rsidR="00BE2DC8" w:rsidRPr="001F3959" w:rsidDel="00F15707" w:rsidRDefault="00BE2DC8" w:rsidP="00BE2DC8">
            <w:pPr>
              <w:pStyle w:val="BodyText"/>
              <w:rPr>
                <w:del w:id="2678" w:author="Sarah Thomas" w:date="2014-03-03T14:10:00Z"/>
                <w:b/>
                <w:highlight w:val="lightGray"/>
              </w:rPr>
            </w:pPr>
            <w:del w:id="2679" w:author="Sarah Thomas" w:date="2014-03-03T14:10:00Z">
              <w:r w:rsidRPr="001F3959" w:rsidDel="00F15707">
                <w:rPr>
                  <w:b/>
                </w:rPr>
                <w:delText>Contact another user</w:delText>
              </w:r>
            </w:del>
          </w:p>
        </w:tc>
      </w:tr>
      <w:tr w:rsidR="00BE2DC8" w:rsidRPr="00CB261A" w:rsidDel="00F15707" w14:paraId="1F327EFB" w14:textId="68016719" w:rsidTr="00BE2DC8">
        <w:trPr>
          <w:del w:id="2680" w:author="Sarah Thomas" w:date="2014-03-03T14:10:00Z"/>
        </w:trPr>
        <w:tc>
          <w:tcPr>
            <w:tcW w:w="1710" w:type="dxa"/>
          </w:tcPr>
          <w:p w14:paraId="37D64BEB" w14:textId="4B91CB02" w:rsidR="00BE2DC8" w:rsidRPr="00156C07" w:rsidDel="00F15707" w:rsidRDefault="00BE2DC8" w:rsidP="00BE2DC8">
            <w:pPr>
              <w:pStyle w:val="BodyText"/>
              <w:rPr>
                <w:del w:id="2681" w:author="Sarah Thomas" w:date="2014-03-03T14:10:00Z"/>
              </w:rPr>
            </w:pPr>
            <w:del w:id="2682" w:author="Sarah Thomas" w:date="2014-03-03T14:10:00Z">
              <w:r w:rsidRPr="00156C07" w:rsidDel="00F15707">
                <w:delText>Actors</w:delText>
              </w:r>
            </w:del>
          </w:p>
        </w:tc>
        <w:tc>
          <w:tcPr>
            <w:tcW w:w="7640" w:type="dxa"/>
          </w:tcPr>
          <w:p w14:paraId="332B4CEA" w14:textId="643F35D7" w:rsidR="00BE2DC8" w:rsidRPr="00CB261A" w:rsidDel="00F15707" w:rsidRDefault="00BE2DC8" w:rsidP="00445820">
            <w:pPr>
              <w:pStyle w:val="BodyText"/>
              <w:rPr>
                <w:del w:id="2683" w:author="Sarah Thomas" w:date="2014-03-03T14:10:00Z"/>
                <w:highlight w:val="lightGray"/>
              </w:rPr>
            </w:pPr>
            <w:del w:id="2684" w:author="Sarah Thomas" w:date="2014-03-03T14:10:00Z">
              <w:r w:rsidDel="00F15707">
                <w:delText>R</w:delText>
              </w:r>
              <w:r w:rsidRPr="00E70549" w:rsidDel="00F15707">
                <w:delText>egistered user</w:delText>
              </w:r>
            </w:del>
          </w:p>
        </w:tc>
      </w:tr>
      <w:tr w:rsidR="00BE2DC8" w:rsidRPr="00CB261A" w:rsidDel="00F15707" w14:paraId="547D5F1D" w14:textId="6869ADC6" w:rsidTr="00BE2DC8">
        <w:trPr>
          <w:del w:id="2685" w:author="Sarah Thomas" w:date="2014-03-03T14:10:00Z"/>
        </w:trPr>
        <w:tc>
          <w:tcPr>
            <w:tcW w:w="1710" w:type="dxa"/>
          </w:tcPr>
          <w:p w14:paraId="6F3E3215" w14:textId="75A69B78" w:rsidR="00BE2DC8" w:rsidRPr="00156C07" w:rsidDel="00F15707" w:rsidRDefault="00BE2DC8" w:rsidP="00BE2DC8">
            <w:pPr>
              <w:pStyle w:val="BodyText"/>
              <w:rPr>
                <w:del w:id="2686" w:author="Sarah Thomas" w:date="2014-03-03T14:10:00Z"/>
              </w:rPr>
            </w:pPr>
            <w:del w:id="2687" w:author="Sarah Thomas" w:date="2014-03-03T14:10:00Z">
              <w:r w:rsidRPr="00156C07" w:rsidDel="00F15707">
                <w:delText>Pre-conditions</w:delText>
              </w:r>
            </w:del>
          </w:p>
        </w:tc>
        <w:tc>
          <w:tcPr>
            <w:tcW w:w="7640" w:type="dxa"/>
          </w:tcPr>
          <w:p w14:paraId="401433BC" w14:textId="100AB29B" w:rsidR="00BE2DC8" w:rsidRPr="00CB261A" w:rsidDel="00F15707" w:rsidRDefault="00BE2DC8" w:rsidP="00BE2DC8">
            <w:pPr>
              <w:pStyle w:val="BodyText"/>
              <w:rPr>
                <w:del w:id="2688" w:author="Sarah Thomas" w:date="2014-03-03T14:10:00Z"/>
                <w:highlight w:val="lightGray"/>
              </w:rPr>
            </w:pPr>
            <w:del w:id="2689" w:author="Sarah Thomas" w:date="2014-03-03T14:10:00Z">
              <w:r w:rsidDel="00F15707">
                <w:delText>Logged-in user</w:delText>
              </w:r>
            </w:del>
          </w:p>
          <w:p w14:paraId="6211808C" w14:textId="1A271552" w:rsidR="00BE2DC8" w:rsidRPr="00CB261A" w:rsidDel="00F15707" w:rsidRDefault="00BE2DC8" w:rsidP="00445820">
            <w:pPr>
              <w:pStyle w:val="BodyText"/>
              <w:rPr>
                <w:del w:id="2690" w:author="Sarah Thomas" w:date="2014-03-03T14:10:00Z"/>
                <w:highlight w:val="lightGray"/>
              </w:rPr>
            </w:pPr>
            <w:del w:id="2691" w:author="Sarah Thomas" w:date="2014-03-03T14:10:00Z">
              <w:r w:rsidRPr="0039087C" w:rsidDel="00F15707">
                <w:delText>Select the other user profile and the contact information</w:delText>
              </w:r>
            </w:del>
          </w:p>
        </w:tc>
      </w:tr>
      <w:tr w:rsidR="00BE2DC8" w:rsidRPr="00CB261A" w:rsidDel="00F15707" w14:paraId="64C44747" w14:textId="3A1DF811" w:rsidTr="00BE2DC8">
        <w:trPr>
          <w:del w:id="2692" w:author="Sarah Thomas" w:date="2014-03-03T14:10:00Z"/>
        </w:trPr>
        <w:tc>
          <w:tcPr>
            <w:tcW w:w="1710" w:type="dxa"/>
          </w:tcPr>
          <w:p w14:paraId="68B6B6B9" w14:textId="5E45A3A1" w:rsidR="00BE2DC8" w:rsidRPr="00156C07" w:rsidDel="00F15707" w:rsidRDefault="00BE2DC8" w:rsidP="00BE2DC8">
            <w:pPr>
              <w:pStyle w:val="BodyText"/>
              <w:rPr>
                <w:del w:id="2693" w:author="Sarah Thomas" w:date="2014-03-03T14:10:00Z"/>
              </w:rPr>
            </w:pPr>
            <w:del w:id="2694" w:author="Sarah Thomas" w:date="2014-03-03T14:10:00Z">
              <w:r w:rsidRPr="00156C07" w:rsidDel="00F15707">
                <w:delText>Post-conditions</w:delText>
              </w:r>
            </w:del>
          </w:p>
        </w:tc>
        <w:tc>
          <w:tcPr>
            <w:tcW w:w="7640" w:type="dxa"/>
          </w:tcPr>
          <w:p w14:paraId="448CB338" w14:textId="1DD61CDC" w:rsidR="00BE2DC8" w:rsidRPr="00CB261A" w:rsidDel="00F15707" w:rsidRDefault="00445820" w:rsidP="00BE2DC8">
            <w:pPr>
              <w:pStyle w:val="BodyText"/>
              <w:rPr>
                <w:del w:id="2695" w:author="Sarah Thomas" w:date="2014-03-03T14:10:00Z"/>
                <w:highlight w:val="lightGray"/>
              </w:rPr>
            </w:pPr>
            <w:del w:id="2696" w:author="Sarah Thomas" w:date="2014-03-03T14:10:00Z">
              <w:r w:rsidRPr="00445820" w:rsidDel="00F15707">
                <w:delText xml:space="preserve">A message is sent to the other user </w:delText>
              </w:r>
              <w:r w:rsidDel="00F15707">
                <w:delText xml:space="preserve"> (optional requirement: the email will be kept anonymous and only user names will be used for this initial contact)</w:delText>
              </w:r>
              <w:r w:rsidR="00010A0E" w:rsidDel="00F15707">
                <w:delText>.</w:delText>
              </w:r>
            </w:del>
          </w:p>
        </w:tc>
      </w:tr>
      <w:tr w:rsidR="00BE2DC8" w:rsidRPr="00CB261A" w:rsidDel="00F15707" w14:paraId="3A251332" w14:textId="6A87ACD8" w:rsidTr="00BE2DC8">
        <w:trPr>
          <w:del w:id="2697" w:author="Sarah Thomas" w:date="2014-03-03T14:10:00Z"/>
        </w:trPr>
        <w:tc>
          <w:tcPr>
            <w:tcW w:w="1710" w:type="dxa"/>
          </w:tcPr>
          <w:p w14:paraId="58EF6A20" w14:textId="024F524B" w:rsidR="00BE2DC8" w:rsidRPr="00156C07" w:rsidDel="00F15707" w:rsidRDefault="00BE2DC8" w:rsidP="00BE2DC8">
            <w:pPr>
              <w:pStyle w:val="BodyText"/>
              <w:rPr>
                <w:del w:id="2698" w:author="Sarah Thomas" w:date="2014-03-03T14:10:00Z"/>
              </w:rPr>
            </w:pPr>
            <w:del w:id="2699" w:author="Sarah Thomas" w:date="2014-03-03T14:10:00Z">
              <w:r w:rsidRPr="00156C07" w:rsidDel="00F15707">
                <w:delText>Description</w:delText>
              </w:r>
            </w:del>
          </w:p>
        </w:tc>
        <w:tc>
          <w:tcPr>
            <w:tcW w:w="7640" w:type="dxa"/>
          </w:tcPr>
          <w:p w14:paraId="73C726B6" w14:textId="30A950A6" w:rsidR="00BE2DC8" w:rsidRPr="00CB261A" w:rsidDel="00F15707" w:rsidRDefault="00BE2DC8" w:rsidP="00BE2DC8">
            <w:pPr>
              <w:pStyle w:val="BodyText"/>
              <w:rPr>
                <w:del w:id="2700" w:author="Sarah Thomas" w:date="2014-03-03T14:10:00Z"/>
                <w:highlight w:val="lightGray"/>
              </w:rPr>
            </w:pPr>
            <w:del w:id="2701" w:author="Sarah Thomas" w:date="2014-03-03T14:10:00Z">
              <w:r w:rsidDel="00F15707">
                <w:delText xml:space="preserve">Logged in user can see and contact the other user by visiting the other user profile and choose the contact information of any specific user. </w:delText>
              </w:r>
              <w:r w:rsidRPr="00CB261A" w:rsidDel="00F15707">
                <w:rPr>
                  <w:highlight w:val="lightGray"/>
                </w:rPr>
                <w:delText xml:space="preserve">     </w:delText>
              </w:r>
            </w:del>
          </w:p>
        </w:tc>
      </w:tr>
      <w:tr w:rsidR="00BE2DC8" w:rsidRPr="00CB261A" w:rsidDel="00F15707" w14:paraId="2A5761F0" w14:textId="4DCB1A6C" w:rsidTr="00BE2DC8">
        <w:trPr>
          <w:del w:id="2702" w:author="Sarah Thomas" w:date="2014-03-03T14:10:00Z"/>
        </w:trPr>
        <w:tc>
          <w:tcPr>
            <w:tcW w:w="1710" w:type="dxa"/>
          </w:tcPr>
          <w:p w14:paraId="3B5E4167" w14:textId="57BED9AD" w:rsidR="00BE2DC8" w:rsidRPr="00156C07" w:rsidDel="00F15707" w:rsidRDefault="00BE2DC8" w:rsidP="00BE2DC8">
            <w:pPr>
              <w:pStyle w:val="BodyText"/>
              <w:rPr>
                <w:del w:id="2703" w:author="Sarah Thomas" w:date="2014-03-03T14:10:00Z"/>
              </w:rPr>
            </w:pPr>
            <w:del w:id="2704" w:author="Sarah Thomas" w:date="2014-03-03T14:10:00Z">
              <w:r w:rsidRPr="00156C07" w:rsidDel="00F15707">
                <w:delText xml:space="preserve">Steps </w:delText>
              </w:r>
            </w:del>
          </w:p>
        </w:tc>
        <w:tc>
          <w:tcPr>
            <w:tcW w:w="7640" w:type="dxa"/>
          </w:tcPr>
          <w:p w14:paraId="29FFD6E6" w14:textId="7273F9F2" w:rsidR="00BE2DC8" w:rsidRPr="00923DE9" w:rsidDel="00F15707" w:rsidRDefault="00BE2DC8" w:rsidP="00BE2DC8">
            <w:pPr>
              <w:pStyle w:val="BodyText"/>
              <w:rPr>
                <w:del w:id="2705" w:author="Sarah Thomas" w:date="2014-03-03T14:10:00Z"/>
              </w:rPr>
            </w:pPr>
            <w:del w:id="2706" w:author="Sarah Thomas" w:date="2014-03-03T14:10:00Z">
              <w:r w:rsidRPr="00923DE9" w:rsidDel="00F15707">
                <w:delText>The logged</w:delText>
              </w:r>
              <w:r w:rsidDel="00F15707">
                <w:delText>-</w:delText>
              </w:r>
              <w:r w:rsidRPr="00923DE9" w:rsidDel="00F15707">
                <w:delText>in user clicks on the contact information on the other user profile.</w:delText>
              </w:r>
            </w:del>
          </w:p>
          <w:p w14:paraId="56E3FE29" w14:textId="0F89835F" w:rsidR="00BE2DC8" w:rsidRPr="00923DE9" w:rsidDel="00F15707" w:rsidRDefault="00BE2DC8" w:rsidP="00BE2DC8">
            <w:pPr>
              <w:pStyle w:val="BodyText"/>
              <w:rPr>
                <w:del w:id="2707" w:author="Sarah Thomas" w:date="2014-03-03T14:10:00Z"/>
              </w:rPr>
            </w:pPr>
            <w:del w:id="2708" w:author="Sarah Thomas" w:date="2014-03-03T14:10:00Z">
              <w:r w:rsidRPr="00923DE9" w:rsidDel="00F15707">
                <w:delText>The system shows the contact details.</w:delText>
              </w:r>
            </w:del>
          </w:p>
          <w:p w14:paraId="505A1152" w14:textId="7ECB06A6" w:rsidR="00BE2DC8" w:rsidRPr="00923DE9" w:rsidDel="00F15707" w:rsidRDefault="00BE2DC8" w:rsidP="00445820">
            <w:pPr>
              <w:pStyle w:val="BodyText"/>
              <w:rPr>
                <w:del w:id="2709" w:author="Sarah Thomas" w:date="2014-03-03T14:10:00Z"/>
              </w:rPr>
            </w:pPr>
            <w:del w:id="2710" w:author="Sarah Thomas" w:date="2014-03-03T14:10:00Z">
              <w:r w:rsidRPr="00923DE9" w:rsidDel="00F15707">
                <w:delText xml:space="preserve">The user can click on the other user </w:delText>
              </w:r>
              <w:r w:rsidR="00445820" w:rsidDel="00F15707">
                <w:delText>link to start contact him/her.</w:delText>
              </w:r>
              <w:r w:rsidRPr="00923DE9" w:rsidDel="00F15707">
                <w:delText xml:space="preserve"> </w:delText>
              </w:r>
            </w:del>
          </w:p>
        </w:tc>
      </w:tr>
    </w:tbl>
    <w:p w14:paraId="75550448" w14:textId="03C16E7D" w:rsidR="00BE2DC8" w:rsidRPr="00CB261A" w:rsidDel="00F15707" w:rsidRDefault="00BE2DC8" w:rsidP="00BE2DC8">
      <w:pPr>
        <w:pStyle w:val="BodyText"/>
        <w:rPr>
          <w:del w:id="2711"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4AD03F60" w14:textId="64AAF14F" w:rsidTr="00BE2DC8">
        <w:trPr>
          <w:del w:id="2712" w:author="Sarah Thomas" w:date="2014-03-03T14:10:00Z"/>
        </w:trPr>
        <w:tc>
          <w:tcPr>
            <w:tcW w:w="1710" w:type="dxa"/>
          </w:tcPr>
          <w:p w14:paraId="59924507" w14:textId="7492B828" w:rsidR="00BE2DC8" w:rsidRPr="00156C07" w:rsidDel="00F15707" w:rsidRDefault="00BE2DC8" w:rsidP="00BE2DC8">
            <w:pPr>
              <w:pStyle w:val="BodyText"/>
              <w:rPr>
                <w:del w:id="2713" w:author="Sarah Thomas" w:date="2014-03-03T14:10:00Z"/>
              </w:rPr>
            </w:pPr>
            <w:del w:id="2714" w:author="Sarah Thomas" w:date="2014-03-03T14:10:00Z">
              <w:r w:rsidRPr="00156C07" w:rsidDel="00F15707">
                <w:delText>Name</w:delText>
              </w:r>
            </w:del>
          </w:p>
        </w:tc>
        <w:tc>
          <w:tcPr>
            <w:tcW w:w="7640" w:type="dxa"/>
          </w:tcPr>
          <w:p w14:paraId="5B6EF595" w14:textId="64211837" w:rsidR="00BE2DC8" w:rsidRPr="001F3959" w:rsidDel="00F15707" w:rsidRDefault="00BE2DC8" w:rsidP="00BE2DC8">
            <w:pPr>
              <w:pStyle w:val="BodyText"/>
              <w:rPr>
                <w:del w:id="2715" w:author="Sarah Thomas" w:date="2014-03-03T14:10:00Z"/>
                <w:b/>
                <w:highlight w:val="lightGray"/>
              </w:rPr>
            </w:pPr>
            <w:del w:id="2716" w:author="Sarah Thomas" w:date="2014-03-03T14:10:00Z">
              <w:r w:rsidRPr="001F3959" w:rsidDel="00F15707">
                <w:rPr>
                  <w:b/>
                </w:rPr>
                <w:delText>Create a new venture</w:delText>
              </w:r>
            </w:del>
          </w:p>
        </w:tc>
      </w:tr>
      <w:tr w:rsidR="00BE2DC8" w:rsidRPr="00CB261A" w:rsidDel="00F15707" w14:paraId="19A082DA" w14:textId="6D73F842" w:rsidTr="00BE2DC8">
        <w:trPr>
          <w:del w:id="2717" w:author="Sarah Thomas" w:date="2014-03-03T14:10:00Z"/>
        </w:trPr>
        <w:tc>
          <w:tcPr>
            <w:tcW w:w="1710" w:type="dxa"/>
          </w:tcPr>
          <w:p w14:paraId="321C3572" w14:textId="3000A7E2" w:rsidR="00BE2DC8" w:rsidRPr="00156C07" w:rsidDel="00F15707" w:rsidRDefault="00BE2DC8" w:rsidP="00BE2DC8">
            <w:pPr>
              <w:pStyle w:val="BodyText"/>
              <w:rPr>
                <w:del w:id="2718" w:author="Sarah Thomas" w:date="2014-03-03T14:10:00Z"/>
              </w:rPr>
            </w:pPr>
            <w:del w:id="2719" w:author="Sarah Thomas" w:date="2014-03-03T14:10:00Z">
              <w:r w:rsidRPr="00156C07" w:rsidDel="00F15707">
                <w:delText>Actors</w:delText>
              </w:r>
            </w:del>
          </w:p>
        </w:tc>
        <w:tc>
          <w:tcPr>
            <w:tcW w:w="7640" w:type="dxa"/>
          </w:tcPr>
          <w:p w14:paraId="7F3B1BA5" w14:textId="02B178CD" w:rsidR="00BE2DC8" w:rsidRPr="00CB261A" w:rsidDel="00F15707" w:rsidRDefault="00BE2DC8" w:rsidP="00445820">
            <w:pPr>
              <w:pStyle w:val="BodyText"/>
              <w:rPr>
                <w:del w:id="2720" w:author="Sarah Thomas" w:date="2014-03-03T14:10:00Z"/>
                <w:highlight w:val="lightGray"/>
              </w:rPr>
            </w:pPr>
            <w:del w:id="2721" w:author="Sarah Thomas" w:date="2014-03-03T14:10:00Z">
              <w:r w:rsidDel="00F15707">
                <w:delText>R</w:delText>
              </w:r>
              <w:r w:rsidRPr="00E70549" w:rsidDel="00F15707">
                <w:delText>egistered user</w:delText>
              </w:r>
              <w:r w:rsidR="00445820" w:rsidDel="00F15707">
                <w:delText xml:space="preserve"> from the University eco-system</w:delText>
              </w:r>
            </w:del>
          </w:p>
        </w:tc>
      </w:tr>
      <w:tr w:rsidR="00BE2DC8" w:rsidRPr="00CB261A" w:rsidDel="00F15707" w14:paraId="2937CE1D" w14:textId="63A79C84" w:rsidTr="00BE2DC8">
        <w:trPr>
          <w:del w:id="2722" w:author="Sarah Thomas" w:date="2014-03-03T14:10:00Z"/>
        </w:trPr>
        <w:tc>
          <w:tcPr>
            <w:tcW w:w="1710" w:type="dxa"/>
          </w:tcPr>
          <w:p w14:paraId="3DC8AD0D" w14:textId="6B3A9DCD" w:rsidR="00BE2DC8" w:rsidRPr="00156C07" w:rsidDel="00F15707" w:rsidRDefault="00BE2DC8" w:rsidP="00BE2DC8">
            <w:pPr>
              <w:pStyle w:val="BodyText"/>
              <w:rPr>
                <w:del w:id="2723" w:author="Sarah Thomas" w:date="2014-03-03T14:10:00Z"/>
              </w:rPr>
            </w:pPr>
            <w:del w:id="2724" w:author="Sarah Thomas" w:date="2014-03-03T14:10:00Z">
              <w:r w:rsidRPr="00156C07" w:rsidDel="00F15707">
                <w:delText>Pre-conditions</w:delText>
              </w:r>
            </w:del>
          </w:p>
        </w:tc>
        <w:tc>
          <w:tcPr>
            <w:tcW w:w="7640" w:type="dxa"/>
          </w:tcPr>
          <w:p w14:paraId="56A3ACFB" w14:textId="0C3675D9" w:rsidR="00BE2DC8" w:rsidRPr="00051650" w:rsidDel="00F15707" w:rsidRDefault="00BE2DC8" w:rsidP="00BE2DC8">
            <w:pPr>
              <w:pStyle w:val="BodyText"/>
              <w:rPr>
                <w:del w:id="2725" w:author="Sarah Thomas" w:date="2014-03-03T14:10:00Z"/>
              </w:rPr>
            </w:pPr>
            <w:del w:id="2726" w:author="Sarah Thomas" w:date="2014-03-03T14:10:00Z">
              <w:r w:rsidRPr="00051650" w:rsidDel="00F15707">
                <w:delText xml:space="preserve">Logged-in user </w:delText>
              </w:r>
            </w:del>
          </w:p>
          <w:p w14:paraId="602FEA2E" w14:textId="4979E088" w:rsidR="00BE2DC8" w:rsidRPr="00051650" w:rsidDel="00F15707" w:rsidRDefault="00BE2DC8" w:rsidP="00BE2DC8">
            <w:pPr>
              <w:pStyle w:val="BodyText"/>
              <w:rPr>
                <w:del w:id="2727" w:author="Sarah Thomas" w:date="2014-03-03T14:10:00Z"/>
              </w:rPr>
            </w:pPr>
            <w:del w:id="2728" w:author="Sarah Thomas" w:date="2014-03-03T14:10:00Z">
              <w:r w:rsidRPr="00051650" w:rsidDel="00F15707">
                <w:delText xml:space="preserve">Select “Add a new venture” </w:delText>
              </w:r>
            </w:del>
          </w:p>
        </w:tc>
      </w:tr>
      <w:tr w:rsidR="00BE2DC8" w:rsidRPr="00CB261A" w:rsidDel="00F15707" w14:paraId="57DDDB0E" w14:textId="1D702407" w:rsidTr="00BE2DC8">
        <w:trPr>
          <w:del w:id="2729" w:author="Sarah Thomas" w:date="2014-03-03T14:10:00Z"/>
        </w:trPr>
        <w:tc>
          <w:tcPr>
            <w:tcW w:w="1710" w:type="dxa"/>
          </w:tcPr>
          <w:p w14:paraId="5CEAFB7C" w14:textId="33B8FC7B" w:rsidR="00BE2DC8" w:rsidRPr="00156C07" w:rsidDel="00F15707" w:rsidRDefault="00BE2DC8" w:rsidP="00BE2DC8">
            <w:pPr>
              <w:pStyle w:val="BodyText"/>
              <w:rPr>
                <w:del w:id="2730" w:author="Sarah Thomas" w:date="2014-03-03T14:10:00Z"/>
              </w:rPr>
            </w:pPr>
            <w:del w:id="2731" w:author="Sarah Thomas" w:date="2014-03-03T14:10:00Z">
              <w:r w:rsidRPr="00156C07" w:rsidDel="00F15707">
                <w:delText>Post-conditions</w:delText>
              </w:r>
            </w:del>
          </w:p>
        </w:tc>
        <w:tc>
          <w:tcPr>
            <w:tcW w:w="7640" w:type="dxa"/>
          </w:tcPr>
          <w:p w14:paraId="3DBEB2CB" w14:textId="082563BE" w:rsidR="00BE2DC8" w:rsidRPr="00051650" w:rsidDel="00F15707" w:rsidRDefault="00BE2DC8" w:rsidP="00BE2DC8">
            <w:pPr>
              <w:pStyle w:val="BodyText"/>
              <w:rPr>
                <w:del w:id="2732" w:author="Sarah Thomas" w:date="2014-03-03T14:10:00Z"/>
              </w:rPr>
            </w:pPr>
            <w:del w:id="2733" w:author="Sarah Thomas" w:date="2014-03-03T14:10:00Z">
              <w:r w:rsidRPr="00051650" w:rsidDel="00F15707">
                <w:delText>Show an empty venture details form.</w:delText>
              </w:r>
            </w:del>
          </w:p>
        </w:tc>
      </w:tr>
      <w:tr w:rsidR="00BE2DC8" w:rsidRPr="00CB261A" w:rsidDel="00F15707" w14:paraId="69A4420B" w14:textId="140AA6DA" w:rsidTr="00BE2DC8">
        <w:trPr>
          <w:del w:id="2734" w:author="Sarah Thomas" w:date="2014-03-03T14:10:00Z"/>
        </w:trPr>
        <w:tc>
          <w:tcPr>
            <w:tcW w:w="1710" w:type="dxa"/>
          </w:tcPr>
          <w:p w14:paraId="75298299" w14:textId="3D82D19C" w:rsidR="00BE2DC8" w:rsidRPr="00156C07" w:rsidDel="00F15707" w:rsidRDefault="00BE2DC8" w:rsidP="00BE2DC8">
            <w:pPr>
              <w:pStyle w:val="BodyText"/>
              <w:rPr>
                <w:del w:id="2735" w:author="Sarah Thomas" w:date="2014-03-03T14:10:00Z"/>
              </w:rPr>
            </w:pPr>
            <w:del w:id="2736" w:author="Sarah Thomas" w:date="2014-03-03T14:10:00Z">
              <w:r w:rsidRPr="00156C07" w:rsidDel="00F15707">
                <w:delText>Description</w:delText>
              </w:r>
            </w:del>
          </w:p>
        </w:tc>
        <w:tc>
          <w:tcPr>
            <w:tcW w:w="7640" w:type="dxa"/>
          </w:tcPr>
          <w:p w14:paraId="5484119B" w14:textId="258FADC8" w:rsidR="00BE2DC8" w:rsidRPr="00051650" w:rsidDel="00F15707" w:rsidRDefault="00BE2DC8" w:rsidP="00BE2DC8">
            <w:pPr>
              <w:pStyle w:val="BodyText"/>
              <w:rPr>
                <w:del w:id="2737" w:author="Sarah Thomas" w:date="2014-03-03T14:10:00Z"/>
              </w:rPr>
            </w:pPr>
            <w:del w:id="2738" w:author="Sarah Thomas" w:date="2014-03-03T14:10:00Z">
              <w:r w:rsidRPr="00051650" w:rsidDel="00F15707">
                <w:delText xml:space="preserve">Logged-in user adds a new venture by select “add new venture” form the website.     </w:delText>
              </w:r>
            </w:del>
          </w:p>
        </w:tc>
      </w:tr>
      <w:tr w:rsidR="00BE2DC8" w:rsidRPr="00E70549" w:rsidDel="00F15707" w14:paraId="177049F0" w14:textId="53521D2F" w:rsidTr="00BE2DC8">
        <w:trPr>
          <w:del w:id="2739" w:author="Sarah Thomas" w:date="2014-03-03T14:10:00Z"/>
        </w:trPr>
        <w:tc>
          <w:tcPr>
            <w:tcW w:w="1710" w:type="dxa"/>
          </w:tcPr>
          <w:p w14:paraId="5D869EEC" w14:textId="2C85515E" w:rsidR="00BE2DC8" w:rsidRPr="00156C07" w:rsidDel="00F15707" w:rsidRDefault="00BE2DC8" w:rsidP="00BE2DC8">
            <w:pPr>
              <w:pStyle w:val="BodyText"/>
              <w:rPr>
                <w:del w:id="2740" w:author="Sarah Thomas" w:date="2014-03-03T14:10:00Z"/>
              </w:rPr>
            </w:pPr>
            <w:del w:id="2741" w:author="Sarah Thomas" w:date="2014-03-03T14:10:00Z">
              <w:r w:rsidRPr="00156C07" w:rsidDel="00F15707">
                <w:delText xml:space="preserve">Steps </w:delText>
              </w:r>
            </w:del>
          </w:p>
        </w:tc>
        <w:tc>
          <w:tcPr>
            <w:tcW w:w="7640" w:type="dxa"/>
          </w:tcPr>
          <w:p w14:paraId="108BB867" w14:textId="391165F6" w:rsidR="00BE2DC8" w:rsidRPr="00051650" w:rsidDel="00F15707" w:rsidRDefault="00BE2DC8" w:rsidP="00BE2DC8">
            <w:pPr>
              <w:pStyle w:val="BodyText"/>
              <w:rPr>
                <w:del w:id="2742" w:author="Sarah Thomas" w:date="2014-03-03T14:10:00Z"/>
              </w:rPr>
            </w:pPr>
            <w:del w:id="2743" w:author="Sarah Thomas" w:date="2014-03-03T14:10:00Z">
              <w:r w:rsidRPr="00051650" w:rsidDel="00F15707">
                <w:delText xml:space="preserve">The user clicks </w:delText>
              </w:r>
              <w:r w:rsidDel="00F15707">
                <w:delText>“</w:delText>
              </w:r>
              <w:r w:rsidRPr="00051650" w:rsidDel="00F15707">
                <w:delText>Add a new venture</w:delText>
              </w:r>
              <w:r w:rsidDel="00F15707">
                <w:delText>” link</w:delText>
              </w:r>
            </w:del>
          </w:p>
          <w:p w14:paraId="5B2DF3C6" w14:textId="780CADB3" w:rsidR="00BE2DC8" w:rsidDel="00F15707" w:rsidRDefault="00BE2DC8" w:rsidP="00BE2DC8">
            <w:pPr>
              <w:pStyle w:val="BodyText"/>
              <w:rPr>
                <w:del w:id="2744" w:author="Sarah Thomas" w:date="2014-03-03T14:10:00Z"/>
              </w:rPr>
            </w:pPr>
            <w:del w:id="2745" w:author="Sarah Thomas" w:date="2014-03-03T14:10:00Z">
              <w:r w:rsidRPr="00051650" w:rsidDel="00F15707">
                <w:delText xml:space="preserve">The system shows </w:delText>
              </w:r>
              <w:r w:rsidDel="00F15707">
                <w:delText>an empty form to add the specific information about that venture.</w:delText>
              </w:r>
            </w:del>
          </w:p>
          <w:p w14:paraId="0CEDE127" w14:textId="13D9962E" w:rsidR="00BE2DC8" w:rsidDel="00F15707" w:rsidRDefault="00BE2DC8" w:rsidP="00BE2DC8">
            <w:pPr>
              <w:pStyle w:val="BodyText"/>
              <w:rPr>
                <w:del w:id="2746" w:author="Sarah Thomas" w:date="2014-03-03T14:10:00Z"/>
              </w:rPr>
            </w:pPr>
            <w:del w:id="2747" w:author="Sarah Thomas" w:date="2014-03-03T14:10:00Z">
              <w:r w:rsidDel="00F15707">
                <w:delText>The user clicks on “save”.</w:delText>
              </w:r>
            </w:del>
          </w:p>
          <w:p w14:paraId="1CE35010" w14:textId="016A722B" w:rsidR="00BE2DC8" w:rsidDel="00F15707" w:rsidRDefault="00BE2DC8" w:rsidP="00BE2DC8">
            <w:pPr>
              <w:pStyle w:val="BodyText"/>
              <w:rPr>
                <w:del w:id="2748" w:author="Sarah Thomas" w:date="2014-03-03T14:10:00Z"/>
              </w:rPr>
            </w:pPr>
            <w:del w:id="2749" w:author="Sarah Thomas" w:date="2014-03-03T14:10:00Z">
              <w:r w:rsidDel="00F15707">
                <w:delText>The system checks if all required ventures details is provided.</w:delText>
              </w:r>
            </w:del>
          </w:p>
          <w:p w14:paraId="578346CF" w14:textId="0937E426" w:rsidR="00BE2DC8" w:rsidDel="00F15707" w:rsidRDefault="00BE2DC8" w:rsidP="00BE2DC8">
            <w:pPr>
              <w:pStyle w:val="BodyText"/>
              <w:rPr>
                <w:del w:id="2750" w:author="Sarah Thomas" w:date="2014-03-03T14:10:00Z"/>
              </w:rPr>
            </w:pPr>
            <w:del w:id="2751" w:author="Sarah Thomas" w:date="2014-03-03T14:10:00Z">
              <w:r w:rsidDel="00F15707">
                <w:delText>If system checks succeed, the new venture is added to the database.</w:delText>
              </w:r>
            </w:del>
          </w:p>
          <w:p w14:paraId="62405A99" w14:textId="45C12A6F" w:rsidR="00BE2DC8" w:rsidDel="00F15707" w:rsidRDefault="00BE2DC8" w:rsidP="00BE2DC8">
            <w:pPr>
              <w:pStyle w:val="BodyText"/>
              <w:rPr>
                <w:del w:id="2752" w:author="Sarah Thomas" w:date="2014-03-03T14:10:00Z"/>
              </w:rPr>
            </w:pPr>
            <w:del w:id="2753" w:author="Sarah Thomas" w:date="2014-03-03T14:10:00Z">
              <w:r w:rsidDel="00F15707">
                <w:delText>If system checks fail, the error message will display to the user.</w:delText>
              </w:r>
            </w:del>
          </w:p>
          <w:p w14:paraId="59E092E5" w14:textId="19E0776C" w:rsidR="00BE2DC8" w:rsidRPr="00051650" w:rsidDel="00F15707" w:rsidRDefault="00BE2DC8" w:rsidP="00BE2DC8">
            <w:pPr>
              <w:pStyle w:val="BodyText"/>
              <w:rPr>
                <w:del w:id="2754" w:author="Sarah Thomas" w:date="2014-03-03T14:10:00Z"/>
              </w:rPr>
            </w:pPr>
            <w:del w:id="2755" w:author="Sarah Thomas" w:date="2014-03-03T14:10:00Z">
              <w:r w:rsidRPr="00445820" w:rsidDel="00F15707">
                <w:delText>The system assigns the venture creator as a team leader.</w:delText>
              </w:r>
            </w:del>
          </w:p>
        </w:tc>
      </w:tr>
    </w:tbl>
    <w:p w14:paraId="49D1417F" w14:textId="103681B3" w:rsidR="00BE2DC8" w:rsidDel="00F15707" w:rsidRDefault="00BE2DC8" w:rsidP="00BE2DC8">
      <w:pPr>
        <w:pStyle w:val="BodyText"/>
        <w:rPr>
          <w:del w:id="2756" w:author="Sarah Thomas" w:date="2014-03-03T14:10:00Z"/>
          <w:highlight w:val="yellow"/>
        </w:rPr>
      </w:pPr>
    </w:p>
    <w:p w14:paraId="39D5A5FC" w14:textId="161A598A" w:rsidR="00BE2DC8" w:rsidDel="00F15707" w:rsidRDefault="00BE2DC8" w:rsidP="00BE2DC8">
      <w:pPr>
        <w:pStyle w:val="BodyText"/>
        <w:rPr>
          <w:del w:id="2757"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5"/>
        <w:gridCol w:w="6851"/>
      </w:tblGrid>
      <w:tr w:rsidR="00BE2DC8" w:rsidRPr="00CB261A" w:rsidDel="00F15707" w14:paraId="468194DA" w14:textId="7A6A0CDF" w:rsidTr="00BE2DC8">
        <w:trPr>
          <w:del w:id="2758" w:author="Sarah Thomas" w:date="2014-03-03T14:10:00Z"/>
        </w:trPr>
        <w:tc>
          <w:tcPr>
            <w:tcW w:w="1710" w:type="dxa"/>
          </w:tcPr>
          <w:p w14:paraId="544D8ACA" w14:textId="23ACE6B4" w:rsidR="00BE2DC8" w:rsidRPr="00D41BF8" w:rsidDel="00F15707" w:rsidRDefault="00BE2DC8" w:rsidP="00BE2DC8">
            <w:pPr>
              <w:pStyle w:val="BodyText"/>
              <w:rPr>
                <w:del w:id="2759" w:author="Sarah Thomas" w:date="2014-03-03T14:10:00Z"/>
              </w:rPr>
            </w:pPr>
            <w:del w:id="2760" w:author="Sarah Thomas" w:date="2014-03-03T14:10:00Z">
              <w:r w:rsidRPr="00D41BF8" w:rsidDel="00F15707">
                <w:delText>Name</w:delText>
              </w:r>
            </w:del>
          </w:p>
        </w:tc>
        <w:tc>
          <w:tcPr>
            <w:tcW w:w="7640" w:type="dxa"/>
          </w:tcPr>
          <w:p w14:paraId="3DD243D8" w14:textId="20F88DF1" w:rsidR="00BE2DC8" w:rsidRPr="001F3959" w:rsidDel="00F15707" w:rsidRDefault="00BE2DC8" w:rsidP="00BE2DC8">
            <w:pPr>
              <w:pStyle w:val="BodyText"/>
              <w:rPr>
                <w:del w:id="2761" w:author="Sarah Thomas" w:date="2014-03-03T14:10:00Z"/>
                <w:b/>
                <w:highlight w:val="lightGray"/>
              </w:rPr>
            </w:pPr>
            <w:del w:id="2762" w:author="Sarah Thomas" w:date="2014-03-03T14:10:00Z">
              <w:r w:rsidRPr="001F3959" w:rsidDel="00F15707">
                <w:rPr>
                  <w:b/>
                </w:rPr>
                <w:delText>Enter private team area</w:delText>
              </w:r>
            </w:del>
          </w:p>
        </w:tc>
      </w:tr>
      <w:tr w:rsidR="00BE2DC8" w:rsidRPr="00CB261A" w:rsidDel="00F15707" w14:paraId="34D6EF39" w14:textId="570B38CC" w:rsidTr="00BE2DC8">
        <w:trPr>
          <w:del w:id="2763" w:author="Sarah Thomas" w:date="2014-03-03T14:10:00Z"/>
        </w:trPr>
        <w:tc>
          <w:tcPr>
            <w:tcW w:w="1710" w:type="dxa"/>
          </w:tcPr>
          <w:p w14:paraId="743851CC" w14:textId="392A4F37" w:rsidR="00BE2DC8" w:rsidRPr="00D41BF8" w:rsidDel="00F15707" w:rsidRDefault="00BE2DC8" w:rsidP="00BE2DC8">
            <w:pPr>
              <w:pStyle w:val="BodyText"/>
              <w:rPr>
                <w:del w:id="2764" w:author="Sarah Thomas" w:date="2014-03-03T14:10:00Z"/>
              </w:rPr>
            </w:pPr>
            <w:del w:id="2765" w:author="Sarah Thomas" w:date="2014-03-03T14:10:00Z">
              <w:r w:rsidRPr="00D41BF8" w:rsidDel="00F15707">
                <w:delText>Actors</w:delText>
              </w:r>
            </w:del>
          </w:p>
        </w:tc>
        <w:tc>
          <w:tcPr>
            <w:tcW w:w="7640" w:type="dxa"/>
          </w:tcPr>
          <w:p w14:paraId="2FA700D0" w14:textId="67D44FEE" w:rsidR="00BE2DC8" w:rsidRPr="00CB261A" w:rsidDel="00F15707" w:rsidRDefault="00445820" w:rsidP="00BE2DC8">
            <w:pPr>
              <w:pStyle w:val="BodyText"/>
              <w:rPr>
                <w:del w:id="2766" w:author="Sarah Thomas" w:date="2014-03-03T14:10:00Z"/>
                <w:highlight w:val="lightGray"/>
              </w:rPr>
            </w:pPr>
            <w:del w:id="2767" w:author="Sarah Thomas" w:date="2014-03-03T14:10:00Z">
              <w:r w:rsidDel="00F15707">
                <w:delText>T</w:delText>
              </w:r>
              <w:r w:rsidR="00BE2DC8" w:rsidDel="00F15707">
                <w:delText>eam member, team leader, team mentor</w:delText>
              </w:r>
            </w:del>
          </w:p>
        </w:tc>
      </w:tr>
      <w:tr w:rsidR="00BE2DC8" w:rsidRPr="00CB261A" w:rsidDel="00F15707" w14:paraId="52411298" w14:textId="7D7A01DA" w:rsidTr="00BE2DC8">
        <w:trPr>
          <w:del w:id="2768" w:author="Sarah Thomas" w:date="2014-03-03T14:10:00Z"/>
        </w:trPr>
        <w:tc>
          <w:tcPr>
            <w:tcW w:w="1710" w:type="dxa"/>
          </w:tcPr>
          <w:p w14:paraId="34A4385F" w14:textId="566A1725" w:rsidR="00BE2DC8" w:rsidRPr="00D41BF8" w:rsidDel="00F15707" w:rsidRDefault="00BE2DC8" w:rsidP="00BE2DC8">
            <w:pPr>
              <w:pStyle w:val="BodyText"/>
              <w:rPr>
                <w:del w:id="2769" w:author="Sarah Thomas" w:date="2014-03-03T14:10:00Z"/>
              </w:rPr>
            </w:pPr>
            <w:del w:id="2770" w:author="Sarah Thomas" w:date="2014-03-03T14:10:00Z">
              <w:r w:rsidRPr="00D41BF8" w:rsidDel="00F15707">
                <w:delText>Pre-conditions</w:delText>
              </w:r>
            </w:del>
          </w:p>
        </w:tc>
        <w:tc>
          <w:tcPr>
            <w:tcW w:w="7640" w:type="dxa"/>
          </w:tcPr>
          <w:p w14:paraId="1B13661C" w14:textId="7AADED6A" w:rsidR="00BE2DC8" w:rsidRPr="00051650" w:rsidDel="00F15707" w:rsidRDefault="00BE2DC8" w:rsidP="00BE2DC8">
            <w:pPr>
              <w:pStyle w:val="BodyText"/>
              <w:rPr>
                <w:del w:id="2771" w:author="Sarah Thomas" w:date="2014-03-03T14:10:00Z"/>
              </w:rPr>
            </w:pPr>
            <w:del w:id="2772" w:author="Sarah Thomas" w:date="2014-03-03T14:10:00Z">
              <w:r w:rsidRPr="00051650" w:rsidDel="00F15707">
                <w:delText xml:space="preserve">Logged-in user </w:delText>
              </w:r>
              <w:r w:rsidDel="00F15707">
                <w:delText>(type: team member, team leader, team mentor)</w:delText>
              </w:r>
            </w:del>
          </w:p>
        </w:tc>
      </w:tr>
      <w:tr w:rsidR="00BE2DC8" w:rsidRPr="00CB261A" w:rsidDel="00F15707" w14:paraId="1BBB1196" w14:textId="1F47C939" w:rsidTr="00BE2DC8">
        <w:trPr>
          <w:del w:id="2773" w:author="Sarah Thomas" w:date="2014-03-03T14:10:00Z"/>
        </w:trPr>
        <w:tc>
          <w:tcPr>
            <w:tcW w:w="1710" w:type="dxa"/>
          </w:tcPr>
          <w:p w14:paraId="25732391" w14:textId="188603D7" w:rsidR="00BE2DC8" w:rsidRPr="00D41BF8" w:rsidDel="00F15707" w:rsidRDefault="00BE2DC8" w:rsidP="00BE2DC8">
            <w:pPr>
              <w:pStyle w:val="BodyText"/>
              <w:rPr>
                <w:del w:id="2774" w:author="Sarah Thomas" w:date="2014-03-03T14:10:00Z"/>
              </w:rPr>
            </w:pPr>
            <w:del w:id="2775" w:author="Sarah Thomas" w:date="2014-03-03T14:10:00Z">
              <w:r w:rsidRPr="00D41BF8" w:rsidDel="00F15707">
                <w:delText>Post-conditions</w:delText>
              </w:r>
            </w:del>
          </w:p>
        </w:tc>
        <w:tc>
          <w:tcPr>
            <w:tcW w:w="7640" w:type="dxa"/>
          </w:tcPr>
          <w:p w14:paraId="4D283D0E" w14:textId="13F0FDDD" w:rsidR="00BE2DC8" w:rsidRPr="00D41BF8" w:rsidDel="00F15707" w:rsidRDefault="00BE2DC8" w:rsidP="00BE2DC8">
            <w:pPr>
              <w:pStyle w:val="BodyText"/>
              <w:rPr>
                <w:del w:id="2776" w:author="Sarah Thomas" w:date="2014-03-03T14:10:00Z"/>
              </w:rPr>
            </w:pPr>
            <w:del w:id="2777" w:author="Sarah Thomas" w:date="2014-03-03T14:10:00Z">
              <w:r w:rsidDel="00F15707">
                <w:delText>The private team area is shown</w:delText>
              </w:r>
            </w:del>
            <w:del w:id="2778" w:author="Sarah Thomas" w:date="2014-02-05T07:11:00Z">
              <w:r w:rsidDel="00C9623B">
                <w:delText xml:space="preserve">  </w:delText>
              </w:r>
            </w:del>
          </w:p>
        </w:tc>
      </w:tr>
      <w:tr w:rsidR="00BE2DC8" w:rsidRPr="00CB261A" w:rsidDel="00F15707" w14:paraId="67D9B352" w14:textId="37869319" w:rsidTr="00BE2DC8">
        <w:trPr>
          <w:del w:id="2779" w:author="Sarah Thomas" w:date="2014-03-03T14:10:00Z"/>
        </w:trPr>
        <w:tc>
          <w:tcPr>
            <w:tcW w:w="1710" w:type="dxa"/>
          </w:tcPr>
          <w:p w14:paraId="729E769D" w14:textId="239AFBE1" w:rsidR="00BE2DC8" w:rsidRPr="00D41BF8" w:rsidDel="00F15707" w:rsidRDefault="00BE2DC8" w:rsidP="00BE2DC8">
            <w:pPr>
              <w:pStyle w:val="BodyText"/>
              <w:rPr>
                <w:del w:id="2780" w:author="Sarah Thomas" w:date="2014-03-03T14:10:00Z"/>
              </w:rPr>
            </w:pPr>
            <w:del w:id="2781" w:author="Sarah Thomas" w:date="2014-03-03T14:10:00Z">
              <w:r w:rsidRPr="00D41BF8" w:rsidDel="00F15707">
                <w:delText>Description</w:delText>
              </w:r>
            </w:del>
          </w:p>
        </w:tc>
        <w:tc>
          <w:tcPr>
            <w:tcW w:w="7640" w:type="dxa"/>
          </w:tcPr>
          <w:p w14:paraId="44395E0B" w14:textId="088D807B" w:rsidR="00BE2DC8" w:rsidRPr="00D41BF8" w:rsidDel="00F15707" w:rsidRDefault="00BE2DC8" w:rsidP="00BE2DC8">
            <w:pPr>
              <w:pStyle w:val="BodyText"/>
              <w:rPr>
                <w:del w:id="2782" w:author="Sarah Thomas" w:date="2014-03-03T14:10:00Z"/>
              </w:rPr>
            </w:pPr>
            <w:del w:id="2783" w:author="Sarah Thomas" w:date="2014-03-03T14:10:00Z">
              <w:r w:rsidDel="00F15707">
                <w:delText>It is a private area for the team members who work within a specific venture. Each member can access this area and see the other members and details about them and about the venture.</w:delText>
              </w:r>
            </w:del>
          </w:p>
        </w:tc>
      </w:tr>
      <w:tr w:rsidR="00BE2DC8" w:rsidRPr="00E70549" w:rsidDel="00F15707" w14:paraId="4CFEBAE5" w14:textId="07A794E7" w:rsidTr="00BE2DC8">
        <w:trPr>
          <w:del w:id="2784" w:author="Sarah Thomas" w:date="2014-03-03T14:10:00Z"/>
        </w:trPr>
        <w:tc>
          <w:tcPr>
            <w:tcW w:w="1710" w:type="dxa"/>
          </w:tcPr>
          <w:p w14:paraId="25C13D23" w14:textId="0890000C" w:rsidR="00BE2DC8" w:rsidRPr="00D41BF8" w:rsidDel="00F15707" w:rsidRDefault="00BE2DC8" w:rsidP="00BE2DC8">
            <w:pPr>
              <w:pStyle w:val="BodyText"/>
              <w:rPr>
                <w:del w:id="2785" w:author="Sarah Thomas" w:date="2014-03-03T14:10:00Z"/>
              </w:rPr>
            </w:pPr>
            <w:del w:id="2786" w:author="Sarah Thomas" w:date="2014-03-03T14:10:00Z">
              <w:r w:rsidRPr="00D41BF8" w:rsidDel="00F15707">
                <w:delText xml:space="preserve">Steps </w:delText>
              </w:r>
            </w:del>
          </w:p>
        </w:tc>
        <w:tc>
          <w:tcPr>
            <w:tcW w:w="7640" w:type="dxa"/>
          </w:tcPr>
          <w:p w14:paraId="01533439" w14:textId="6CA9A8C4" w:rsidR="00BE2DC8" w:rsidDel="00F15707" w:rsidRDefault="00BE2DC8" w:rsidP="00BE2DC8">
            <w:pPr>
              <w:pStyle w:val="BodyText"/>
              <w:rPr>
                <w:del w:id="2787" w:author="Sarah Thomas" w:date="2014-03-03T14:10:00Z"/>
              </w:rPr>
            </w:pPr>
            <w:del w:id="2788" w:author="Sarah Thomas" w:date="2014-03-03T14:10:00Z">
              <w:r w:rsidDel="00F15707">
                <w:delText xml:space="preserve">The system shows the related venture area links for each user who is member in that venture.  </w:delText>
              </w:r>
            </w:del>
          </w:p>
          <w:p w14:paraId="70070D46" w14:textId="3ECFD66B" w:rsidR="00BE2DC8" w:rsidRPr="00263749" w:rsidDel="00F15707" w:rsidRDefault="00BE2DC8" w:rsidP="00BE2DC8">
            <w:pPr>
              <w:pStyle w:val="BodyText"/>
              <w:rPr>
                <w:del w:id="2789" w:author="Sarah Thomas" w:date="2014-03-03T14:10:00Z"/>
              </w:rPr>
            </w:pPr>
            <w:del w:id="2790" w:author="Sarah Thomas" w:date="2014-03-03T14:10:00Z">
              <w:r w:rsidDel="00F15707">
                <w:delText xml:space="preserve">The user </w:delText>
              </w:r>
              <w:r w:rsidRPr="00263749" w:rsidDel="00F15707">
                <w:delText>clicks “</w:delText>
              </w:r>
              <w:r w:rsidDel="00F15707">
                <w:delText>Enter venture area</w:delText>
              </w:r>
              <w:r w:rsidRPr="00263749" w:rsidDel="00F15707">
                <w:delText>” link</w:delText>
              </w:r>
            </w:del>
          </w:p>
          <w:p w14:paraId="59953AD4" w14:textId="4CB99C22" w:rsidR="00BE2DC8" w:rsidRPr="00C51DEC" w:rsidDel="00F15707" w:rsidRDefault="00BE2DC8" w:rsidP="00BE2DC8">
            <w:pPr>
              <w:pStyle w:val="BodyText"/>
              <w:rPr>
                <w:del w:id="2791" w:author="Sarah Thomas" w:date="2014-03-03T14:10:00Z"/>
              </w:rPr>
            </w:pPr>
            <w:del w:id="2792" w:author="Sarah Thomas" w:date="2014-03-03T14:10:00Z">
              <w:r w:rsidRPr="00263749" w:rsidDel="00F15707">
                <w:delText xml:space="preserve">The system shows </w:delText>
              </w:r>
              <w:r w:rsidDel="00F15707">
                <w:delText>details of venture, member team, team mentor and team leader</w:delText>
              </w:r>
              <w:r w:rsidRPr="00263749" w:rsidDel="00F15707">
                <w:delText>.</w:delText>
              </w:r>
            </w:del>
          </w:p>
        </w:tc>
      </w:tr>
    </w:tbl>
    <w:p w14:paraId="6354C1E6" w14:textId="43081F82" w:rsidR="00BE2DC8" w:rsidDel="00F15707" w:rsidRDefault="00BE2DC8" w:rsidP="00BE2DC8">
      <w:pPr>
        <w:pStyle w:val="BodyText"/>
        <w:rPr>
          <w:del w:id="2793" w:author="Sarah Thomas" w:date="2014-03-03T14:10:00Z"/>
          <w:rFonts w:asciiTheme="majorBidi" w:hAnsiTheme="majorBidi"/>
          <w:highlight w:val="lightGray"/>
        </w:rPr>
      </w:pPr>
    </w:p>
    <w:p w14:paraId="459F852C" w14:textId="29ADA3E8" w:rsidR="00BE2DC8" w:rsidRPr="00D41BF8" w:rsidDel="00F15707" w:rsidRDefault="00BE2DC8" w:rsidP="00BE2DC8">
      <w:pPr>
        <w:pStyle w:val="BodyText"/>
        <w:rPr>
          <w:del w:id="2794" w:author="Sarah Thomas" w:date="2014-03-03T14:10:00Z"/>
          <w:highlight w:val="yellow"/>
        </w:rPr>
      </w:pPr>
    </w:p>
    <w:tbl>
      <w:tblPr>
        <w:tblStyle w:val="TableGrid"/>
        <w:tblW w:w="0" w:type="auto"/>
        <w:tblLook w:val="04A0" w:firstRow="1" w:lastRow="0" w:firstColumn="1" w:lastColumn="0" w:noHBand="0" w:noVBand="1"/>
      </w:tblPr>
      <w:tblGrid>
        <w:gridCol w:w="1664"/>
        <w:gridCol w:w="6852"/>
      </w:tblGrid>
      <w:tr w:rsidR="00BE2DC8" w:rsidRPr="00CB261A" w:rsidDel="00F15707" w14:paraId="64678936" w14:textId="4A698409" w:rsidTr="00BE2DC8">
        <w:trPr>
          <w:del w:id="2795" w:author="Sarah Thomas" w:date="2014-03-03T14:10:00Z"/>
        </w:trPr>
        <w:tc>
          <w:tcPr>
            <w:tcW w:w="1710" w:type="dxa"/>
          </w:tcPr>
          <w:p w14:paraId="13C4C30D" w14:textId="1189D9F3" w:rsidR="00BE2DC8" w:rsidRPr="00D41BF8" w:rsidDel="00F15707" w:rsidRDefault="00BE2DC8" w:rsidP="00BE2DC8">
            <w:pPr>
              <w:pStyle w:val="BodyText"/>
              <w:rPr>
                <w:del w:id="2796" w:author="Sarah Thomas" w:date="2014-03-03T14:10:00Z"/>
              </w:rPr>
            </w:pPr>
            <w:del w:id="2797" w:author="Sarah Thomas" w:date="2014-03-03T14:10:00Z">
              <w:r w:rsidRPr="00D41BF8" w:rsidDel="00F15707">
                <w:delText>Name</w:delText>
              </w:r>
            </w:del>
          </w:p>
        </w:tc>
        <w:tc>
          <w:tcPr>
            <w:tcW w:w="7640" w:type="dxa"/>
          </w:tcPr>
          <w:p w14:paraId="7E7B89EF" w14:textId="392137E1" w:rsidR="00BE2DC8" w:rsidRPr="001F3959" w:rsidDel="00F15707" w:rsidRDefault="00BE2DC8" w:rsidP="00BE2DC8">
            <w:pPr>
              <w:pStyle w:val="BodyText"/>
              <w:rPr>
                <w:del w:id="2798" w:author="Sarah Thomas" w:date="2014-03-03T14:10:00Z"/>
                <w:b/>
                <w:highlight w:val="lightGray"/>
              </w:rPr>
            </w:pPr>
            <w:del w:id="2799" w:author="Sarah Thomas" w:date="2014-03-03T14:10:00Z">
              <w:r w:rsidRPr="001F3959" w:rsidDel="00F15707">
                <w:rPr>
                  <w:b/>
                </w:rPr>
                <w:delText>Build team</w:delText>
              </w:r>
            </w:del>
          </w:p>
        </w:tc>
      </w:tr>
      <w:tr w:rsidR="00BE2DC8" w:rsidRPr="00CB261A" w:rsidDel="00F15707" w14:paraId="01340F38" w14:textId="275DFEB0" w:rsidTr="00BE2DC8">
        <w:trPr>
          <w:del w:id="2800" w:author="Sarah Thomas" w:date="2014-03-03T14:10:00Z"/>
        </w:trPr>
        <w:tc>
          <w:tcPr>
            <w:tcW w:w="1710" w:type="dxa"/>
          </w:tcPr>
          <w:p w14:paraId="7307D254" w14:textId="5A8E098A" w:rsidR="00BE2DC8" w:rsidRPr="00D41BF8" w:rsidDel="00F15707" w:rsidRDefault="00BE2DC8" w:rsidP="00BE2DC8">
            <w:pPr>
              <w:pStyle w:val="BodyText"/>
              <w:rPr>
                <w:del w:id="2801" w:author="Sarah Thomas" w:date="2014-03-03T14:10:00Z"/>
              </w:rPr>
            </w:pPr>
            <w:del w:id="2802" w:author="Sarah Thomas" w:date="2014-03-03T14:10:00Z">
              <w:r w:rsidRPr="00D41BF8" w:rsidDel="00F15707">
                <w:delText>Actors</w:delText>
              </w:r>
            </w:del>
          </w:p>
        </w:tc>
        <w:tc>
          <w:tcPr>
            <w:tcW w:w="7640" w:type="dxa"/>
          </w:tcPr>
          <w:p w14:paraId="0E1CC812" w14:textId="20EFB776" w:rsidR="00BE2DC8" w:rsidRPr="00D41BF8" w:rsidDel="00F15707" w:rsidRDefault="00BE2DC8" w:rsidP="00BE2DC8">
            <w:pPr>
              <w:pStyle w:val="BodyText"/>
              <w:rPr>
                <w:del w:id="2803" w:author="Sarah Thomas" w:date="2014-03-03T14:10:00Z"/>
                <w:highlight w:val="lightGray"/>
              </w:rPr>
            </w:pPr>
            <w:del w:id="2804" w:author="Sarah Thomas" w:date="2014-03-03T14:10:00Z">
              <w:r w:rsidDel="00F15707">
                <w:delText>Team leader</w:delText>
              </w:r>
            </w:del>
          </w:p>
        </w:tc>
      </w:tr>
      <w:tr w:rsidR="00BE2DC8" w:rsidRPr="00CB261A" w:rsidDel="00F15707" w14:paraId="7935B062" w14:textId="599F2A92" w:rsidTr="00BE2DC8">
        <w:trPr>
          <w:del w:id="2805" w:author="Sarah Thomas" w:date="2014-03-03T14:10:00Z"/>
        </w:trPr>
        <w:tc>
          <w:tcPr>
            <w:tcW w:w="1710" w:type="dxa"/>
          </w:tcPr>
          <w:p w14:paraId="45387F0E" w14:textId="17FF6051" w:rsidR="00BE2DC8" w:rsidRPr="00D41BF8" w:rsidDel="00F15707" w:rsidRDefault="00BE2DC8" w:rsidP="00BE2DC8">
            <w:pPr>
              <w:pStyle w:val="BodyText"/>
              <w:rPr>
                <w:del w:id="2806" w:author="Sarah Thomas" w:date="2014-03-03T14:10:00Z"/>
              </w:rPr>
            </w:pPr>
            <w:del w:id="2807" w:author="Sarah Thomas" w:date="2014-03-03T14:10:00Z">
              <w:r w:rsidRPr="00D41BF8" w:rsidDel="00F15707">
                <w:delText>Pre-conditions</w:delText>
              </w:r>
            </w:del>
          </w:p>
        </w:tc>
        <w:tc>
          <w:tcPr>
            <w:tcW w:w="7640" w:type="dxa"/>
          </w:tcPr>
          <w:p w14:paraId="236F2045" w14:textId="6160CCD6" w:rsidR="00BE2DC8" w:rsidRPr="00D41BF8" w:rsidDel="00F15707" w:rsidRDefault="00BE2DC8" w:rsidP="00BE2DC8">
            <w:pPr>
              <w:pStyle w:val="BodyText"/>
              <w:rPr>
                <w:del w:id="2808" w:author="Sarah Thomas" w:date="2014-03-03T14:10:00Z"/>
              </w:rPr>
            </w:pPr>
            <w:del w:id="2809" w:author="Sarah Thomas" w:date="2014-03-03T14:10:00Z">
              <w:r w:rsidRPr="00051650" w:rsidDel="00F15707">
                <w:delText xml:space="preserve">Logged-in user </w:delText>
              </w:r>
              <w:r w:rsidDel="00F15707">
                <w:delText>(type: team leader)</w:delText>
              </w:r>
            </w:del>
          </w:p>
        </w:tc>
      </w:tr>
      <w:tr w:rsidR="00BE2DC8" w:rsidRPr="00CB261A" w:rsidDel="00F15707" w14:paraId="37479822" w14:textId="55C75DED" w:rsidTr="00BE2DC8">
        <w:trPr>
          <w:del w:id="2810" w:author="Sarah Thomas" w:date="2014-03-03T14:10:00Z"/>
        </w:trPr>
        <w:tc>
          <w:tcPr>
            <w:tcW w:w="1710" w:type="dxa"/>
          </w:tcPr>
          <w:p w14:paraId="1BBC9E15" w14:textId="57E8ACCD" w:rsidR="00BE2DC8" w:rsidRPr="00D41BF8" w:rsidDel="00F15707" w:rsidRDefault="00BE2DC8" w:rsidP="00BE2DC8">
            <w:pPr>
              <w:pStyle w:val="BodyText"/>
              <w:rPr>
                <w:del w:id="2811" w:author="Sarah Thomas" w:date="2014-03-03T14:10:00Z"/>
              </w:rPr>
            </w:pPr>
            <w:del w:id="2812" w:author="Sarah Thomas" w:date="2014-03-03T14:10:00Z">
              <w:r w:rsidRPr="00D41BF8" w:rsidDel="00F15707">
                <w:delText>Post-conditions</w:delText>
              </w:r>
            </w:del>
          </w:p>
        </w:tc>
        <w:tc>
          <w:tcPr>
            <w:tcW w:w="7640" w:type="dxa"/>
          </w:tcPr>
          <w:p w14:paraId="2E09567C" w14:textId="2DF97341" w:rsidR="00BE2DC8" w:rsidRPr="00D41BF8" w:rsidDel="00F15707" w:rsidRDefault="00BE2DC8" w:rsidP="00BE2DC8">
            <w:pPr>
              <w:pStyle w:val="BodyText"/>
              <w:rPr>
                <w:del w:id="2813" w:author="Sarah Thomas" w:date="2014-03-03T14:10:00Z"/>
              </w:rPr>
            </w:pPr>
            <w:del w:id="2814" w:author="Sarah Thomas" w:date="2014-03-03T14:10:00Z">
              <w:r w:rsidDel="00F15707">
                <w:delText>Team leader page is shown</w:delText>
              </w:r>
            </w:del>
          </w:p>
        </w:tc>
      </w:tr>
      <w:tr w:rsidR="00BE2DC8" w:rsidRPr="00CB261A" w:rsidDel="00F15707" w14:paraId="7B2B2BDD" w14:textId="5C57C20C" w:rsidTr="00BE2DC8">
        <w:trPr>
          <w:del w:id="2815" w:author="Sarah Thomas" w:date="2014-03-03T14:10:00Z"/>
        </w:trPr>
        <w:tc>
          <w:tcPr>
            <w:tcW w:w="1710" w:type="dxa"/>
          </w:tcPr>
          <w:p w14:paraId="50A415F6" w14:textId="18B874B8" w:rsidR="00BE2DC8" w:rsidRPr="00D41BF8" w:rsidDel="00F15707" w:rsidRDefault="00BE2DC8" w:rsidP="00BE2DC8">
            <w:pPr>
              <w:pStyle w:val="BodyText"/>
              <w:rPr>
                <w:del w:id="2816" w:author="Sarah Thomas" w:date="2014-03-03T14:10:00Z"/>
              </w:rPr>
            </w:pPr>
            <w:del w:id="2817" w:author="Sarah Thomas" w:date="2014-03-03T14:10:00Z">
              <w:r w:rsidRPr="00D41BF8" w:rsidDel="00F15707">
                <w:delText>Description</w:delText>
              </w:r>
            </w:del>
          </w:p>
        </w:tc>
        <w:tc>
          <w:tcPr>
            <w:tcW w:w="7640" w:type="dxa"/>
          </w:tcPr>
          <w:p w14:paraId="41EB4E64" w14:textId="193333D2" w:rsidR="00BE2DC8" w:rsidRPr="00D41BF8" w:rsidDel="00F15707" w:rsidRDefault="00BE2DC8" w:rsidP="00BE2DC8">
            <w:pPr>
              <w:pStyle w:val="BodyText"/>
              <w:rPr>
                <w:del w:id="2818" w:author="Sarah Thomas" w:date="2014-03-03T14:10:00Z"/>
              </w:rPr>
            </w:pPr>
            <w:del w:id="2819" w:author="Sarah Thomas" w:date="2014-03-03T14:10:00Z">
              <w:r w:rsidDel="00F15707">
                <w:delText xml:space="preserve">A team leader invites registered users to become team member or mentor depends on their skills and specific field of study. </w:delText>
              </w:r>
            </w:del>
          </w:p>
        </w:tc>
      </w:tr>
      <w:tr w:rsidR="00BE2DC8" w:rsidRPr="00E70549" w:rsidDel="00F15707" w14:paraId="5FF01F0C" w14:textId="1CEF362A" w:rsidTr="00BE2DC8">
        <w:trPr>
          <w:del w:id="2820" w:author="Sarah Thomas" w:date="2014-03-03T14:10:00Z"/>
        </w:trPr>
        <w:tc>
          <w:tcPr>
            <w:tcW w:w="1710" w:type="dxa"/>
          </w:tcPr>
          <w:p w14:paraId="423EBFCF" w14:textId="2A02FE76" w:rsidR="00BE2DC8" w:rsidRPr="00D41BF8" w:rsidDel="00F15707" w:rsidRDefault="00BE2DC8" w:rsidP="00BE2DC8">
            <w:pPr>
              <w:pStyle w:val="BodyText"/>
              <w:rPr>
                <w:del w:id="2821" w:author="Sarah Thomas" w:date="2014-03-03T14:10:00Z"/>
              </w:rPr>
            </w:pPr>
            <w:del w:id="2822" w:author="Sarah Thomas" w:date="2014-03-03T14:10:00Z">
              <w:r w:rsidRPr="00D41BF8" w:rsidDel="00F15707">
                <w:delText xml:space="preserve">Steps </w:delText>
              </w:r>
            </w:del>
          </w:p>
        </w:tc>
        <w:tc>
          <w:tcPr>
            <w:tcW w:w="7640" w:type="dxa"/>
          </w:tcPr>
          <w:p w14:paraId="7C515238" w14:textId="2F85BBFD" w:rsidR="00BE2DC8" w:rsidRPr="00C51DEC" w:rsidDel="00F15707" w:rsidRDefault="00BE2DC8" w:rsidP="00BE2DC8">
            <w:pPr>
              <w:pStyle w:val="BodyText"/>
              <w:rPr>
                <w:del w:id="2823" w:author="Sarah Thomas" w:date="2014-03-03T14:10:00Z"/>
              </w:rPr>
            </w:pPr>
            <w:del w:id="2824" w:author="Sarah Thomas" w:date="2014-03-03T14:10:00Z">
              <w:r w:rsidDel="00F15707">
                <w:delText>The team leader logged-in.</w:delText>
              </w:r>
            </w:del>
          </w:p>
          <w:p w14:paraId="56CC2F5F" w14:textId="15FFDCE6" w:rsidR="00BE2DC8" w:rsidDel="00F15707" w:rsidRDefault="00BE2DC8" w:rsidP="00BE2DC8">
            <w:pPr>
              <w:pStyle w:val="BodyText"/>
              <w:rPr>
                <w:del w:id="2825" w:author="Sarah Thomas" w:date="2014-03-03T14:10:00Z"/>
              </w:rPr>
            </w:pPr>
            <w:del w:id="2826" w:author="Sarah Thomas" w:date="2014-03-03T14:10:00Z">
              <w:r w:rsidDel="00F15707">
                <w:delText>Browse the registered users’ profiles.</w:delText>
              </w:r>
            </w:del>
          </w:p>
          <w:p w14:paraId="72422141" w14:textId="4FA7EF5D" w:rsidR="00BE2DC8" w:rsidDel="00F15707" w:rsidRDefault="00BE2DC8" w:rsidP="00BE2DC8">
            <w:pPr>
              <w:pStyle w:val="BodyText"/>
              <w:rPr>
                <w:del w:id="2827" w:author="Sarah Thomas" w:date="2014-03-03T14:10:00Z"/>
              </w:rPr>
            </w:pPr>
            <w:del w:id="2828" w:author="Sarah Thomas" w:date="2014-03-03T14:10:00Z">
              <w:r w:rsidDel="00F15707">
                <w:delText>Select any users to invite him/her to be a member to a specific venture.</w:delText>
              </w:r>
            </w:del>
          </w:p>
          <w:p w14:paraId="6E02C155" w14:textId="4417C267" w:rsidR="00BE2DC8" w:rsidDel="00F15707" w:rsidRDefault="00BE2DC8" w:rsidP="00BE2DC8">
            <w:pPr>
              <w:pStyle w:val="BodyText"/>
              <w:rPr>
                <w:del w:id="2829" w:author="Sarah Thomas" w:date="2014-03-03T14:10:00Z"/>
              </w:rPr>
            </w:pPr>
            <w:del w:id="2830" w:author="Sarah Thomas" w:date="2014-03-03T14:10:00Z">
              <w:r w:rsidDel="00F15707">
                <w:delText>The team leader completes the invitation form</w:delText>
              </w:r>
            </w:del>
          </w:p>
          <w:p w14:paraId="7ABFCA7E" w14:textId="64E99A19" w:rsidR="00BE2DC8" w:rsidDel="00F15707" w:rsidRDefault="00BE2DC8" w:rsidP="00BE2DC8">
            <w:pPr>
              <w:pStyle w:val="BodyText"/>
              <w:rPr>
                <w:del w:id="2831" w:author="Sarah Thomas" w:date="2014-03-03T14:10:00Z"/>
              </w:rPr>
            </w:pPr>
            <w:del w:id="2832" w:author="Sarah Thomas" w:date="2014-03-03T14:10:00Z">
              <w:r w:rsidDel="00F15707">
                <w:delText>The team leader sends the invitation form to the registered user by click on “send invitation” links.</w:delText>
              </w:r>
            </w:del>
          </w:p>
          <w:p w14:paraId="2AC84447" w14:textId="4166B9B5" w:rsidR="00BE2DC8" w:rsidRPr="00C51DEC" w:rsidDel="00F15707" w:rsidRDefault="00BE2DC8" w:rsidP="0080393E">
            <w:pPr>
              <w:pStyle w:val="BodyText"/>
              <w:rPr>
                <w:del w:id="2833" w:author="Sarah Thomas" w:date="2014-03-03T14:10:00Z"/>
              </w:rPr>
            </w:pPr>
            <w:del w:id="2834" w:author="Sarah Thomas" w:date="2014-03-03T14:10:00Z">
              <w:r w:rsidDel="00F15707">
                <w:delText>Th</w:delText>
              </w:r>
              <w:r w:rsidR="001F3959" w:rsidDel="00F15707">
                <w:delText>e system sends the invitation</w:delText>
              </w:r>
              <w:r w:rsidDel="00F15707">
                <w:delText xml:space="preserve"> </w:delText>
              </w:r>
              <w:r w:rsidR="001F3959" w:rsidDel="00F15707">
                <w:delText xml:space="preserve">and upon agreement the </w:delText>
              </w:r>
              <w:r w:rsidR="0080393E" w:rsidDel="00F15707">
                <w:delText>invited user is added as a team member</w:delText>
              </w:r>
            </w:del>
          </w:p>
        </w:tc>
      </w:tr>
    </w:tbl>
    <w:p w14:paraId="19E40599" w14:textId="1FFDA1D5" w:rsidR="00BE2DC8" w:rsidDel="00F15707" w:rsidRDefault="00BE2DC8" w:rsidP="00BE2DC8">
      <w:pPr>
        <w:pStyle w:val="BodyText"/>
        <w:rPr>
          <w:del w:id="2835" w:author="Sarah Thomas" w:date="2014-03-03T14:10:00Z"/>
          <w:rFonts w:asciiTheme="majorBidi" w:hAnsiTheme="majorBidi"/>
          <w:highlight w:val="lightGray"/>
        </w:rPr>
      </w:pPr>
    </w:p>
    <w:p w14:paraId="668B52B5" w14:textId="6036212C" w:rsidR="00BE2DC8" w:rsidRPr="00D41BF8" w:rsidDel="00F15707" w:rsidRDefault="00BE2DC8" w:rsidP="00BE2DC8">
      <w:pPr>
        <w:pStyle w:val="BodyText"/>
        <w:rPr>
          <w:del w:id="2836" w:author="Sarah Thomas" w:date="2014-03-03T14:10:00Z"/>
          <w:highlight w:val="yellow"/>
        </w:rPr>
      </w:pPr>
    </w:p>
    <w:tbl>
      <w:tblPr>
        <w:tblStyle w:val="TableGrid"/>
        <w:tblW w:w="0" w:type="auto"/>
        <w:tblLook w:val="04A0" w:firstRow="1" w:lastRow="0" w:firstColumn="1" w:lastColumn="0" w:noHBand="0" w:noVBand="1"/>
      </w:tblPr>
      <w:tblGrid>
        <w:gridCol w:w="1661"/>
        <w:gridCol w:w="6855"/>
      </w:tblGrid>
      <w:tr w:rsidR="00BE2DC8" w:rsidRPr="00CB261A" w:rsidDel="00F15707" w14:paraId="4237FB37" w14:textId="4A2200FA" w:rsidTr="00BE2DC8">
        <w:trPr>
          <w:del w:id="2837" w:author="Sarah Thomas" w:date="2014-03-03T14:10:00Z"/>
        </w:trPr>
        <w:tc>
          <w:tcPr>
            <w:tcW w:w="1710" w:type="dxa"/>
          </w:tcPr>
          <w:p w14:paraId="09F0DAE6" w14:textId="77CD790F" w:rsidR="00BE2DC8" w:rsidRPr="00D41BF8" w:rsidDel="00F15707" w:rsidRDefault="00BE2DC8" w:rsidP="00BE2DC8">
            <w:pPr>
              <w:pStyle w:val="BodyText"/>
              <w:rPr>
                <w:del w:id="2838" w:author="Sarah Thomas" w:date="2014-03-03T14:10:00Z"/>
              </w:rPr>
            </w:pPr>
            <w:del w:id="2839" w:author="Sarah Thomas" w:date="2014-03-03T14:10:00Z">
              <w:r w:rsidRPr="00D41BF8" w:rsidDel="00F15707">
                <w:delText>Name</w:delText>
              </w:r>
            </w:del>
          </w:p>
        </w:tc>
        <w:tc>
          <w:tcPr>
            <w:tcW w:w="7640" w:type="dxa"/>
          </w:tcPr>
          <w:p w14:paraId="780A67AB" w14:textId="3931E4C4" w:rsidR="00BE2DC8" w:rsidRPr="0080393E" w:rsidDel="00F15707" w:rsidRDefault="00BE2DC8" w:rsidP="00BE2DC8">
            <w:pPr>
              <w:pStyle w:val="BodyText"/>
              <w:rPr>
                <w:del w:id="2840" w:author="Sarah Thomas" w:date="2014-03-03T14:10:00Z"/>
                <w:b/>
                <w:highlight w:val="lightGray"/>
              </w:rPr>
            </w:pPr>
            <w:del w:id="2841" w:author="Sarah Thomas" w:date="2014-03-03T14:10:00Z">
              <w:r w:rsidRPr="0080393E" w:rsidDel="00F15707">
                <w:rPr>
                  <w:b/>
                </w:rPr>
                <w:delText>Site administrator</w:delText>
              </w:r>
            </w:del>
          </w:p>
        </w:tc>
      </w:tr>
      <w:tr w:rsidR="00BE2DC8" w:rsidRPr="00CB261A" w:rsidDel="00F15707" w14:paraId="5E6FF0C6" w14:textId="20A00841" w:rsidTr="00BE2DC8">
        <w:trPr>
          <w:del w:id="2842" w:author="Sarah Thomas" w:date="2014-03-03T14:10:00Z"/>
        </w:trPr>
        <w:tc>
          <w:tcPr>
            <w:tcW w:w="1710" w:type="dxa"/>
          </w:tcPr>
          <w:p w14:paraId="78AD3CA0" w14:textId="461E511D" w:rsidR="00BE2DC8" w:rsidRPr="00D41BF8" w:rsidDel="00F15707" w:rsidRDefault="00BE2DC8" w:rsidP="00BE2DC8">
            <w:pPr>
              <w:pStyle w:val="BodyText"/>
              <w:rPr>
                <w:del w:id="2843" w:author="Sarah Thomas" w:date="2014-03-03T14:10:00Z"/>
              </w:rPr>
            </w:pPr>
            <w:del w:id="2844" w:author="Sarah Thomas" w:date="2014-03-03T14:10:00Z">
              <w:r w:rsidRPr="00D41BF8" w:rsidDel="00F15707">
                <w:delText>Actors</w:delText>
              </w:r>
            </w:del>
          </w:p>
        </w:tc>
        <w:tc>
          <w:tcPr>
            <w:tcW w:w="7640" w:type="dxa"/>
          </w:tcPr>
          <w:p w14:paraId="28FBC98D" w14:textId="5D18EF45" w:rsidR="00BE2DC8" w:rsidRPr="00D41BF8" w:rsidDel="00F15707" w:rsidRDefault="00BE2DC8" w:rsidP="00BE2DC8">
            <w:pPr>
              <w:pStyle w:val="BodyText"/>
              <w:rPr>
                <w:del w:id="2845" w:author="Sarah Thomas" w:date="2014-03-03T14:10:00Z"/>
                <w:highlight w:val="lightGray"/>
              </w:rPr>
            </w:pPr>
            <w:del w:id="2846" w:author="Sarah Thomas" w:date="2014-03-03T14:10:00Z">
              <w:r w:rsidRPr="00C6384E" w:rsidDel="00F15707">
                <w:delText xml:space="preserve">Administrator </w:delText>
              </w:r>
            </w:del>
          </w:p>
        </w:tc>
      </w:tr>
      <w:tr w:rsidR="00BE2DC8" w:rsidRPr="00CB261A" w:rsidDel="00F15707" w14:paraId="5AC9D28C" w14:textId="0B391B5D" w:rsidTr="00BE2DC8">
        <w:trPr>
          <w:del w:id="2847" w:author="Sarah Thomas" w:date="2014-03-03T14:10:00Z"/>
        </w:trPr>
        <w:tc>
          <w:tcPr>
            <w:tcW w:w="1710" w:type="dxa"/>
          </w:tcPr>
          <w:p w14:paraId="0774D1DF" w14:textId="0465E3B1" w:rsidR="00BE2DC8" w:rsidRPr="00D41BF8" w:rsidDel="00F15707" w:rsidRDefault="00BE2DC8" w:rsidP="00BE2DC8">
            <w:pPr>
              <w:pStyle w:val="BodyText"/>
              <w:rPr>
                <w:del w:id="2848" w:author="Sarah Thomas" w:date="2014-03-03T14:10:00Z"/>
              </w:rPr>
            </w:pPr>
            <w:del w:id="2849" w:author="Sarah Thomas" w:date="2014-03-03T14:10:00Z">
              <w:r w:rsidRPr="00D41BF8" w:rsidDel="00F15707">
                <w:delText>Pre-conditions</w:delText>
              </w:r>
            </w:del>
          </w:p>
        </w:tc>
        <w:tc>
          <w:tcPr>
            <w:tcW w:w="7640" w:type="dxa"/>
          </w:tcPr>
          <w:p w14:paraId="27A407BE" w14:textId="55FAA281" w:rsidR="00BE2DC8" w:rsidRPr="00C6384E" w:rsidDel="00F15707" w:rsidRDefault="00BE2DC8" w:rsidP="00BE2DC8">
            <w:pPr>
              <w:pStyle w:val="BodyText"/>
              <w:rPr>
                <w:del w:id="2850" w:author="Sarah Thomas" w:date="2014-03-03T14:10:00Z"/>
              </w:rPr>
            </w:pPr>
            <w:del w:id="2851" w:author="Sarah Thomas" w:date="2014-03-03T14:10:00Z">
              <w:r w:rsidDel="00F15707">
                <w:delText>Administrator is logged in</w:delText>
              </w:r>
            </w:del>
          </w:p>
        </w:tc>
      </w:tr>
      <w:tr w:rsidR="00BE2DC8" w:rsidRPr="00CB261A" w:rsidDel="00F15707" w14:paraId="1896EA4D" w14:textId="2D5C475A" w:rsidTr="00BE2DC8">
        <w:trPr>
          <w:del w:id="2852" w:author="Sarah Thomas" w:date="2014-03-03T14:10:00Z"/>
        </w:trPr>
        <w:tc>
          <w:tcPr>
            <w:tcW w:w="1710" w:type="dxa"/>
          </w:tcPr>
          <w:p w14:paraId="0B9F2C7D" w14:textId="05D244FB" w:rsidR="00BE2DC8" w:rsidRPr="00D41BF8" w:rsidDel="00F15707" w:rsidRDefault="00BE2DC8" w:rsidP="00BE2DC8">
            <w:pPr>
              <w:pStyle w:val="BodyText"/>
              <w:rPr>
                <w:del w:id="2853" w:author="Sarah Thomas" w:date="2014-03-03T14:10:00Z"/>
              </w:rPr>
            </w:pPr>
            <w:del w:id="2854" w:author="Sarah Thomas" w:date="2014-03-03T14:10:00Z">
              <w:r w:rsidRPr="00D41BF8" w:rsidDel="00F15707">
                <w:delText>Post-conditions</w:delText>
              </w:r>
            </w:del>
          </w:p>
        </w:tc>
        <w:tc>
          <w:tcPr>
            <w:tcW w:w="7640" w:type="dxa"/>
          </w:tcPr>
          <w:p w14:paraId="747A72E6" w14:textId="7F565087" w:rsidR="00BE2DC8" w:rsidRPr="00C6384E" w:rsidDel="00F15707" w:rsidRDefault="00BE2DC8" w:rsidP="00BE2DC8">
            <w:pPr>
              <w:pStyle w:val="BodyText"/>
              <w:rPr>
                <w:del w:id="2855" w:author="Sarah Thomas" w:date="2014-03-03T14:10:00Z"/>
              </w:rPr>
            </w:pPr>
            <w:del w:id="2856" w:author="Sarah Thomas" w:date="2014-03-03T14:10:00Z">
              <w:r w:rsidDel="00F15707">
                <w:delText>Administrator panel is shown</w:delText>
              </w:r>
            </w:del>
          </w:p>
        </w:tc>
      </w:tr>
      <w:tr w:rsidR="00BE2DC8" w:rsidRPr="00CB261A" w:rsidDel="00F15707" w14:paraId="42A75565" w14:textId="00206ABB" w:rsidTr="00BE2DC8">
        <w:trPr>
          <w:del w:id="2857" w:author="Sarah Thomas" w:date="2014-03-03T14:10:00Z"/>
        </w:trPr>
        <w:tc>
          <w:tcPr>
            <w:tcW w:w="1710" w:type="dxa"/>
          </w:tcPr>
          <w:p w14:paraId="70A7527A" w14:textId="0F8F81E6" w:rsidR="00BE2DC8" w:rsidRPr="00D41BF8" w:rsidDel="00F15707" w:rsidRDefault="00BE2DC8" w:rsidP="00BE2DC8">
            <w:pPr>
              <w:pStyle w:val="BodyText"/>
              <w:rPr>
                <w:del w:id="2858" w:author="Sarah Thomas" w:date="2014-03-03T14:10:00Z"/>
              </w:rPr>
            </w:pPr>
            <w:del w:id="2859" w:author="Sarah Thomas" w:date="2014-03-03T14:10:00Z">
              <w:r w:rsidRPr="00D41BF8" w:rsidDel="00F15707">
                <w:delText>Description</w:delText>
              </w:r>
            </w:del>
          </w:p>
        </w:tc>
        <w:tc>
          <w:tcPr>
            <w:tcW w:w="7640" w:type="dxa"/>
          </w:tcPr>
          <w:p w14:paraId="5E140F99" w14:textId="2AE3CC46" w:rsidR="00BE2DC8" w:rsidRPr="00C6384E" w:rsidDel="00F15707" w:rsidRDefault="00BE2DC8" w:rsidP="00BE2DC8">
            <w:pPr>
              <w:pStyle w:val="BodyText"/>
              <w:rPr>
                <w:del w:id="2860" w:author="Sarah Thomas" w:date="2014-03-03T14:10:00Z"/>
              </w:rPr>
            </w:pPr>
            <w:del w:id="2861" w:author="Sarah Thomas" w:date="2014-03-03T14:10:00Z">
              <w:r w:rsidDel="00F15707">
                <w:delText xml:space="preserve">Administrator has authority to add/ remove users, add/edit details to the system, and remove/ hide of ventures and profile that </w:delText>
              </w:r>
              <w:r w:rsidRPr="00C6384E" w:rsidDel="00F15707">
                <w:delText>violate terms and conditions</w:delText>
              </w:r>
              <w:r w:rsidDel="00F15707">
                <w:delText>.</w:delText>
              </w:r>
            </w:del>
          </w:p>
        </w:tc>
      </w:tr>
    </w:tbl>
    <w:p w14:paraId="2883E45A" w14:textId="76AB3E7A" w:rsidR="00BE2DC8" w:rsidRPr="00E70549" w:rsidDel="00F15707" w:rsidRDefault="00BE2DC8" w:rsidP="00BE2DC8">
      <w:pPr>
        <w:spacing w:after="0"/>
        <w:rPr>
          <w:del w:id="2862" w:author="Sarah Thomas" w:date="2014-03-03T14:10:00Z"/>
          <w:rFonts w:asciiTheme="majorBidi" w:hAnsiTheme="majorBidi" w:cstheme="majorBidi"/>
        </w:rPr>
      </w:pPr>
    </w:p>
    <w:p w14:paraId="557EE0B3" w14:textId="76C0BB4A" w:rsidR="00A5192B" w:rsidDel="00F15707" w:rsidRDefault="00A5192B" w:rsidP="00A5192B">
      <w:pPr>
        <w:pStyle w:val="Heading2"/>
        <w:rPr>
          <w:del w:id="2863" w:author="Sarah Thomas" w:date="2014-03-03T14:10:00Z"/>
        </w:rPr>
      </w:pPr>
      <w:bookmarkStart w:id="2864" w:name="_Toc253043799"/>
      <w:del w:id="2865" w:author="Sarah Thomas" w:date="2014-03-03T14:10:00Z">
        <w:r w:rsidDel="00F15707">
          <w:delText>Functional Requirements</w:delText>
        </w:r>
        <w:bookmarkEnd w:id="2864"/>
      </w:del>
    </w:p>
    <w:p w14:paraId="7F7F0A9D" w14:textId="137F619A" w:rsidR="00A5192B" w:rsidDel="00F15707" w:rsidRDefault="00A5192B" w:rsidP="00A5192B">
      <w:pPr>
        <w:pStyle w:val="Heading3"/>
        <w:rPr>
          <w:del w:id="2866" w:author="Sarah Thomas" w:date="2014-03-03T14:10:00Z"/>
        </w:rPr>
      </w:pPr>
      <w:bookmarkStart w:id="2867" w:name="_Toc253043800"/>
      <w:del w:id="2868" w:author="Sarah Thomas" w:date="2014-03-03T14:10:00Z">
        <w:r w:rsidDel="00F15707">
          <w:delText>New User Registration</w:delText>
        </w:r>
        <w:bookmarkEnd w:id="2867"/>
      </w:del>
    </w:p>
    <w:p w14:paraId="47C73633" w14:textId="272413B8" w:rsidR="00A5192B" w:rsidDel="00F15707" w:rsidRDefault="00A5192B" w:rsidP="008D0C79">
      <w:pPr>
        <w:pStyle w:val="BodyText"/>
        <w:rPr>
          <w:del w:id="2869" w:author="Sarah Thomas" w:date="2014-03-03T14:10:00Z"/>
        </w:rPr>
      </w:pPr>
      <w:del w:id="2870" w:author="Sarah Thomas" w:date="2014-03-03T14:10:00Z">
        <w:r w:rsidDel="00F15707">
          <w:delText xml:space="preserve">The </w:delText>
        </w:r>
        <w:r w:rsidR="00B64252" w:rsidDel="00F15707">
          <w:delText xml:space="preserve">new </w:delText>
        </w:r>
        <w:r w:rsidDel="00F15707">
          <w:delText>user registers with the following input</w:delText>
        </w:r>
      </w:del>
    </w:p>
    <w:p w14:paraId="40772475" w14:textId="4B3F6C22" w:rsidR="00A5192B" w:rsidDel="00F15707" w:rsidRDefault="00685136" w:rsidP="00A5192B">
      <w:pPr>
        <w:pStyle w:val="ListParagraph"/>
        <w:numPr>
          <w:ilvl w:val="0"/>
          <w:numId w:val="11"/>
        </w:numPr>
        <w:ind w:firstLine="0"/>
        <w:rPr>
          <w:del w:id="2871" w:author="Sarah Thomas" w:date="2014-03-03T14:10:00Z"/>
        </w:rPr>
      </w:pPr>
      <w:del w:id="2872" w:author="Sarah Thomas" w:date="2014-03-03T14:10:00Z">
        <w:r w:rsidDel="00F15707">
          <w:delText>Email</w:delText>
        </w:r>
      </w:del>
    </w:p>
    <w:p w14:paraId="2626F785" w14:textId="191AD34D" w:rsidR="00CE66D7" w:rsidDel="00F15707" w:rsidRDefault="00685136" w:rsidP="00A5192B">
      <w:pPr>
        <w:pStyle w:val="ListParagraph"/>
        <w:numPr>
          <w:ilvl w:val="0"/>
          <w:numId w:val="11"/>
        </w:numPr>
        <w:ind w:firstLine="0"/>
        <w:rPr>
          <w:del w:id="2873" w:author="Sarah Thomas" w:date="2014-03-03T14:10:00Z"/>
        </w:rPr>
      </w:pPr>
      <w:del w:id="2874" w:author="Sarah Thomas" w:date="2014-03-03T14:10:00Z">
        <w:r w:rsidDel="00F15707">
          <w:delText>Username</w:delText>
        </w:r>
      </w:del>
    </w:p>
    <w:p w14:paraId="35BE85DB" w14:textId="7FE19E24" w:rsidR="00A5192B" w:rsidDel="00F15707" w:rsidRDefault="00685136" w:rsidP="00A5192B">
      <w:pPr>
        <w:pStyle w:val="ListParagraph"/>
        <w:numPr>
          <w:ilvl w:val="0"/>
          <w:numId w:val="11"/>
        </w:numPr>
        <w:ind w:firstLine="0"/>
        <w:rPr>
          <w:del w:id="2875" w:author="Sarah Thomas" w:date="2014-03-03T14:10:00Z"/>
        </w:rPr>
      </w:pPr>
      <w:del w:id="2876" w:author="Sarah Thomas" w:date="2014-03-03T14:10:00Z">
        <w:r w:rsidDel="00F15707">
          <w:delText>Password</w:delText>
        </w:r>
      </w:del>
    </w:p>
    <w:p w14:paraId="05A54026" w14:textId="1C0C8110" w:rsidR="00CE66D7" w:rsidRPr="00216560" w:rsidDel="00F15707" w:rsidRDefault="00685136" w:rsidP="00A5192B">
      <w:pPr>
        <w:pStyle w:val="ListParagraph"/>
        <w:numPr>
          <w:ilvl w:val="0"/>
          <w:numId w:val="11"/>
        </w:numPr>
        <w:ind w:firstLine="0"/>
        <w:rPr>
          <w:del w:id="2877" w:author="Sarah Thomas" w:date="2014-03-03T14:10:00Z"/>
        </w:rPr>
      </w:pPr>
      <w:del w:id="2878" w:author="Sarah Thomas" w:date="2014-03-03T14:10:00Z">
        <w:r w:rsidDel="00F15707">
          <w:delText>Repeat</w:delText>
        </w:r>
        <w:r w:rsidR="00CE66D7" w:rsidDel="00F15707">
          <w:delText xml:space="preserve"> password</w:delText>
        </w:r>
      </w:del>
    </w:p>
    <w:p w14:paraId="6921E4DE" w14:textId="6079B6EC" w:rsidR="00A5192B" w:rsidDel="00F15707" w:rsidRDefault="00A5192B" w:rsidP="008D0C79">
      <w:pPr>
        <w:pStyle w:val="BodyText"/>
        <w:rPr>
          <w:del w:id="2879" w:author="Sarah Thomas" w:date="2014-03-03T14:10:00Z"/>
        </w:rPr>
      </w:pPr>
      <w:del w:id="2880" w:author="Sarah Thomas" w:date="2014-03-03T14:10:00Z">
        <w:r w:rsidDel="00F15707">
          <w:delText>Input is validated and then a new user is created</w:delText>
        </w:r>
        <w:r w:rsidR="00CE66D7" w:rsidDel="00F15707">
          <w:delText>. The user must pick a unique user name, which will also be their screen name. Passwords will be rejected if not strong enough.</w:delText>
        </w:r>
        <w:r w:rsidR="00D31B73" w:rsidDel="00F15707">
          <w:delText xml:space="preserve"> When a user is registered template public and private profiles are created.</w:delText>
        </w:r>
      </w:del>
    </w:p>
    <w:p w14:paraId="587A23FE" w14:textId="3959CFD3" w:rsidR="00685136" w:rsidDel="00F15707" w:rsidRDefault="00685136" w:rsidP="008D0C79">
      <w:pPr>
        <w:pStyle w:val="BodyText"/>
        <w:rPr>
          <w:del w:id="2881" w:author="Sarah Thomas" w:date="2014-03-03T14:10:00Z"/>
        </w:rPr>
      </w:pPr>
      <w:del w:id="2882" w:author="Sarah Thomas" w:date="2014-03-03T14:10:00Z">
        <w:r w:rsidDel="00F15707">
          <w:delText xml:space="preserve">As a baseline requirement, the username should be at least 4 characters long combination consisting of any lower case of alphabet and number. Password should at least </w:delText>
        </w:r>
      </w:del>
      <w:del w:id="2883" w:author="Sarah Thomas" w:date="2014-02-05T07:23:00Z">
        <w:r w:rsidDel="003D18C6">
          <w:delText xml:space="preserve">6 </w:delText>
        </w:r>
      </w:del>
      <w:del w:id="2884" w:author="Sarah Thomas" w:date="2014-03-03T14:10:00Z">
        <w:r w:rsidDel="00F15707">
          <w:delText>characters long, any combination of upper and lower case alphabet, numbers and punctuation.</w:delText>
        </w:r>
      </w:del>
    </w:p>
    <w:p w14:paraId="54560F55" w14:textId="5BF4C0DB" w:rsidR="00A5192B" w:rsidDel="00F15707" w:rsidRDefault="00A5192B" w:rsidP="00A5192B">
      <w:pPr>
        <w:pStyle w:val="Heading3"/>
        <w:rPr>
          <w:del w:id="2885" w:author="Sarah Thomas" w:date="2014-03-03T14:10:00Z"/>
        </w:rPr>
      </w:pPr>
      <w:bookmarkStart w:id="2886" w:name="_Toc253043801"/>
      <w:del w:id="2887" w:author="Sarah Thomas" w:date="2014-03-03T14:10:00Z">
        <w:r w:rsidDel="00F15707">
          <w:delText>User Login</w:delText>
        </w:r>
        <w:bookmarkEnd w:id="2886"/>
      </w:del>
    </w:p>
    <w:p w14:paraId="0497254C" w14:textId="44CC3C8E" w:rsidR="00A5192B" w:rsidDel="00F15707" w:rsidRDefault="00A5192B" w:rsidP="008D0C79">
      <w:pPr>
        <w:pStyle w:val="BodyText"/>
        <w:rPr>
          <w:del w:id="2888" w:author="Sarah Thomas" w:date="2014-03-03T14:10:00Z"/>
        </w:rPr>
      </w:pPr>
      <w:del w:id="2889" w:author="Sarah Thomas" w:date="2014-03-03T14:10:00Z">
        <w:r w:rsidDel="00F15707">
          <w:delText xml:space="preserve">The </w:delText>
        </w:r>
        <w:r w:rsidR="00B64252" w:rsidDel="00F15707">
          <w:delText xml:space="preserve">registered </w:delText>
        </w:r>
        <w:r w:rsidDel="00F15707">
          <w:delText xml:space="preserve">user provides email and password and is authenticated. </w:delText>
        </w:r>
        <w:r w:rsidR="00B64252" w:rsidDel="00F15707">
          <w:delText xml:space="preserve">An authenticated user has access to edit their public and private profile pages. </w:delText>
        </w:r>
      </w:del>
    </w:p>
    <w:p w14:paraId="5DF12020" w14:textId="6DBF8459" w:rsidR="00CE66D7" w:rsidDel="00F15707" w:rsidRDefault="00CE66D7" w:rsidP="008D0C79">
      <w:pPr>
        <w:pStyle w:val="BodyText"/>
        <w:rPr>
          <w:del w:id="2890" w:author="Sarah Thomas" w:date="2014-03-03T14:10:00Z"/>
        </w:rPr>
      </w:pPr>
      <w:del w:id="2891" w:author="Sarah Thomas" w:date="2014-03-03T14:10:00Z">
        <w:r w:rsidRPr="00277AF8" w:rsidDel="00F15707">
          <w:delText>Optional Requirement:</w:delText>
        </w:r>
        <w:r w:rsidDel="00F15707">
          <w:delText xml:space="preserve"> Enable login via Facebook Graph</w:delText>
        </w:r>
      </w:del>
    </w:p>
    <w:p w14:paraId="1DA3C8CF" w14:textId="68299CDD" w:rsidR="00CE66D7" w:rsidDel="00F15707" w:rsidRDefault="00CE66D7" w:rsidP="00CE66D7">
      <w:pPr>
        <w:pStyle w:val="Heading3"/>
        <w:rPr>
          <w:del w:id="2892" w:author="Sarah Thomas" w:date="2014-03-03T14:10:00Z"/>
        </w:rPr>
      </w:pPr>
      <w:bookmarkStart w:id="2893" w:name="_Toc253043802"/>
      <w:del w:id="2894" w:author="Sarah Thomas" w:date="2014-03-03T14:10:00Z">
        <w:r w:rsidDel="00F15707">
          <w:delText>Search Public Profiles</w:delText>
        </w:r>
        <w:bookmarkEnd w:id="2893"/>
      </w:del>
    </w:p>
    <w:p w14:paraId="2F5B6300" w14:textId="3366460C" w:rsidR="00CE66D7" w:rsidDel="00F15707" w:rsidRDefault="00CE66D7" w:rsidP="008D0C79">
      <w:pPr>
        <w:pStyle w:val="BodyText"/>
        <w:rPr>
          <w:del w:id="2895" w:author="Sarah Thomas" w:date="2014-03-03T14:10:00Z"/>
        </w:rPr>
      </w:pPr>
      <w:del w:id="2896" w:author="Sarah Thomas" w:date="2014-03-03T14:10:00Z">
        <w:r w:rsidDel="00F15707">
          <w:delText>Registered users can search for other registered users on the following fields</w:delText>
        </w:r>
      </w:del>
    </w:p>
    <w:p w14:paraId="36EB9B44" w14:textId="30F7B1DE" w:rsidR="00CE66D7" w:rsidDel="00F15707" w:rsidRDefault="00CE66D7" w:rsidP="00277AF8">
      <w:pPr>
        <w:pStyle w:val="ListParagraph"/>
        <w:numPr>
          <w:ilvl w:val="0"/>
          <w:numId w:val="16"/>
        </w:numPr>
        <w:rPr>
          <w:del w:id="2897" w:author="Sarah Thomas" w:date="2014-03-03T14:10:00Z"/>
        </w:rPr>
      </w:pPr>
      <w:del w:id="2898" w:author="Sarah Thomas" w:date="2014-03-03T14:10:00Z">
        <w:r w:rsidDel="00F15707">
          <w:delText>Skills Offered</w:delText>
        </w:r>
      </w:del>
    </w:p>
    <w:p w14:paraId="11AD4F16" w14:textId="3076035D" w:rsidR="00CE66D7" w:rsidDel="00F15707" w:rsidRDefault="00CE66D7" w:rsidP="00277AF8">
      <w:pPr>
        <w:pStyle w:val="ListParagraph"/>
        <w:numPr>
          <w:ilvl w:val="0"/>
          <w:numId w:val="16"/>
        </w:numPr>
        <w:rPr>
          <w:del w:id="2899" w:author="Sarah Thomas" w:date="2014-03-03T14:10:00Z"/>
        </w:rPr>
      </w:pPr>
      <w:del w:id="2900" w:author="Sarah Thomas" w:date="2014-03-03T14:10:00Z">
        <w:r w:rsidDel="00F15707">
          <w:delText>Institution/Organization</w:delText>
        </w:r>
      </w:del>
    </w:p>
    <w:p w14:paraId="183C5417" w14:textId="53B2988B" w:rsidR="00CE66D7" w:rsidDel="00F15707" w:rsidRDefault="00CE66D7" w:rsidP="00277AF8">
      <w:pPr>
        <w:pStyle w:val="ListParagraph"/>
        <w:numPr>
          <w:ilvl w:val="0"/>
          <w:numId w:val="16"/>
        </w:numPr>
        <w:rPr>
          <w:del w:id="2901" w:author="Sarah Thomas" w:date="2014-03-03T14:10:00Z"/>
        </w:rPr>
      </w:pPr>
      <w:del w:id="2902" w:author="Sarah Thomas" w:date="2014-03-03T14:10:00Z">
        <w:r w:rsidDel="00F15707">
          <w:delText>Career Status (Professor, Student, Business Professional etc.)</w:delText>
        </w:r>
      </w:del>
    </w:p>
    <w:p w14:paraId="6C8B7ECC" w14:textId="3EC7C334" w:rsidR="00277AF8" w:rsidDel="00F15707" w:rsidRDefault="00277AF8" w:rsidP="008D0C79">
      <w:pPr>
        <w:pStyle w:val="BodyText"/>
        <w:rPr>
          <w:del w:id="2903" w:author="Sarah Thomas" w:date="2014-03-03T14:10:00Z"/>
        </w:rPr>
      </w:pPr>
      <w:del w:id="2904" w:author="Sarah Thomas" w:date="2014-03-03T14:10:00Z">
        <w:r w:rsidRPr="00277AF8" w:rsidDel="00F15707">
          <w:delText>Optional Requirement</w:delText>
        </w:r>
        <w:r w:rsidDel="00F15707">
          <w:delText>s</w:delText>
        </w:r>
        <w:r w:rsidRPr="00277AF8" w:rsidDel="00F15707">
          <w:delText>:</w:delText>
        </w:r>
        <w:r w:rsidDel="00F15707">
          <w:delText xml:space="preserve"> G</w:delText>
        </w:r>
        <w:r w:rsidRPr="00A67E42" w:rsidDel="00F15707">
          <w:delText>eographic location</w:delText>
        </w:r>
        <w:r w:rsidDel="00F15707">
          <w:delText xml:space="preserve"> search, previous ventures, current ventures, venture success rating</w:delText>
        </w:r>
      </w:del>
    </w:p>
    <w:p w14:paraId="1591C62D" w14:textId="451A433E" w:rsidR="00277AF8" w:rsidDel="00F15707" w:rsidRDefault="00277AF8" w:rsidP="00277AF8">
      <w:pPr>
        <w:pStyle w:val="Heading3"/>
        <w:rPr>
          <w:del w:id="2905" w:author="Sarah Thomas" w:date="2014-03-03T14:10:00Z"/>
        </w:rPr>
      </w:pPr>
      <w:bookmarkStart w:id="2906" w:name="_Toc253043803"/>
      <w:del w:id="2907" w:author="Sarah Thomas" w:date="2014-03-03T14:10:00Z">
        <w:r w:rsidDel="00F15707">
          <w:delText>View Public Profiles</w:delText>
        </w:r>
        <w:bookmarkEnd w:id="2906"/>
      </w:del>
    </w:p>
    <w:p w14:paraId="1C3D77FC" w14:textId="0FCF6EF7" w:rsidR="00277AF8" w:rsidRPr="00277AF8" w:rsidDel="00F15707" w:rsidRDefault="009573C3" w:rsidP="008D0C79">
      <w:pPr>
        <w:pStyle w:val="BodyText"/>
        <w:rPr>
          <w:del w:id="2908" w:author="Sarah Thomas" w:date="2014-03-03T14:10:00Z"/>
        </w:rPr>
      </w:pPr>
      <w:del w:id="2909" w:author="Sarah Thomas" w:date="2014-03-03T14:10:00Z">
        <w:r w:rsidDel="00F15707">
          <w:delText>When a user clicks on a screen name link a</w:delText>
        </w:r>
        <w:r w:rsidR="00277AF8" w:rsidDel="00F15707">
          <w:delText>ll fields in the public profile to be displayed</w:delText>
        </w:r>
      </w:del>
    </w:p>
    <w:p w14:paraId="357E79ED" w14:textId="7B819185" w:rsidR="00A5192B" w:rsidDel="00F15707" w:rsidRDefault="00A5192B" w:rsidP="00A5192B">
      <w:pPr>
        <w:pStyle w:val="Heading3"/>
        <w:rPr>
          <w:del w:id="2910" w:author="Sarah Thomas" w:date="2014-03-03T14:10:00Z"/>
        </w:rPr>
      </w:pPr>
      <w:bookmarkStart w:id="2911" w:name="_Toc253043804"/>
      <w:del w:id="2912" w:author="Sarah Thomas" w:date="2014-03-03T14:10:00Z">
        <w:r w:rsidDel="00F15707">
          <w:delText>Edit Public Profile</w:delText>
        </w:r>
        <w:bookmarkEnd w:id="2911"/>
      </w:del>
    </w:p>
    <w:p w14:paraId="50183E1B" w14:textId="5F1C0855" w:rsidR="00A5192B" w:rsidDel="00F15707" w:rsidRDefault="00A5192B" w:rsidP="008D0C79">
      <w:pPr>
        <w:pStyle w:val="BodyText"/>
        <w:rPr>
          <w:del w:id="2913" w:author="Sarah Thomas" w:date="2014-03-03T14:10:00Z"/>
        </w:rPr>
      </w:pPr>
      <w:del w:id="2914" w:author="Sarah Thomas" w:date="2014-03-03T14:10:00Z">
        <w:r w:rsidDel="00F15707">
          <w:delText xml:space="preserve">The </w:delText>
        </w:r>
        <w:r w:rsidR="00277AF8" w:rsidDel="00F15707">
          <w:delText xml:space="preserve">registered </w:delText>
        </w:r>
        <w:r w:rsidDel="00F15707">
          <w:delText xml:space="preserve">user can update and edit their public </w:delText>
        </w:r>
        <w:r w:rsidR="009573C3" w:rsidDel="00F15707">
          <w:delText>profile, which</w:delText>
        </w:r>
        <w:r w:rsidR="00277AF8" w:rsidDel="00F15707">
          <w:delText xml:space="preserve"> will contain the following fields:</w:delText>
        </w:r>
      </w:del>
    </w:p>
    <w:p w14:paraId="4D1376D0" w14:textId="164BEE66" w:rsidR="00A5192B" w:rsidDel="00F15707" w:rsidRDefault="00A5192B" w:rsidP="00A5192B">
      <w:pPr>
        <w:pStyle w:val="ListParagraph"/>
        <w:numPr>
          <w:ilvl w:val="0"/>
          <w:numId w:val="12"/>
        </w:numPr>
        <w:rPr>
          <w:del w:id="2915" w:author="Sarah Thomas" w:date="2014-03-03T14:10:00Z"/>
        </w:rPr>
      </w:pPr>
      <w:del w:id="2916" w:author="Sarah Thomas" w:date="2014-03-03T14:10:00Z">
        <w:r w:rsidDel="00F15707">
          <w:delText>Screen name</w:delText>
        </w:r>
      </w:del>
    </w:p>
    <w:p w14:paraId="4571761F" w14:textId="3F3E0F1C" w:rsidR="009573C3" w:rsidDel="00F15707" w:rsidRDefault="009573C3" w:rsidP="00A5192B">
      <w:pPr>
        <w:pStyle w:val="ListParagraph"/>
        <w:numPr>
          <w:ilvl w:val="0"/>
          <w:numId w:val="12"/>
        </w:numPr>
        <w:rPr>
          <w:del w:id="2917" w:author="Sarah Thomas" w:date="2014-03-03T14:10:00Z"/>
        </w:rPr>
      </w:pPr>
      <w:del w:id="2918" w:author="Sarah Thomas" w:date="2014-03-03T14:10:00Z">
        <w:r w:rsidDel="00F15707">
          <w:delText>Short biographical details</w:delText>
        </w:r>
      </w:del>
    </w:p>
    <w:p w14:paraId="5F2D9163" w14:textId="24124DE6" w:rsidR="00277AF8" w:rsidDel="00F15707" w:rsidRDefault="00277AF8" w:rsidP="00277AF8">
      <w:pPr>
        <w:pStyle w:val="ListParagraph"/>
        <w:numPr>
          <w:ilvl w:val="0"/>
          <w:numId w:val="12"/>
        </w:numPr>
        <w:rPr>
          <w:del w:id="2919" w:author="Sarah Thomas" w:date="2014-03-03T14:10:00Z"/>
        </w:rPr>
      </w:pPr>
      <w:del w:id="2920" w:author="Sarah Thomas" w:date="2014-03-03T14:10:00Z">
        <w:r w:rsidDel="00F15707">
          <w:delText>Career Status (Professor, Student, Business Professional etc.)</w:delText>
        </w:r>
      </w:del>
    </w:p>
    <w:p w14:paraId="3F5CC6DA" w14:textId="46AFB736" w:rsidR="009573C3" w:rsidDel="00F15707" w:rsidRDefault="009573C3" w:rsidP="009573C3">
      <w:pPr>
        <w:pStyle w:val="ListParagraph"/>
        <w:numPr>
          <w:ilvl w:val="0"/>
          <w:numId w:val="12"/>
        </w:numPr>
        <w:rPr>
          <w:del w:id="2921" w:author="Sarah Thomas" w:date="2014-03-03T14:10:00Z"/>
        </w:rPr>
      </w:pPr>
      <w:del w:id="2922" w:author="Sarah Thomas" w:date="2014-03-03T14:10:00Z">
        <w:r w:rsidDel="00F15707">
          <w:delText>Institute/Organization Name</w:delText>
        </w:r>
      </w:del>
    </w:p>
    <w:p w14:paraId="70E4B434" w14:textId="52240412" w:rsidR="00A5192B" w:rsidDel="00F15707" w:rsidRDefault="00A5192B" w:rsidP="00A5192B">
      <w:pPr>
        <w:pStyle w:val="ListParagraph"/>
        <w:numPr>
          <w:ilvl w:val="0"/>
          <w:numId w:val="12"/>
        </w:numPr>
        <w:rPr>
          <w:del w:id="2923" w:author="Sarah Thomas" w:date="2014-03-03T14:10:00Z"/>
        </w:rPr>
      </w:pPr>
      <w:del w:id="2924" w:author="Sarah Thomas" w:date="2014-03-03T14:10:00Z">
        <w:r w:rsidDel="00F15707">
          <w:delText>Field of business/study</w:delText>
        </w:r>
      </w:del>
    </w:p>
    <w:p w14:paraId="10E21505" w14:textId="4F799E46" w:rsidR="00A5192B" w:rsidDel="00F15707" w:rsidRDefault="00277AF8" w:rsidP="00A5192B">
      <w:pPr>
        <w:pStyle w:val="ListParagraph"/>
        <w:numPr>
          <w:ilvl w:val="0"/>
          <w:numId w:val="12"/>
        </w:numPr>
        <w:rPr>
          <w:del w:id="2925" w:author="Sarah Thomas" w:date="2014-03-03T14:10:00Z"/>
        </w:rPr>
      </w:pPr>
      <w:del w:id="2926" w:author="Sarah Thomas" w:date="2014-03-03T14:10:00Z">
        <w:r w:rsidDel="00F15707">
          <w:delText>Investment offered</w:delText>
        </w:r>
      </w:del>
    </w:p>
    <w:p w14:paraId="4C4D2A78" w14:textId="7A5CE038" w:rsidR="00A5192B" w:rsidDel="00F15707" w:rsidRDefault="00A5192B" w:rsidP="00A5192B">
      <w:pPr>
        <w:pStyle w:val="ListParagraph"/>
        <w:numPr>
          <w:ilvl w:val="0"/>
          <w:numId w:val="12"/>
        </w:numPr>
        <w:rPr>
          <w:del w:id="2927" w:author="Sarah Thomas" w:date="2014-03-03T14:10:00Z"/>
        </w:rPr>
      </w:pPr>
      <w:del w:id="2928" w:author="Sarah Thomas" w:date="2014-03-03T14:10:00Z">
        <w:r w:rsidDel="00F15707">
          <w:delText>Skills offered</w:delText>
        </w:r>
      </w:del>
    </w:p>
    <w:p w14:paraId="47632CA3" w14:textId="56BDFE40" w:rsidR="00A5192B" w:rsidDel="00F15707" w:rsidRDefault="00A5192B" w:rsidP="00A5192B">
      <w:pPr>
        <w:pStyle w:val="ListParagraph"/>
        <w:numPr>
          <w:ilvl w:val="0"/>
          <w:numId w:val="12"/>
        </w:numPr>
        <w:rPr>
          <w:del w:id="2929" w:author="Sarah Thomas" w:date="2014-03-03T14:10:00Z"/>
        </w:rPr>
      </w:pPr>
      <w:del w:id="2930" w:author="Sarah Thomas" w:date="2014-03-03T14:10:00Z">
        <w:r w:rsidDel="00F15707">
          <w:delText>Links to ventures</w:delText>
        </w:r>
        <w:r w:rsidR="009573C3" w:rsidDel="00F15707">
          <w:delText xml:space="preserve"> (previous and current)</w:delText>
        </w:r>
      </w:del>
    </w:p>
    <w:p w14:paraId="42B44A66" w14:textId="2CDA2F0D" w:rsidR="00A5192B" w:rsidDel="00F15707" w:rsidRDefault="00A5192B" w:rsidP="00A5192B">
      <w:pPr>
        <w:pStyle w:val="ListParagraph"/>
        <w:numPr>
          <w:ilvl w:val="0"/>
          <w:numId w:val="12"/>
        </w:numPr>
        <w:rPr>
          <w:del w:id="2931" w:author="Sarah Thomas" w:date="2014-03-03T14:10:00Z"/>
        </w:rPr>
      </w:pPr>
      <w:del w:id="2932" w:author="Sarah Thomas" w:date="2014-03-03T14:10:00Z">
        <w:r w:rsidDel="00F15707">
          <w:delText>Social media links</w:delText>
        </w:r>
      </w:del>
    </w:p>
    <w:p w14:paraId="0B7EBCC1" w14:textId="2F0B2760" w:rsidR="00277AF8" w:rsidDel="00F15707" w:rsidRDefault="00277AF8" w:rsidP="008D0C79">
      <w:pPr>
        <w:pStyle w:val="BodyText"/>
        <w:rPr>
          <w:del w:id="2933" w:author="Sarah Thomas" w:date="2014-03-03T14:10:00Z"/>
        </w:rPr>
      </w:pPr>
      <w:del w:id="2934" w:author="Sarah Thomas" w:date="2014-03-03T14:10:00Z">
        <w:r w:rsidDel="00F15707">
          <w:delText>Skills will be drawn from hierarchical check box lists</w:delText>
        </w:r>
        <w:r w:rsidR="00E90EA3" w:rsidDel="00F15707">
          <w:delText>. Mentoring also to be included as a skill in each hierarchy.</w:delText>
        </w:r>
      </w:del>
    </w:p>
    <w:p w14:paraId="3009D144" w14:textId="27FA39B9" w:rsidR="00E90EA3" w:rsidDel="00F15707" w:rsidRDefault="00277AF8" w:rsidP="008D0C79">
      <w:pPr>
        <w:pStyle w:val="BodyText"/>
        <w:rPr>
          <w:del w:id="2935" w:author="Sarah Thomas" w:date="2014-03-03T14:10:00Z"/>
        </w:rPr>
      </w:pPr>
      <w:del w:id="2936" w:author="Sarah Thomas" w:date="2014-03-03T14:10:00Z">
        <w:r w:rsidRPr="00277AF8" w:rsidDel="00F15707">
          <w:delText>Optional Requirement</w:delText>
        </w:r>
        <w:r w:rsidDel="00F15707">
          <w:delText>s</w:delText>
        </w:r>
        <w:r w:rsidR="009573C3" w:rsidDel="00F15707">
          <w:delText>:</w:delText>
        </w:r>
        <w:r w:rsidDel="00F15707">
          <w:delText xml:space="preserve">  </w:delText>
        </w:r>
        <w:r w:rsidR="00A5192B" w:rsidDel="00F15707">
          <w:delText>Fields will update dynamically according to use</w:delText>
        </w:r>
        <w:r w:rsidR="009573C3" w:rsidDel="00F15707">
          <w:delText xml:space="preserve">r type, </w:delText>
        </w:r>
        <w:r w:rsidR="00201172" w:rsidDel="00F15707">
          <w:delText>i.e.</w:delText>
        </w:r>
        <w:r w:rsidR="009573C3" w:rsidDel="00F15707">
          <w:delText xml:space="preserve"> professor or student</w:delText>
        </w:r>
        <w:r w:rsidR="00E90EA3" w:rsidDel="00F15707">
          <w:delText>. R</w:delText>
        </w:r>
        <w:r w:rsidDel="00F15707">
          <w:delText>ating</w:delText>
        </w:r>
        <w:r w:rsidR="00E90EA3" w:rsidDel="00F15707">
          <w:delText>/referencing</w:delText>
        </w:r>
        <w:r w:rsidDel="00F15707">
          <w:delText xml:space="preserve"> system to be deployed.</w:delText>
        </w:r>
        <w:r w:rsidR="00E90EA3" w:rsidDel="00F15707">
          <w:delText xml:space="preserve"> Photo/</w:delText>
        </w:r>
        <w:r w:rsidR="00B8642E" w:rsidDel="00F15707">
          <w:delText>avatar</w:delText>
        </w:r>
        <w:r w:rsidR="00E90EA3" w:rsidDel="00F15707">
          <w:delText xml:space="preserve"> </w:delText>
        </w:r>
        <w:r w:rsidR="00B8642E" w:rsidDel="00F15707">
          <w:delText xml:space="preserve">image </w:delText>
        </w:r>
        <w:r w:rsidR="00E90EA3" w:rsidDel="00F15707">
          <w:delText xml:space="preserve">upload feature </w:delText>
        </w:r>
      </w:del>
    </w:p>
    <w:p w14:paraId="0C14E250" w14:textId="250A2775" w:rsidR="00277AF8" w:rsidDel="00F15707" w:rsidRDefault="0010580B" w:rsidP="00277AF8">
      <w:pPr>
        <w:rPr>
          <w:del w:id="2937" w:author="Sarah Thomas" w:date="2014-03-03T14:10:00Z"/>
        </w:rPr>
      </w:pPr>
      <w:del w:id="2938" w:author="Sarah Thomas" w:date="2014-03-03T14:10:00Z">
        <w:r w:rsidDel="00F15707">
          <w:br w:type="page"/>
        </w:r>
      </w:del>
    </w:p>
    <w:p w14:paraId="4F451227" w14:textId="1FAD919B" w:rsidR="00A5192B" w:rsidDel="00F15707" w:rsidRDefault="00A5192B" w:rsidP="00277AF8">
      <w:pPr>
        <w:pStyle w:val="Heading3"/>
        <w:rPr>
          <w:del w:id="2939" w:author="Sarah Thomas" w:date="2014-03-03T14:10:00Z"/>
        </w:rPr>
      </w:pPr>
      <w:bookmarkStart w:id="2940" w:name="_Toc253043805"/>
      <w:del w:id="2941" w:author="Sarah Thomas" w:date="2014-03-03T14:10:00Z">
        <w:r w:rsidDel="00F15707">
          <w:delText>Edit Private Profile</w:delText>
        </w:r>
        <w:bookmarkEnd w:id="2940"/>
      </w:del>
    </w:p>
    <w:p w14:paraId="0891BF02" w14:textId="026B9826" w:rsidR="009573C3" w:rsidRPr="009573C3" w:rsidDel="00F15707" w:rsidRDefault="009573C3" w:rsidP="009573C3">
      <w:pPr>
        <w:rPr>
          <w:del w:id="2942" w:author="Sarah Thomas" w:date="2014-03-03T14:10:00Z"/>
        </w:rPr>
      </w:pPr>
      <w:del w:id="2943" w:author="Sarah Thomas" w:date="2014-03-03T14:10:00Z">
        <w:r w:rsidDel="00F15707">
          <w:delText>For registered users to edit confidential information and change their passwords</w:delText>
        </w:r>
      </w:del>
    </w:p>
    <w:p w14:paraId="5ECC214A" w14:textId="676E5C3D" w:rsidR="00A5192B" w:rsidDel="00F15707" w:rsidRDefault="00A5192B" w:rsidP="00A5192B">
      <w:pPr>
        <w:pStyle w:val="ListParagraph"/>
        <w:numPr>
          <w:ilvl w:val="0"/>
          <w:numId w:val="13"/>
        </w:numPr>
        <w:rPr>
          <w:del w:id="2944" w:author="Sarah Thomas" w:date="2014-03-03T14:10:00Z"/>
        </w:rPr>
      </w:pPr>
      <w:del w:id="2945" w:author="Sarah Thomas" w:date="2014-03-03T14:10:00Z">
        <w:r w:rsidDel="00F15707">
          <w:delText>Change Password</w:delText>
        </w:r>
      </w:del>
    </w:p>
    <w:p w14:paraId="5825EDCC" w14:textId="097E519B" w:rsidR="00A5192B" w:rsidDel="00F15707" w:rsidRDefault="00A5192B" w:rsidP="00A5192B">
      <w:pPr>
        <w:pStyle w:val="ListParagraph"/>
        <w:numPr>
          <w:ilvl w:val="0"/>
          <w:numId w:val="13"/>
        </w:numPr>
        <w:rPr>
          <w:del w:id="2946" w:author="Sarah Thomas" w:date="2014-03-03T14:10:00Z"/>
        </w:rPr>
      </w:pPr>
      <w:del w:id="2947" w:author="Sarah Thomas" w:date="2014-03-03T14:10:00Z">
        <w:r w:rsidDel="00F15707">
          <w:delText>Email</w:delText>
        </w:r>
      </w:del>
    </w:p>
    <w:p w14:paraId="422083C0" w14:textId="72ED50D7" w:rsidR="00A5192B" w:rsidDel="00F15707" w:rsidRDefault="00A5192B" w:rsidP="00A5192B">
      <w:pPr>
        <w:pStyle w:val="ListParagraph"/>
        <w:numPr>
          <w:ilvl w:val="0"/>
          <w:numId w:val="13"/>
        </w:numPr>
        <w:rPr>
          <w:del w:id="2948" w:author="Sarah Thomas" w:date="2014-03-03T14:10:00Z"/>
        </w:rPr>
      </w:pPr>
      <w:del w:id="2949" w:author="Sarah Thomas" w:date="2014-03-03T14:10:00Z">
        <w:r w:rsidDel="00F15707">
          <w:delText>Date of Birth</w:delText>
        </w:r>
      </w:del>
    </w:p>
    <w:p w14:paraId="3CD6CB9A" w14:textId="72A0B5A6" w:rsidR="009573C3" w:rsidDel="00F15707" w:rsidRDefault="009573C3" w:rsidP="008D0C79">
      <w:pPr>
        <w:pStyle w:val="BodyText"/>
        <w:rPr>
          <w:del w:id="2950" w:author="Sarah Thomas" w:date="2014-03-03T14:10:00Z"/>
        </w:rPr>
      </w:pPr>
      <w:del w:id="2951" w:author="Sarah Thomas" w:date="2014-03-03T14:10:00Z">
        <w:r w:rsidRPr="00277AF8" w:rsidDel="00F15707">
          <w:delText>Optional Requirement</w:delText>
        </w:r>
        <w:r w:rsidDel="00F15707">
          <w:delText>s:</w:delText>
        </w:r>
        <w:r w:rsidRPr="009573C3" w:rsidDel="00F15707">
          <w:delText xml:space="preserve"> </w:delText>
        </w:r>
        <w:r w:rsidDel="00F15707">
          <w:delText>Postal address (for geographic search)</w:delText>
        </w:r>
      </w:del>
    </w:p>
    <w:p w14:paraId="4E323937" w14:textId="467EFABB" w:rsidR="008C1ACF" w:rsidDel="00F15707" w:rsidRDefault="008C1ACF" w:rsidP="008C1ACF">
      <w:pPr>
        <w:pStyle w:val="Heading3"/>
        <w:rPr>
          <w:del w:id="2952" w:author="Sarah Thomas" w:date="2014-03-03T14:10:00Z"/>
        </w:rPr>
      </w:pPr>
      <w:bookmarkStart w:id="2953" w:name="_Toc253043806"/>
      <w:del w:id="2954" w:author="Sarah Thomas" w:date="2014-03-03T14:10:00Z">
        <w:r w:rsidDel="00F15707">
          <w:delText>Contact Another User</w:delText>
        </w:r>
        <w:bookmarkEnd w:id="2953"/>
      </w:del>
    </w:p>
    <w:p w14:paraId="743F4122" w14:textId="29955CC4" w:rsidR="008C1ACF" w:rsidDel="00F15707" w:rsidRDefault="008C1ACF" w:rsidP="008D0C79">
      <w:pPr>
        <w:pStyle w:val="BodyText"/>
        <w:rPr>
          <w:del w:id="2955" w:author="Sarah Thomas" w:date="2014-03-03T14:10:00Z"/>
        </w:rPr>
      </w:pPr>
      <w:del w:id="2956" w:author="Sarah Thomas" w:date="2014-03-03T14:10:00Z">
        <w:r w:rsidDel="00F15707">
          <w:delText xml:space="preserve">A registered user can contact another registered user via screen names. In this way users can communicate and request collaboration, team involvement, mentorship etc. </w:delText>
        </w:r>
      </w:del>
    </w:p>
    <w:p w14:paraId="77C9E372" w14:textId="02A8AE65" w:rsidR="008C1ACF" w:rsidRPr="00DF085B" w:rsidDel="00F15707" w:rsidRDefault="008C1ACF" w:rsidP="008D0C79">
      <w:pPr>
        <w:pStyle w:val="BodyText"/>
        <w:rPr>
          <w:del w:id="2957" w:author="Sarah Thomas" w:date="2014-03-03T14:10:00Z"/>
        </w:rPr>
      </w:pPr>
      <w:del w:id="2958" w:author="Sarah Thomas" w:date="2014-03-03T14:10:00Z">
        <w:r w:rsidRPr="00277AF8" w:rsidDel="00F15707">
          <w:delText>Optional Requirement</w:delText>
        </w:r>
        <w:r w:rsidDel="00F15707">
          <w:delText>s:</w:delText>
        </w:r>
        <w:r w:rsidRPr="009573C3" w:rsidDel="00F15707">
          <w:delText xml:space="preserve"> </w:delText>
        </w:r>
        <w:r w:rsidDel="00F15707">
          <w:delText>Users actual email addresses to remain confidential but after initial contact users may exchange emails if they so wish.</w:delText>
        </w:r>
        <w:r w:rsidR="0050074F" w:rsidDel="00F15707">
          <w:delText xml:space="preserve"> This will require the implementation of a communication channel that keeps emails confidential.</w:delText>
        </w:r>
      </w:del>
    </w:p>
    <w:p w14:paraId="188B27A9" w14:textId="0664C49A" w:rsidR="00D31B73" w:rsidDel="00F15707" w:rsidRDefault="00D31B73" w:rsidP="00D31B73">
      <w:pPr>
        <w:pStyle w:val="Heading3"/>
        <w:rPr>
          <w:del w:id="2959" w:author="Sarah Thomas" w:date="2014-03-03T14:10:00Z"/>
        </w:rPr>
      </w:pPr>
      <w:bookmarkStart w:id="2960" w:name="_Toc253043807"/>
      <w:del w:id="2961" w:author="Sarah Thomas" w:date="2014-03-03T14:10:00Z">
        <w:r w:rsidDel="00F15707">
          <w:delText>Create New Venture</w:delText>
        </w:r>
        <w:bookmarkEnd w:id="2960"/>
      </w:del>
    </w:p>
    <w:p w14:paraId="3753A528" w14:textId="6FF516DD" w:rsidR="00D31B73" w:rsidRPr="00D31B73" w:rsidDel="00F15707" w:rsidRDefault="00D31B73" w:rsidP="008D0C79">
      <w:pPr>
        <w:pStyle w:val="BodyText"/>
        <w:rPr>
          <w:del w:id="2962" w:author="Sarah Thomas" w:date="2014-03-03T14:10:00Z"/>
        </w:rPr>
      </w:pPr>
      <w:del w:id="2963" w:author="Sarah Thomas" w:date="2014-03-03T14:10:00Z">
        <w:r w:rsidDel="00F15707">
          <w:delText xml:space="preserve">A registered user </w:delText>
        </w:r>
        <w:r w:rsidR="00A8129B" w:rsidDel="00F15707">
          <w:delText xml:space="preserve">who is based at a university </w:delText>
        </w:r>
        <w:r w:rsidDel="00F15707">
          <w:delText>can create a new venture. They will then initially become the team leader for this venture. They can now edit the venture</w:delText>
        </w:r>
        <w:r w:rsidR="001553BD" w:rsidDel="00F15707">
          <w:delText xml:space="preserve"> details</w:delText>
        </w:r>
        <w:r w:rsidR="00A8129B" w:rsidDel="00F15707">
          <w:delText xml:space="preserve">. Only university-based users can create ventures to keep the project on a university setting. This is to attract outside backers who seek academically based </w:delText>
        </w:r>
        <w:r w:rsidR="00A8129B" w:rsidRPr="00A8129B" w:rsidDel="00F15707">
          <w:delText>entrepreneur</w:delText>
        </w:r>
        <w:r w:rsidR="00A8129B" w:rsidDel="00F15707">
          <w:delText>ial activity.</w:delText>
        </w:r>
      </w:del>
    </w:p>
    <w:p w14:paraId="746B3204" w14:textId="39165072" w:rsidR="00A5192B" w:rsidDel="00F15707" w:rsidRDefault="00A5192B" w:rsidP="00A5192B">
      <w:pPr>
        <w:pStyle w:val="Heading3"/>
        <w:rPr>
          <w:del w:id="2964" w:author="Sarah Thomas" w:date="2014-03-03T14:10:00Z"/>
        </w:rPr>
      </w:pPr>
      <w:bookmarkStart w:id="2965" w:name="_Toc253043808"/>
      <w:del w:id="2966" w:author="Sarah Thomas" w:date="2014-03-03T14:10:00Z">
        <w:r w:rsidDel="00F15707">
          <w:delText xml:space="preserve">Edit Venture </w:delText>
        </w:r>
        <w:r w:rsidR="001553BD" w:rsidDel="00F15707">
          <w:delText>Details</w:delText>
        </w:r>
        <w:bookmarkEnd w:id="2965"/>
      </w:del>
    </w:p>
    <w:p w14:paraId="4F6AB86A" w14:textId="35BED5B0" w:rsidR="00A5192B" w:rsidDel="00F15707" w:rsidRDefault="009573C3" w:rsidP="008D0C79">
      <w:pPr>
        <w:pStyle w:val="BodyText"/>
        <w:rPr>
          <w:del w:id="2967" w:author="Sarah Thomas" w:date="2014-03-03T14:10:00Z"/>
        </w:rPr>
      </w:pPr>
      <w:del w:id="2968" w:author="Sarah Thomas" w:date="2014-03-03T14:10:00Z">
        <w:r w:rsidDel="00F15707">
          <w:delText>This is publically viewable by all users so should be used to generate interest. It should not contain any confidential information</w:delText>
        </w:r>
        <w:r w:rsidR="00A5192B" w:rsidDel="00F15707">
          <w:delText>. Details to include:</w:delText>
        </w:r>
      </w:del>
    </w:p>
    <w:p w14:paraId="4C31A92D" w14:textId="34CD120B" w:rsidR="00A5192B" w:rsidDel="00F15707" w:rsidRDefault="00A5192B" w:rsidP="00A5192B">
      <w:pPr>
        <w:pStyle w:val="ListParagraph"/>
        <w:numPr>
          <w:ilvl w:val="0"/>
          <w:numId w:val="14"/>
        </w:numPr>
        <w:rPr>
          <w:del w:id="2969" w:author="Sarah Thomas" w:date="2014-03-03T14:10:00Z"/>
        </w:rPr>
      </w:pPr>
      <w:del w:id="2970" w:author="Sarah Thomas" w:date="2014-03-03T14:10:00Z">
        <w:r w:rsidDel="00F15707">
          <w:delText>Title of venture</w:delText>
        </w:r>
      </w:del>
    </w:p>
    <w:p w14:paraId="2834080E" w14:textId="60D17A51" w:rsidR="00A5192B" w:rsidDel="00F15707" w:rsidRDefault="00A5192B" w:rsidP="00A5192B">
      <w:pPr>
        <w:pStyle w:val="ListParagraph"/>
        <w:numPr>
          <w:ilvl w:val="0"/>
          <w:numId w:val="14"/>
        </w:numPr>
        <w:rPr>
          <w:del w:id="2971" w:author="Sarah Thomas" w:date="2014-03-03T14:10:00Z"/>
        </w:rPr>
      </w:pPr>
      <w:del w:id="2972" w:author="Sarah Thomas" w:date="2014-03-03T14:10:00Z">
        <w:r w:rsidDel="00F15707">
          <w:delText>Area of venture</w:delText>
        </w:r>
      </w:del>
    </w:p>
    <w:p w14:paraId="6F25B95B" w14:textId="5BDEC2E1" w:rsidR="00A5192B" w:rsidDel="00F15707" w:rsidRDefault="00A5192B" w:rsidP="00A5192B">
      <w:pPr>
        <w:pStyle w:val="ListParagraph"/>
        <w:numPr>
          <w:ilvl w:val="0"/>
          <w:numId w:val="14"/>
        </w:numPr>
        <w:rPr>
          <w:del w:id="2973" w:author="Sarah Thomas" w:date="2014-03-03T14:10:00Z"/>
        </w:rPr>
      </w:pPr>
      <w:del w:id="2974" w:author="Sarah Thomas" w:date="2014-03-03T14:10:00Z">
        <w:r w:rsidDel="00F15707">
          <w:delText xml:space="preserve">Team Leader </w:delText>
        </w:r>
      </w:del>
    </w:p>
    <w:p w14:paraId="1544C1B6" w14:textId="3D4EB4ED" w:rsidR="00A5192B" w:rsidDel="00F15707" w:rsidRDefault="00A5192B" w:rsidP="00A5192B">
      <w:pPr>
        <w:pStyle w:val="ListParagraph"/>
        <w:numPr>
          <w:ilvl w:val="0"/>
          <w:numId w:val="14"/>
        </w:numPr>
        <w:rPr>
          <w:del w:id="2975" w:author="Sarah Thomas" w:date="2014-03-03T14:10:00Z"/>
        </w:rPr>
      </w:pPr>
      <w:del w:id="2976" w:author="Sarah Thomas" w:date="2014-03-03T14:10:00Z">
        <w:r w:rsidDel="00F15707">
          <w:delText>Description of venture</w:delText>
        </w:r>
      </w:del>
    </w:p>
    <w:p w14:paraId="09C81B18" w14:textId="3068A694" w:rsidR="00A5192B" w:rsidDel="00F15707" w:rsidRDefault="00A5192B" w:rsidP="00A5192B">
      <w:pPr>
        <w:pStyle w:val="ListParagraph"/>
        <w:numPr>
          <w:ilvl w:val="0"/>
          <w:numId w:val="14"/>
        </w:numPr>
        <w:rPr>
          <w:del w:id="2977" w:author="Sarah Thomas" w:date="2014-03-03T14:10:00Z"/>
        </w:rPr>
      </w:pPr>
      <w:del w:id="2978" w:author="Sarah Thomas" w:date="2014-03-03T14:10:00Z">
        <w:r w:rsidDel="00F15707">
          <w:delText>Level of investment needed</w:delText>
        </w:r>
      </w:del>
    </w:p>
    <w:p w14:paraId="5CC40F21" w14:textId="499441FD" w:rsidR="00A5192B" w:rsidDel="00F15707" w:rsidRDefault="00A5192B" w:rsidP="00A5192B">
      <w:pPr>
        <w:pStyle w:val="ListParagraph"/>
        <w:numPr>
          <w:ilvl w:val="0"/>
          <w:numId w:val="14"/>
        </w:numPr>
        <w:rPr>
          <w:del w:id="2979" w:author="Sarah Thomas" w:date="2014-03-03T14:10:00Z"/>
        </w:rPr>
      </w:pPr>
      <w:del w:id="2980" w:author="Sarah Thomas" w:date="2014-03-03T14:10:00Z">
        <w:r w:rsidDel="00F15707">
          <w:delText>Level of investment already obtained</w:delText>
        </w:r>
      </w:del>
    </w:p>
    <w:p w14:paraId="5DE738BC" w14:textId="3D1EA0DD" w:rsidR="00A5192B" w:rsidDel="00F15707" w:rsidRDefault="00A5192B" w:rsidP="00A5192B">
      <w:pPr>
        <w:pStyle w:val="ListParagraph"/>
        <w:numPr>
          <w:ilvl w:val="0"/>
          <w:numId w:val="14"/>
        </w:numPr>
        <w:rPr>
          <w:del w:id="2981" w:author="Sarah Thomas" w:date="2014-03-03T14:10:00Z"/>
        </w:rPr>
      </w:pPr>
      <w:del w:id="2982" w:author="Sarah Thomas" w:date="2014-03-03T14:10:00Z">
        <w:r w:rsidDel="00F15707">
          <w:delText>Skills Required</w:delText>
        </w:r>
      </w:del>
    </w:p>
    <w:p w14:paraId="0A7862EF" w14:textId="45C6408C" w:rsidR="00A5192B" w:rsidDel="00F15707" w:rsidRDefault="00A5192B" w:rsidP="00A5192B">
      <w:pPr>
        <w:pStyle w:val="ListParagraph"/>
        <w:numPr>
          <w:ilvl w:val="0"/>
          <w:numId w:val="14"/>
        </w:numPr>
        <w:rPr>
          <w:del w:id="2983" w:author="Sarah Thomas" w:date="2014-03-03T14:10:00Z"/>
        </w:rPr>
      </w:pPr>
      <w:del w:id="2984" w:author="Sarah Thomas" w:date="2014-03-03T14:10:00Z">
        <w:r w:rsidDel="00F15707">
          <w:delText>Skills already acquired</w:delText>
        </w:r>
      </w:del>
    </w:p>
    <w:p w14:paraId="47782E1C" w14:textId="75E1AFB8" w:rsidR="00A5192B" w:rsidDel="00F15707" w:rsidRDefault="00A5192B" w:rsidP="00A5192B">
      <w:pPr>
        <w:pStyle w:val="ListParagraph"/>
        <w:numPr>
          <w:ilvl w:val="0"/>
          <w:numId w:val="14"/>
        </w:numPr>
        <w:rPr>
          <w:del w:id="2985" w:author="Sarah Thomas" w:date="2014-03-03T14:10:00Z"/>
        </w:rPr>
      </w:pPr>
      <w:del w:id="2986" w:author="Sarah Thomas" w:date="2014-03-03T14:10:00Z">
        <w:r w:rsidDel="00F15707">
          <w:delText xml:space="preserve">Team members </w:delText>
        </w:r>
        <w:r w:rsidR="001553BD" w:rsidDel="00F15707">
          <w:delText>screen names</w:delText>
        </w:r>
      </w:del>
    </w:p>
    <w:p w14:paraId="608F15E3" w14:textId="38601602" w:rsidR="00A5192B" w:rsidDel="00F15707" w:rsidRDefault="00A5192B" w:rsidP="00F0790D">
      <w:pPr>
        <w:pStyle w:val="ListParagraph"/>
        <w:numPr>
          <w:ilvl w:val="0"/>
          <w:numId w:val="14"/>
        </w:numPr>
        <w:rPr>
          <w:del w:id="2987" w:author="Sarah Thomas" w:date="2014-03-03T14:10:00Z"/>
        </w:rPr>
      </w:pPr>
      <w:del w:id="2988" w:author="Sarah Thomas" w:date="2014-03-03T14:10:00Z">
        <w:r w:rsidDel="00F15707">
          <w:delText>Social media links</w:delText>
        </w:r>
      </w:del>
    </w:p>
    <w:p w14:paraId="4553A051" w14:textId="37078590" w:rsidR="001553BD" w:rsidDel="00F15707" w:rsidRDefault="001553BD" w:rsidP="008D0C79">
      <w:pPr>
        <w:pStyle w:val="BodyText"/>
        <w:rPr>
          <w:del w:id="2989" w:author="Sarah Thomas" w:date="2014-03-03T14:10:00Z"/>
        </w:rPr>
      </w:pPr>
      <w:del w:id="2990" w:author="Sarah Thomas" w:date="2014-03-03T14:10:00Z">
        <w:r w:rsidRPr="00277AF8" w:rsidDel="00F15707">
          <w:delText>Optional Requirement</w:delText>
        </w:r>
        <w:r w:rsidDel="00F15707">
          <w:delText xml:space="preserve">s: Level of investment sought for equity </w:delText>
        </w:r>
        <w:r w:rsidR="008811F6" w:rsidDel="00F15707">
          <w:delText>e.g.</w:delText>
        </w:r>
        <w:r w:rsidDel="00F15707">
          <w:delText xml:space="preserve"> £10,000 for 10% equity. Valuations of business</w:delText>
        </w:r>
      </w:del>
    </w:p>
    <w:p w14:paraId="1EE164BF" w14:textId="0D03B74C" w:rsidR="001553BD" w:rsidDel="00F15707" w:rsidRDefault="0010580B" w:rsidP="001553BD">
      <w:pPr>
        <w:pStyle w:val="ListParagraph"/>
        <w:ind w:left="0"/>
        <w:rPr>
          <w:del w:id="2991" w:author="Sarah Thomas" w:date="2014-03-03T14:10:00Z"/>
        </w:rPr>
      </w:pPr>
      <w:del w:id="2992" w:author="Sarah Thomas" w:date="2014-03-03T14:10:00Z">
        <w:r w:rsidDel="00F15707">
          <w:br w:type="page"/>
        </w:r>
      </w:del>
    </w:p>
    <w:p w14:paraId="126E1668" w14:textId="03269FDA" w:rsidR="001553BD" w:rsidDel="00F15707" w:rsidRDefault="001553BD" w:rsidP="001553BD">
      <w:pPr>
        <w:pStyle w:val="Heading3"/>
        <w:rPr>
          <w:del w:id="2993" w:author="Sarah Thomas" w:date="2014-03-03T14:10:00Z"/>
        </w:rPr>
      </w:pPr>
      <w:bookmarkStart w:id="2994" w:name="_Toc253043809"/>
      <w:del w:id="2995" w:author="Sarah Thomas" w:date="2014-03-03T14:10:00Z">
        <w:r w:rsidDel="00F15707">
          <w:delText>Build Team</w:delText>
        </w:r>
        <w:bookmarkEnd w:id="2994"/>
      </w:del>
    </w:p>
    <w:p w14:paraId="0B83E24E" w14:textId="54BBB01D" w:rsidR="001553BD" w:rsidDel="00F15707" w:rsidRDefault="008C1ACF" w:rsidP="008D0C79">
      <w:pPr>
        <w:pStyle w:val="BodyText"/>
        <w:rPr>
          <w:del w:id="2996" w:author="Sarah Thomas" w:date="2014-03-03T14:10:00Z"/>
        </w:rPr>
      </w:pPr>
      <w:del w:id="2997" w:author="Sarah Thomas" w:date="2014-03-03T14:10:00Z">
        <w:r w:rsidDel="00F15707">
          <w:delText xml:space="preserve">A team leader can invite registered users to become team members or mentors. Upon mutual consent team members or mentors are added and have access to the private team area. </w:delText>
        </w:r>
      </w:del>
    </w:p>
    <w:p w14:paraId="1A7599B0" w14:textId="4FD09E59" w:rsidR="008C1ACF" w:rsidDel="00F15707" w:rsidRDefault="0050074F" w:rsidP="008C1ACF">
      <w:pPr>
        <w:pStyle w:val="Heading3"/>
        <w:rPr>
          <w:del w:id="2998" w:author="Sarah Thomas" w:date="2014-03-03T14:10:00Z"/>
        </w:rPr>
      </w:pPr>
      <w:bookmarkStart w:id="2999" w:name="_Toc253043810"/>
      <w:del w:id="3000" w:author="Sarah Thomas" w:date="2014-03-03T14:10:00Z">
        <w:r w:rsidDel="00F15707">
          <w:delText>Enter</w:delText>
        </w:r>
        <w:r w:rsidR="008C1ACF" w:rsidDel="00F15707">
          <w:delText xml:space="preserve"> </w:delText>
        </w:r>
        <w:r w:rsidDel="00F15707">
          <w:delText xml:space="preserve">Private </w:delText>
        </w:r>
        <w:r w:rsidR="008C1ACF" w:rsidDel="00F15707">
          <w:delText>Team Area</w:delText>
        </w:r>
        <w:bookmarkEnd w:id="2999"/>
      </w:del>
    </w:p>
    <w:p w14:paraId="2C95AC16" w14:textId="688D8321" w:rsidR="008C1ACF" w:rsidRPr="001553BD" w:rsidDel="00F15707" w:rsidRDefault="008C1ACF" w:rsidP="008C1ACF">
      <w:pPr>
        <w:rPr>
          <w:del w:id="3001" w:author="Sarah Thomas" w:date="2014-03-03T14:10:00Z"/>
        </w:rPr>
      </w:pPr>
      <w:del w:id="3002" w:author="Sarah Thomas" w:date="2014-03-03T14:10:00Z">
        <w:r w:rsidDel="00F15707">
          <w:delText>A private area only accessible by team members and team mentors</w:delText>
        </w:r>
      </w:del>
    </w:p>
    <w:p w14:paraId="04F795D9" w14:textId="63E8818E" w:rsidR="008C1ACF" w:rsidDel="00F15707" w:rsidRDefault="008C1ACF" w:rsidP="008C1ACF">
      <w:pPr>
        <w:pStyle w:val="ListParagraph"/>
        <w:numPr>
          <w:ilvl w:val="0"/>
          <w:numId w:val="14"/>
        </w:numPr>
        <w:rPr>
          <w:del w:id="3003" w:author="Sarah Thomas" w:date="2014-03-03T14:10:00Z"/>
        </w:rPr>
      </w:pPr>
      <w:del w:id="3004" w:author="Sarah Thomas" w:date="2014-03-03T14:10:00Z">
        <w:r w:rsidDel="00F15707">
          <w:delText>Bulletin Board</w:delText>
        </w:r>
      </w:del>
    </w:p>
    <w:p w14:paraId="293C4EBF" w14:textId="619D7176" w:rsidR="008C1ACF" w:rsidDel="00F15707" w:rsidRDefault="008C1ACF" w:rsidP="008C1ACF">
      <w:pPr>
        <w:pStyle w:val="ListParagraph"/>
        <w:numPr>
          <w:ilvl w:val="0"/>
          <w:numId w:val="14"/>
        </w:numPr>
        <w:rPr>
          <w:del w:id="3005" w:author="Sarah Thomas" w:date="2014-03-03T14:10:00Z"/>
        </w:rPr>
      </w:pPr>
      <w:del w:id="3006" w:author="Sarah Thomas" w:date="2014-03-03T14:10:00Z">
        <w:r w:rsidDel="00F15707">
          <w:delText>Details of investments</w:delText>
        </w:r>
      </w:del>
    </w:p>
    <w:p w14:paraId="09A5AF9C" w14:textId="329BB753" w:rsidR="008C1ACF" w:rsidDel="00F15707" w:rsidRDefault="008C1ACF" w:rsidP="008C1ACF">
      <w:pPr>
        <w:pStyle w:val="ListParagraph"/>
        <w:numPr>
          <w:ilvl w:val="0"/>
          <w:numId w:val="14"/>
        </w:numPr>
        <w:rPr>
          <w:del w:id="3007" w:author="Sarah Thomas" w:date="2014-03-03T14:10:00Z"/>
        </w:rPr>
      </w:pPr>
      <w:del w:id="3008" w:author="Sarah Thomas" w:date="2014-03-03T14:10:00Z">
        <w:r w:rsidDel="00F15707">
          <w:delText>Team members emails</w:delText>
        </w:r>
      </w:del>
    </w:p>
    <w:p w14:paraId="344EAC52" w14:textId="6F009CAB" w:rsidR="008C1ACF" w:rsidDel="00F15707" w:rsidRDefault="008C1ACF" w:rsidP="008C1ACF">
      <w:pPr>
        <w:pStyle w:val="ListParagraph"/>
        <w:numPr>
          <w:ilvl w:val="0"/>
          <w:numId w:val="14"/>
        </w:numPr>
        <w:rPr>
          <w:del w:id="3009" w:author="Sarah Thomas" w:date="2014-03-03T14:10:00Z"/>
        </w:rPr>
      </w:pPr>
      <w:del w:id="3010" w:author="Sarah Thomas" w:date="2014-03-03T14:10:00Z">
        <w:r w:rsidDel="00F15707">
          <w:delText>Team mentors emails</w:delText>
        </w:r>
      </w:del>
    </w:p>
    <w:p w14:paraId="4935858E" w14:textId="30153A18" w:rsidR="008C1ACF" w:rsidDel="00F15707" w:rsidRDefault="008C1ACF" w:rsidP="008C1ACF">
      <w:pPr>
        <w:pStyle w:val="ListParagraph"/>
        <w:numPr>
          <w:ilvl w:val="0"/>
          <w:numId w:val="14"/>
        </w:numPr>
        <w:rPr>
          <w:del w:id="3011" w:author="Sarah Thomas" w:date="2014-03-03T14:10:00Z"/>
        </w:rPr>
      </w:pPr>
      <w:del w:id="3012" w:author="Sarah Thomas" w:date="2014-03-03T14:10:00Z">
        <w:r w:rsidDel="00F15707">
          <w:delText>Other confidential information</w:delText>
        </w:r>
      </w:del>
    </w:p>
    <w:p w14:paraId="22143BCB" w14:textId="1125AEE9" w:rsidR="00A5192B" w:rsidDel="00F15707" w:rsidRDefault="00EE2C8C" w:rsidP="00A5192B">
      <w:pPr>
        <w:pStyle w:val="Heading3"/>
        <w:rPr>
          <w:del w:id="3013" w:author="Sarah Thomas" w:date="2014-03-03T14:10:00Z"/>
        </w:rPr>
      </w:pPr>
      <w:bookmarkStart w:id="3014" w:name="_Toc253043811"/>
      <w:del w:id="3015" w:author="Sarah Thomas" w:date="2014-03-03T14:10:00Z">
        <w:r w:rsidDel="00F15707">
          <w:delText>Site Administration</w:delText>
        </w:r>
        <w:bookmarkEnd w:id="3014"/>
      </w:del>
    </w:p>
    <w:p w14:paraId="7D469689" w14:textId="67E68DA9" w:rsidR="00A5192B" w:rsidDel="00F15707" w:rsidRDefault="00A5192B" w:rsidP="008D0C79">
      <w:pPr>
        <w:pStyle w:val="BodyText"/>
        <w:rPr>
          <w:del w:id="3016" w:author="Sarah Thomas" w:date="2014-03-03T14:10:00Z"/>
        </w:rPr>
      </w:pPr>
      <w:del w:id="3017" w:author="Sarah Thomas" w:date="2014-03-03T14:10:00Z">
        <w:r w:rsidDel="00F15707">
          <w:delText>A non-technical administrator should be able to preform the following functions:</w:delText>
        </w:r>
      </w:del>
    </w:p>
    <w:p w14:paraId="180A0407" w14:textId="209D3383" w:rsidR="00A5192B" w:rsidDel="00F15707" w:rsidRDefault="00A5192B" w:rsidP="00A5192B">
      <w:pPr>
        <w:pStyle w:val="ListParagraph"/>
        <w:numPr>
          <w:ilvl w:val="0"/>
          <w:numId w:val="15"/>
        </w:numPr>
        <w:rPr>
          <w:del w:id="3018" w:author="Sarah Thomas" w:date="2014-03-03T14:10:00Z"/>
        </w:rPr>
      </w:pPr>
      <w:del w:id="3019" w:author="Sarah Thomas" w:date="2014-03-03T14:10:00Z">
        <w:r w:rsidDel="00F15707">
          <w:delText>Add or remove users</w:delText>
        </w:r>
      </w:del>
    </w:p>
    <w:p w14:paraId="53493691" w14:textId="7D9F3A62" w:rsidR="00A5192B" w:rsidDel="00F15707" w:rsidRDefault="00A5192B" w:rsidP="00A5192B">
      <w:pPr>
        <w:pStyle w:val="ListParagraph"/>
        <w:numPr>
          <w:ilvl w:val="0"/>
          <w:numId w:val="15"/>
        </w:numPr>
        <w:rPr>
          <w:del w:id="3020" w:author="Sarah Thomas" w:date="2014-03-03T14:10:00Z"/>
        </w:rPr>
      </w:pPr>
      <w:del w:id="3021" w:author="Sarah Thomas" w:date="2014-03-03T14:10:00Z">
        <w:r w:rsidDel="00F15707">
          <w:delText>Add news items to home page</w:delText>
        </w:r>
      </w:del>
    </w:p>
    <w:p w14:paraId="3ABF3118" w14:textId="0389CA5A" w:rsidR="00A5192B" w:rsidDel="00F15707" w:rsidRDefault="00A5192B" w:rsidP="00A5192B">
      <w:pPr>
        <w:pStyle w:val="ListParagraph"/>
        <w:numPr>
          <w:ilvl w:val="0"/>
          <w:numId w:val="15"/>
        </w:numPr>
        <w:rPr>
          <w:del w:id="3022" w:author="Sarah Thomas" w:date="2014-03-03T14:10:00Z"/>
        </w:rPr>
      </w:pPr>
      <w:del w:id="3023" w:author="Sarah Thomas" w:date="2014-03-03T14:10:00Z">
        <w:r w:rsidDel="00F15707">
          <w:delText>Obtain email lists of registered users</w:delText>
        </w:r>
      </w:del>
    </w:p>
    <w:p w14:paraId="483CE24A" w14:textId="0DB51769" w:rsidR="00B8642E" w:rsidDel="00F15707" w:rsidRDefault="00A5192B" w:rsidP="00F0790D">
      <w:pPr>
        <w:pStyle w:val="ListParagraph"/>
        <w:numPr>
          <w:ilvl w:val="0"/>
          <w:numId w:val="15"/>
        </w:numPr>
        <w:rPr>
          <w:del w:id="3024" w:author="Sarah Thomas" w:date="2014-03-03T14:10:00Z"/>
        </w:rPr>
      </w:pPr>
      <w:del w:id="3025" w:author="Sarah Thomas" w:date="2014-03-03T14:10:00Z">
        <w:r w:rsidDel="00F15707">
          <w:delText>Remove/Hide ventures or profiles that violate terms and conditions</w:delText>
        </w:r>
      </w:del>
    </w:p>
    <w:p w14:paraId="6F826453" w14:textId="4BB56094" w:rsidR="00A5192B" w:rsidRPr="001E34AB" w:rsidDel="00F15707" w:rsidRDefault="00A5192B" w:rsidP="00A5192B">
      <w:pPr>
        <w:pStyle w:val="Heading2"/>
        <w:rPr>
          <w:del w:id="3026" w:author="Sarah Thomas" w:date="2014-03-03T14:10:00Z"/>
        </w:rPr>
      </w:pPr>
      <w:bookmarkStart w:id="3027" w:name="_Toc253043812"/>
      <w:del w:id="3028" w:author="Sarah Thomas" w:date="2014-03-03T14:10:00Z">
        <w:r w:rsidDel="00F15707">
          <w:delText>Non-Functional Requirements</w:delText>
        </w:r>
        <w:bookmarkEnd w:id="3027"/>
      </w:del>
    </w:p>
    <w:p w14:paraId="57503297" w14:textId="24E4E353" w:rsidR="0092556A" w:rsidDel="00F15707" w:rsidRDefault="00347A50" w:rsidP="00F0790D">
      <w:pPr>
        <w:pStyle w:val="Heading3"/>
        <w:rPr>
          <w:del w:id="3029" w:author="Sarah Thomas" w:date="2014-03-03T14:10:00Z"/>
        </w:rPr>
      </w:pPr>
      <w:del w:id="3030" w:author="Sarah Thomas" w:date="2014-03-03T14:10:00Z">
        <w:r w:rsidDel="00F15707">
          <w:delText>Performance</w:delText>
        </w:r>
      </w:del>
    </w:p>
    <w:p w14:paraId="756CBEDB" w14:textId="02917874" w:rsidR="00347A50" w:rsidDel="00F15707" w:rsidRDefault="00347A50" w:rsidP="00F0790D">
      <w:pPr>
        <w:pStyle w:val="Heading4"/>
        <w:rPr>
          <w:del w:id="3031" w:author="Sarah Thomas" w:date="2014-03-03T14:10:00Z"/>
        </w:rPr>
      </w:pPr>
      <w:del w:id="3032" w:author="Sarah Thomas" w:date="2014-03-03T14:10:00Z">
        <w:r w:rsidDel="00F15707">
          <w:delText>Capacity</w:delText>
        </w:r>
      </w:del>
    </w:p>
    <w:p w14:paraId="17BA965C" w14:textId="5EDB6AEF" w:rsidR="00E570FB" w:rsidDel="00F15707" w:rsidRDefault="00E570FB" w:rsidP="0097380A">
      <w:pPr>
        <w:rPr>
          <w:del w:id="3033" w:author="Sarah Thomas" w:date="2014-03-03T14:10:00Z"/>
        </w:rPr>
      </w:pPr>
      <w:del w:id="3034" w:author="Sarah Thomas" w:date="2014-03-03T14:10:00Z">
        <w:r w:rsidDel="00F15707">
          <w:delText>The website sho</w:delText>
        </w:r>
        <w:r w:rsidR="00D53F74" w:rsidDel="00F15707">
          <w:delText>uld be able to allow at least 2000</w:delText>
        </w:r>
        <w:r w:rsidDel="00F15707">
          <w:delText xml:space="preserve"> </w:delText>
        </w:r>
        <w:r w:rsidR="00D53F74" w:rsidDel="00F15707">
          <w:delText>request using 10 concurrent connection (from user)</w:delText>
        </w:r>
        <w:r w:rsidDel="00F15707">
          <w:delText>.</w:delText>
        </w:r>
        <w:r w:rsidR="000D27B3" w:rsidDel="00F15707">
          <w:delText xml:space="preserve"> By </w:delText>
        </w:r>
        <w:r w:rsidR="001A2D89" w:rsidDel="00F15707">
          <w:delText>referring to the technique used</w:delText>
        </w:r>
        <w:r w:rsidR="000D27B3" w:rsidDel="00F15707">
          <w:delText xml:space="preserve"> the</w:delText>
        </w:r>
        <w:r w:rsidR="00CD56C2" w:rsidDel="00F15707">
          <w:delText xml:space="preserve"> Hello World Benchmark test </w:delText>
        </w:r>
        <w:r w:rsidR="00CD56C2" w:rsidDel="00F15707">
          <w:fldChar w:fldCharType="begin" w:fldLock="1"/>
        </w:r>
        <w:r w:rsidR="00050823" w:rsidDel="00F15707">
          <w:delInstrText>ADDIN CSL_CITATION { "citationItems" : [ { "id" : "ITEM-1", "itemData" : { "URL" : "http://yvandeuren.be/2012/12/non-functional-requirements-for-a-website/", "accessed" : { "date-parts" : [ [ "2014", "2", "4" ] ] }, "author" : [ { "dropping-particle" : "", "family" : "YVANDEUREN", "given" : "", "non-dropping-particle" : "", "parse-names" : false, "suffix" : "" } ], "id" : "ITEM-1", "issued" : { "date-parts" : [ [ "2012" ] ] }, "title" : "Non Functional Requirements for a website\u2026", "type" : "webpage" }, "uris" : [ "http://www.mendeley.com/documents/?uuid=568b5abc-c30e-4a81-96fd-f6280c5ead7f" ] } ], "mendeley" : { "previouslyFormattedCitation" : "[5]" }, "properties" : { "noteIndex" : 0 }, "schema" : "https://github.com/citation-style-language/schema/raw/master/csl-citation.json" }</w:delInstrText>
        </w:r>
        <w:r w:rsidR="00CD56C2" w:rsidDel="00F15707">
          <w:fldChar w:fldCharType="separate"/>
        </w:r>
        <w:r w:rsidR="00CD56C2" w:rsidRPr="00CD56C2" w:rsidDel="00F15707">
          <w:rPr>
            <w:noProof/>
          </w:rPr>
          <w:delText>[5]</w:delText>
        </w:r>
        <w:r w:rsidR="00CD56C2" w:rsidDel="00F15707">
          <w:fldChar w:fldCharType="end"/>
        </w:r>
        <w:r w:rsidR="0061695B" w:rsidDel="00F15707">
          <w:delText>,</w:delText>
        </w:r>
        <w:r w:rsidR="001A2D89" w:rsidDel="00F15707">
          <w:delText xml:space="preserve"> a tool </w:delText>
        </w:r>
        <w:r w:rsidR="00B35FB0" w:rsidDel="00F15707">
          <w:delText>such as</w:delText>
        </w:r>
        <w:r w:rsidR="0061695B" w:rsidDel="00F15707">
          <w:delText xml:space="preserve"> ApacheBench will be use</w:delText>
        </w:r>
        <w:r w:rsidR="000F6254" w:rsidDel="00F15707">
          <w:delText>d</w:delText>
        </w:r>
        <w:r w:rsidR="0061695B" w:rsidDel="00F15707">
          <w:delText xml:space="preserve"> to carry out this test.</w:delText>
        </w:r>
        <w:r w:rsidR="000D27B3" w:rsidDel="00F15707">
          <w:delText xml:space="preserve"> </w:delText>
        </w:r>
      </w:del>
    </w:p>
    <w:p w14:paraId="3B2C5FC4" w14:textId="6C530398" w:rsidR="00E570FB" w:rsidDel="00F15707" w:rsidRDefault="00E570FB" w:rsidP="0097380A">
      <w:pPr>
        <w:rPr>
          <w:del w:id="3035" w:author="Sarah Thomas" w:date="2014-03-03T14:10:00Z"/>
        </w:rPr>
      </w:pPr>
      <w:del w:id="3036" w:author="Sarah Thomas" w:date="2014-03-03T14:10:00Z">
        <w:r w:rsidDel="00F15707">
          <w:delText xml:space="preserve">The website should be able to store </w:delText>
        </w:r>
        <w:r w:rsidR="00D53F74" w:rsidDel="00F15707">
          <w:delText>at least 5000 users</w:delText>
        </w:r>
        <w:r w:rsidR="000F6254" w:rsidDel="00F15707">
          <w:delText xml:space="preserve"> along with their information</w:delText>
        </w:r>
        <w:r w:rsidR="00FC13FE" w:rsidDel="00F15707">
          <w:delText xml:space="preserve"> inside its database.</w:delText>
        </w:r>
      </w:del>
    </w:p>
    <w:p w14:paraId="6DB2B272" w14:textId="2F579305" w:rsidR="00B35FB0" w:rsidRPr="0097380A" w:rsidDel="00F15707" w:rsidRDefault="00B35FB0" w:rsidP="00F0790D">
      <w:pPr>
        <w:pStyle w:val="BodyText"/>
        <w:rPr>
          <w:del w:id="3037" w:author="Sarah Thomas" w:date="2014-03-03T14:10:00Z"/>
        </w:rPr>
      </w:pPr>
      <w:del w:id="3038" w:author="Sarah Thomas" w:date="2014-03-03T14:10:00Z">
        <w:r w:rsidDel="00F15707">
          <w:delText xml:space="preserve">The website should be able to store and retrieve at a minimum </w:delText>
        </w:r>
      </w:del>
      <w:del w:id="3039" w:author="Sarah Thomas" w:date="2014-02-05T07:13:00Z">
        <w:r w:rsidDel="00C9623B">
          <w:delText xml:space="preserve">of </w:delText>
        </w:r>
      </w:del>
      <w:del w:id="3040" w:author="Sarah Thomas" w:date="2014-03-03T14:10:00Z">
        <w:r w:rsidDel="00F15707">
          <w:delText>each profile image of every registered user of the website</w:delText>
        </w:r>
      </w:del>
    </w:p>
    <w:p w14:paraId="67E2D5E3" w14:textId="73A303E0" w:rsidR="00347A50" w:rsidDel="00F15707" w:rsidRDefault="00347A50" w:rsidP="00F0790D">
      <w:pPr>
        <w:pStyle w:val="Heading4"/>
        <w:rPr>
          <w:del w:id="3041" w:author="Sarah Thomas" w:date="2014-03-03T14:10:00Z"/>
        </w:rPr>
      </w:pPr>
      <w:del w:id="3042" w:author="Sarah Thomas" w:date="2014-03-03T14:10:00Z">
        <w:r w:rsidDel="00F15707">
          <w:delText>Availability</w:delText>
        </w:r>
      </w:del>
    </w:p>
    <w:p w14:paraId="1BA87EAC" w14:textId="7D29A8F6" w:rsidR="000D27B3" w:rsidDel="00F15707" w:rsidRDefault="00FC13FE" w:rsidP="00F0790D">
      <w:pPr>
        <w:rPr>
          <w:del w:id="3043" w:author="Sarah Thomas" w:date="2014-03-03T14:10:00Z"/>
        </w:rPr>
      </w:pPr>
      <w:del w:id="3044" w:author="Sarah Thomas" w:date="2014-03-03T14:10:00Z">
        <w:r w:rsidDel="00F15707">
          <w:delText>The website sho</w:delText>
        </w:r>
        <w:r w:rsidR="000D27B3" w:rsidDel="00F15707">
          <w:delText xml:space="preserve">uld be available 99.5% of the whole time it is operational. Equation for calculating maximum downtime (reboot, troubleshooting but not including maintenance work): </w:delText>
        </w:r>
      </w:del>
    </w:p>
    <w:p w14:paraId="34EDCA9E" w14:textId="0F2820AA" w:rsidR="000D27B3" w:rsidDel="00F15707" w:rsidRDefault="000D27B3" w:rsidP="00F0790D">
      <w:pPr>
        <w:rPr>
          <w:del w:id="3045" w:author="Sarah Thomas" w:date="2014-03-03T14:10:00Z"/>
        </w:rPr>
      </w:pPr>
      <w:del w:id="3046" w:author="Sarah Thomas" w:date="2014-03-03T14:10:00Z">
        <w:r w:rsidDel="00F15707">
          <w:delText>The total number of minutes in a month x (100</w:delText>
        </w:r>
        <w:r w:rsidR="00B35FB0" w:rsidDel="00F15707">
          <w:delText xml:space="preserve"> </w:delText>
        </w:r>
        <w:r w:rsidDel="00F15707">
          <w:delText>-</w:delText>
        </w:r>
        <w:r w:rsidR="00B35FB0" w:rsidDel="00F15707">
          <w:delText xml:space="preserve"> </w:delText>
        </w:r>
        <w:r w:rsidDel="00F15707">
          <w:delText>uptime%)</w:delText>
        </w:r>
        <w:r w:rsidR="00B35FB0" w:rsidDel="00F15707">
          <w:delText xml:space="preserve"> </w:delText>
        </w:r>
        <w:r w:rsidDel="00F15707">
          <w:delText>/</w:delText>
        </w:r>
        <w:r w:rsidR="00B35FB0" w:rsidDel="00F15707">
          <w:delText xml:space="preserve"> </w:delText>
        </w:r>
        <w:r w:rsidDel="00F15707">
          <w:delText>100</w:delText>
        </w:r>
      </w:del>
    </w:p>
    <w:p w14:paraId="2182EB56" w14:textId="2585FE9D" w:rsidR="000D27B3" w:rsidDel="00F15707" w:rsidRDefault="000D27B3" w:rsidP="00F0790D">
      <w:pPr>
        <w:ind w:firstLine="720"/>
        <w:rPr>
          <w:del w:id="3047" w:author="Sarah Thomas" w:date="2014-03-03T14:10:00Z"/>
        </w:rPr>
      </w:pPr>
      <w:del w:id="3048" w:author="Sarah Thomas" w:date="2014-03-03T14:10:00Z">
        <w:r w:rsidDel="00F15707">
          <w:delText>= 30</w:delText>
        </w:r>
        <w:r w:rsidR="00B35FB0" w:rsidDel="00F15707">
          <w:delText xml:space="preserve"> </w:delText>
        </w:r>
        <w:r w:rsidDel="00F15707">
          <w:delText>days x 24</w:delText>
        </w:r>
        <w:r w:rsidR="00B35FB0" w:rsidDel="00F15707">
          <w:delText xml:space="preserve"> </w:delText>
        </w:r>
        <w:r w:rsidDel="00F15707">
          <w:delText>hours x 60</w:delText>
        </w:r>
        <w:r w:rsidR="00B35FB0" w:rsidDel="00F15707">
          <w:delText xml:space="preserve"> </w:delText>
        </w:r>
        <w:r w:rsidDel="00F15707">
          <w:delText>min x (100-99.5)</w:delText>
        </w:r>
        <w:r w:rsidR="00B35FB0" w:rsidDel="00F15707">
          <w:delText xml:space="preserve"> </w:delText>
        </w:r>
        <w:r w:rsidDel="00F15707">
          <w:delText>/</w:delText>
        </w:r>
        <w:r w:rsidR="00B35FB0" w:rsidDel="00F15707">
          <w:delText xml:space="preserve"> </w:delText>
        </w:r>
        <w:r w:rsidDel="00F15707">
          <w:delText>100</w:delText>
        </w:r>
      </w:del>
    </w:p>
    <w:p w14:paraId="368B1736" w14:textId="41EF9617" w:rsidR="000D27B3" w:rsidDel="00F15707" w:rsidRDefault="000D27B3" w:rsidP="00F0790D">
      <w:pPr>
        <w:pStyle w:val="ListParagraph"/>
        <w:rPr>
          <w:del w:id="3049" w:author="Sarah Thomas" w:date="2014-03-03T14:10:00Z"/>
        </w:rPr>
      </w:pPr>
      <w:del w:id="3050" w:author="Sarah Thomas" w:date="2014-03-03T14:10:00Z">
        <w:r w:rsidDel="00F15707">
          <w:delText>= 43200 x (0.5)/100</w:delText>
        </w:r>
      </w:del>
    </w:p>
    <w:p w14:paraId="4BB33DD4" w14:textId="1F5DD104" w:rsidR="00B35FB0" w:rsidDel="00F15707" w:rsidRDefault="00B35FB0" w:rsidP="00F0790D">
      <w:pPr>
        <w:pStyle w:val="ListParagraph"/>
        <w:rPr>
          <w:del w:id="3051" w:author="Sarah Thomas" w:date="2014-03-03T14:10:00Z"/>
        </w:rPr>
      </w:pPr>
    </w:p>
    <w:p w14:paraId="61F3320D" w14:textId="3D14DC2F" w:rsidR="00FC13FE" w:rsidRPr="0097380A" w:rsidDel="00F15707" w:rsidRDefault="000D27B3" w:rsidP="00F0790D">
      <w:pPr>
        <w:pStyle w:val="ListParagraph"/>
        <w:rPr>
          <w:del w:id="3052" w:author="Sarah Thomas" w:date="2014-03-03T14:10:00Z"/>
        </w:rPr>
      </w:pPr>
      <w:del w:id="3053" w:author="Sarah Thomas" w:date="2014-03-03T14:10:00Z">
        <w:r w:rsidDel="00F15707">
          <w:delText>= 216 minutes (max downtime)</w:delText>
        </w:r>
      </w:del>
      <w:del w:id="3054" w:author="Sarah Thomas" w:date="2014-02-05T07:13:00Z">
        <w:r w:rsidDel="00C9623B">
          <w:delText>.</w:delText>
        </w:r>
      </w:del>
    </w:p>
    <w:p w14:paraId="64DD5474" w14:textId="62AD0E18" w:rsidR="00347A50" w:rsidDel="00F15707" w:rsidRDefault="00347A50" w:rsidP="00F0790D">
      <w:pPr>
        <w:pStyle w:val="Heading4"/>
        <w:rPr>
          <w:del w:id="3055" w:author="Sarah Thomas" w:date="2014-03-03T14:10:00Z"/>
        </w:rPr>
      </w:pPr>
      <w:del w:id="3056" w:author="Sarah Thomas" w:date="2014-03-03T14:10:00Z">
        <w:r w:rsidDel="00F15707">
          <w:delText>Latency</w:delText>
        </w:r>
      </w:del>
    </w:p>
    <w:p w14:paraId="05BB59D7" w14:textId="149EB530" w:rsidR="00FC13FE" w:rsidRPr="0097380A" w:rsidDel="00F15707" w:rsidRDefault="00FC13FE" w:rsidP="00F0790D">
      <w:pPr>
        <w:pStyle w:val="ListParagraph"/>
        <w:numPr>
          <w:ilvl w:val="0"/>
          <w:numId w:val="39"/>
        </w:numPr>
        <w:rPr>
          <w:del w:id="3057" w:author="Sarah Thomas" w:date="2014-03-03T14:10:00Z"/>
        </w:rPr>
      </w:pPr>
      <w:del w:id="3058" w:author="Sarah Thomas" w:date="2014-03-03T14:10:00Z">
        <w:r w:rsidDel="00F15707">
          <w:delText>95% of the transactions shall be processed in less than 1 second.</w:delText>
        </w:r>
      </w:del>
    </w:p>
    <w:p w14:paraId="1071C73D" w14:textId="4D08CD79" w:rsidR="00347A50" w:rsidDel="00F15707" w:rsidRDefault="00347A50" w:rsidP="00F0790D">
      <w:pPr>
        <w:pStyle w:val="Heading3"/>
        <w:rPr>
          <w:del w:id="3059" w:author="Sarah Thomas" w:date="2014-03-03T14:10:00Z"/>
        </w:rPr>
      </w:pPr>
      <w:del w:id="3060" w:author="Sarah Thomas" w:date="2014-03-03T14:10:00Z">
        <w:r w:rsidDel="00F15707">
          <w:delText>Manageability / Maintainability</w:delText>
        </w:r>
      </w:del>
    </w:p>
    <w:p w14:paraId="45A00E9C" w14:textId="7BF952E6" w:rsidR="00347A50" w:rsidDel="00F15707" w:rsidRDefault="00347A50" w:rsidP="00F0790D">
      <w:pPr>
        <w:pStyle w:val="Heading4"/>
        <w:rPr>
          <w:del w:id="3061" w:author="Sarah Thomas" w:date="2014-03-03T14:10:00Z"/>
        </w:rPr>
      </w:pPr>
      <w:del w:id="3062" w:author="Sarah Thomas" w:date="2014-03-03T14:10:00Z">
        <w:r w:rsidDel="00F15707">
          <w:delText>Monitoring</w:delText>
        </w:r>
      </w:del>
    </w:p>
    <w:p w14:paraId="5C30B16C" w14:textId="1F1B4362" w:rsidR="000F6254" w:rsidRPr="0097380A" w:rsidDel="00F15707" w:rsidRDefault="000F6254" w:rsidP="0097380A">
      <w:pPr>
        <w:rPr>
          <w:del w:id="3063" w:author="Sarah Thomas" w:date="2014-03-03T14:10:00Z"/>
        </w:rPr>
      </w:pPr>
      <w:del w:id="3064" w:author="Sarah Thomas" w:date="2014-03-03T14:10:00Z">
        <w:r w:rsidDel="00F15707">
          <w:delText xml:space="preserve">The website should be able to log errors to a log file found within the web server. </w:delText>
        </w:r>
      </w:del>
    </w:p>
    <w:p w14:paraId="1E42AAA3" w14:textId="12BAF317" w:rsidR="00347A50" w:rsidDel="00F15707" w:rsidRDefault="00347A50" w:rsidP="00F0790D">
      <w:pPr>
        <w:pStyle w:val="Heading4"/>
        <w:rPr>
          <w:del w:id="3065" w:author="Sarah Thomas" w:date="2014-03-03T14:10:00Z"/>
        </w:rPr>
      </w:pPr>
      <w:del w:id="3066" w:author="Sarah Thomas" w:date="2014-03-03T14:10:00Z">
        <w:r w:rsidDel="00F15707">
          <w:delText>Maintenance</w:delText>
        </w:r>
      </w:del>
    </w:p>
    <w:p w14:paraId="6A341F63" w14:textId="7402A9E2" w:rsidR="004A2CDB" w:rsidRPr="0097380A" w:rsidDel="00F15707" w:rsidRDefault="004A2CDB" w:rsidP="0097380A">
      <w:pPr>
        <w:rPr>
          <w:del w:id="3067" w:author="Sarah Thomas" w:date="2014-03-03T14:10:00Z"/>
        </w:rPr>
      </w:pPr>
      <w:del w:id="3068" w:author="Sarah Thomas" w:date="2014-03-03T14:10:00Z">
        <w:r w:rsidDel="00F15707">
          <w:delText>The website should be able to have feature</w:delText>
        </w:r>
        <w:r w:rsidR="00C76F2E" w:rsidDel="00F15707">
          <w:delText>s</w:delText>
        </w:r>
        <w:r w:rsidDel="00F15707">
          <w:delText xml:space="preserve"> where the database and the system can be backup and the backup image of the website allow </w:delText>
        </w:r>
      </w:del>
      <w:del w:id="3069" w:author="Sarah Thomas" w:date="2014-02-05T07:14:00Z">
        <w:r w:rsidDel="00C9623B">
          <w:delText xml:space="preserve">to </w:delText>
        </w:r>
      </w:del>
      <w:del w:id="3070" w:author="Sarah Thomas" w:date="2014-03-03T14:10:00Z">
        <w:r w:rsidDel="00F15707">
          <w:delText>continuity incase of disaster recovery.</w:delText>
        </w:r>
        <w:r w:rsidR="00C76F2E" w:rsidDel="00F15707">
          <w:delText xml:space="preserve"> This only </w:delText>
        </w:r>
      </w:del>
      <w:del w:id="3071" w:author="Sarah Thomas" w:date="2014-02-05T07:15:00Z">
        <w:r w:rsidR="00C76F2E" w:rsidDel="00C9623B">
          <w:delText xml:space="preserve">can </w:delText>
        </w:r>
      </w:del>
      <w:del w:id="3072" w:author="Sarah Thomas" w:date="2014-03-03T14:10:00Z">
        <w:r w:rsidR="00C76F2E" w:rsidDel="00F15707">
          <w:delText xml:space="preserve">be done </w:delText>
        </w:r>
      </w:del>
      <w:del w:id="3073" w:author="Sarah Thomas" w:date="2014-02-05T07:15:00Z">
        <w:r w:rsidR="00C76F2E" w:rsidDel="00C9623B">
          <w:delText xml:space="preserve">my </w:delText>
        </w:r>
      </w:del>
      <w:del w:id="3074" w:author="Sarah Thomas" w:date="2014-03-03T14:10:00Z">
        <w:r w:rsidR="00C76F2E" w:rsidDel="00F15707">
          <w:delText>administrator of the website with root access to the system.</w:delText>
        </w:r>
      </w:del>
    </w:p>
    <w:p w14:paraId="7E98E6F5" w14:textId="12428C6E" w:rsidR="00347A50" w:rsidDel="00F15707" w:rsidRDefault="00347A50" w:rsidP="00F0790D">
      <w:pPr>
        <w:pStyle w:val="Heading4"/>
        <w:rPr>
          <w:del w:id="3075" w:author="Sarah Thomas" w:date="2014-03-03T14:10:00Z"/>
        </w:rPr>
      </w:pPr>
      <w:del w:id="3076" w:author="Sarah Thomas" w:date="2014-03-03T14:10:00Z">
        <w:r w:rsidDel="00F15707">
          <w:delText>Operations</w:delText>
        </w:r>
      </w:del>
    </w:p>
    <w:p w14:paraId="0B2C5831" w14:textId="770BE191" w:rsidR="00C76F2E" w:rsidRPr="0097380A" w:rsidDel="00F15707" w:rsidRDefault="002D5B5A" w:rsidP="00F0790D">
      <w:pPr>
        <w:rPr>
          <w:del w:id="3077" w:author="Sarah Thomas" w:date="2014-03-03T14:10:00Z"/>
        </w:rPr>
      </w:pPr>
      <w:del w:id="3078" w:author="Sarah Thomas" w:date="2014-03-03T14:10:00Z">
        <w:r w:rsidDel="00F15707">
          <w:delText>The website should be able to work in a less secure communication (HTTP) versus more secure environment (HTTPS)</w:delText>
        </w:r>
      </w:del>
      <w:del w:id="3079" w:author="Sarah Thomas" w:date="2014-02-05T07:16:00Z">
        <w:r w:rsidDel="003D18C6">
          <w:delText xml:space="preserve">, </w:delText>
        </w:r>
      </w:del>
      <w:del w:id="3080" w:author="Sarah Thomas" w:date="2014-03-03T14:10:00Z">
        <w:r w:rsidDel="00F15707">
          <w:delText>The argument here is that HTTPS</w:delText>
        </w:r>
      </w:del>
      <w:del w:id="3081" w:author="Sarah Thomas" w:date="2014-02-05T07:16:00Z">
        <w:r w:rsidDel="003D18C6">
          <w:delText xml:space="preserve"> </w:delText>
        </w:r>
      </w:del>
      <w:del w:id="3082" w:author="Sarah Thomas" w:date="2014-03-03T14:10:00Z">
        <w:r w:rsidDel="00F15707">
          <w:delText>where SSL is used</w:delText>
        </w:r>
        <w:r w:rsidR="001A2D89" w:rsidDel="00F15707">
          <w:delText xml:space="preserve"> requires registering for a signed</w:delText>
        </w:r>
      </w:del>
      <w:del w:id="3083" w:author="Sarah Thomas" w:date="2014-02-05T07:17:00Z">
        <w:r w:rsidR="001A2D89" w:rsidDel="003D18C6">
          <w:delText xml:space="preserve"> certificate thus requires purchasing the certificate</w:delText>
        </w:r>
      </w:del>
      <w:del w:id="3084" w:author="Sarah Thomas" w:date="2014-03-03T14:10:00Z">
        <w:r w:rsidR="001A2D89" w:rsidDel="00F15707">
          <w:delText xml:space="preserve">. For development purpose, a less secure environment will be used. </w:delText>
        </w:r>
      </w:del>
      <w:del w:id="3085" w:author="Sarah Thomas" w:date="2014-02-05T07:17:00Z">
        <w:r w:rsidR="001A2D89" w:rsidDel="003D18C6">
          <w:delText xml:space="preserve">Additional feature to the website would be </w:delText>
        </w:r>
      </w:del>
      <w:del w:id="3086" w:author="Sarah Thomas" w:date="2014-03-03T14:10:00Z">
        <w:r w:rsidR="001A2D89" w:rsidDel="00F15707">
          <w:delText>provid</w:delText>
        </w:r>
      </w:del>
      <w:del w:id="3087" w:author="Sarah Thomas" w:date="2014-02-05T07:18:00Z">
        <w:r w:rsidR="001A2D89" w:rsidDel="003D18C6">
          <w:delText>ing</w:delText>
        </w:r>
      </w:del>
      <w:del w:id="3088" w:author="Sarah Thomas" w:date="2014-03-03T14:10:00Z">
        <w:r w:rsidR="001A2D89" w:rsidDel="00F15707">
          <w:delText xml:space="preserve"> support for HTTPS connection for login authentication and other sensitive transaction.</w:delText>
        </w:r>
      </w:del>
    </w:p>
    <w:p w14:paraId="2D121CA8" w14:textId="38F8BA02" w:rsidR="00347A50" w:rsidDel="00F15707" w:rsidRDefault="00347A50" w:rsidP="00F0790D">
      <w:pPr>
        <w:pStyle w:val="Heading3"/>
        <w:rPr>
          <w:del w:id="3089" w:author="Sarah Thomas" w:date="2014-03-03T14:10:00Z"/>
        </w:rPr>
      </w:pPr>
      <w:del w:id="3090" w:author="Sarah Thomas" w:date="2014-03-03T14:10:00Z">
        <w:r w:rsidDel="00F15707">
          <w:delText>System Interface</w:delText>
        </w:r>
      </w:del>
    </w:p>
    <w:p w14:paraId="2027AC7D" w14:textId="04BF0923" w:rsidR="00347A50" w:rsidDel="00F15707" w:rsidRDefault="00347A50" w:rsidP="00F0790D">
      <w:pPr>
        <w:pStyle w:val="Heading4"/>
        <w:rPr>
          <w:del w:id="3091" w:author="Sarah Thomas" w:date="2014-03-03T14:10:00Z"/>
        </w:rPr>
      </w:pPr>
      <w:del w:id="3092" w:author="Sarah Thomas" w:date="2014-03-03T14:10:00Z">
        <w:r w:rsidDel="00F15707">
          <w:delText>User Interface</w:delText>
        </w:r>
      </w:del>
    </w:p>
    <w:p w14:paraId="43E82058" w14:textId="14F186EF" w:rsidR="005E47A7" w:rsidRPr="00E8161B" w:rsidDel="00F15707" w:rsidRDefault="005E47A7" w:rsidP="005E47A7">
      <w:pPr>
        <w:rPr>
          <w:del w:id="3093" w:author="Sarah Thomas" w:date="2014-03-03T14:10:00Z"/>
        </w:rPr>
      </w:pPr>
      <w:del w:id="3094" w:author="Sarah Thomas" w:date="2014-03-03T14:10:00Z">
        <w:r w:rsidDel="00F15707">
          <w:delText>The website should be compliant to HTML5 specification as well CSS3 specification.</w:delText>
        </w:r>
      </w:del>
    </w:p>
    <w:p w14:paraId="451DB031" w14:textId="6330A894" w:rsidR="007C5311" w:rsidDel="00F15707" w:rsidRDefault="007C5311" w:rsidP="0097380A">
      <w:pPr>
        <w:rPr>
          <w:del w:id="3095" w:author="Sarah Thomas" w:date="2014-03-03T14:10:00Z"/>
        </w:rPr>
      </w:pPr>
      <w:del w:id="3096" w:author="Sarah Thomas" w:date="2014-03-03T14:10:00Z">
        <w:r w:rsidDel="00F15707">
          <w:delText>The website should deploy a responsive web layout that would enable a responsive view on a smaller screen devices such as smart phone or tablets. This feature can be implemented using third party frameworks such as Bootstrap or Zurb Foundation</w:delText>
        </w:r>
        <w:r w:rsidR="002D09EB" w:rsidDel="00F15707">
          <w:delText xml:space="preserve"> </w:delText>
        </w:r>
        <w:r w:rsidR="002D09EB" w:rsidDel="00F15707">
          <w:fldChar w:fldCharType="begin" w:fldLock="1"/>
        </w:r>
        <w:r w:rsidR="00050823" w:rsidDel="00F15707">
          <w:delInstrText>ADDIN CSL_CITATION { "citationItems" : [ { "id" : "ITEM-1", "itemData" : { "URL" : "http://foundation.zurb.com/", "abstract" : "Front-End Framework for Website", "accessed" : { "date-parts" : [ [ "2014", "2", "4" ] ] }, "author" : [ { "dropping-particle" : "", "family" : "Zurb", "given" : "", "non-dropping-particle" : "", "parse-names" : false, "suffix" : "" } ], "id" : "ITEM-1", "issued" : { "date-parts" : [ [ "2014" ] ] }, "number" : "5", "publisher" : "Zurb Inc.", "title" : "Foundation", "type" : "webpage" }, "uris" : [ "http://www.mendeley.com/documents/?uuid=9a9c4c46-9cab-43fd-8b5e-40feee2dfe6c" ] } ], "mendeley" : { "previouslyFormattedCitation" : "[6]" }, "properties" : { "noteIndex" : 0 }, "schema" : "https://github.com/citation-style-language/schema/raw/master/csl-citation.json" }</w:delInstrText>
        </w:r>
        <w:r w:rsidR="002D09EB" w:rsidDel="00F15707">
          <w:fldChar w:fldCharType="separate"/>
        </w:r>
        <w:r w:rsidR="002D09EB" w:rsidRPr="002D09EB" w:rsidDel="00F15707">
          <w:rPr>
            <w:noProof/>
          </w:rPr>
          <w:delText>[6]</w:delText>
        </w:r>
        <w:r w:rsidR="002D09EB" w:rsidDel="00F15707">
          <w:fldChar w:fldCharType="end"/>
        </w:r>
        <w:r w:rsidDel="00F15707">
          <w:delText>.</w:delText>
        </w:r>
      </w:del>
    </w:p>
    <w:p w14:paraId="2DCC3838" w14:textId="4F687BE0" w:rsidR="00C76F2E" w:rsidDel="00F15707" w:rsidRDefault="00C76F2E" w:rsidP="00F0790D">
      <w:pPr>
        <w:pStyle w:val="BodyText"/>
        <w:rPr>
          <w:del w:id="3097" w:author="Sarah Thomas" w:date="2014-03-03T14:10:00Z"/>
        </w:rPr>
      </w:pPr>
      <w:del w:id="3098" w:author="Sarah Thomas" w:date="2014-03-03T14:10:00Z">
        <w:r w:rsidDel="00F15707">
          <w:delText>The website will be written only in English language for both public facing frontend of the website as well backend administration section of the website.</w:delText>
        </w:r>
      </w:del>
    </w:p>
    <w:p w14:paraId="0E9598BC" w14:textId="108DFBA2" w:rsidR="00C76F2E" w:rsidDel="003D18C6" w:rsidRDefault="00C76F2E" w:rsidP="00F0790D">
      <w:pPr>
        <w:pStyle w:val="BodyText"/>
        <w:rPr>
          <w:del w:id="3099" w:author="Sarah Thomas" w:date="2014-02-05T07:19:00Z"/>
        </w:rPr>
      </w:pPr>
      <w:del w:id="3100" w:author="Sarah Thomas" w:date="2014-02-05T07:19:00Z">
        <w:r w:rsidDel="003D18C6">
          <w:delText>Additional feature might include supporting international localization such as dates, time or currency format.</w:delText>
        </w:r>
      </w:del>
    </w:p>
    <w:p w14:paraId="061EEC22" w14:textId="4A97E80D" w:rsidR="003D18C6" w:rsidDel="00F15707" w:rsidRDefault="004618CD" w:rsidP="00F0790D">
      <w:pPr>
        <w:pStyle w:val="BodyText"/>
        <w:rPr>
          <w:del w:id="3101" w:author="Sarah Thomas" w:date="2014-03-03T14:10:00Z"/>
        </w:rPr>
      </w:pPr>
      <w:del w:id="3102" w:author="Sarah Thomas" w:date="2014-03-03T14:10:00Z">
        <w:r w:rsidDel="00F15707">
          <w:delText>The website UI should look modern and reassuring to the user and the UX (user experience) stays relative to typical of current modern social website. An example would be the login or registration process of the website.</w:delText>
        </w:r>
      </w:del>
    </w:p>
    <w:p w14:paraId="7EBF04BC" w14:textId="77F7855D" w:rsidR="00347A50" w:rsidDel="00F15707" w:rsidRDefault="00DC5074" w:rsidP="00F0790D">
      <w:pPr>
        <w:pStyle w:val="Heading4"/>
        <w:rPr>
          <w:del w:id="3103" w:author="Sarah Thomas" w:date="2014-03-03T14:10:00Z"/>
        </w:rPr>
      </w:pPr>
      <w:del w:id="3104" w:author="Sarah Thomas" w:date="2014-03-03T14:10:00Z">
        <w:r w:rsidDel="00F15707">
          <w:delText>Software</w:delText>
        </w:r>
        <w:r w:rsidR="00347A50" w:rsidDel="00F15707">
          <w:delText xml:space="preserve"> Interface</w:delText>
        </w:r>
      </w:del>
    </w:p>
    <w:p w14:paraId="47AF1D36" w14:textId="6A042BA0" w:rsidR="007C5311" w:rsidDel="00F15707" w:rsidRDefault="007C5311" w:rsidP="0097380A">
      <w:pPr>
        <w:rPr>
          <w:del w:id="3105" w:author="Sarah Thomas" w:date="2014-03-03T14:10:00Z"/>
        </w:rPr>
      </w:pPr>
      <w:del w:id="3106" w:author="Sarah Thomas" w:date="2014-03-03T14:10:00Z">
        <w:r w:rsidDel="00F15707">
          <w:delText xml:space="preserve">The system should be able to run on </w:delText>
        </w:r>
        <w:r w:rsidR="00DC5074" w:rsidDel="00F15707">
          <w:delText>x86_64 architecture</w:delText>
        </w:r>
        <w:r w:rsidDel="00F15707">
          <w:delText xml:space="preserve"> servers on a typical Linux web stack provided by a commercial shared web hosting service which include the following web stack:</w:delText>
        </w:r>
      </w:del>
    </w:p>
    <w:p w14:paraId="76B2AF0B" w14:textId="5C7B5019" w:rsidR="007C5311" w:rsidDel="00F15707" w:rsidRDefault="00E32CDE" w:rsidP="00F0790D">
      <w:pPr>
        <w:pStyle w:val="BodyText"/>
        <w:numPr>
          <w:ilvl w:val="0"/>
          <w:numId w:val="39"/>
        </w:numPr>
        <w:rPr>
          <w:del w:id="3107" w:author="Sarah Thomas" w:date="2014-03-03T14:10:00Z"/>
        </w:rPr>
      </w:pPr>
      <w:del w:id="3108" w:author="Sarah Thomas" w:date="2014-03-03T14:10:00Z">
        <w:r w:rsidDel="00F15707">
          <w:delText xml:space="preserve">Web server: </w:delText>
        </w:r>
        <w:r w:rsidR="007C5311" w:rsidDel="00F15707">
          <w:delText>Apache</w:delText>
        </w:r>
        <w:r w:rsidR="00DC5074" w:rsidDel="00F15707">
          <w:delText xml:space="preserve"> (2.2.x)</w:delText>
        </w:r>
        <w:r w:rsidR="0009690E" w:rsidDel="00F15707">
          <w:delText>, Nginx</w:delText>
        </w:r>
        <w:r w:rsidR="00B145CD" w:rsidDel="00F15707">
          <w:delText xml:space="preserve"> (1.5.x)</w:delText>
        </w:r>
      </w:del>
    </w:p>
    <w:p w14:paraId="7239F081" w14:textId="75D1A922" w:rsidR="007C5311" w:rsidDel="00F15707" w:rsidRDefault="00E32CDE" w:rsidP="00F0790D">
      <w:pPr>
        <w:pStyle w:val="BodyText"/>
        <w:numPr>
          <w:ilvl w:val="0"/>
          <w:numId w:val="39"/>
        </w:numPr>
        <w:rPr>
          <w:del w:id="3109" w:author="Sarah Thomas" w:date="2014-03-03T14:10:00Z"/>
        </w:rPr>
      </w:pPr>
      <w:del w:id="3110" w:author="Sarah Thomas" w:date="2014-03-03T14:10:00Z">
        <w:r w:rsidDel="00F15707">
          <w:delText>Database management system: MySQL</w:delText>
        </w:r>
        <w:r w:rsidR="00B145CD" w:rsidDel="00F15707">
          <w:delText xml:space="preserve"> (5.5.x)</w:delText>
        </w:r>
        <w:r w:rsidR="0009690E" w:rsidDel="00F15707">
          <w:delText>, MongoDB</w:delText>
        </w:r>
        <w:r w:rsidR="00B145CD" w:rsidDel="00F15707">
          <w:delText xml:space="preserve"> (2.4.x)</w:delText>
        </w:r>
      </w:del>
    </w:p>
    <w:p w14:paraId="119F30D3" w14:textId="7A2BB372" w:rsidR="00E32CDE" w:rsidDel="00F15707" w:rsidRDefault="00E32CDE" w:rsidP="00F0790D">
      <w:pPr>
        <w:pStyle w:val="BodyText"/>
        <w:numPr>
          <w:ilvl w:val="0"/>
          <w:numId w:val="39"/>
        </w:numPr>
        <w:rPr>
          <w:del w:id="3111" w:author="Sarah Thomas" w:date="2014-03-03T14:10:00Z"/>
        </w:rPr>
      </w:pPr>
      <w:del w:id="3112" w:author="Sarah Thomas" w:date="2014-03-03T14:10:00Z">
        <w:r w:rsidDel="00F15707">
          <w:delText>Programming Language: PHP</w:delText>
        </w:r>
        <w:r w:rsidR="00B145CD" w:rsidDel="00F15707">
          <w:delText xml:space="preserve"> (&gt;5.2</w:delText>
        </w:r>
        <w:r w:rsidR="00DC5074" w:rsidDel="00F15707">
          <w:delText>.x)</w:delText>
        </w:r>
        <w:r w:rsidDel="00F15707">
          <w:delText>, Perl</w:delText>
        </w:r>
        <w:r w:rsidR="00B145CD" w:rsidDel="00F15707">
          <w:delText xml:space="preserve"> (5.10.x)</w:delText>
        </w:r>
        <w:r w:rsidDel="00F15707">
          <w:delText>, Python</w:delText>
        </w:r>
        <w:r w:rsidR="00B145CD" w:rsidDel="00F15707">
          <w:delText xml:space="preserve"> (2.7.x)</w:delText>
        </w:r>
      </w:del>
    </w:p>
    <w:p w14:paraId="7CD0053C" w14:textId="6C3D2235" w:rsidR="00E07F8C" w:rsidRPr="0097380A" w:rsidDel="00F15707" w:rsidRDefault="00E07F8C" w:rsidP="00F0790D">
      <w:pPr>
        <w:pStyle w:val="BodyText"/>
        <w:rPr>
          <w:del w:id="3113" w:author="Sarah Thomas" w:date="2014-03-03T14:10:00Z"/>
        </w:rPr>
      </w:pPr>
      <w:del w:id="3114" w:author="Sarah Thomas" w:date="2014-03-03T14:10:00Z">
        <w:r w:rsidDel="00F15707">
          <w:delText>Port 80 will be used for network communication port for the server serving the files to clients. If the additional feature of SSL (HTTPS) is implemented, port 443 will be used for that purpose.</w:delText>
        </w:r>
      </w:del>
    </w:p>
    <w:p w14:paraId="4EF67A38" w14:textId="05BFA58A" w:rsidR="00347A50" w:rsidDel="00F15707" w:rsidRDefault="00347A50" w:rsidP="00F0790D">
      <w:pPr>
        <w:pStyle w:val="Heading3"/>
        <w:rPr>
          <w:del w:id="3115" w:author="Sarah Thomas" w:date="2014-03-03T14:10:00Z"/>
        </w:rPr>
      </w:pPr>
      <w:del w:id="3116" w:author="Sarah Thomas" w:date="2014-03-03T14:10:00Z">
        <w:r w:rsidDel="00F15707">
          <w:delText>Security</w:delText>
        </w:r>
      </w:del>
    </w:p>
    <w:p w14:paraId="5B3189B5" w14:textId="60EAC9D7" w:rsidR="0009690E" w:rsidDel="00F15707" w:rsidRDefault="0009690E" w:rsidP="0097380A">
      <w:pPr>
        <w:rPr>
          <w:del w:id="3117" w:author="Sarah Thomas" w:date="2014-03-03T14:10:00Z"/>
        </w:rPr>
      </w:pPr>
      <w:del w:id="3118" w:author="Sarah Thomas" w:date="2014-03-03T14:10:00Z">
        <w:r w:rsidDel="00F15707">
          <w:delText>Security for accessing the website is covered by registering and authentication of users to the website. There website should have a root / super user that has access to all areas of the website. This includes a root user for the database of the website to read, modify and delete data on the database.</w:delText>
        </w:r>
      </w:del>
    </w:p>
    <w:p w14:paraId="1A0DAF49" w14:textId="2EA65B16" w:rsidR="0009690E" w:rsidDel="00F15707" w:rsidRDefault="0009690E" w:rsidP="00F0790D">
      <w:pPr>
        <w:pStyle w:val="BodyText"/>
        <w:rPr>
          <w:del w:id="3119" w:author="Sarah Thomas" w:date="2014-03-03T14:10:00Z"/>
        </w:rPr>
      </w:pPr>
      <w:del w:id="3120" w:author="Sarah Thomas" w:date="2014-03-03T14:10:00Z">
        <w:r w:rsidDel="00F15707">
          <w:delText xml:space="preserve">A different administration account user will be use for </w:delText>
        </w:r>
        <w:r w:rsidR="00C76F2E" w:rsidDel="00F15707">
          <w:delText>day-to-day</w:delText>
        </w:r>
        <w:r w:rsidDel="00F15707">
          <w:delText xml:space="preserve"> maintenance of the website apart for the root / super user used for development purpose and critical maintenance.</w:delText>
        </w:r>
      </w:del>
    </w:p>
    <w:p w14:paraId="660D1EC4" w14:textId="4F7AB125" w:rsidR="00C76F2E" w:rsidDel="00F15707" w:rsidRDefault="00C76F2E" w:rsidP="00F0790D">
      <w:pPr>
        <w:pStyle w:val="BodyText"/>
        <w:rPr>
          <w:del w:id="3121" w:author="Sarah Thomas" w:date="2014-03-03T14:10:00Z"/>
        </w:rPr>
      </w:pPr>
      <w:del w:id="3122" w:author="Sarah Thomas" w:date="2014-02-05T07:20:00Z">
        <w:r w:rsidDel="003D18C6">
          <w:delText>The part where</w:delText>
        </w:r>
      </w:del>
      <w:del w:id="3123" w:author="Sarah Thomas" w:date="2014-03-03T14:10:00Z">
        <w:r w:rsidDel="00F15707">
          <w:delText xml:space="preserve"> third party authentication is used</w:delText>
        </w:r>
      </w:del>
      <w:del w:id="3124" w:author="Sarah Thomas" w:date="2014-02-05T07:20:00Z">
        <w:r w:rsidDel="003D18C6">
          <w:delText xml:space="preserve"> for the system</w:delText>
        </w:r>
      </w:del>
      <w:del w:id="3125" w:author="Sarah Thomas" w:date="2014-03-03T14:10:00Z">
        <w:r w:rsidDel="00F15707">
          <w:delText xml:space="preserve">, such as </w:delText>
        </w:r>
      </w:del>
      <w:del w:id="3126" w:author="Sarah Thomas" w:date="2014-02-05T07:20:00Z">
        <w:r w:rsidDel="003D18C6">
          <w:delText xml:space="preserve">using </w:delText>
        </w:r>
      </w:del>
      <w:del w:id="3127" w:author="Sarah Thomas" w:date="2014-03-03T14:10:00Z">
        <w:r w:rsidDel="00F15707">
          <w:delText>Facebook Graph, the data or scheme should be compatible with the local authentication module of the website.</w:delText>
        </w:r>
      </w:del>
    </w:p>
    <w:p w14:paraId="087D0F18" w14:textId="38B4AF96" w:rsidR="00F0183D" w:rsidDel="00F15707" w:rsidRDefault="00F0183D" w:rsidP="00F0790D">
      <w:pPr>
        <w:pStyle w:val="BodyText"/>
        <w:rPr>
          <w:del w:id="3128" w:author="Sarah Thomas" w:date="2014-03-03T14:10:00Z"/>
        </w:rPr>
      </w:pPr>
      <w:del w:id="3129" w:author="Sarah Thomas" w:date="2014-03-03T14:10:00Z">
        <w:r w:rsidDel="00F15707">
          <w:delText xml:space="preserve">Server maintenance such as update or patch will not be covered in security section of this SRS since it is outside the scope of the system. </w:delText>
        </w:r>
      </w:del>
    </w:p>
    <w:p w14:paraId="6F254357" w14:textId="34650C32" w:rsidR="00F0563C" w:rsidRPr="0097380A" w:rsidDel="00F15707" w:rsidRDefault="00F0563C" w:rsidP="00F0790D">
      <w:pPr>
        <w:pStyle w:val="BodyText"/>
        <w:rPr>
          <w:del w:id="3130" w:author="Sarah Thomas" w:date="2014-03-03T14:10:00Z"/>
        </w:rPr>
      </w:pPr>
      <w:del w:id="3131" w:author="Sarah Thomas" w:date="2014-03-03T14:10:00Z">
        <w:r w:rsidDel="00F15707">
          <w:delText xml:space="preserve">Data validation should be </w:delText>
        </w:r>
      </w:del>
      <w:del w:id="3132" w:author="Sarah Thomas" w:date="2014-02-05T07:21:00Z">
        <w:r w:rsidDel="003D18C6">
          <w:delText xml:space="preserve">done </w:delText>
        </w:r>
      </w:del>
      <w:del w:id="3133" w:author="Sarah Thomas" w:date="2014-02-05T07:22:00Z">
        <w:r w:rsidDel="003D18C6">
          <w:delText>to</w:delText>
        </w:r>
      </w:del>
      <w:del w:id="3134" w:author="Sarah Thomas" w:date="2014-03-03T14:10:00Z">
        <w:r w:rsidDel="00F15707">
          <w:delText xml:space="preserve"> all </w:delText>
        </w:r>
      </w:del>
      <w:del w:id="3135" w:author="Sarah Thomas" w:date="2014-02-05T07:22:00Z">
        <w:r w:rsidDel="003D18C6">
          <w:delText xml:space="preserve">web </w:delText>
        </w:r>
      </w:del>
      <w:del w:id="3136" w:author="Sarah Thomas" w:date="2014-03-03T14:10:00Z">
        <w:r w:rsidDel="00F15707">
          <w:delText>forms use</w:delText>
        </w:r>
      </w:del>
      <w:del w:id="3137" w:author="Sarah Thomas" w:date="2014-02-05T07:21:00Z">
        <w:r w:rsidDel="003D18C6">
          <w:delText>s</w:delText>
        </w:r>
      </w:del>
      <w:del w:id="3138" w:author="Sarah Thomas" w:date="2014-03-03T14:10:00Z">
        <w:r w:rsidDel="00F15707">
          <w:delText xml:space="preserve"> by the website prior processing and committing them to the database</w:delText>
        </w:r>
      </w:del>
      <w:del w:id="3139" w:author="Sarah Thomas" w:date="2014-02-05T07:21:00Z">
        <w:r w:rsidDel="003D18C6">
          <w:delText xml:space="preserve"> of the website</w:delText>
        </w:r>
      </w:del>
      <w:del w:id="3140" w:author="Sarah Thomas" w:date="2014-03-03T14:10:00Z">
        <w:r w:rsidDel="00F15707">
          <w:delText>.</w:delText>
        </w:r>
      </w:del>
    </w:p>
    <w:p w14:paraId="1AD32887" w14:textId="2412E5CF" w:rsidR="00347A50" w:rsidDel="00F15707" w:rsidRDefault="00347A50" w:rsidP="00F0790D">
      <w:pPr>
        <w:pStyle w:val="Heading4"/>
        <w:rPr>
          <w:del w:id="3141" w:author="Sarah Thomas" w:date="2014-03-03T14:10:00Z"/>
        </w:rPr>
      </w:pPr>
      <w:del w:id="3142" w:author="Sarah Thomas" w:date="2014-03-03T14:10:00Z">
        <w:r w:rsidDel="00F15707">
          <w:delText>Protection</w:delText>
        </w:r>
      </w:del>
    </w:p>
    <w:p w14:paraId="25FFC684" w14:textId="0564EE55" w:rsidR="00347A50" w:rsidDel="00F15707" w:rsidRDefault="0009690E" w:rsidP="0097380A">
      <w:pPr>
        <w:rPr>
          <w:del w:id="3143" w:author="Sarah Thomas" w:date="2014-03-03T14:10:00Z"/>
        </w:rPr>
      </w:pPr>
      <w:del w:id="3144" w:author="Sarah Thomas" w:date="2014-03-03T14:10:00Z">
        <w:r w:rsidDel="00F15707">
          <w:delText>Password and other sensitive data such as credit card information should be sufficiently encrypted using industry standard of storing sensitive data within the database. This includes using hash and salting the encrypted data.</w:delText>
        </w:r>
      </w:del>
    </w:p>
    <w:p w14:paraId="3F526D9D" w14:textId="0CA4FA75" w:rsidR="00B35FB0" w:rsidRPr="0097380A" w:rsidDel="00F15707" w:rsidRDefault="00B35FB0" w:rsidP="00F0790D">
      <w:pPr>
        <w:pStyle w:val="BodyText"/>
        <w:rPr>
          <w:del w:id="3145" w:author="Sarah Thomas" w:date="2014-03-03T14:10:00Z"/>
        </w:rPr>
      </w:pPr>
      <w:del w:id="3146" w:author="Sarah Thomas" w:date="2014-03-03T14:10:00Z">
        <w:r w:rsidDel="00F15707">
          <w:delText>A minimum of MD5 hash should be applied to password and other sensitive data of the website when storing them.</w:delText>
        </w:r>
      </w:del>
    </w:p>
    <w:p w14:paraId="1729C627" w14:textId="32B0E05B" w:rsidR="00347A50" w:rsidDel="00F15707" w:rsidRDefault="00347A50" w:rsidP="00F0790D">
      <w:pPr>
        <w:pStyle w:val="Heading3"/>
        <w:rPr>
          <w:del w:id="3147" w:author="Sarah Thomas" w:date="2014-03-03T14:10:00Z"/>
        </w:rPr>
      </w:pPr>
      <w:del w:id="3148" w:author="Sarah Thomas" w:date="2014-03-03T14:10:00Z">
        <w:r w:rsidDel="00F15707">
          <w:delText>Data Management</w:delText>
        </w:r>
      </w:del>
    </w:p>
    <w:p w14:paraId="75A16816" w14:textId="6311C543" w:rsidR="00C76F2E" w:rsidDel="00F15707" w:rsidRDefault="00C76F2E" w:rsidP="0097380A">
      <w:pPr>
        <w:rPr>
          <w:del w:id="3149" w:author="Sarah Thomas" w:date="2014-03-03T14:10:00Z"/>
        </w:rPr>
      </w:pPr>
      <w:del w:id="3150" w:author="Sarah Thomas" w:date="2014-03-03T14:10:00Z">
        <w:r w:rsidDel="00F15707">
          <w:delText>The data that would be stored by the website on the database and parts of the website should be using UTF-8 encoding and follows English UK localization format such as using £ and dd/mm/yyyy format.</w:delText>
        </w:r>
      </w:del>
    </w:p>
    <w:p w14:paraId="0F099630" w14:textId="354CB608" w:rsidR="00B35FB0" w:rsidRPr="0097380A" w:rsidDel="00F15707" w:rsidRDefault="00B35FB0" w:rsidP="00F0790D">
      <w:pPr>
        <w:pStyle w:val="BodyText"/>
        <w:rPr>
          <w:del w:id="3151" w:author="Sarah Thomas" w:date="2014-03-03T14:10:00Z"/>
        </w:rPr>
      </w:pPr>
      <w:del w:id="3152" w:author="Sarah Thomas" w:date="2014-03-03T14:10:00Z">
        <w:r w:rsidDel="00F15707">
          <w:delText>Binary data such as text files, script fi</w:delText>
        </w:r>
        <w:r w:rsidR="004618CD" w:rsidDel="00F15707">
          <w:delText xml:space="preserve">les and images should be stored </w:delText>
        </w:r>
        <w:r w:rsidDel="00F15707">
          <w:delText xml:space="preserve">using appropriate </w:delText>
        </w:r>
        <w:r w:rsidR="004618CD" w:rsidDel="00F15707">
          <w:delText>permission flags by the host OS file system</w:delText>
        </w:r>
        <w:r w:rsidR="002D09EB" w:rsidDel="00F15707">
          <w:delText>, s</w:delText>
        </w:r>
        <w:r w:rsidR="004618CD" w:rsidDel="00F15707">
          <w:delText>uch as chmod 644 for files and 755 for directory.</w:delText>
        </w:r>
      </w:del>
    </w:p>
    <w:p w14:paraId="3AB1AE5C" w14:textId="48320F40" w:rsidR="0092556A" w:rsidDel="00F15707" w:rsidRDefault="00A57983" w:rsidP="00A57983">
      <w:pPr>
        <w:pStyle w:val="Heading2"/>
        <w:rPr>
          <w:del w:id="3153" w:author="Sarah Thomas" w:date="2014-03-03T14:10:00Z"/>
        </w:rPr>
      </w:pPr>
      <w:bookmarkStart w:id="3154" w:name="_Toc253043813"/>
      <w:del w:id="3155" w:author="Sarah Thomas" w:date="2014-03-03T14:10:00Z">
        <w:r w:rsidDel="00F15707">
          <w:delText>Class Diagram</w:delText>
        </w:r>
        <w:bookmarkEnd w:id="3154"/>
      </w:del>
    </w:p>
    <w:p w14:paraId="3D7FED52" w14:textId="4991C33A" w:rsidR="00A57983" w:rsidDel="00F15707" w:rsidRDefault="00A57983" w:rsidP="008D0C79">
      <w:pPr>
        <w:pStyle w:val="BodyText"/>
        <w:rPr>
          <w:del w:id="3156" w:author="Sarah Thomas" w:date="2014-03-03T14:10:00Z"/>
        </w:rPr>
      </w:pPr>
      <w:del w:id="3157" w:author="Sarah Thomas" w:date="2014-03-03T14:10:00Z">
        <w:r w:rsidDel="00F15707">
          <w:delText xml:space="preserve">The following class diagram represents the system at the highest level to model specifications. It </w:delText>
        </w:r>
        <w:r w:rsidR="00445820" w:rsidDel="00F15707">
          <w:delText xml:space="preserve">does not represent actual software </w:delText>
        </w:r>
        <w:r w:rsidDel="00F15707">
          <w:delText>implementation.</w:delText>
        </w:r>
      </w:del>
    </w:p>
    <w:p w14:paraId="024D5E48" w14:textId="01721E9F" w:rsidR="00C773D7" w:rsidDel="00F15707" w:rsidRDefault="00A57983" w:rsidP="00C773D7">
      <w:pPr>
        <w:keepNext/>
        <w:rPr>
          <w:del w:id="3158" w:author="Sarah Thomas" w:date="2014-03-03T14:10:00Z"/>
        </w:rPr>
      </w:pPr>
      <w:del w:id="3159" w:author="Sarah Thomas" w:date="2014-03-03T14:10:00Z">
        <w:r w:rsidDel="00F15707">
          <w:rPr>
            <w:noProof/>
            <w:lang w:val="en-US"/>
          </w:rPr>
          <w:drawing>
            <wp:inline distT="0" distB="0" distL="0" distR="0" wp14:anchorId="3A9613E3" wp14:editId="69734D0E">
              <wp:extent cx="5270500" cy="441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415155"/>
                      </a:xfrm>
                      <a:prstGeom prst="rect">
                        <a:avLst/>
                      </a:prstGeom>
                    </pic:spPr>
                  </pic:pic>
                </a:graphicData>
              </a:graphic>
            </wp:inline>
          </w:drawing>
        </w:r>
      </w:del>
    </w:p>
    <w:p w14:paraId="6D26A2A8" w14:textId="00EF8705" w:rsidR="00C773D7" w:rsidDel="00F15707" w:rsidRDefault="00C773D7" w:rsidP="00F0790D">
      <w:pPr>
        <w:pStyle w:val="Caption"/>
        <w:jc w:val="center"/>
        <w:rPr>
          <w:del w:id="3160" w:author="Sarah Thomas" w:date="2014-03-03T14:10:00Z"/>
        </w:rPr>
      </w:pPr>
      <w:del w:id="3161" w:author="Sarah Thomas" w:date="2014-03-03T14:10: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2</w:delText>
        </w:r>
        <w:r w:rsidR="00246E0B" w:rsidDel="00F15707">
          <w:rPr>
            <w:b w:val="0"/>
            <w:bCs w:val="0"/>
            <w:noProof/>
          </w:rPr>
          <w:fldChar w:fldCharType="end"/>
        </w:r>
        <w:r w:rsidDel="00F15707">
          <w:delText xml:space="preserve"> - Class Diagram</w:delText>
        </w:r>
      </w:del>
    </w:p>
    <w:p w14:paraId="5DBD91D8" w14:textId="393BFB42" w:rsidR="00A57983" w:rsidRPr="00A57983" w:rsidDel="00F15707" w:rsidRDefault="00A57983" w:rsidP="00A57983">
      <w:pPr>
        <w:rPr>
          <w:del w:id="3162" w:author="Sarah Thomas" w:date="2014-03-03T14:10:00Z"/>
        </w:rPr>
      </w:pPr>
      <w:del w:id="3163" w:author="Sarah Thomas" w:date="2014-03-03T14:10:00Z">
        <w:r w:rsidDel="00F15707">
          <w:delText xml:space="preserve"> </w:delText>
        </w:r>
      </w:del>
    </w:p>
    <w:p w14:paraId="24A0579C" w14:textId="4D501929" w:rsidR="00A5192B" w:rsidRPr="00F0790D" w:rsidDel="00F15707" w:rsidRDefault="005C63CB" w:rsidP="00F0790D">
      <w:pPr>
        <w:pStyle w:val="Heading1"/>
        <w:rPr>
          <w:del w:id="3164" w:author="Sarah Thomas" w:date="2014-03-03T14:10:00Z"/>
          <w:rFonts w:cs="Times New Roman"/>
          <w:szCs w:val="24"/>
          <w:highlight w:val="lightGray"/>
        </w:rPr>
      </w:pPr>
      <w:bookmarkStart w:id="3165" w:name="_Toc253043814"/>
      <w:bookmarkStart w:id="3166" w:name="_Ref253124777"/>
      <w:del w:id="3167" w:author="Sarah Thomas" w:date="2014-03-03T14:10:00Z">
        <w:r w:rsidRPr="00A5192B" w:rsidDel="00F15707">
          <w:delText>Testing Schedule</w:delText>
        </w:r>
        <w:bookmarkEnd w:id="3165"/>
        <w:bookmarkEnd w:id="3166"/>
      </w:del>
    </w:p>
    <w:p w14:paraId="3A645AF6" w14:textId="3F5E2D81" w:rsidR="00EE5885" w:rsidRPr="00F0790D" w:rsidDel="00F15707" w:rsidRDefault="00EE5885" w:rsidP="00F0790D">
      <w:pPr>
        <w:pStyle w:val="Heading2"/>
        <w:rPr>
          <w:del w:id="3168" w:author="Sarah Thomas" w:date="2014-03-03T14:10:00Z"/>
        </w:rPr>
      </w:pPr>
      <w:del w:id="3169" w:author="Sarah Thomas" w:date="2014-03-03T14:10:00Z">
        <w:r w:rsidRPr="00F0790D" w:rsidDel="00F15707">
          <w:delText>Methods</w:delText>
        </w:r>
      </w:del>
    </w:p>
    <w:p w14:paraId="637FAEAC" w14:textId="1849D0E4" w:rsidR="00B343D7" w:rsidDel="00F15707" w:rsidRDefault="00DE7CD8" w:rsidP="00F0790D">
      <w:pPr>
        <w:pStyle w:val="BodyText"/>
        <w:rPr>
          <w:del w:id="3170" w:author="Sarah Thomas" w:date="2014-03-03T14:10:00Z"/>
        </w:rPr>
      </w:pPr>
      <w:del w:id="3171" w:author="Sarah Thomas" w:date="2014-03-03T14:10:00Z">
        <w:r w:rsidDel="00F15707">
          <w:delText>Methods that are going to be adopted for testing are:</w:delText>
        </w:r>
      </w:del>
    </w:p>
    <w:p w14:paraId="487BA7A8" w14:textId="7B3D1462" w:rsidR="00DE7CD8" w:rsidDel="00F15707" w:rsidRDefault="00DE7CD8" w:rsidP="00F0790D">
      <w:pPr>
        <w:pStyle w:val="BodyText"/>
        <w:numPr>
          <w:ilvl w:val="0"/>
          <w:numId w:val="45"/>
        </w:numPr>
        <w:rPr>
          <w:del w:id="3172" w:author="Sarah Thomas" w:date="2014-03-03T14:10:00Z"/>
        </w:rPr>
      </w:pPr>
      <w:del w:id="3173" w:author="Sarah Thomas" w:date="2014-03-03T14:10:00Z">
        <w:r w:rsidRPr="00F0790D" w:rsidDel="00F15707">
          <w:rPr>
            <w:b/>
          </w:rPr>
          <w:delText>Unit Testing</w:delText>
        </w:r>
        <w:r w:rsidDel="00F15707">
          <w:delText xml:space="preserve"> – This is useful for testing every unit within a module where </w:delText>
        </w:r>
        <w:r w:rsidR="00050823" w:rsidDel="00F15707">
          <w:delText xml:space="preserve">testing </w:delText>
        </w:r>
        <w:r w:rsidDel="00F15707">
          <w:delText xml:space="preserve">automation can be done </w:delText>
        </w:r>
        <w:r w:rsidR="00050823" w:rsidDel="00F15707">
          <w:delText xml:space="preserve">using PHPUnit </w:delText>
        </w:r>
        <w:r w:rsidR="00050823" w:rsidDel="00F15707">
          <w:fldChar w:fldCharType="begin" w:fldLock="1"/>
        </w:r>
        <w:r w:rsidR="00050823" w:rsidDel="00F15707">
          <w:delInstrText>ADDIN CSL_CITATION { "citationItems" : [ { "id" : "ITEM-1", "itemData" : { "URL" : "http://phpunit.de/getting-started.html", "accessed" : { "date-parts" : [ [ "2014", "2", "5" ] ] }, "author" : [ { "dropping-particle" : "", "family" : "Sebastian", "given" : "Bergmann", "non-dropping-particle" : "", "parse-names" : false, "suffix" : "" } ], "id" : "ITEM-1", "issued" : { "date-parts" : [ [ "2014" ] ] }, "title" : "Getting Started with PHPUnit", "type" : "webpage" }, "uris" : [ "http://www.mendeley.com/documents/?uuid=75dbbb7e-1e93-4fa9-b781-61135ae08ec9" ] } ], "mendeley" : { "previouslyFormattedCitation" : "[7]" }, "properties" : { "noteIndex" : 0 }, "schema" : "https://github.com/citation-style-language/schema/raw/master/csl-citation.json" }</w:delInstrText>
        </w:r>
        <w:r w:rsidR="00050823" w:rsidDel="00F15707">
          <w:fldChar w:fldCharType="separate"/>
        </w:r>
        <w:r w:rsidR="00050823" w:rsidRPr="00050823" w:rsidDel="00F15707">
          <w:rPr>
            <w:noProof/>
          </w:rPr>
          <w:delText>[7]</w:delText>
        </w:r>
        <w:r w:rsidR="00050823" w:rsidDel="00F15707">
          <w:fldChar w:fldCharType="end"/>
        </w:r>
        <w:r w:rsidR="00050823" w:rsidDel="00F15707">
          <w:delText xml:space="preserve"> where supplied input and the expected output are set and tested against the function required and see whether it passes or fails.</w:delText>
        </w:r>
      </w:del>
    </w:p>
    <w:p w14:paraId="6961E33D" w14:textId="5F62286E" w:rsidR="00DE7CD8" w:rsidDel="00F15707" w:rsidRDefault="00DE7CD8" w:rsidP="00F0790D">
      <w:pPr>
        <w:pStyle w:val="BodyText"/>
        <w:numPr>
          <w:ilvl w:val="0"/>
          <w:numId w:val="45"/>
        </w:numPr>
        <w:rPr>
          <w:del w:id="3174" w:author="Sarah Thomas" w:date="2014-03-03T14:10:00Z"/>
        </w:rPr>
      </w:pPr>
      <w:del w:id="3175" w:author="Sarah Thomas" w:date="2014-03-03T14:10:00Z">
        <w:r w:rsidRPr="00F0790D" w:rsidDel="00F15707">
          <w:rPr>
            <w:b/>
          </w:rPr>
          <w:delText>Module Testing</w:delText>
        </w:r>
        <w:r w:rsidR="00050823" w:rsidDel="00F15707">
          <w:delText xml:space="preserve"> – The website will be made by a number of modules that represent the system such as user authentication, user profiles, venture profiles and search modules. Testing them individually and making sure they work as intended before connecting them together.</w:delText>
        </w:r>
      </w:del>
    </w:p>
    <w:p w14:paraId="5F44F81D" w14:textId="2EBEBBDA" w:rsidR="00DE7CD8" w:rsidDel="00F15707" w:rsidRDefault="00DE7CD8" w:rsidP="00F0790D">
      <w:pPr>
        <w:pStyle w:val="BodyText"/>
        <w:numPr>
          <w:ilvl w:val="0"/>
          <w:numId w:val="45"/>
        </w:numPr>
        <w:rPr>
          <w:del w:id="3176" w:author="Sarah Thomas" w:date="2014-03-03T14:10:00Z"/>
        </w:rPr>
      </w:pPr>
      <w:del w:id="3177" w:author="Sarah Thomas" w:date="2014-03-03T14:10:00Z">
        <w:r w:rsidRPr="00F0790D" w:rsidDel="00F15707">
          <w:rPr>
            <w:b/>
          </w:rPr>
          <w:delText>System Testing</w:delText>
        </w:r>
        <w:r w:rsidR="00050823" w:rsidDel="00F15707">
          <w:delText xml:space="preserve"> – This step is required to test the whole system by testing how data flow from interconnecting modules within the website.</w:delText>
        </w:r>
      </w:del>
    </w:p>
    <w:p w14:paraId="4A2A1999" w14:textId="240A402C" w:rsidR="00DE7CD8" w:rsidDel="00F15707" w:rsidRDefault="00DE7CD8" w:rsidP="00F0790D">
      <w:pPr>
        <w:pStyle w:val="BodyText"/>
        <w:numPr>
          <w:ilvl w:val="0"/>
          <w:numId w:val="45"/>
        </w:numPr>
        <w:rPr>
          <w:del w:id="3178" w:author="Sarah Thomas" w:date="2014-03-03T14:10:00Z"/>
        </w:rPr>
      </w:pPr>
      <w:del w:id="3179" w:author="Sarah Thomas" w:date="2014-03-03T14:10:00Z">
        <w:r w:rsidRPr="00F0790D" w:rsidDel="00F15707">
          <w:rPr>
            <w:b/>
          </w:rPr>
          <w:delText>Acceptance Testing</w:delText>
        </w:r>
        <w:r w:rsidR="00EE5885" w:rsidDel="00F15707">
          <w:delText xml:space="preserve"> – This test will be done with the stakeholders of the project and check whether the functional and non-functional requirements are met.</w:delText>
        </w:r>
      </w:del>
    </w:p>
    <w:p w14:paraId="4E93999F" w14:textId="6E85DD65" w:rsidR="00EE5885" w:rsidDel="00F15707" w:rsidRDefault="00EE5885" w:rsidP="00F0790D">
      <w:pPr>
        <w:pStyle w:val="Heading2"/>
        <w:rPr>
          <w:del w:id="3180" w:author="Sarah Thomas" w:date="2014-03-03T14:10:00Z"/>
        </w:rPr>
      </w:pPr>
      <w:del w:id="3181" w:author="Sarah Thomas" w:date="2014-03-03T14:10:00Z">
        <w:r w:rsidDel="00F15707">
          <w:delText>Test case</w:delText>
        </w:r>
      </w:del>
    </w:p>
    <w:p w14:paraId="7DEAE528" w14:textId="728F9D51" w:rsidR="00EE5885" w:rsidDel="00F15707" w:rsidRDefault="00EE5885" w:rsidP="00F0790D">
      <w:pPr>
        <w:rPr>
          <w:del w:id="3182" w:author="Sarah Thomas" w:date="2014-03-03T14:10:00Z"/>
        </w:rPr>
      </w:pPr>
      <w:del w:id="3183" w:author="Sarah Thomas" w:date="2014-03-03T14:10:00Z">
        <w:r w:rsidRPr="00F0790D" w:rsidDel="00F15707">
          <w:rPr>
            <w:b/>
          </w:rPr>
          <w:delText>Scenarios</w:delText>
        </w:r>
        <w:r w:rsidDel="00F15707">
          <w:delText>:</w:delText>
        </w:r>
      </w:del>
    </w:p>
    <w:p w14:paraId="7FD2657B" w14:textId="270F1307" w:rsidR="00EE5885" w:rsidDel="00F15707" w:rsidRDefault="00EE5885" w:rsidP="00F0790D">
      <w:pPr>
        <w:pStyle w:val="BodyText"/>
        <w:numPr>
          <w:ilvl w:val="0"/>
          <w:numId w:val="47"/>
        </w:numPr>
        <w:rPr>
          <w:del w:id="3184" w:author="Sarah Thomas" w:date="2014-03-03T14:10:00Z"/>
        </w:rPr>
      </w:pPr>
      <w:del w:id="3185" w:author="Sarah Thomas" w:date="2014-03-03T14:10:00Z">
        <w:r w:rsidDel="00F15707">
          <w:delText>User authentication and registration</w:delText>
        </w:r>
      </w:del>
    </w:p>
    <w:p w14:paraId="30C3FF56" w14:textId="031DCE27" w:rsidR="00EE5885" w:rsidDel="00F15707" w:rsidRDefault="00EE5885" w:rsidP="00F0790D">
      <w:pPr>
        <w:pStyle w:val="BodyText"/>
        <w:numPr>
          <w:ilvl w:val="0"/>
          <w:numId w:val="47"/>
        </w:numPr>
        <w:rPr>
          <w:del w:id="3186" w:author="Sarah Thomas" w:date="2014-03-03T14:10:00Z"/>
        </w:rPr>
      </w:pPr>
      <w:del w:id="3187" w:author="Sarah Thomas" w:date="2014-03-03T14:10:00Z">
        <w:r w:rsidDel="00F15707">
          <w:delText>Listing, finding and viewing user</w:delText>
        </w:r>
        <w:r w:rsidR="00894DBA" w:rsidDel="00F15707">
          <w:delText xml:space="preserve"> profiles</w:delText>
        </w:r>
      </w:del>
    </w:p>
    <w:p w14:paraId="18271D8B" w14:textId="570C4819" w:rsidR="00894DBA" w:rsidDel="00F15707" w:rsidRDefault="00894DBA" w:rsidP="00F0790D">
      <w:pPr>
        <w:pStyle w:val="BodyText"/>
        <w:numPr>
          <w:ilvl w:val="0"/>
          <w:numId w:val="47"/>
        </w:numPr>
        <w:rPr>
          <w:del w:id="3188" w:author="Sarah Thomas" w:date="2014-03-03T14:10:00Z"/>
        </w:rPr>
      </w:pPr>
      <w:del w:id="3189" w:author="Sarah Thomas" w:date="2014-03-03T14:10:00Z">
        <w:r w:rsidDel="00F15707">
          <w:delText>Editing Public and Private Profile</w:delText>
        </w:r>
      </w:del>
    </w:p>
    <w:p w14:paraId="6DF5AAAF" w14:textId="129BC351" w:rsidR="00894DBA" w:rsidDel="00F15707" w:rsidRDefault="00894DBA" w:rsidP="00F0790D">
      <w:pPr>
        <w:pStyle w:val="BodyText"/>
        <w:numPr>
          <w:ilvl w:val="0"/>
          <w:numId w:val="47"/>
        </w:numPr>
        <w:rPr>
          <w:del w:id="3190" w:author="Sarah Thomas" w:date="2014-03-03T14:10:00Z"/>
        </w:rPr>
      </w:pPr>
      <w:del w:id="3191" w:author="Sarah Thomas" w:date="2014-02-05T07:24:00Z">
        <w:r w:rsidDel="003D18C6">
          <w:delText xml:space="preserve">Inter </w:delText>
        </w:r>
      </w:del>
      <w:del w:id="3192" w:author="Sarah Thomas" w:date="2014-03-03T14:10:00Z">
        <w:r w:rsidDel="00F15707">
          <w:delText>user communication</w:delText>
        </w:r>
      </w:del>
    </w:p>
    <w:p w14:paraId="50CFA675" w14:textId="3E0AE842" w:rsidR="00894DBA" w:rsidDel="00F15707" w:rsidRDefault="00894DBA" w:rsidP="00F0790D">
      <w:pPr>
        <w:pStyle w:val="BodyText"/>
        <w:numPr>
          <w:ilvl w:val="0"/>
          <w:numId w:val="47"/>
        </w:numPr>
        <w:rPr>
          <w:del w:id="3193" w:author="Sarah Thomas" w:date="2014-03-03T14:10:00Z"/>
        </w:rPr>
      </w:pPr>
      <w:del w:id="3194" w:author="Sarah Thomas" w:date="2014-03-03T14:10:00Z">
        <w:r w:rsidDel="00F15707">
          <w:delText>Listing, finding and viewing ventures</w:delText>
        </w:r>
      </w:del>
    </w:p>
    <w:p w14:paraId="0B261D1F" w14:textId="2F186BCE" w:rsidR="00894DBA" w:rsidDel="00F15707" w:rsidRDefault="00894DBA" w:rsidP="00F0790D">
      <w:pPr>
        <w:pStyle w:val="BodyText"/>
        <w:numPr>
          <w:ilvl w:val="0"/>
          <w:numId w:val="47"/>
        </w:numPr>
        <w:rPr>
          <w:del w:id="3195" w:author="Sarah Thomas" w:date="2014-03-03T14:10:00Z"/>
        </w:rPr>
      </w:pPr>
      <w:del w:id="3196" w:author="Sarah Thomas" w:date="2014-03-03T14:10:00Z">
        <w:r w:rsidDel="00F15707">
          <w:delText>Managing ventures</w:delText>
        </w:r>
      </w:del>
    </w:p>
    <w:p w14:paraId="55DCE284" w14:textId="04165A6C" w:rsidR="00894DBA" w:rsidDel="00F15707" w:rsidRDefault="00894DBA" w:rsidP="00F0790D">
      <w:pPr>
        <w:pStyle w:val="BodyText"/>
        <w:rPr>
          <w:del w:id="3197" w:author="Sarah Thomas" w:date="2014-03-03T14:10:00Z"/>
        </w:rPr>
      </w:pPr>
      <w:del w:id="3198" w:author="Sarah Thomas" w:date="2014-03-03T14:10:00Z">
        <w:r w:rsidRPr="00F0790D" w:rsidDel="00F15707">
          <w:rPr>
            <w:b/>
          </w:rPr>
          <w:delText>Case</w:delText>
        </w:r>
        <w:r w:rsidDel="00F15707">
          <w:delText>:</w:delText>
        </w:r>
      </w:del>
    </w:p>
    <w:p w14:paraId="15EAC340" w14:textId="49A71552" w:rsidR="00894DBA" w:rsidDel="00F15707" w:rsidRDefault="00894DBA" w:rsidP="00F0790D">
      <w:pPr>
        <w:pStyle w:val="BodyText"/>
        <w:numPr>
          <w:ilvl w:val="0"/>
          <w:numId w:val="48"/>
        </w:numPr>
        <w:rPr>
          <w:del w:id="3199" w:author="Sarah Thomas" w:date="2014-03-03T14:10:00Z"/>
        </w:rPr>
      </w:pPr>
      <w:del w:id="3200" w:author="Sarah Thomas" w:date="2014-03-03T14:10:00Z">
        <w:r w:rsidRPr="00F0790D" w:rsidDel="00F15707">
          <w:rPr>
            <w:b/>
          </w:rPr>
          <w:delText>Scenario 1</w:delText>
        </w:r>
        <w:r w:rsidDel="00F15707">
          <w:delText>:</w:delText>
        </w:r>
      </w:del>
    </w:p>
    <w:p w14:paraId="16BF0919" w14:textId="7C2BB4F9" w:rsidR="00894DBA" w:rsidDel="00F15707" w:rsidRDefault="00894DBA" w:rsidP="00F0790D">
      <w:pPr>
        <w:pStyle w:val="BodyText"/>
        <w:numPr>
          <w:ilvl w:val="1"/>
          <w:numId w:val="48"/>
        </w:numPr>
        <w:rPr>
          <w:del w:id="3201" w:author="Sarah Thomas" w:date="2014-03-03T14:10:00Z"/>
        </w:rPr>
      </w:pPr>
      <w:del w:id="3202" w:author="Sarah Thomas" w:date="2014-03-03T14:10:00Z">
        <w:r w:rsidDel="00F15707">
          <w:delText>Choose input that would fire up the validator checks of the page and check whether the system prevented user from logging in.</w:delText>
        </w:r>
      </w:del>
    </w:p>
    <w:p w14:paraId="59694631" w14:textId="02E064CD" w:rsidR="00894DBA" w:rsidDel="00F15707" w:rsidRDefault="00894DBA" w:rsidP="00F0790D">
      <w:pPr>
        <w:pStyle w:val="BodyText"/>
        <w:numPr>
          <w:ilvl w:val="1"/>
          <w:numId w:val="48"/>
        </w:numPr>
        <w:rPr>
          <w:del w:id="3203" w:author="Sarah Thomas" w:date="2014-03-03T14:10:00Z"/>
        </w:rPr>
      </w:pPr>
      <w:del w:id="3204" w:author="Sarah Thomas" w:date="2014-03-03T14:10:00Z">
        <w:r w:rsidDel="00F15707">
          <w:delText>Check whether the system would allow same username register more than once.</w:delText>
        </w:r>
      </w:del>
    </w:p>
    <w:p w14:paraId="3B86551E" w14:textId="13DDA5DA" w:rsidR="00894DBA" w:rsidDel="00F15707" w:rsidRDefault="00894DBA" w:rsidP="00F0790D">
      <w:pPr>
        <w:pStyle w:val="BodyText"/>
        <w:numPr>
          <w:ilvl w:val="0"/>
          <w:numId w:val="48"/>
        </w:numPr>
        <w:rPr>
          <w:del w:id="3205" w:author="Sarah Thomas" w:date="2014-03-03T14:10:00Z"/>
        </w:rPr>
      </w:pPr>
      <w:del w:id="3206" w:author="Sarah Thomas" w:date="2014-03-03T14:10:00Z">
        <w:r w:rsidRPr="00F0790D" w:rsidDel="00F15707">
          <w:rPr>
            <w:b/>
          </w:rPr>
          <w:delText>Scenario 2</w:delText>
        </w:r>
        <w:r w:rsidDel="00F15707">
          <w:delText xml:space="preserve">: </w:delText>
        </w:r>
      </w:del>
    </w:p>
    <w:p w14:paraId="179B624E" w14:textId="1CA108E0" w:rsidR="00894DBA" w:rsidDel="00F15707" w:rsidRDefault="00894DBA" w:rsidP="00F0790D">
      <w:pPr>
        <w:pStyle w:val="BodyText"/>
        <w:numPr>
          <w:ilvl w:val="1"/>
          <w:numId w:val="48"/>
        </w:numPr>
        <w:rPr>
          <w:del w:id="3207" w:author="Sarah Thomas" w:date="2014-03-03T14:10:00Z"/>
        </w:rPr>
      </w:pPr>
      <w:del w:id="3208" w:author="Sarah Thomas" w:date="2014-03-03T14:10:00Z">
        <w:r w:rsidDel="00F15707">
          <w:delText>Check</w:delText>
        </w:r>
        <w:r w:rsidR="00581D0E" w:rsidDel="00F15707">
          <w:delText xml:space="preserve"> whether user can open other user profile page.</w:delText>
        </w:r>
      </w:del>
    </w:p>
    <w:p w14:paraId="33465E37" w14:textId="0782FAAF" w:rsidR="00581D0E" w:rsidDel="00F15707" w:rsidRDefault="00581D0E" w:rsidP="00F0790D">
      <w:pPr>
        <w:pStyle w:val="BodyText"/>
        <w:numPr>
          <w:ilvl w:val="1"/>
          <w:numId w:val="48"/>
        </w:numPr>
        <w:rPr>
          <w:del w:id="3209" w:author="Sarah Thomas" w:date="2014-03-03T14:10:00Z"/>
        </w:rPr>
      </w:pPr>
      <w:del w:id="3210" w:author="Sarah Thomas" w:date="2014-03-03T14:10:00Z">
        <w:r w:rsidDel="00F15707">
          <w:delText>Check whether user can open non-existing user profile page</w:delText>
        </w:r>
      </w:del>
    </w:p>
    <w:p w14:paraId="0013B24C" w14:textId="5ECBDBC1" w:rsidR="00581D0E" w:rsidDel="00F15707" w:rsidRDefault="00581D0E" w:rsidP="00F0790D">
      <w:pPr>
        <w:pStyle w:val="BodyText"/>
        <w:numPr>
          <w:ilvl w:val="1"/>
          <w:numId w:val="48"/>
        </w:numPr>
        <w:rPr>
          <w:del w:id="3211" w:author="Sarah Thomas" w:date="2014-03-03T14:10:00Z"/>
        </w:rPr>
      </w:pPr>
      <w:del w:id="3212" w:author="Sarah Thomas" w:date="2014-03-03T14:10:00Z">
        <w:r w:rsidDel="00F15707">
          <w:delText>Check whether the website list all available users from the website.</w:delText>
        </w:r>
      </w:del>
    </w:p>
    <w:p w14:paraId="0A89857C" w14:textId="0231511B" w:rsidR="00581D0E" w:rsidDel="00F15707" w:rsidRDefault="00581D0E" w:rsidP="00F0790D">
      <w:pPr>
        <w:pStyle w:val="BodyText"/>
        <w:numPr>
          <w:ilvl w:val="1"/>
          <w:numId w:val="48"/>
        </w:numPr>
        <w:rPr>
          <w:del w:id="3213" w:author="Sarah Thomas" w:date="2014-03-03T14:10:00Z"/>
        </w:rPr>
      </w:pPr>
      <w:del w:id="3214" w:author="Sarah Thomas" w:date="2014-03-03T14:10:00Z">
        <w:r w:rsidDel="00F15707">
          <w:delText>Check for invalid search string entered as a search parameter and check whether handle the exception gracefully.</w:delText>
        </w:r>
      </w:del>
    </w:p>
    <w:p w14:paraId="58D2A01D" w14:textId="452BE56B" w:rsidR="00581D0E" w:rsidDel="00F15707" w:rsidRDefault="00581D0E" w:rsidP="00F0790D">
      <w:pPr>
        <w:pStyle w:val="BodyText"/>
        <w:numPr>
          <w:ilvl w:val="0"/>
          <w:numId w:val="48"/>
        </w:numPr>
        <w:rPr>
          <w:del w:id="3215" w:author="Sarah Thomas" w:date="2014-03-03T14:10:00Z"/>
        </w:rPr>
      </w:pPr>
      <w:del w:id="3216" w:author="Sarah Thomas" w:date="2014-03-03T14:10:00Z">
        <w:r w:rsidRPr="00F0790D" w:rsidDel="00F15707">
          <w:rPr>
            <w:b/>
          </w:rPr>
          <w:delText>Scenario 3</w:delText>
        </w:r>
        <w:r w:rsidDel="00F15707">
          <w:delText>:</w:delText>
        </w:r>
      </w:del>
    </w:p>
    <w:p w14:paraId="0DE87D10" w14:textId="2F8C3AD8" w:rsidR="00581D0E" w:rsidDel="00F15707" w:rsidRDefault="00581D0E" w:rsidP="00F0790D">
      <w:pPr>
        <w:pStyle w:val="BodyText"/>
        <w:numPr>
          <w:ilvl w:val="1"/>
          <w:numId w:val="48"/>
        </w:numPr>
        <w:rPr>
          <w:del w:id="3217" w:author="Sarah Thomas" w:date="2014-03-03T14:10:00Z"/>
        </w:rPr>
      </w:pPr>
      <w:del w:id="3218" w:author="Sarah Thomas" w:date="2014-03-03T14:10:00Z">
        <w:r w:rsidDel="00F15707">
          <w:delText>Check whether user can edit and save their user profile.</w:delText>
        </w:r>
      </w:del>
    </w:p>
    <w:p w14:paraId="034D7DD5" w14:textId="4EB998CC" w:rsidR="00581D0E" w:rsidDel="00F15707" w:rsidRDefault="00581D0E" w:rsidP="00F0790D">
      <w:pPr>
        <w:pStyle w:val="BodyText"/>
        <w:numPr>
          <w:ilvl w:val="1"/>
          <w:numId w:val="48"/>
        </w:numPr>
        <w:rPr>
          <w:del w:id="3219" w:author="Sarah Thomas" w:date="2014-03-03T14:10:00Z"/>
        </w:rPr>
      </w:pPr>
      <w:del w:id="3220" w:author="Sarah Thomas" w:date="2014-03-03T14:10:00Z">
        <w:r w:rsidDel="00F15707">
          <w:delText>Check whether user can edit and save user profile they don’t own.</w:delText>
        </w:r>
      </w:del>
    </w:p>
    <w:p w14:paraId="4AA68CB3" w14:textId="3B22BCBA" w:rsidR="00581D0E" w:rsidDel="00F15707" w:rsidRDefault="00581D0E" w:rsidP="00F0790D">
      <w:pPr>
        <w:pStyle w:val="BodyText"/>
        <w:numPr>
          <w:ilvl w:val="0"/>
          <w:numId w:val="48"/>
        </w:numPr>
        <w:rPr>
          <w:del w:id="3221" w:author="Sarah Thomas" w:date="2014-03-03T14:10:00Z"/>
        </w:rPr>
      </w:pPr>
      <w:del w:id="3222" w:author="Sarah Thomas" w:date="2014-03-03T14:10:00Z">
        <w:r w:rsidRPr="00F0790D" w:rsidDel="00F15707">
          <w:rPr>
            <w:b/>
          </w:rPr>
          <w:delText>Scenario 4</w:delText>
        </w:r>
        <w:r w:rsidDel="00F15707">
          <w:delText xml:space="preserve">: </w:delText>
        </w:r>
      </w:del>
    </w:p>
    <w:p w14:paraId="616DA7C2" w14:textId="58560282" w:rsidR="00581D0E" w:rsidDel="00F15707" w:rsidRDefault="00581D0E" w:rsidP="00F0790D">
      <w:pPr>
        <w:pStyle w:val="BodyText"/>
        <w:numPr>
          <w:ilvl w:val="1"/>
          <w:numId w:val="48"/>
        </w:numPr>
        <w:rPr>
          <w:del w:id="3223" w:author="Sarah Thomas" w:date="2014-03-03T14:10:00Z"/>
        </w:rPr>
      </w:pPr>
      <w:del w:id="3224" w:author="Sarah Thomas" w:date="2014-03-03T14:10:00Z">
        <w:r w:rsidDel="00F15707">
          <w:delText>Check whether user can send, accept and read requests from other user.</w:delText>
        </w:r>
      </w:del>
    </w:p>
    <w:p w14:paraId="5A1160F4" w14:textId="4C9CC694" w:rsidR="00581D0E" w:rsidDel="00F15707" w:rsidRDefault="00581D0E" w:rsidP="00F0790D">
      <w:pPr>
        <w:pStyle w:val="BodyText"/>
        <w:numPr>
          <w:ilvl w:val="0"/>
          <w:numId w:val="48"/>
        </w:numPr>
        <w:rPr>
          <w:del w:id="3225" w:author="Sarah Thomas" w:date="2014-03-03T14:10:00Z"/>
        </w:rPr>
      </w:pPr>
      <w:del w:id="3226" w:author="Sarah Thomas" w:date="2014-03-03T14:10:00Z">
        <w:r w:rsidRPr="00F0790D" w:rsidDel="00F15707">
          <w:rPr>
            <w:b/>
          </w:rPr>
          <w:delText>Scenario 5</w:delText>
        </w:r>
        <w:r w:rsidDel="00F15707">
          <w:delText>:</w:delText>
        </w:r>
      </w:del>
    </w:p>
    <w:p w14:paraId="67C1574A" w14:textId="487DB4DE" w:rsidR="00581D0E" w:rsidDel="00F15707" w:rsidRDefault="00581D0E" w:rsidP="00F0790D">
      <w:pPr>
        <w:pStyle w:val="BodyText"/>
        <w:numPr>
          <w:ilvl w:val="1"/>
          <w:numId w:val="48"/>
        </w:numPr>
        <w:rPr>
          <w:del w:id="3227" w:author="Sarah Thomas" w:date="2014-03-03T14:10:00Z"/>
        </w:rPr>
      </w:pPr>
      <w:del w:id="3228" w:author="Sarah Thomas" w:date="2014-03-03T14:10:00Z">
        <w:r w:rsidDel="00F15707">
          <w:delText>Check whether user can view ventures</w:delText>
        </w:r>
      </w:del>
    </w:p>
    <w:p w14:paraId="1C697637" w14:textId="3714DDBC" w:rsidR="00581D0E" w:rsidDel="00F15707" w:rsidRDefault="00581D0E" w:rsidP="00F0790D">
      <w:pPr>
        <w:pStyle w:val="BodyText"/>
        <w:numPr>
          <w:ilvl w:val="1"/>
          <w:numId w:val="48"/>
        </w:numPr>
        <w:rPr>
          <w:del w:id="3229" w:author="Sarah Thomas" w:date="2014-03-03T14:10:00Z"/>
        </w:rPr>
      </w:pPr>
      <w:del w:id="3230" w:author="Sarah Thomas" w:date="2014-03-03T14:10:00Z">
        <w:r w:rsidDel="00F15707">
          <w:delText>Check whether the website list all the available ventures on the system.</w:delText>
        </w:r>
      </w:del>
    </w:p>
    <w:p w14:paraId="46FA98AB" w14:textId="6C94F3CF" w:rsidR="00581D0E" w:rsidDel="00F15707" w:rsidRDefault="00581D0E" w:rsidP="00F0790D">
      <w:pPr>
        <w:pStyle w:val="BodyText"/>
        <w:numPr>
          <w:ilvl w:val="0"/>
          <w:numId w:val="48"/>
        </w:numPr>
        <w:rPr>
          <w:del w:id="3231" w:author="Sarah Thomas" w:date="2014-03-03T14:10:00Z"/>
        </w:rPr>
      </w:pPr>
      <w:del w:id="3232" w:author="Sarah Thomas" w:date="2014-03-03T14:10:00Z">
        <w:r w:rsidRPr="00F0790D" w:rsidDel="00F15707">
          <w:rPr>
            <w:b/>
          </w:rPr>
          <w:delText>Scenario 6</w:delText>
        </w:r>
        <w:r w:rsidDel="00F15707">
          <w:delText>:</w:delText>
        </w:r>
      </w:del>
    </w:p>
    <w:p w14:paraId="16BFC059" w14:textId="06859083" w:rsidR="00581D0E" w:rsidDel="00F15707" w:rsidRDefault="00581D0E" w:rsidP="00F0790D">
      <w:pPr>
        <w:pStyle w:val="BodyText"/>
        <w:numPr>
          <w:ilvl w:val="1"/>
          <w:numId w:val="48"/>
        </w:numPr>
        <w:rPr>
          <w:del w:id="3233" w:author="Sarah Thomas" w:date="2014-03-03T14:10:00Z"/>
        </w:rPr>
      </w:pPr>
      <w:del w:id="3234" w:author="Sarah Thomas" w:date="2014-03-03T14:10:00Z">
        <w:r w:rsidDel="00F15707">
          <w:delText>Check whether owner can modify venture details</w:delText>
        </w:r>
      </w:del>
    </w:p>
    <w:p w14:paraId="5D77C7A4" w14:textId="6EA8572E" w:rsidR="00581D0E" w:rsidRPr="00F0790D" w:rsidDel="00F15707" w:rsidRDefault="00581D0E" w:rsidP="00F0790D">
      <w:pPr>
        <w:pStyle w:val="BodyText"/>
        <w:numPr>
          <w:ilvl w:val="1"/>
          <w:numId w:val="48"/>
        </w:numPr>
        <w:rPr>
          <w:del w:id="3235" w:author="Sarah Thomas" w:date="2014-03-03T14:10:00Z"/>
        </w:rPr>
      </w:pPr>
      <w:del w:id="3236" w:author="Sarah Thomas" w:date="2014-03-03T14:10:00Z">
        <w:r w:rsidDel="00F15707">
          <w:delText>Check whether other user can modify venture details they don’t own.</w:delText>
        </w:r>
      </w:del>
    </w:p>
    <w:p w14:paraId="6786E25A" w14:textId="7A3DD1D7" w:rsidR="00EE5885" w:rsidDel="00F15707" w:rsidRDefault="00E005D3" w:rsidP="00F0790D">
      <w:pPr>
        <w:pStyle w:val="BodyText"/>
        <w:rPr>
          <w:del w:id="3237" w:author="Sarah Thomas" w:date="2014-03-03T14:10:00Z"/>
        </w:rPr>
      </w:pPr>
      <w:del w:id="3238" w:author="Sarah Thomas" w:date="2014-03-03T14:10:00Z">
        <w:r w:rsidDel="00F15707">
          <w:delText xml:space="preserve">Non-Functional Requirements </w:delText>
        </w:r>
      </w:del>
      <w:del w:id="3239" w:author="Sarah Thomas" w:date="2014-02-05T07:26:00Z">
        <w:r w:rsidDel="00550D17">
          <w:delText xml:space="preserve">are </w:delText>
        </w:r>
      </w:del>
      <w:del w:id="3240" w:author="Sarah Thomas" w:date="2014-03-03T14:10:00Z">
        <w:r w:rsidDel="00F15707">
          <w:delText xml:space="preserve">handle </w:delText>
        </w:r>
      </w:del>
      <w:del w:id="3241" w:author="Sarah Thomas" w:date="2014-02-05T07:26:00Z">
        <w:r w:rsidDel="00550D17">
          <w:delText xml:space="preserve">using </w:delText>
        </w:r>
      </w:del>
      <w:del w:id="3242" w:author="Sarah Thomas" w:date="2014-03-03T14:10:00Z">
        <w:r w:rsidDel="00F15707">
          <w:delText xml:space="preserve">acceptance testing and most of the testing for all case </w:delText>
        </w:r>
      </w:del>
      <w:del w:id="3243" w:author="Sarah Thomas" w:date="2014-02-05T07:27:00Z">
        <w:r w:rsidDel="00550D17">
          <w:delText>are done</w:delText>
        </w:r>
      </w:del>
      <w:del w:id="3244" w:author="Sarah Thomas" w:date="2014-03-03T14:10:00Z">
        <w:r w:rsidDel="00F15707">
          <w:delText xml:space="preserve"> using black-box method </w:delText>
        </w:r>
      </w:del>
      <w:del w:id="3245" w:author="Sarah Thomas" w:date="2014-02-05T07:27:00Z">
        <w:r w:rsidDel="00550D17">
          <w:delText>since unit</w:delText>
        </w:r>
      </w:del>
      <w:del w:id="3246" w:author="Sarah Thomas" w:date="2014-03-03T14:10:00Z">
        <w:r w:rsidDel="00F15707">
          <w:delText xml:space="preserve">-testing will test the code for known variable </w:delText>
        </w:r>
      </w:del>
      <w:del w:id="3247" w:author="Sarah Thomas" w:date="2014-02-05T07:28:00Z">
        <w:r w:rsidDel="00550D17">
          <w:delText>as in</w:delText>
        </w:r>
      </w:del>
      <w:del w:id="3248" w:author="Sarah Thomas" w:date="2014-03-03T14:10:00Z">
        <w:r w:rsidDel="00F15707">
          <w:delText xml:space="preserve"> white-box method.</w:delText>
        </w:r>
      </w:del>
    </w:p>
    <w:p w14:paraId="265C0324" w14:textId="3D2D9F23" w:rsidR="00E005D3" w:rsidDel="00F15707" w:rsidRDefault="00E005D3" w:rsidP="00F0790D">
      <w:pPr>
        <w:pStyle w:val="Heading2"/>
        <w:rPr>
          <w:del w:id="3249" w:author="Sarah Thomas" w:date="2014-03-03T14:10:00Z"/>
        </w:rPr>
      </w:pPr>
      <w:del w:id="3250" w:author="Sarah Thomas" w:date="2014-03-03T14:10:00Z">
        <w:r w:rsidDel="00F15707">
          <w:delText>Schedule</w:delText>
        </w:r>
      </w:del>
    </w:p>
    <w:p w14:paraId="06464B66" w14:textId="1E21A56D" w:rsidR="00E005D3" w:rsidDel="00F15707" w:rsidRDefault="00E005D3" w:rsidP="00F0790D">
      <w:pPr>
        <w:rPr>
          <w:del w:id="3251" w:author="Sarah Thomas" w:date="2014-03-03T14:10:00Z"/>
        </w:rPr>
      </w:pPr>
      <w:del w:id="3252" w:author="Sarah Thomas" w:date="2014-03-03T14:10:00Z">
        <w:r w:rsidDel="00F15707">
          <w:delText>Based on the Gantt chart found under Appendix 4.3, different type of testing method</w:delText>
        </w:r>
      </w:del>
      <w:del w:id="3253" w:author="Sarah Thomas" w:date="2014-02-05T07:28:00Z">
        <w:r w:rsidDel="00550D17">
          <w:delText xml:space="preserve"> </w:delText>
        </w:r>
      </w:del>
      <w:del w:id="3254" w:author="Sarah Thomas" w:date="2014-03-03T14:10:00Z">
        <w:r w:rsidDel="00F15707">
          <w:delText xml:space="preserve">will be </w:delText>
        </w:r>
      </w:del>
      <w:del w:id="3255" w:author="Sarah Thomas" w:date="2014-02-05T07:28:00Z">
        <w:r w:rsidDel="00550D17">
          <w:delText xml:space="preserve">done </w:delText>
        </w:r>
      </w:del>
      <w:del w:id="3256" w:author="Sarah Thomas" w:date="2014-03-03T14:10:00Z">
        <w:r w:rsidDel="00F15707">
          <w:delText>during different phase of the system development process:</w:delText>
        </w:r>
      </w:del>
    </w:p>
    <w:p w14:paraId="796EECD0" w14:textId="0BD410EE" w:rsidR="00E005D3" w:rsidDel="00550D17" w:rsidRDefault="00E005D3">
      <w:pPr>
        <w:pStyle w:val="BodyText"/>
        <w:numPr>
          <w:ilvl w:val="0"/>
          <w:numId w:val="50"/>
        </w:numPr>
        <w:rPr>
          <w:del w:id="3257" w:author="Sarah Thomas" w:date="2014-02-05T07:30:00Z"/>
        </w:rPr>
        <w:pPrChange w:id="3258" w:author="Sarah Thomas" w:date="2014-02-05T07:30:00Z">
          <w:pPr/>
        </w:pPrChange>
      </w:pPr>
      <w:del w:id="3259" w:author="Sarah Thomas" w:date="2014-03-03T14:10:00Z">
        <w:r w:rsidDel="00F15707">
          <w:delText>System &amp; Software Design phase: Unit Testing with Module Testing</w:delText>
        </w:r>
      </w:del>
    </w:p>
    <w:p w14:paraId="6C384F8C" w14:textId="619A40A1" w:rsidR="00E005D3" w:rsidDel="00550D17" w:rsidRDefault="00E005D3">
      <w:pPr>
        <w:pStyle w:val="BodyText"/>
        <w:numPr>
          <w:ilvl w:val="0"/>
          <w:numId w:val="50"/>
        </w:numPr>
        <w:rPr>
          <w:del w:id="3260" w:author="Sarah Thomas" w:date="2014-02-05T07:29:00Z"/>
        </w:rPr>
        <w:pPrChange w:id="3261" w:author="Sarah Thomas" w:date="2014-02-05T07:29:00Z">
          <w:pPr/>
        </w:pPrChange>
      </w:pPr>
      <w:del w:id="3262" w:author="Sarah Thomas" w:date="2014-03-03T14:10:00Z">
        <w:r w:rsidDel="00F15707">
          <w:delText>Implementation &amp; Unit Testing phase: Unit Testing and Module Testing</w:delText>
        </w:r>
      </w:del>
    </w:p>
    <w:p w14:paraId="54EF373B" w14:textId="45C25C18" w:rsidR="00E005D3" w:rsidDel="00F15707" w:rsidRDefault="00E005D3">
      <w:pPr>
        <w:pStyle w:val="BodyText"/>
        <w:numPr>
          <w:ilvl w:val="0"/>
          <w:numId w:val="50"/>
        </w:numPr>
        <w:rPr>
          <w:del w:id="3263" w:author="Sarah Thomas" w:date="2014-03-03T14:10:00Z"/>
        </w:rPr>
        <w:pPrChange w:id="3264" w:author="Sarah Thomas" w:date="2014-02-05T07:29:00Z">
          <w:pPr/>
        </w:pPrChange>
      </w:pPr>
      <w:del w:id="3265" w:author="Sarah Thomas" w:date="2014-03-03T14:10:00Z">
        <w:r w:rsidDel="00F15707">
          <w:delText>Integration &amp; System Testing phase: Module Testing and System Testing.</w:delText>
        </w:r>
      </w:del>
    </w:p>
    <w:p w14:paraId="53D3A3F1" w14:textId="46859D07" w:rsidR="00E005D3" w:rsidDel="00F15707" w:rsidRDefault="00E005D3">
      <w:pPr>
        <w:pStyle w:val="BodyText"/>
        <w:numPr>
          <w:ilvl w:val="0"/>
          <w:numId w:val="50"/>
        </w:numPr>
        <w:rPr>
          <w:del w:id="3266" w:author="Sarah Thomas" w:date="2014-03-03T14:10:00Z"/>
        </w:rPr>
        <w:pPrChange w:id="3267" w:author="Sarah Thomas" w:date="2014-02-05T07:29:00Z">
          <w:pPr/>
        </w:pPrChange>
      </w:pPr>
      <w:del w:id="3268" w:author="Sarah Thomas" w:date="2014-03-03T14:10:00Z">
        <w:r w:rsidDel="00F15707">
          <w:delText xml:space="preserve">Operation and Maintenance phase: Acceptance testing </w:delText>
        </w:r>
      </w:del>
    </w:p>
    <w:p w14:paraId="26953216" w14:textId="0EE5FFF2" w:rsidR="00E005D3" w:rsidDel="00F15707" w:rsidRDefault="00E005D3" w:rsidP="00F0790D">
      <w:pPr>
        <w:pStyle w:val="BodyText"/>
        <w:rPr>
          <w:del w:id="3269" w:author="Sarah Thomas" w:date="2014-03-03T14:10:00Z"/>
        </w:rPr>
      </w:pPr>
    </w:p>
    <w:p w14:paraId="44AF33CF" w14:textId="7F73550A" w:rsidR="00E005D3" w:rsidRPr="00F0790D" w:rsidDel="00550D17" w:rsidRDefault="00E005D3" w:rsidP="00F0790D">
      <w:pPr>
        <w:pStyle w:val="BodyText"/>
        <w:rPr>
          <w:del w:id="3270" w:author="Sarah Thomas" w:date="2014-02-05T07:30:00Z"/>
        </w:rPr>
      </w:pPr>
      <w:del w:id="3271" w:author="Sarah Thomas" w:date="2014-02-05T07:30:00Z">
        <w:r w:rsidDel="00550D17">
          <w:delText>Testing will be done by the all the member of Group-1 and will be divided depending on what part of the system they are developing</w:delText>
        </w:r>
      </w:del>
    </w:p>
    <w:p w14:paraId="3AB9F008" w14:textId="010044A9" w:rsidR="00B343D7" w:rsidDel="00F15707" w:rsidRDefault="00B343D7" w:rsidP="00F0790D">
      <w:pPr>
        <w:pStyle w:val="BodyText"/>
        <w:rPr>
          <w:del w:id="3272" w:author="Sarah Thomas" w:date="2014-03-03T14:10:00Z"/>
        </w:rPr>
      </w:pPr>
      <w:del w:id="3273" w:author="Sarah Thomas" w:date="2014-03-03T14:10:00Z">
        <w:r w:rsidDel="00F15707">
          <w:delText xml:space="preserve">Period: 6 February – 17 March </w:delText>
        </w:r>
      </w:del>
    </w:p>
    <w:p w14:paraId="4F76C901" w14:textId="53771841" w:rsidR="00E005D3" w:rsidDel="00F15707" w:rsidRDefault="00E005D3" w:rsidP="00F0790D">
      <w:pPr>
        <w:pStyle w:val="Heading2"/>
        <w:rPr>
          <w:del w:id="3274" w:author="Sarah Thomas" w:date="2014-03-03T14:10:00Z"/>
        </w:rPr>
      </w:pPr>
      <w:del w:id="3275" w:author="Sarah Thomas" w:date="2014-03-03T14:10:00Z">
        <w:r w:rsidDel="00F15707">
          <w:delText>Summary</w:delText>
        </w:r>
      </w:del>
    </w:p>
    <w:p w14:paraId="1D76366B" w14:textId="52FBCC4E" w:rsidR="00E005D3" w:rsidDel="00F15707" w:rsidRDefault="00E005D3" w:rsidP="00F0790D">
      <w:pPr>
        <w:pStyle w:val="BodyText"/>
        <w:rPr>
          <w:del w:id="3276" w:author="Sarah Thomas" w:date="2014-03-03T14:10:00Z"/>
        </w:rPr>
      </w:pPr>
      <w:del w:id="3277" w:author="Sarah Thomas" w:date="2014-03-03T14:10:00Z">
        <w:r w:rsidDel="00F15707">
          <w:delText>Below is an overview of items that needed to be tested.</w:delText>
        </w:r>
      </w:del>
    </w:p>
    <w:p w14:paraId="11E01936" w14:textId="5A8F0996" w:rsidR="00B343D7" w:rsidDel="00F15707" w:rsidRDefault="00B343D7" w:rsidP="00F0790D">
      <w:pPr>
        <w:pStyle w:val="BodyText"/>
        <w:rPr>
          <w:del w:id="3278" w:author="Sarah Thomas" w:date="2014-03-03T14:10:00Z"/>
        </w:rPr>
      </w:pPr>
      <w:del w:id="3279" w:author="Sarah Thomas" w:date="2014-03-03T14:10:00Z">
        <w:r w:rsidDel="00F15707">
          <w:delText>Function to test:</w:delText>
        </w:r>
      </w:del>
    </w:p>
    <w:p w14:paraId="2B597CAF" w14:textId="20712285" w:rsidR="00B343D7" w:rsidDel="00F15707" w:rsidRDefault="00B343D7" w:rsidP="00F0790D">
      <w:pPr>
        <w:pStyle w:val="BodyText"/>
        <w:numPr>
          <w:ilvl w:val="0"/>
          <w:numId w:val="44"/>
        </w:numPr>
        <w:rPr>
          <w:del w:id="3280" w:author="Sarah Thomas" w:date="2014-03-03T14:10:00Z"/>
        </w:rPr>
      </w:pPr>
      <w:del w:id="3281" w:author="Sarah Thomas" w:date="2014-03-03T14:10:00Z">
        <w:r w:rsidDel="00F15707">
          <w:delText>Functional</w:delText>
        </w:r>
      </w:del>
    </w:p>
    <w:p w14:paraId="06ED3475" w14:textId="2B9723E2" w:rsidR="00B343D7" w:rsidDel="00F15707" w:rsidRDefault="0003761F" w:rsidP="00F0790D">
      <w:pPr>
        <w:pStyle w:val="BodyText"/>
        <w:numPr>
          <w:ilvl w:val="1"/>
          <w:numId w:val="44"/>
        </w:numPr>
        <w:rPr>
          <w:del w:id="3282" w:author="Sarah Thomas" w:date="2014-03-03T14:10:00Z"/>
        </w:rPr>
      </w:pPr>
      <w:del w:id="3283" w:author="Sarah Thomas" w:date="2014-03-03T14:10:00Z">
        <w:r w:rsidDel="00F15707">
          <w:delText>New user registration</w:delText>
        </w:r>
      </w:del>
    </w:p>
    <w:p w14:paraId="2F73A62D" w14:textId="553F6BF2" w:rsidR="0003761F" w:rsidDel="00F15707" w:rsidRDefault="0003761F" w:rsidP="00F0790D">
      <w:pPr>
        <w:pStyle w:val="BodyText"/>
        <w:numPr>
          <w:ilvl w:val="1"/>
          <w:numId w:val="44"/>
        </w:numPr>
        <w:rPr>
          <w:del w:id="3284" w:author="Sarah Thomas" w:date="2014-03-03T14:10:00Z"/>
        </w:rPr>
      </w:pPr>
      <w:del w:id="3285" w:author="Sarah Thomas" w:date="2014-03-03T14:10:00Z">
        <w:r w:rsidDel="00F15707">
          <w:delText>User login</w:delText>
        </w:r>
      </w:del>
    </w:p>
    <w:p w14:paraId="53E1B65B" w14:textId="5F6663C3" w:rsidR="0003761F" w:rsidDel="00F15707" w:rsidRDefault="0003761F" w:rsidP="00F0790D">
      <w:pPr>
        <w:pStyle w:val="BodyText"/>
        <w:numPr>
          <w:ilvl w:val="1"/>
          <w:numId w:val="44"/>
        </w:numPr>
        <w:rPr>
          <w:del w:id="3286" w:author="Sarah Thomas" w:date="2014-03-03T14:10:00Z"/>
        </w:rPr>
      </w:pPr>
      <w:del w:id="3287" w:author="Sarah Thomas" w:date="2014-03-03T14:10:00Z">
        <w:r w:rsidDel="00F15707">
          <w:delText>Search Public Profiles</w:delText>
        </w:r>
      </w:del>
    </w:p>
    <w:p w14:paraId="2B5F1725" w14:textId="15EC0EFC" w:rsidR="0003761F" w:rsidDel="00F15707" w:rsidRDefault="0003761F" w:rsidP="00F0790D">
      <w:pPr>
        <w:pStyle w:val="BodyText"/>
        <w:numPr>
          <w:ilvl w:val="1"/>
          <w:numId w:val="44"/>
        </w:numPr>
        <w:rPr>
          <w:del w:id="3288" w:author="Sarah Thomas" w:date="2014-03-03T14:10:00Z"/>
        </w:rPr>
      </w:pPr>
      <w:del w:id="3289" w:author="Sarah Thomas" w:date="2014-03-03T14:10:00Z">
        <w:r w:rsidDel="00F15707">
          <w:delText>View Public Profiles</w:delText>
        </w:r>
      </w:del>
    </w:p>
    <w:p w14:paraId="157406D3" w14:textId="6C7445EA" w:rsidR="0003761F" w:rsidDel="00F15707" w:rsidRDefault="0003761F" w:rsidP="00F0790D">
      <w:pPr>
        <w:pStyle w:val="BodyText"/>
        <w:numPr>
          <w:ilvl w:val="1"/>
          <w:numId w:val="44"/>
        </w:numPr>
        <w:rPr>
          <w:del w:id="3290" w:author="Sarah Thomas" w:date="2014-03-03T14:10:00Z"/>
        </w:rPr>
      </w:pPr>
      <w:del w:id="3291" w:author="Sarah Thomas" w:date="2014-03-03T14:10:00Z">
        <w:r w:rsidDel="00F15707">
          <w:delText>Edit Public Profiles</w:delText>
        </w:r>
      </w:del>
    </w:p>
    <w:p w14:paraId="06E42902" w14:textId="1369B01D" w:rsidR="0003761F" w:rsidDel="00F15707" w:rsidRDefault="0003761F" w:rsidP="00F0790D">
      <w:pPr>
        <w:pStyle w:val="BodyText"/>
        <w:numPr>
          <w:ilvl w:val="1"/>
          <w:numId w:val="44"/>
        </w:numPr>
        <w:rPr>
          <w:del w:id="3292" w:author="Sarah Thomas" w:date="2014-03-03T14:10:00Z"/>
        </w:rPr>
      </w:pPr>
      <w:del w:id="3293" w:author="Sarah Thomas" w:date="2014-03-03T14:10:00Z">
        <w:r w:rsidDel="00F15707">
          <w:delText>Edit Private Profile</w:delText>
        </w:r>
      </w:del>
    </w:p>
    <w:p w14:paraId="50F45984" w14:textId="0EE31A64" w:rsidR="0003761F" w:rsidDel="00F15707" w:rsidRDefault="0003761F" w:rsidP="00F0790D">
      <w:pPr>
        <w:pStyle w:val="BodyText"/>
        <w:numPr>
          <w:ilvl w:val="1"/>
          <w:numId w:val="44"/>
        </w:numPr>
        <w:rPr>
          <w:del w:id="3294" w:author="Sarah Thomas" w:date="2014-03-03T14:10:00Z"/>
        </w:rPr>
      </w:pPr>
      <w:del w:id="3295" w:author="Sarah Thomas" w:date="2014-03-03T14:10:00Z">
        <w:r w:rsidDel="00F15707">
          <w:delText>Contact Another User</w:delText>
        </w:r>
      </w:del>
    </w:p>
    <w:p w14:paraId="2C6EC4EB" w14:textId="5308B2BD" w:rsidR="0003761F" w:rsidDel="00F15707" w:rsidRDefault="0003761F" w:rsidP="00F0790D">
      <w:pPr>
        <w:pStyle w:val="BodyText"/>
        <w:numPr>
          <w:ilvl w:val="1"/>
          <w:numId w:val="44"/>
        </w:numPr>
        <w:rPr>
          <w:del w:id="3296" w:author="Sarah Thomas" w:date="2014-03-03T14:10:00Z"/>
        </w:rPr>
      </w:pPr>
      <w:del w:id="3297" w:author="Sarah Thomas" w:date="2014-03-03T14:10:00Z">
        <w:r w:rsidDel="00F15707">
          <w:delText>Create New Venture</w:delText>
        </w:r>
      </w:del>
    </w:p>
    <w:p w14:paraId="7FB228D8" w14:textId="2DCFEF43" w:rsidR="0003761F" w:rsidDel="00F15707" w:rsidRDefault="0003761F" w:rsidP="00F0790D">
      <w:pPr>
        <w:pStyle w:val="BodyText"/>
        <w:numPr>
          <w:ilvl w:val="1"/>
          <w:numId w:val="44"/>
        </w:numPr>
        <w:rPr>
          <w:del w:id="3298" w:author="Sarah Thomas" w:date="2014-03-03T14:10:00Z"/>
        </w:rPr>
      </w:pPr>
      <w:del w:id="3299" w:author="Sarah Thomas" w:date="2014-03-03T14:10:00Z">
        <w:r w:rsidDel="00F15707">
          <w:delText>Edit Venture Details</w:delText>
        </w:r>
      </w:del>
    </w:p>
    <w:p w14:paraId="70D5D9A2" w14:textId="21D8D514" w:rsidR="0003761F" w:rsidDel="00F15707" w:rsidRDefault="0003761F" w:rsidP="00F0790D">
      <w:pPr>
        <w:pStyle w:val="BodyText"/>
        <w:numPr>
          <w:ilvl w:val="1"/>
          <w:numId w:val="44"/>
        </w:numPr>
        <w:rPr>
          <w:del w:id="3300" w:author="Sarah Thomas" w:date="2014-03-03T14:10:00Z"/>
        </w:rPr>
      </w:pPr>
      <w:del w:id="3301" w:author="Sarah Thomas" w:date="2014-03-03T14:10:00Z">
        <w:r w:rsidDel="00F15707">
          <w:delText>Build Team</w:delText>
        </w:r>
      </w:del>
    </w:p>
    <w:p w14:paraId="0A852D03" w14:textId="5B724789" w:rsidR="0003761F" w:rsidDel="00F15707" w:rsidRDefault="0003761F" w:rsidP="00F0790D">
      <w:pPr>
        <w:pStyle w:val="BodyText"/>
        <w:numPr>
          <w:ilvl w:val="1"/>
          <w:numId w:val="44"/>
        </w:numPr>
        <w:rPr>
          <w:del w:id="3302" w:author="Sarah Thomas" w:date="2014-03-03T14:10:00Z"/>
        </w:rPr>
      </w:pPr>
      <w:del w:id="3303" w:author="Sarah Thomas" w:date="2014-03-03T14:10:00Z">
        <w:r w:rsidDel="00F15707">
          <w:delText>Enter Private Team Area</w:delText>
        </w:r>
      </w:del>
    </w:p>
    <w:p w14:paraId="3E7EA7F5" w14:textId="0EA1306B" w:rsidR="0003761F" w:rsidDel="00F15707" w:rsidRDefault="0003761F" w:rsidP="00F0790D">
      <w:pPr>
        <w:pStyle w:val="BodyText"/>
        <w:numPr>
          <w:ilvl w:val="1"/>
          <w:numId w:val="44"/>
        </w:numPr>
        <w:rPr>
          <w:del w:id="3304" w:author="Sarah Thomas" w:date="2014-03-03T14:10:00Z"/>
        </w:rPr>
      </w:pPr>
      <w:del w:id="3305" w:author="Sarah Thomas" w:date="2014-03-03T14:10:00Z">
        <w:r w:rsidDel="00F15707">
          <w:delText>Site Administration</w:delText>
        </w:r>
      </w:del>
    </w:p>
    <w:p w14:paraId="1BFE32DB" w14:textId="03C1F768" w:rsidR="0003761F" w:rsidDel="00F15707" w:rsidRDefault="0003761F" w:rsidP="00F0790D">
      <w:pPr>
        <w:pStyle w:val="BodyText"/>
        <w:numPr>
          <w:ilvl w:val="0"/>
          <w:numId w:val="44"/>
        </w:numPr>
        <w:rPr>
          <w:del w:id="3306" w:author="Sarah Thomas" w:date="2014-03-03T14:10:00Z"/>
        </w:rPr>
      </w:pPr>
      <w:del w:id="3307" w:author="Sarah Thomas" w:date="2014-03-03T14:10:00Z">
        <w:r w:rsidDel="00F15707">
          <w:delText>Non-Functional Requirements</w:delText>
        </w:r>
      </w:del>
    </w:p>
    <w:p w14:paraId="68278E7D" w14:textId="176EA2ED" w:rsidR="0003761F" w:rsidDel="00F15707" w:rsidRDefault="0003761F" w:rsidP="00F0790D">
      <w:pPr>
        <w:pStyle w:val="BodyText"/>
        <w:numPr>
          <w:ilvl w:val="1"/>
          <w:numId w:val="44"/>
        </w:numPr>
        <w:rPr>
          <w:del w:id="3308" w:author="Sarah Thomas" w:date="2014-03-03T14:10:00Z"/>
        </w:rPr>
      </w:pPr>
      <w:del w:id="3309" w:author="Sarah Thomas" w:date="2014-03-03T14:10:00Z">
        <w:r w:rsidDel="00F15707">
          <w:delText>Capacity: Allow 2000 requests using 10 concurrent connection</w:delText>
        </w:r>
      </w:del>
    </w:p>
    <w:p w14:paraId="3C354A3D" w14:textId="43C715C5" w:rsidR="0003761F" w:rsidDel="00F15707" w:rsidRDefault="0003761F" w:rsidP="00F0790D">
      <w:pPr>
        <w:pStyle w:val="BodyText"/>
        <w:numPr>
          <w:ilvl w:val="1"/>
          <w:numId w:val="44"/>
        </w:numPr>
        <w:rPr>
          <w:del w:id="3310" w:author="Sarah Thomas" w:date="2014-03-03T14:10:00Z"/>
        </w:rPr>
      </w:pPr>
      <w:del w:id="3311" w:author="Sarah Thomas" w:date="2014-03-03T14:10:00Z">
        <w:r w:rsidDel="00F15707">
          <w:delText>Capacity: Store and retrieve</w:delText>
        </w:r>
        <w:r w:rsidR="00AB54C7" w:rsidDel="00F15707">
          <w:delText xml:space="preserve"> 5000 users from database</w:delText>
        </w:r>
      </w:del>
    </w:p>
    <w:p w14:paraId="4DCBF7FF" w14:textId="247104D3" w:rsidR="00AB54C7" w:rsidDel="00F15707" w:rsidRDefault="00AB54C7" w:rsidP="00F0790D">
      <w:pPr>
        <w:pStyle w:val="BodyText"/>
        <w:numPr>
          <w:ilvl w:val="1"/>
          <w:numId w:val="44"/>
        </w:numPr>
        <w:rPr>
          <w:del w:id="3312" w:author="Sarah Thomas" w:date="2014-03-03T14:10:00Z"/>
        </w:rPr>
      </w:pPr>
      <w:del w:id="3313" w:author="Sarah Thomas" w:date="2014-03-03T14:10:00Z">
        <w:r w:rsidDel="00F15707">
          <w:delText>Availability: Website available 99.5% of the time under operational time frame.</w:delText>
        </w:r>
      </w:del>
    </w:p>
    <w:p w14:paraId="7F87EAE4" w14:textId="186C21A0" w:rsidR="00AB54C7" w:rsidDel="00F15707" w:rsidRDefault="00AB54C7" w:rsidP="00F0790D">
      <w:pPr>
        <w:pStyle w:val="BodyText"/>
        <w:numPr>
          <w:ilvl w:val="1"/>
          <w:numId w:val="44"/>
        </w:numPr>
        <w:rPr>
          <w:del w:id="3314" w:author="Sarah Thomas" w:date="2014-03-03T14:10:00Z"/>
        </w:rPr>
      </w:pPr>
      <w:del w:id="3315" w:author="Sarah Thomas" w:date="2014-03-03T14:10:00Z">
        <w:r w:rsidDel="00F15707">
          <w:delText>Latency: 95% of transaction processed in less than 1 second</w:delText>
        </w:r>
      </w:del>
    </w:p>
    <w:p w14:paraId="4C4FC8F0" w14:textId="0D3EBB64" w:rsidR="00AB54C7" w:rsidDel="00F15707" w:rsidRDefault="00AB54C7" w:rsidP="00F0790D">
      <w:pPr>
        <w:pStyle w:val="BodyText"/>
        <w:numPr>
          <w:ilvl w:val="1"/>
          <w:numId w:val="44"/>
        </w:numPr>
        <w:rPr>
          <w:del w:id="3316" w:author="Sarah Thomas" w:date="2014-03-03T14:10:00Z"/>
        </w:rPr>
      </w:pPr>
      <w:del w:id="3317" w:author="Sarah Thomas" w:date="2014-03-03T14:10:00Z">
        <w:r w:rsidDel="00F15707">
          <w:delText>Monitoring: Website errors logged into web server’s log file.</w:delText>
        </w:r>
      </w:del>
    </w:p>
    <w:p w14:paraId="03FA9E24" w14:textId="4CF405F4" w:rsidR="00AB54C7" w:rsidDel="00F15707" w:rsidRDefault="00AB54C7" w:rsidP="00F0790D">
      <w:pPr>
        <w:pStyle w:val="BodyText"/>
        <w:numPr>
          <w:ilvl w:val="1"/>
          <w:numId w:val="44"/>
        </w:numPr>
        <w:rPr>
          <w:del w:id="3318" w:author="Sarah Thomas" w:date="2014-03-03T14:10:00Z"/>
        </w:rPr>
      </w:pPr>
      <w:del w:id="3319" w:author="Sarah Thomas" w:date="2014-03-03T14:10:00Z">
        <w:r w:rsidDel="00F15707">
          <w:delText>Maintenance: Backup of database and asset files, allow admin account to manage them.</w:delText>
        </w:r>
      </w:del>
    </w:p>
    <w:p w14:paraId="409186B9" w14:textId="553D861C" w:rsidR="00AB54C7" w:rsidDel="00F15707" w:rsidRDefault="00AB54C7" w:rsidP="00F0790D">
      <w:pPr>
        <w:pStyle w:val="BodyText"/>
        <w:numPr>
          <w:ilvl w:val="1"/>
          <w:numId w:val="44"/>
        </w:numPr>
        <w:rPr>
          <w:del w:id="3320" w:author="Sarah Thomas" w:date="2014-03-03T14:10:00Z"/>
        </w:rPr>
      </w:pPr>
      <w:del w:id="3321" w:author="Sarah Thomas" w:date="2014-03-03T14:10:00Z">
        <w:r w:rsidDel="00F15707">
          <w:delText>Operations: Website working under normal HTTP request.</w:delText>
        </w:r>
      </w:del>
    </w:p>
    <w:p w14:paraId="069A01AD" w14:textId="4A9EFE22" w:rsidR="00AB54C7" w:rsidDel="00F15707" w:rsidRDefault="00AB54C7" w:rsidP="00F0790D">
      <w:pPr>
        <w:pStyle w:val="BodyText"/>
        <w:numPr>
          <w:ilvl w:val="1"/>
          <w:numId w:val="44"/>
        </w:numPr>
        <w:rPr>
          <w:del w:id="3322" w:author="Sarah Thomas" w:date="2014-03-03T14:10:00Z"/>
        </w:rPr>
      </w:pPr>
      <w:del w:id="3323" w:author="Sarah Thomas" w:date="2014-03-03T14:10:00Z">
        <w:r w:rsidDel="00F15707">
          <w:delText>User Interface: Website HTML5 and CSS3 compliant</w:delText>
        </w:r>
      </w:del>
    </w:p>
    <w:p w14:paraId="557D8B54" w14:textId="15845A1B" w:rsidR="00AB54C7" w:rsidDel="00F15707" w:rsidRDefault="00AB54C7" w:rsidP="00F0790D">
      <w:pPr>
        <w:pStyle w:val="BodyText"/>
        <w:numPr>
          <w:ilvl w:val="1"/>
          <w:numId w:val="44"/>
        </w:numPr>
        <w:rPr>
          <w:del w:id="3324" w:author="Sarah Thomas" w:date="2014-03-03T14:10:00Z"/>
        </w:rPr>
      </w:pPr>
      <w:del w:id="3325" w:author="Sarah Thomas" w:date="2014-03-03T14:10:00Z">
        <w:r w:rsidDel="00F15707">
          <w:delText>User Interface: Responsive web layout on smaller screen size.</w:delText>
        </w:r>
      </w:del>
    </w:p>
    <w:p w14:paraId="3E65A504" w14:textId="2D1D781E" w:rsidR="00AB54C7" w:rsidDel="00F15707" w:rsidRDefault="00AB54C7" w:rsidP="00F0790D">
      <w:pPr>
        <w:pStyle w:val="BodyText"/>
        <w:numPr>
          <w:ilvl w:val="1"/>
          <w:numId w:val="44"/>
        </w:numPr>
        <w:rPr>
          <w:del w:id="3326" w:author="Sarah Thomas" w:date="2014-03-03T14:10:00Z"/>
        </w:rPr>
      </w:pPr>
      <w:del w:id="3327" w:author="Sarah Thomas" w:date="2014-03-03T14:10:00Z">
        <w:r w:rsidDel="00F15707">
          <w:delText>User Interface: Modern and reassuring UI and UX.</w:delText>
        </w:r>
      </w:del>
    </w:p>
    <w:p w14:paraId="0FC38173" w14:textId="35CEDC09" w:rsidR="00AB54C7" w:rsidDel="00F15707" w:rsidRDefault="00AB54C7" w:rsidP="00F0790D">
      <w:pPr>
        <w:pStyle w:val="BodyText"/>
        <w:numPr>
          <w:ilvl w:val="1"/>
          <w:numId w:val="44"/>
        </w:numPr>
        <w:rPr>
          <w:del w:id="3328" w:author="Sarah Thomas" w:date="2014-03-03T14:10:00Z"/>
        </w:rPr>
      </w:pPr>
      <w:del w:id="3329" w:author="Sarah Thomas" w:date="2014-03-03T14:10:00Z">
        <w:r w:rsidDel="00F15707">
          <w:delText>Software Interface: Working on LAMP web stack.</w:delText>
        </w:r>
      </w:del>
    </w:p>
    <w:p w14:paraId="5F3008A0" w14:textId="67D79DB7" w:rsidR="00AB54C7" w:rsidDel="00F15707" w:rsidRDefault="00AB54C7" w:rsidP="00F0790D">
      <w:pPr>
        <w:pStyle w:val="BodyText"/>
        <w:numPr>
          <w:ilvl w:val="1"/>
          <w:numId w:val="44"/>
        </w:numPr>
        <w:rPr>
          <w:del w:id="3330" w:author="Sarah Thomas" w:date="2014-03-03T14:10:00Z"/>
        </w:rPr>
      </w:pPr>
      <w:del w:id="3331" w:author="Sarah Thomas" w:date="2014-03-03T14:10:00Z">
        <w:r w:rsidDel="00F15707">
          <w:delText>Software Interface: Working on port 80 of the web stack.</w:delText>
        </w:r>
      </w:del>
    </w:p>
    <w:p w14:paraId="1AA7F737" w14:textId="505FAB49" w:rsidR="00AB54C7" w:rsidDel="00F15707" w:rsidRDefault="00E9367A" w:rsidP="00F0790D">
      <w:pPr>
        <w:pStyle w:val="BodyText"/>
        <w:numPr>
          <w:ilvl w:val="1"/>
          <w:numId w:val="44"/>
        </w:numPr>
        <w:rPr>
          <w:del w:id="3332" w:author="Sarah Thomas" w:date="2014-03-03T14:10:00Z"/>
        </w:rPr>
      </w:pPr>
      <w:del w:id="3333" w:author="Sarah Thomas" w:date="2014-03-03T14:10:00Z">
        <w:r w:rsidDel="00F15707">
          <w:delText>Security: Root / Super user exist and has control to everything</w:delText>
        </w:r>
      </w:del>
    </w:p>
    <w:p w14:paraId="5DA4A31F" w14:textId="4AC40F5B" w:rsidR="00E9367A" w:rsidDel="00F15707" w:rsidRDefault="00E9367A" w:rsidP="00F0790D">
      <w:pPr>
        <w:pStyle w:val="BodyText"/>
        <w:numPr>
          <w:ilvl w:val="1"/>
          <w:numId w:val="44"/>
        </w:numPr>
        <w:rPr>
          <w:del w:id="3334" w:author="Sarah Thomas" w:date="2014-03-03T14:10:00Z"/>
        </w:rPr>
      </w:pPr>
      <w:del w:id="3335" w:author="Sarah Thomas" w:date="2014-03-03T14:10:00Z">
        <w:r w:rsidDel="00F15707">
          <w:delText>Security: Other admin users has limited rights.</w:delText>
        </w:r>
      </w:del>
    </w:p>
    <w:p w14:paraId="0CB03CC7" w14:textId="044ABDF0" w:rsidR="00E9367A" w:rsidDel="00F15707" w:rsidRDefault="00E9367A" w:rsidP="00F0790D">
      <w:pPr>
        <w:pStyle w:val="BodyText"/>
        <w:numPr>
          <w:ilvl w:val="1"/>
          <w:numId w:val="44"/>
        </w:numPr>
        <w:rPr>
          <w:del w:id="3336" w:author="Sarah Thomas" w:date="2014-03-03T14:10:00Z"/>
        </w:rPr>
      </w:pPr>
      <w:del w:id="3337" w:author="Sarah Thomas" w:date="2014-03-03T14:10:00Z">
        <w:r w:rsidDel="00F15707">
          <w:delText>Security: Facebook Graph working and authenticates user login.</w:delText>
        </w:r>
      </w:del>
    </w:p>
    <w:p w14:paraId="12B5CDB6" w14:textId="7205EF06" w:rsidR="00F0563C" w:rsidDel="00F15707" w:rsidRDefault="00F0563C" w:rsidP="00F0790D">
      <w:pPr>
        <w:pStyle w:val="BodyText"/>
        <w:numPr>
          <w:ilvl w:val="1"/>
          <w:numId w:val="44"/>
        </w:numPr>
        <w:rPr>
          <w:del w:id="3338" w:author="Sarah Thomas" w:date="2014-03-03T14:10:00Z"/>
        </w:rPr>
      </w:pPr>
      <w:del w:id="3339" w:author="Sarah Thomas" w:date="2014-03-03T14:10:00Z">
        <w:r w:rsidDel="00F15707">
          <w:delText>Security: Data validation of web forms before committing them to database.</w:delText>
        </w:r>
      </w:del>
    </w:p>
    <w:p w14:paraId="1F92C96A" w14:textId="384537E7" w:rsidR="00E9367A" w:rsidDel="00F15707" w:rsidRDefault="00E9367A" w:rsidP="00F0790D">
      <w:pPr>
        <w:pStyle w:val="BodyText"/>
        <w:numPr>
          <w:ilvl w:val="1"/>
          <w:numId w:val="44"/>
        </w:numPr>
        <w:rPr>
          <w:del w:id="3340" w:author="Sarah Thomas" w:date="2014-03-03T14:10:00Z"/>
        </w:rPr>
      </w:pPr>
      <w:del w:id="3341" w:author="Sarah Thomas" w:date="2014-03-03T14:10:00Z">
        <w:r w:rsidDel="00F15707">
          <w:delText>Protection: Password and other sensitive data uses MD5 hash.</w:delText>
        </w:r>
      </w:del>
    </w:p>
    <w:p w14:paraId="53FB3456" w14:textId="54E911F9" w:rsidR="00E9367A" w:rsidDel="00F15707" w:rsidRDefault="00E9367A" w:rsidP="00F0790D">
      <w:pPr>
        <w:pStyle w:val="BodyText"/>
        <w:numPr>
          <w:ilvl w:val="1"/>
          <w:numId w:val="44"/>
        </w:numPr>
        <w:rPr>
          <w:del w:id="3342" w:author="Sarah Thomas" w:date="2014-03-03T14:10:00Z"/>
        </w:rPr>
      </w:pPr>
      <w:del w:id="3343" w:author="Sarah Thomas" w:date="2014-03-03T14:10:00Z">
        <w:r w:rsidDel="00F15707">
          <w:delText>Data Management: All data used and entered to the database uses UTF-8 encoding and uses English UK localization.</w:delText>
        </w:r>
      </w:del>
    </w:p>
    <w:p w14:paraId="6713ACC5" w14:textId="16F303DF" w:rsidR="00E9367A" w:rsidDel="00F15707" w:rsidRDefault="00E9367A" w:rsidP="00F0790D">
      <w:pPr>
        <w:pStyle w:val="BodyText"/>
        <w:numPr>
          <w:ilvl w:val="1"/>
          <w:numId w:val="44"/>
        </w:numPr>
        <w:rPr>
          <w:del w:id="3344" w:author="Sarah Thomas" w:date="2014-03-03T14:10:00Z"/>
        </w:rPr>
      </w:pPr>
      <w:del w:id="3345" w:author="Sarah Thomas" w:date="2014-03-03T14:10:00Z">
        <w:r w:rsidDel="00F15707">
          <w:delText>Data Management: Files stored with 644 flags, directory with 755 flags permission.</w:delText>
        </w:r>
      </w:del>
    </w:p>
    <w:p w14:paraId="184C3314" w14:textId="0508241A" w:rsidR="0010580B" w:rsidRPr="00F0790D" w:rsidDel="00F15707" w:rsidRDefault="0010580B" w:rsidP="00F0790D">
      <w:pPr>
        <w:pStyle w:val="BodyText"/>
        <w:rPr>
          <w:del w:id="3346" w:author="Sarah Thomas" w:date="2014-03-03T14:14:00Z"/>
        </w:rPr>
      </w:pPr>
      <w:del w:id="3347" w:author="Sarah Thomas" w:date="2014-03-03T14:14:00Z">
        <w:r w:rsidDel="00F15707">
          <w:br w:type="page"/>
        </w:r>
      </w:del>
    </w:p>
    <w:p w14:paraId="1B6EC480" w14:textId="0375239E" w:rsidR="001E34AB" w:rsidRDefault="001E34AB" w:rsidP="00F0790D">
      <w:pPr>
        <w:pStyle w:val="Heading1"/>
        <w:rPr>
          <w:ins w:id="3348" w:author="Sarah Thomas" w:date="2014-03-03T14:11:00Z"/>
        </w:rPr>
      </w:pPr>
      <w:bookmarkStart w:id="3349" w:name="_Toc253043815"/>
      <w:bookmarkStart w:id="3350" w:name="_Ref253124635"/>
      <w:bookmarkStart w:id="3351" w:name="_Toc256589007"/>
      <w:r w:rsidRPr="001E34AB">
        <w:t>Appendices</w:t>
      </w:r>
      <w:bookmarkEnd w:id="3349"/>
      <w:bookmarkEnd w:id="3350"/>
      <w:bookmarkEnd w:id="3351"/>
    </w:p>
    <w:p w14:paraId="3E453ADD" w14:textId="1090E407" w:rsidR="00766C26" w:rsidRDefault="00F15707">
      <w:pPr>
        <w:pStyle w:val="Heading2"/>
        <w:rPr>
          <w:ins w:id="3352" w:author="Sarah Thomas" w:date="2014-03-12T17:29:00Z"/>
        </w:rPr>
        <w:pPrChange w:id="3353" w:author="Sarah Thomas" w:date="2014-03-03T14:22:00Z">
          <w:pPr>
            <w:widowControl w:val="0"/>
            <w:autoSpaceDE w:val="0"/>
            <w:autoSpaceDN w:val="0"/>
            <w:adjustRightInd w:val="0"/>
          </w:pPr>
        </w:pPrChange>
      </w:pPr>
      <w:bookmarkStart w:id="3354" w:name="_Toc256589008"/>
      <w:ins w:id="3355" w:author="Sarah Thomas" w:date="2014-03-03T14:11:00Z">
        <w:r w:rsidRPr="00812194">
          <w:t>User Documentation</w:t>
        </w:r>
      </w:ins>
      <w:bookmarkEnd w:id="3354"/>
    </w:p>
    <w:p w14:paraId="6A8CA876" w14:textId="0A7BC457" w:rsidR="00BB1C8A" w:rsidRDefault="00BB1C8A">
      <w:pPr>
        <w:rPr>
          <w:ins w:id="3356" w:author="Sarah Thomas" w:date="2014-03-12T17:30:00Z"/>
        </w:rPr>
        <w:pPrChange w:id="3357" w:author="Sarah Thomas" w:date="2014-03-12T17:29:00Z">
          <w:pPr>
            <w:widowControl w:val="0"/>
            <w:autoSpaceDE w:val="0"/>
            <w:autoSpaceDN w:val="0"/>
            <w:adjustRightInd w:val="0"/>
          </w:pPr>
        </w:pPrChange>
      </w:pPr>
      <w:ins w:id="3358" w:author="Sarah Thomas" w:date="2014-03-12T17:29:00Z">
        <w:r>
          <w:t xml:space="preserve">The documentation for the site is in the form of a FAQ page. We intend that the FAQ </w:t>
        </w:r>
      </w:ins>
      <w:ins w:id="3359" w:author="Sarah Thomas" w:date="2014-03-12T17:30:00Z">
        <w:r>
          <w:t>page will help the users to navigate and understand the site.</w:t>
        </w:r>
      </w:ins>
    </w:p>
    <w:p w14:paraId="6CBF85C5" w14:textId="1CF3BD52" w:rsidR="00BB1C8A" w:rsidRDefault="00BB1C8A">
      <w:pPr>
        <w:pStyle w:val="BodyText"/>
        <w:rPr>
          <w:ins w:id="3360" w:author="Sarah Thomas" w:date="2014-03-17T11:48:00Z"/>
        </w:rPr>
        <w:pPrChange w:id="3361" w:author="Sarah Thomas" w:date="2014-03-12T17:30:00Z">
          <w:pPr>
            <w:widowControl w:val="0"/>
            <w:autoSpaceDE w:val="0"/>
            <w:autoSpaceDN w:val="0"/>
            <w:adjustRightInd w:val="0"/>
          </w:pPr>
        </w:pPrChange>
      </w:pPr>
      <w:ins w:id="3362" w:author="Sarah Thomas" w:date="2014-03-12T17:30:00Z">
        <w:r>
          <w:t>The contents of the FAQs page are reproduced here</w:t>
        </w:r>
      </w:ins>
      <w:bookmarkStart w:id="3363" w:name="_GoBack"/>
      <w:bookmarkEnd w:id="3363"/>
    </w:p>
    <w:p w14:paraId="6800212C" w14:textId="77777777" w:rsidR="00237C70" w:rsidRDefault="00237C70" w:rsidP="00237C70">
      <w:pPr>
        <w:pStyle w:val="Heading4"/>
        <w:spacing w:before="150" w:after="150"/>
        <w:rPr>
          <w:ins w:id="3364" w:author="Sarah Thomas" w:date="2014-03-17T11:48:00Z"/>
          <w:rFonts w:ascii="Helvetica Neue" w:eastAsia="Times New Roman" w:hAnsi="Helvetica Neue" w:cs="Times New Roman"/>
          <w:b w:val="0"/>
          <w:bCs w:val="0"/>
          <w:color w:val="225ECC"/>
          <w:sz w:val="27"/>
          <w:szCs w:val="27"/>
        </w:rPr>
      </w:pPr>
      <w:ins w:id="3365" w:author="Sarah Thomas" w:date="2014-03-17T11:48:00Z">
        <w:r>
          <w:rPr>
            <w:rFonts w:ascii="Helvetica Neue" w:eastAsia="Times New Roman" w:hAnsi="Helvetica Neue" w:cs="Times New Roman"/>
            <w:b w:val="0"/>
            <w:bCs w:val="0"/>
            <w:color w:val="225ECC"/>
            <w:sz w:val="27"/>
            <w:szCs w:val="27"/>
          </w:rPr>
          <w:t>Who can view my profile?</w:t>
        </w:r>
      </w:ins>
    </w:p>
    <w:p w14:paraId="6805879F" w14:textId="77777777" w:rsidR="00237C70" w:rsidRDefault="00237C70" w:rsidP="00237C70">
      <w:pPr>
        <w:pStyle w:val="NormalWeb"/>
        <w:spacing w:before="0" w:beforeAutospacing="0" w:after="225" w:afterAutospacing="0" w:line="300" w:lineRule="atLeast"/>
        <w:rPr>
          <w:ins w:id="3366" w:author="Sarah Thomas" w:date="2014-03-17T11:48:00Z"/>
          <w:rFonts w:ascii="Helvetica Neue" w:hAnsi="Helvetica Neue"/>
          <w:color w:val="5C6162"/>
          <w:sz w:val="21"/>
          <w:szCs w:val="21"/>
        </w:rPr>
      </w:pPr>
      <w:ins w:id="3367" w:author="Sarah Thomas" w:date="2014-03-17T11:48:00Z">
        <w:r>
          <w:rPr>
            <w:rFonts w:ascii="Helvetica Neue" w:hAnsi="Helvetica Neue"/>
            <w:color w:val="5C6162"/>
            <w:sz w:val="21"/>
            <w:szCs w:val="21"/>
          </w:rPr>
          <w:t>Any visitor to the site can view your public profile page</w:t>
        </w:r>
      </w:ins>
    </w:p>
    <w:p w14:paraId="3730DB85" w14:textId="77777777" w:rsidR="00237C70" w:rsidRDefault="00237C70" w:rsidP="00237C70">
      <w:pPr>
        <w:pStyle w:val="Heading4"/>
        <w:spacing w:before="150" w:after="150"/>
        <w:rPr>
          <w:ins w:id="3368" w:author="Sarah Thomas" w:date="2014-03-17T11:48:00Z"/>
          <w:rFonts w:ascii="Helvetica Neue" w:eastAsia="Times New Roman" w:hAnsi="Helvetica Neue" w:cs="Times New Roman"/>
          <w:b w:val="0"/>
          <w:bCs w:val="0"/>
          <w:color w:val="225ECC"/>
          <w:sz w:val="27"/>
          <w:szCs w:val="27"/>
        </w:rPr>
      </w:pPr>
      <w:ins w:id="3369" w:author="Sarah Thomas" w:date="2014-03-17T11:48:00Z">
        <w:r>
          <w:rPr>
            <w:rFonts w:ascii="Helvetica Neue" w:eastAsia="Times New Roman" w:hAnsi="Helvetica Neue" w:cs="Times New Roman"/>
            <w:b w:val="0"/>
            <w:bCs w:val="0"/>
            <w:color w:val="225ECC"/>
            <w:sz w:val="27"/>
            <w:szCs w:val="27"/>
          </w:rPr>
          <w:t>How do I create my profile?</w:t>
        </w:r>
      </w:ins>
    </w:p>
    <w:p w14:paraId="68624159" w14:textId="77777777" w:rsidR="00237C70" w:rsidRDefault="00237C70" w:rsidP="00237C70">
      <w:pPr>
        <w:pStyle w:val="NormalWeb"/>
        <w:spacing w:before="0" w:beforeAutospacing="0" w:after="225" w:afterAutospacing="0" w:line="300" w:lineRule="atLeast"/>
        <w:rPr>
          <w:ins w:id="3370" w:author="Sarah Thomas" w:date="2014-03-17T11:48:00Z"/>
          <w:rFonts w:ascii="Helvetica Neue" w:hAnsi="Helvetica Neue"/>
          <w:color w:val="5C6162"/>
          <w:sz w:val="21"/>
          <w:szCs w:val="21"/>
        </w:rPr>
      </w:pPr>
      <w:ins w:id="3371" w:author="Sarah Thomas" w:date="2014-03-17T11:48:00Z">
        <w:r>
          <w:rPr>
            <w:rFonts w:ascii="Helvetica Neue" w:hAnsi="Helvetica Neue"/>
            <w:color w:val="5C6162"/>
            <w:sz w:val="21"/>
            <w:szCs w:val="21"/>
          </w:rPr>
          <w:t>You must be registered to create a profile. When you register an empty public profile will be created for you. You can edit this by clicking on 'update your profile' from the dashboard page</w:t>
        </w:r>
      </w:ins>
    </w:p>
    <w:p w14:paraId="1C71F0D7" w14:textId="77777777" w:rsidR="00237C70" w:rsidRDefault="00237C70" w:rsidP="00237C70">
      <w:pPr>
        <w:pStyle w:val="Heading4"/>
        <w:spacing w:before="150" w:after="150"/>
        <w:rPr>
          <w:ins w:id="3372" w:author="Sarah Thomas" w:date="2014-03-17T11:48:00Z"/>
          <w:rFonts w:ascii="Helvetica Neue" w:eastAsia="Times New Roman" w:hAnsi="Helvetica Neue" w:cs="Times New Roman"/>
          <w:b w:val="0"/>
          <w:bCs w:val="0"/>
          <w:color w:val="225ECC"/>
          <w:sz w:val="27"/>
          <w:szCs w:val="27"/>
        </w:rPr>
      </w:pPr>
      <w:ins w:id="3373" w:author="Sarah Thomas" w:date="2014-03-17T11:48:00Z">
        <w:r>
          <w:rPr>
            <w:rFonts w:ascii="Helvetica Neue" w:eastAsia="Times New Roman" w:hAnsi="Helvetica Neue" w:cs="Times New Roman"/>
            <w:b w:val="0"/>
            <w:bCs w:val="0"/>
            <w:color w:val="225ECC"/>
            <w:sz w:val="27"/>
            <w:szCs w:val="27"/>
          </w:rPr>
          <w:t>How do I register?</w:t>
        </w:r>
      </w:ins>
    </w:p>
    <w:p w14:paraId="5A312519" w14:textId="77777777" w:rsidR="00237C70" w:rsidRDefault="00237C70" w:rsidP="00237C70">
      <w:pPr>
        <w:pStyle w:val="NormalWeb"/>
        <w:spacing w:before="0" w:beforeAutospacing="0" w:after="225" w:afterAutospacing="0" w:line="300" w:lineRule="atLeast"/>
        <w:rPr>
          <w:ins w:id="3374" w:author="Sarah Thomas" w:date="2014-03-17T11:48:00Z"/>
          <w:rFonts w:ascii="Helvetica Neue" w:hAnsi="Helvetica Neue"/>
          <w:color w:val="5C6162"/>
          <w:sz w:val="21"/>
          <w:szCs w:val="21"/>
        </w:rPr>
      </w:pPr>
      <w:ins w:id="3375" w:author="Sarah Thomas" w:date="2014-03-17T11:48:00Z">
        <w:r>
          <w:rPr>
            <w:rFonts w:ascii="Helvetica Neue" w:hAnsi="Helvetica Neue"/>
            <w:color w:val="5C6162"/>
            <w:sz w:val="21"/>
            <w:szCs w:val="21"/>
          </w:rPr>
          <w:t>You can register by clicking on the</w:t>
        </w:r>
        <w:r>
          <w:rPr>
            <w:rStyle w:val="apple-converted-space"/>
            <w:rFonts w:ascii="Helvetica Neue" w:hAnsi="Helvetica Neue"/>
            <w:color w:val="5C6162"/>
            <w:sz w:val="21"/>
            <w:szCs w:val="21"/>
          </w:rPr>
          <w:t> </w:t>
        </w:r>
        <w:r>
          <w:rPr>
            <w:rFonts w:ascii="Helvetica Neue" w:hAnsi="Helvetica Neue"/>
            <w:color w:val="5C6162"/>
            <w:sz w:val="21"/>
            <w:szCs w:val="21"/>
          </w:rPr>
          <w:fldChar w:fldCharType="begin"/>
        </w:r>
        <w:r>
          <w:rPr>
            <w:rFonts w:ascii="Helvetica Neue" w:hAnsi="Helvetica Neue"/>
            <w:color w:val="5C6162"/>
            <w:sz w:val="21"/>
            <w:szCs w:val="21"/>
          </w:rPr>
          <w:instrText xml:space="preserve"> HYPERLINK "http://fc/register" </w:instrText>
        </w:r>
      </w:ins>
      <w:r>
        <w:rPr>
          <w:rFonts w:ascii="Helvetica Neue" w:hAnsi="Helvetica Neue"/>
          <w:color w:val="5C6162"/>
          <w:sz w:val="21"/>
          <w:szCs w:val="21"/>
        </w:rPr>
      </w:r>
      <w:ins w:id="3376" w:author="Sarah Thomas" w:date="2014-03-17T11:48:00Z">
        <w:r>
          <w:rPr>
            <w:rFonts w:ascii="Helvetica Neue" w:hAnsi="Helvetica Neue"/>
            <w:color w:val="5C6162"/>
            <w:sz w:val="21"/>
            <w:szCs w:val="21"/>
          </w:rPr>
          <w:fldChar w:fldCharType="separate"/>
        </w:r>
        <w:r>
          <w:rPr>
            <w:rStyle w:val="Hyperlink"/>
            <w:rFonts w:ascii="Helvetica Neue" w:hAnsi="Helvetica Neue"/>
            <w:color w:val="428BCA"/>
            <w:sz w:val="21"/>
            <w:szCs w:val="21"/>
          </w:rPr>
          <w:t>register link</w:t>
        </w:r>
        <w:r>
          <w:rPr>
            <w:rFonts w:ascii="Helvetica Neue" w:hAnsi="Helvetica Neue"/>
            <w:color w:val="5C6162"/>
            <w:sz w:val="21"/>
            <w:szCs w:val="21"/>
          </w:rPr>
          <w:fldChar w:fldCharType="end"/>
        </w:r>
        <w:r>
          <w:rPr>
            <w:rFonts w:ascii="Helvetica Neue" w:hAnsi="Helvetica Neue"/>
            <w:color w:val="5C6162"/>
            <w:sz w:val="21"/>
            <w:szCs w:val="21"/>
          </w:rPr>
          <w:t>. Your email will be used to login. You must pick a password</w:t>
        </w:r>
      </w:ins>
    </w:p>
    <w:p w14:paraId="2A690461" w14:textId="77777777" w:rsidR="00237C70" w:rsidRDefault="00237C70" w:rsidP="00237C70">
      <w:pPr>
        <w:pStyle w:val="Heading4"/>
        <w:spacing w:before="150" w:after="150"/>
        <w:rPr>
          <w:ins w:id="3377" w:author="Sarah Thomas" w:date="2014-03-17T11:48:00Z"/>
          <w:rFonts w:ascii="Helvetica Neue" w:eastAsia="Times New Roman" w:hAnsi="Helvetica Neue" w:cs="Times New Roman"/>
          <w:b w:val="0"/>
          <w:bCs w:val="0"/>
          <w:color w:val="225ECC"/>
          <w:sz w:val="27"/>
          <w:szCs w:val="27"/>
        </w:rPr>
      </w:pPr>
      <w:ins w:id="3378" w:author="Sarah Thomas" w:date="2014-03-17T11:48:00Z">
        <w:r>
          <w:rPr>
            <w:rFonts w:ascii="Helvetica Neue" w:eastAsia="Times New Roman" w:hAnsi="Helvetica Neue" w:cs="Times New Roman"/>
            <w:b w:val="0"/>
            <w:bCs w:val="0"/>
            <w:color w:val="225ECC"/>
            <w:sz w:val="27"/>
            <w:szCs w:val="27"/>
          </w:rPr>
          <w:t>How do I create a new venture?</w:t>
        </w:r>
      </w:ins>
    </w:p>
    <w:p w14:paraId="19D9BDFB" w14:textId="77777777" w:rsidR="00237C70" w:rsidRDefault="00237C70" w:rsidP="00237C70">
      <w:pPr>
        <w:pStyle w:val="NormalWeb"/>
        <w:spacing w:before="0" w:beforeAutospacing="0" w:after="225" w:afterAutospacing="0" w:line="300" w:lineRule="atLeast"/>
        <w:rPr>
          <w:ins w:id="3379" w:author="Sarah Thomas" w:date="2014-03-17T11:48:00Z"/>
          <w:rFonts w:ascii="Helvetica Neue" w:hAnsi="Helvetica Neue"/>
          <w:color w:val="5C6162"/>
          <w:sz w:val="21"/>
          <w:szCs w:val="21"/>
        </w:rPr>
      </w:pPr>
      <w:ins w:id="3380" w:author="Sarah Thomas" w:date="2014-03-17T11:48:00Z">
        <w:r>
          <w:rPr>
            <w:rFonts w:ascii="Helvetica Neue" w:hAnsi="Helvetica Neue"/>
            <w:color w:val="5C6162"/>
            <w:sz w:val="21"/>
            <w:szCs w:val="21"/>
          </w:rPr>
          <w:t>You must be registered. From your dashboard click the link to create a new venture. You just need to name your venture to begin. You can then add details and build your team</w:t>
        </w:r>
      </w:ins>
    </w:p>
    <w:p w14:paraId="5159F743" w14:textId="77777777" w:rsidR="00237C70" w:rsidRDefault="00237C70" w:rsidP="00237C70">
      <w:pPr>
        <w:pStyle w:val="Heading4"/>
        <w:spacing w:before="150" w:after="150"/>
        <w:rPr>
          <w:ins w:id="3381" w:author="Sarah Thomas" w:date="2014-03-17T11:48:00Z"/>
          <w:rFonts w:ascii="Helvetica Neue" w:eastAsia="Times New Roman" w:hAnsi="Helvetica Neue" w:cs="Times New Roman"/>
          <w:b w:val="0"/>
          <w:bCs w:val="0"/>
          <w:color w:val="225ECC"/>
          <w:sz w:val="27"/>
          <w:szCs w:val="27"/>
        </w:rPr>
      </w:pPr>
      <w:ins w:id="3382" w:author="Sarah Thomas" w:date="2014-03-17T11:48:00Z">
        <w:r>
          <w:rPr>
            <w:rFonts w:ascii="Helvetica Neue" w:eastAsia="Times New Roman" w:hAnsi="Helvetica Neue" w:cs="Times New Roman"/>
            <w:b w:val="0"/>
            <w:bCs w:val="0"/>
            <w:color w:val="225ECC"/>
            <w:sz w:val="27"/>
            <w:szCs w:val="27"/>
          </w:rPr>
          <w:t>How do I add members to my team</w:t>
        </w:r>
      </w:ins>
    </w:p>
    <w:p w14:paraId="036F9E35" w14:textId="77777777" w:rsidR="00237C70" w:rsidRDefault="00237C70" w:rsidP="00237C70">
      <w:pPr>
        <w:pStyle w:val="NormalWeb"/>
        <w:spacing w:before="0" w:beforeAutospacing="0" w:after="225" w:afterAutospacing="0" w:line="300" w:lineRule="atLeast"/>
        <w:rPr>
          <w:ins w:id="3383" w:author="Sarah Thomas" w:date="2014-03-17T11:48:00Z"/>
          <w:rFonts w:ascii="Helvetica Neue" w:hAnsi="Helvetica Neue"/>
          <w:color w:val="5C6162"/>
          <w:sz w:val="21"/>
          <w:szCs w:val="21"/>
        </w:rPr>
      </w:pPr>
      <w:ins w:id="3384" w:author="Sarah Thomas" w:date="2014-03-17T11:48:00Z">
        <w:r>
          <w:rPr>
            <w:rFonts w:ascii="Helvetica Neue" w:hAnsi="Helvetica Neue"/>
            <w:color w:val="5C6162"/>
            <w:sz w:val="21"/>
            <w:szCs w:val="21"/>
          </w:rPr>
          <w:t>You must be logged in. From your dashboard or search page click to view venture details. If you are the team leader there will be an extra link at the bottom of the page allowing you to go to the team management page. From here you can edit your team</w:t>
        </w:r>
      </w:ins>
    </w:p>
    <w:p w14:paraId="6C151B10" w14:textId="77777777" w:rsidR="00237C70" w:rsidRDefault="00237C70" w:rsidP="00237C70">
      <w:pPr>
        <w:pStyle w:val="Heading4"/>
        <w:spacing w:before="150" w:after="150"/>
        <w:rPr>
          <w:ins w:id="3385" w:author="Sarah Thomas" w:date="2014-03-17T11:48:00Z"/>
          <w:rFonts w:ascii="Helvetica Neue" w:eastAsia="Times New Roman" w:hAnsi="Helvetica Neue" w:cs="Times New Roman"/>
          <w:b w:val="0"/>
          <w:bCs w:val="0"/>
          <w:color w:val="225ECC"/>
          <w:sz w:val="27"/>
          <w:szCs w:val="27"/>
        </w:rPr>
      </w:pPr>
      <w:ins w:id="3386" w:author="Sarah Thomas" w:date="2014-03-17T11:48:00Z">
        <w:r>
          <w:rPr>
            <w:rFonts w:ascii="Helvetica Neue" w:eastAsia="Times New Roman" w:hAnsi="Helvetica Neue" w:cs="Times New Roman"/>
            <w:b w:val="0"/>
            <w:bCs w:val="0"/>
            <w:color w:val="225ECC"/>
            <w:sz w:val="27"/>
            <w:szCs w:val="27"/>
          </w:rPr>
          <w:t>How do I add a mentor to my team</w:t>
        </w:r>
      </w:ins>
    </w:p>
    <w:p w14:paraId="00BC1D6B" w14:textId="77777777" w:rsidR="00237C70" w:rsidRDefault="00237C70" w:rsidP="00237C70">
      <w:pPr>
        <w:pStyle w:val="NormalWeb"/>
        <w:spacing w:before="0" w:beforeAutospacing="0" w:after="225" w:afterAutospacing="0" w:line="300" w:lineRule="atLeast"/>
        <w:rPr>
          <w:ins w:id="3387" w:author="Sarah Thomas" w:date="2014-03-17T11:48:00Z"/>
          <w:rFonts w:ascii="Helvetica Neue" w:hAnsi="Helvetica Neue"/>
          <w:color w:val="5C6162"/>
          <w:sz w:val="21"/>
          <w:szCs w:val="21"/>
        </w:rPr>
      </w:pPr>
      <w:ins w:id="3388" w:author="Sarah Thomas" w:date="2014-03-17T11:48:00Z">
        <w:r>
          <w:rPr>
            <w:rFonts w:ascii="Helvetica Neue" w:hAnsi="Helvetica Neue"/>
            <w:color w:val="5C6162"/>
            <w:sz w:val="21"/>
            <w:szCs w:val="21"/>
          </w:rPr>
          <w:t>You must be logged in. From your dashboard or search page click to view venture details. If you are the team leader there will be an extra link at the bottom of the page allowing you to go to the team management page. From here you can edit your team. To add a mentor first add the user as a team member, then promote them to mentor</w:t>
        </w:r>
      </w:ins>
    </w:p>
    <w:p w14:paraId="4BC134DD" w14:textId="77777777" w:rsidR="00237C70" w:rsidRDefault="00237C70" w:rsidP="00237C70">
      <w:pPr>
        <w:pStyle w:val="Heading4"/>
        <w:spacing w:before="150" w:after="150"/>
        <w:rPr>
          <w:ins w:id="3389" w:author="Sarah Thomas" w:date="2014-03-17T11:48:00Z"/>
          <w:rFonts w:ascii="Helvetica Neue" w:eastAsia="Times New Roman" w:hAnsi="Helvetica Neue" w:cs="Times New Roman"/>
          <w:b w:val="0"/>
          <w:bCs w:val="0"/>
          <w:color w:val="225ECC"/>
          <w:sz w:val="27"/>
          <w:szCs w:val="27"/>
        </w:rPr>
      </w:pPr>
      <w:ins w:id="3390" w:author="Sarah Thomas" w:date="2014-03-17T11:48:00Z">
        <w:r>
          <w:rPr>
            <w:rFonts w:ascii="Helvetica Neue" w:eastAsia="Times New Roman" w:hAnsi="Helvetica Neue" w:cs="Times New Roman"/>
            <w:b w:val="0"/>
            <w:bCs w:val="0"/>
            <w:color w:val="225ECC"/>
            <w:sz w:val="27"/>
            <w:szCs w:val="27"/>
          </w:rPr>
          <w:t>How can I send a user a message</w:t>
        </w:r>
      </w:ins>
    </w:p>
    <w:p w14:paraId="4E15D575" w14:textId="77777777" w:rsidR="00237C70" w:rsidRDefault="00237C70" w:rsidP="00237C70">
      <w:pPr>
        <w:pStyle w:val="NormalWeb"/>
        <w:spacing w:before="0" w:beforeAutospacing="0" w:after="225" w:afterAutospacing="0" w:line="300" w:lineRule="atLeast"/>
        <w:rPr>
          <w:ins w:id="3391" w:author="Sarah Thomas" w:date="2014-03-17T11:48:00Z"/>
          <w:rFonts w:ascii="Helvetica Neue" w:hAnsi="Helvetica Neue"/>
          <w:color w:val="5C6162"/>
          <w:sz w:val="21"/>
          <w:szCs w:val="21"/>
        </w:rPr>
      </w:pPr>
      <w:ins w:id="3392" w:author="Sarah Thomas" w:date="2014-03-17T11:48:00Z">
        <w:r>
          <w:rPr>
            <w:rFonts w:ascii="Helvetica Neue" w:hAnsi="Helvetica Neue"/>
            <w:color w:val="5C6162"/>
            <w:sz w:val="21"/>
            <w:szCs w:val="21"/>
          </w:rPr>
          <w:t>You must be logged in. Find a link to the user from the search page or venture page. Click the link to see the users public profile. There is a link to send that user a message</w:t>
        </w:r>
      </w:ins>
    </w:p>
    <w:p w14:paraId="36AAC046" w14:textId="77777777" w:rsidR="00237C70" w:rsidRDefault="00237C70" w:rsidP="00237C70">
      <w:pPr>
        <w:pStyle w:val="Heading4"/>
        <w:spacing w:before="150" w:after="150"/>
        <w:rPr>
          <w:ins w:id="3393" w:author="Sarah Thomas" w:date="2014-03-17T11:48:00Z"/>
          <w:rFonts w:ascii="Helvetica Neue" w:eastAsia="Times New Roman" w:hAnsi="Helvetica Neue" w:cs="Times New Roman"/>
          <w:b w:val="0"/>
          <w:bCs w:val="0"/>
          <w:color w:val="225ECC"/>
          <w:sz w:val="27"/>
          <w:szCs w:val="27"/>
        </w:rPr>
      </w:pPr>
      <w:ins w:id="3394" w:author="Sarah Thomas" w:date="2014-03-17T11:48:00Z">
        <w:r>
          <w:rPr>
            <w:rFonts w:ascii="Helvetica Neue" w:eastAsia="Times New Roman" w:hAnsi="Helvetica Neue" w:cs="Times New Roman"/>
            <w:b w:val="0"/>
            <w:bCs w:val="0"/>
            <w:color w:val="225ECC"/>
            <w:sz w:val="27"/>
            <w:szCs w:val="27"/>
          </w:rPr>
          <w:t>How can I read my messages</w:t>
        </w:r>
      </w:ins>
    </w:p>
    <w:p w14:paraId="4F9EFDF1" w14:textId="77777777" w:rsidR="00237C70" w:rsidRDefault="00237C70" w:rsidP="00237C70">
      <w:pPr>
        <w:pStyle w:val="NormalWeb"/>
        <w:spacing w:before="0" w:beforeAutospacing="0" w:after="225" w:afterAutospacing="0" w:line="300" w:lineRule="atLeast"/>
        <w:rPr>
          <w:ins w:id="3395" w:author="Sarah Thomas" w:date="2014-03-17T11:48:00Z"/>
          <w:rFonts w:ascii="Helvetica Neue" w:hAnsi="Helvetica Neue"/>
          <w:color w:val="5C6162"/>
          <w:sz w:val="21"/>
          <w:szCs w:val="21"/>
        </w:rPr>
      </w:pPr>
      <w:ins w:id="3396" w:author="Sarah Thomas" w:date="2014-03-17T11:48:00Z">
        <w:r>
          <w:rPr>
            <w:rFonts w:ascii="Helvetica Neue" w:hAnsi="Helvetica Neue"/>
            <w:color w:val="5C6162"/>
            <w:sz w:val="21"/>
            <w:szCs w:val="21"/>
          </w:rPr>
          <w:t>You must be logged in. Go to the dashboard and follow the links to read your messages. Click on a message header to expand the message body</w:t>
        </w:r>
      </w:ins>
    </w:p>
    <w:p w14:paraId="2180EF74" w14:textId="77777777" w:rsidR="00237C70" w:rsidRDefault="00237C70" w:rsidP="00237C70">
      <w:pPr>
        <w:spacing w:line="300" w:lineRule="atLeast"/>
        <w:rPr>
          <w:ins w:id="3397" w:author="Sarah Thomas" w:date="2014-03-17T11:48:00Z"/>
          <w:rFonts w:ascii="Helvetica Neue" w:eastAsia="Times New Roman" w:hAnsi="Helvetica Neue" w:cs="Times New Roman"/>
          <w:color w:val="777777"/>
          <w:sz w:val="21"/>
          <w:szCs w:val="21"/>
        </w:rPr>
      </w:pPr>
    </w:p>
    <w:p w14:paraId="3CEB5BBA" w14:textId="77777777" w:rsidR="00237C70" w:rsidRDefault="00237C70">
      <w:pPr>
        <w:pStyle w:val="BodyText"/>
        <w:rPr>
          <w:ins w:id="3398" w:author="Sarah Thomas" w:date="2014-03-12T17:30:00Z"/>
        </w:rPr>
        <w:pPrChange w:id="3399" w:author="Sarah Thomas" w:date="2014-03-12T17:30:00Z">
          <w:pPr>
            <w:widowControl w:val="0"/>
            <w:autoSpaceDE w:val="0"/>
            <w:autoSpaceDN w:val="0"/>
            <w:adjustRightInd w:val="0"/>
          </w:pPr>
        </w:pPrChange>
      </w:pPr>
    </w:p>
    <w:p w14:paraId="40CDA73D" w14:textId="40B05344" w:rsidR="00766C26" w:rsidRDefault="00F15707">
      <w:pPr>
        <w:pStyle w:val="Heading2"/>
        <w:rPr>
          <w:ins w:id="3400" w:author="Sarah Thomas" w:date="2014-03-12T14:56:00Z"/>
        </w:rPr>
        <w:pPrChange w:id="3401" w:author="Sarah Thomas" w:date="2014-03-03T14:22:00Z">
          <w:pPr>
            <w:widowControl w:val="0"/>
            <w:autoSpaceDE w:val="0"/>
            <w:autoSpaceDN w:val="0"/>
            <w:adjustRightInd w:val="0"/>
          </w:pPr>
        </w:pPrChange>
      </w:pPr>
      <w:bookmarkStart w:id="3402" w:name="_Toc256589009"/>
      <w:ins w:id="3403" w:author="Sarah Thomas" w:date="2014-03-03T14:11:00Z">
        <w:r w:rsidRPr="0073101D">
          <w:t> </w:t>
        </w:r>
        <w:r w:rsidRPr="002541FE">
          <w:t>Minutes of All Group Meetings</w:t>
        </w:r>
        <w:bookmarkEnd w:id="3402"/>
        <w:r w:rsidRPr="002541FE">
          <w:t xml:space="preserve"> </w:t>
        </w:r>
      </w:ins>
    </w:p>
    <w:p w14:paraId="2FEA3055" w14:textId="77777777" w:rsidR="00E65606" w:rsidRPr="00E65606" w:rsidRDefault="00E65606">
      <w:pPr>
        <w:rPr>
          <w:ins w:id="3404" w:author="Sarah Thomas" w:date="2014-03-12T14:53:00Z"/>
        </w:rPr>
        <w:pPrChange w:id="3405" w:author="Sarah Thomas" w:date="2014-03-12T14:56:00Z">
          <w:pPr>
            <w:widowControl w:val="0"/>
            <w:autoSpaceDE w:val="0"/>
            <w:autoSpaceDN w:val="0"/>
            <w:adjustRightInd w:val="0"/>
          </w:pPr>
        </w:pPrChange>
      </w:pPr>
    </w:p>
    <w:p w14:paraId="52AAF025" w14:textId="77777777" w:rsidR="00E65606" w:rsidRPr="009B4863" w:rsidRDefault="00E65606" w:rsidP="00E65606">
      <w:pPr>
        <w:jc w:val="center"/>
        <w:rPr>
          <w:ins w:id="3406" w:author="Sarah Thomas" w:date="2014-03-12T14:56:00Z"/>
          <w:b/>
          <w:sz w:val="20"/>
          <w:szCs w:val="20"/>
          <w:u w:val="single"/>
          <w:rPrChange w:id="3407" w:author="Sarah Thomas" w:date="2014-03-12T15:18:00Z">
            <w:rPr>
              <w:ins w:id="3408" w:author="Sarah Thomas" w:date="2014-03-12T14:56:00Z"/>
              <w:b/>
              <w:szCs w:val="24"/>
              <w:u w:val="single"/>
            </w:rPr>
          </w:rPrChange>
        </w:rPr>
      </w:pPr>
      <w:ins w:id="3409" w:author="Sarah Thomas" w:date="2014-03-12T14:56:00Z">
        <w:r w:rsidRPr="009B4863">
          <w:rPr>
            <w:b/>
            <w:sz w:val="20"/>
            <w:szCs w:val="20"/>
            <w:u w:val="single"/>
            <w:rPrChange w:id="3410" w:author="Sarah Thomas" w:date="2014-03-12T15:18:00Z">
              <w:rPr>
                <w:b/>
                <w:szCs w:val="24"/>
                <w:u w:val="single"/>
              </w:rPr>
            </w:rPrChange>
          </w:rPr>
          <w:t>CE903-1 Minutes of Group Meeting 1</w:t>
        </w:r>
      </w:ins>
    </w:p>
    <w:p w14:paraId="02B33F72" w14:textId="5F4D34A9" w:rsidR="00E65606" w:rsidRPr="009B4863" w:rsidRDefault="00E65606" w:rsidP="00E65606">
      <w:pPr>
        <w:rPr>
          <w:ins w:id="3411" w:author="Sarah Thomas" w:date="2014-03-12T14:56:00Z"/>
          <w:sz w:val="20"/>
          <w:szCs w:val="20"/>
          <w:rPrChange w:id="3412" w:author="Sarah Thomas" w:date="2014-03-12T15:18:00Z">
            <w:rPr>
              <w:ins w:id="3413" w:author="Sarah Thomas" w:date="2014-03-12T14:56:00Z"/>
              <w:sz w:val="22"/>
            </w:rPr>
          </w:rPrChange>
        </w:rPr>
      </w:pPr>
      <w:ins w:id="3414" w:author="Sarah Thomas" w:date="2014-03-12T14:56:00Z">
        <w:r w:rsidRPr="009B4863">
          <w:rPr>
            <w:noProof/>
            <w:sz w:val="20"/>
            <w:szCs w:val="20"/>
            <w:lang w:val="en-US"/>
            <w:rPrChange w:id="3415" w:author="Unknown">
              <w:rPr>
                <w:noProof/>
                <w:sz w:val="22"/>
                <w:lang w:val="en-US"/>
              </w:rPr>
            </w:rPrChange>
          </w:rPr>
          <mc:AlternateContent>
            <mc:Choice Requires="wps">
              <w:drawing>
                <wp:inline distT="0" distB="0" distL="0" distR="0" wp14:anchorId="3D3BB387" wp14:editId="42695E23">
                  <wp:extent cx="5257800" cy="422275"/>
                  <wp:effectExtent l="0" t="0" r="12700" b="12700"/>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02B6AA82"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117380" w:rsidRPr="0084728E"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12" o:spid="_x0000_s1026"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">
                  <v:textbox style="mso-fit-shape-to-text:t">
                    <w:txbxContent>
                      <w:p w14:paraId="02B6AA82"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117380" w:rsidRPr="0084728E" w:rsidRDefault="00117380" w:rsidP="00E65606">
                        <w:pPr>
                          <w:rPr>
                            <w:sz w:val="22"/>
                          </w:rPr>
                        </w:pPr>
                      </w:p>
                    </w:txbxContent>
                  </v:textbox>
                  <w10:anchorlock/>
                </v:shape>
              </w:pict>
            </mc:Fallback>
          </mc:AlternateContent>
        </w:r>
      </w:ins>
    </w:p>
    <w:p w14:paraId="57A227F9" w14:textId="44D53C57" w:rsidR="00E65606" w:rsidRPr="009B4863" w:rsidRDefault="00E65606" w:rsidP="00E65606">
      <w:pPr>
        <w:rPr>
          <w:ins w:id="3416" w:author="Sarah Thomas" w:date="2014-03-12T14:56:00Z"/>
          <w:sz w:val="20"/>
          <w:szCs w:val="20"/>
          <w:rPrChange w:id="3417" w:author="Sarah Thomas" w:date="2014-03-12T15:18:00Z">
            <w:rPr>
              <w:ins w:id="3418" w:author="Sarah Thomas" w:date="2014-03-12T14:56:00Z"/>
            </w:rPr>
          </w:rPrChange>
        </w:rPr>
      </w:pPr>
      <w:ins w:id="3419" w:author="Sarah Thomas" w:date="2014-03-12T14:56:00Z">
        <w:r w:rsidRPr="009B4863">
          <w:rPr>
            <w:noProof/>
            <w:sz w:val="20"/>
            <w:szCs w:val="20"/>
            <w:lang w:val="en-US"/>
            <w:rPrChange w:id="3420" w:author="Unknown">
              <w:rPr>
                <w:noProof/>
                <w:lang w:val="en-US"/>
              </w:rPr>
            </w:rPrChange>
          </w:rPr>
          <mc:AlternateContent>
            <mc:Choice Requires="wps">
              <w:drawing>
                <wp:inline distT="0" distB="0" distL="0" distR="0" wp14:anchorId="366320D4" wp14:editId="4B4F8605">
                  <wp:extent cx="5257800" cy="407670"/>
                  <wp:effectExtent l="0" t="3175" r="12700" b="8255"/>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263AC3"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13" o:spid="_x0000_s102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E7PyaiwCAABZBAAADgAAAAAAAAAAAAAAAAAsAgAAZHJzL2Uyb0Rv&#10;Yy54bWxQSwECLQAUAAYACAAAACEAMCTvl9oAAAAEAQAADwAAAAAAAAAAAAAAAACEBAAAZHJzL2Rv&#10;d25yZXYueG1sUEsFBgAAAAAEAAQA8wAAAIsFAAAAAA==&#10;">
                  <v:textbox style="mso-fit-shape-to-text:t">
                    <w:txbxContent>
                      <w:p w14:paraId="37263AC3"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117380" w:rsidRDefault="00117380" w:rsidP="00E65606"/>
                    </w:txbxContent>
                  </v:textbox>
                  <w10:anchorlock/>
                </v:shape>
              </w:pict>
            </mc:Fallback>
          </mc:AlternateContent>
        </w:r>
      </w:ins>
    </w:p>
    <w:p w14:paraId="0EC57DF9" w14:textId="179DC117" w:rsidR="00E65606" w:rsidRDefault="00E65606" w:rsidP="00E65606">
      <w:pPr>
        <w:rPr>
          <w:ins w:id="3421" w:author="Sarah Thomas" w:date="2014-03-12T14:56:00Z"/>
        </w:rPr>
      </w:pPr>
      <w:ins w:id="3422" w:author="Sarah Thomas" w:date="2014-03-12T14:56:00Z">
        <w:r>
          <w:rPr>
            <w:noProof/>
            <w:lang w:val="en-US"/>
          </w:rPr>
          <mc:AlternateContent>
            <mc:Choice Requires="wps">
              <w:drawing>
                <wp:inline distT="0" distB="0" distL="0" distR="0" wp14:anchorId="13EF363E" wp14:editId="54FA0BA6">
                  <wp:extent cx="5257800" cy="1210945"/>
                  <wp:effectExtent l="0" t="0" r="12700" b="11430"/>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71BDC17E" w14:textId="77777777" w:rsidR="00117380" w:rsidRDefault="00117380" w:rsidP="00E65606">
                              <w:pPr>
                                <w:rPr>
                                  <w:sz w:val="22"/>
                                </w:rPr>
                              </w:pPr>
                              <w:r w:rsidRPr="00683722">
                                <w:rPr>
                                  <w:sz w:val="22"/>
                                </w:rPr>
                                <w:t>Group members present:</w:t>
                              </w:r>
                            </w:p>
                            <w:p w14:paraId="17B4FCF5" w14:textId="77777777" w:rsidR="00117380" w:rsidRPr="00F445D6" w:rsidRDefault="00117380" w:rsidP="00E65606">
                              <w:pPr>
                                <w:rPr>
                                  <w:sz w:val="22"/>
                                </w:rPr>
                              </w:pPr>
                              <w:r w:rsidRPr="00F445D6">
                                <w:rPr>
                                  <w:sz w:val="22"/>
                                </w:rPr>
                                <w:t>ALSHUAIBI, ENAAM ABDULMONEM O</w:t>
                              </w:r>
                            </w:p>
                            <w:p w14:paraId="1558F1FD" w14:textId="77777777" w:rsidR="00117380" w:rsidRPr="00F445D6" w:rsidRDefault="00117380" w:rsidP="00E65606">
                              <w:pPr>
                                <w:rPr>
                                  <w:sz w:val="22"/>
                                </w:rPr>
                              </w:pPr>
                              <w:r w:rsidRPr="00F445D6">
                                <w:rPr>
                                  <w:sz w:val="22"/>
                                </w:rPr>
                                <w:t>CHEN, XIAOFENG</w:t>
                              </w:r>
                            </w:p>
                            <w:p w14:paraId="1048261E" w14:textId="77777777" w:rsidR="00117380" w:rsidRPr="00F445D6" w:rsidRDefault="00117380" w:rsidP="00E65606">
                              <w:pPr>
                                <w:rPr>
                                  <w:sz w:val="22"/>
                                </w:rPr>
                              </w:pPr>
                              <w:r w:rsidRPr="00F445D6">
                                <w:rPr>
                                  <w:sz w:val="22"/>
                                </w:rPr>
                                <w:t>HAMID, BAHIT BIN</w:t>
                              </w:r>
                            </w:p>
                            <w:p w14:paraId="3AEB1102" w14:textId="77777777" w:rsidR="00117380" w:rsidRPr="00F445D6" w:rsidRDefault="00117380" w:rsidP="00E65606">
                              <w:pPr>
                                <w:rPr>
                                  <w:sz w:val="22"/>
                                </w:rPr>
                              </w:pPr>
                              <w:r w:rsidRPr="00F445D6">
                                <w:rPr>
                                  <w:sz w:val="22"/>
                                </w:rPr>
                                <w:t>HERASCU, IRINA</w:t>
                              </w:r>
                              <w:r>
                                <w:rPr>
                                  <w:sz w:val="22"/>
                                </w:rPr>
                                <w:t xml:space="preserve"> (Remote)</w:t>
                              </w:r>
                            </w:p>
                            <w:p w14:paraId="66F857D6" w14:textId="77777777" w:rsidR="00117380" w:rsidRDefault="00117380" w:rsidP="00E65606">
                              <w:pPr>
                                <w:rPr>
                                  <w:sz w:val="22"/>
                                </w:rPr>
                              </w:pPr>
                              <w:r w:rsidRPr="00F445D6">
                                <w:rPr>
                                  <w:sz w:val="22"/>
                                </w:rPr>
                                <w:t>THOMAS, SARAH ANNE</w:t>
                              </w:r>
                            </w:p>
                            <w:p w14:paraId="604E8BF9"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11" o:spid="_x0000_s1028"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CGGUxstAgAAWgQAAA4AAAAAAAAAAAAAAAAALAIAAGRycy9lMm9E&#10;b2MueG1sUEsBAi0AFAAGAAgAAAAhAN5g6XPaAAAABQEAAA8AAAAAAAAAAAAAAAAAhQQAAGRycy9k&#10;b3ducmV2LnhtbFBLBQYAAAAABAAEAPMAAACMBQAAAAA=&#10;">
                  <v:textbox style="mso-fit-shape-to-text:t">
                    <w:txbxContent>
                      <w:p w14:paraId="71BDC17E" w14:textId="77777777" w:rsidR="00117380" w:rsidRDefault="00117380" w:rsidP="00E65606">
                        <w:pPr>
                          <w:rPr>
                            <w:sz w:val="22"/>
                          </w:rPr>
                        </w:pPr>
                        <w:r w:rsidRPr="00683722">
                          <w:rPr>
                            <w:sz w:val="22"/>
                          </w:rPr>
                          <w:t>Group members present:</w:t>
                        </w:r>
                      </w:p>
                      <w:p w14:paraId="17B4FCF5" w14:textId="77777777" w:rsidR="00117380" w:rsidRPr="00F445D6" w:rsidRDefault="00117380" w:rsidP="00E65606">
                        <w:pPr>
                          <w:rPr>
                            <w:sz w:val="22"/>
                          </w:rPr>
                        </w:pPr>
                        <w:r w:rsidRPr="00F445D6">
                          <w:rPr>
                            <w:sz w:val="22"/>
                          </w:rPr>
                          <w:t>ALSHUAIBI, ENAAM ABDULMONEM O</w:t>
                        </w:r>
                      </w:p>
                      <w:p w14:paraId="1558F1FD" w14:textId="77777777" w:rsidR="00117380" w:rsidRPr="00F445D6" w:rsidRDefault="00117380" w:rsidP="00E65606">
                        <w:pPr>
                          <w:rPr>
                            <w:sz w:val="22"/>
                          </w:rPr>
                        </w:pPr>
                        <w:r w:rsidRPr="00F445D6">
                          <w:rPr>
                            <w:sz w:val="22"/>
                          </w:rPr>
                          <w:t>CHEN, XIAOFENG</w:t>
                        </w:r>
                      </w:p>
                      <w:p w14:paraId="1048261E" w14:textId="77777777" w:rsidR="00117380" w:rsidRPr="00F445D6" w:rsidRDefault="00117380" w:rsidP="00E65606">
                        <w:pPr>
                          <w:rPr>
                            <w:sz w:val="22"/>
                          </w:rPr>
                        </w:pPr>
                        <w:r w:rsidRPr="00F445D6">
                          <w:rPr>
                            <w:sz w:val="22"/>
                          </w:rPr>
                          <w:t>HAMID, BAHIT BIN</w:t>
                        </w:r>
                      </w:p>
                      <w:p w14:paraId="3AEB1102" w14:textId="77777777" w:rsidR="00117380" w:rsidRPr="00F445D6" w:rsidRDefault="00117380" w:rsidP="00E65606">
                        <w:pPr>
                          <w:rPr>
                            <w:sz w:val="22"/>
                          </w:rPr>
                        </w:pPr>
                        <w:r w:rsidRPr="00F445D6">
                          <w:rPr>
                            <w:sz w:val="22"/>
                          </w:rPr>
                          <w:t>HERASCU, IRINA</w:t>
                        </w:r>
                        <w:r>
                          <w:rPr>
                            <w:sz w:val="22"/>
                          </w:rPr>
                          <w:t xml:space="preserve"> (Remote)</w:t>
                        </w:r>
                      </w:p>
                      <w:p w14:paraId="66F857D6" w14:textId="77777777" w:rsidR="00117380" w:rsidRDefault="00117380" w:rsidP="00E65606">
                        <w:pPr>
                          <w:rPr>
                            <w:sz w:val="22"/>
                          </w:rPr>
                        </w:pPr>
                        <w:r w:rsidRPr="00F445D6">
                          <w:rPr>
                            <w:sz w:val="22"/>
                          </w:rPr>
                          <w:t>THOMAS, SARAH ANNE</w:t>
                        </w:r>
                      </w:p>
                      <w:p w14:paraId="604E8BF9" w14:textId="77777777" w:rsidR="00117380" w:rsidRDefault="00117380" w:rsidP="00E65606"/>
                    </w:txbxContent>
                  </v:textbox>
                  <w10:anchorlock/>
                </v:shape>
              </w:pict>
            </mc:Fallback>
          </mc:AlternateContent>
        </w:r>
      </w:ins>
    </w:p>
    <w:p w14:paraId="10F54336" w14:textId="046E7029" w:rsidR="00E65606" w:rsidRDefault="00E65606" w:rsidP="00E65606">
      <w:pPr>
        <w:rPr>
          <w:ins w:id="3423" w:author="Sarah Thomas" w:date="2014-03-12T14:56:00Z"/>
        </w:rPr>
      </w:pPr>
      <w:ins w:id="3424" w:author="Sarah Thomas" w:date="2014-03-12T14:56:00Z">
        <w:r>
          <w:rPr>
            <w:noProof/>
            <w:lang w:val="en-US"/>
          </w:rPr>
          <mc:AlternateContent>
            <mc:Choice Requires="wps">
              <w:drawing>
                <wp:inline distT="0" distB="0" distL="0" distR="0" wp14:anchorId="5B00981A" wp14:editId="0FAD3F9F">
                  <wp:extent cx="5257800" cy="582930"/>
                  <wp:effectExtent l="0" t="3175" r="12700" b="10795"/>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42D100FD"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117380" w:rsidRPr="0074570A"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14" o:spid="_x0000_s1029"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">
                  <v:textbox style="mso-fit-shape-to-text:t">
                    <w:txbxContent>
                      <w:p w14:paraId="42D100FD"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117380" w:rsidRPr="0074570A" w:rsidRDefault="00117380" w:rsidP="00E65606">
                        <w:pPr>
                          <w:rPr>
                            <w:sz w:val="22"/>
                          </w:rPr>
                        </w:pPr>
                      </w:p>
                    </w:txbxContent>
                  </v:textbox>
                  <w10:anchorlock/>
                </v:shape>
              </w:pict>
            </mc:Fallback>
          </mc:AlternateContent>
        </w:r>
      </w:ins>
    </w:p>
    <w:p w14:paraId="6894DB35" w14:textId="14079D76" w:rsidR="00E65606" w:rsidRDefault="00E65606" w:rsidP="00E65606">
      <w:pPr>
        <w:rPr>
          <w:ins w:id="3425" w:author="Sarah Thomas" w:date="2014-03-12T14:56:00Z"/>
        </w:rPr>
      </w:pPr>
      <w:ins w:id="3426" w:author="Sarah Thomas" w:date="2014-03-12T14:56:00Z">
        <w:r>
          <w:rPr>
            <w:noProof/>
            <w:lang w:val="en-US"/>
          </w:rPr>
          <w:lastRenderedPageBreak/>
          <mc:AlternateContent>
            <mc:Choice Requires="wps">
              <w:drawing>
                <wp:inline distT="0" distB="0" distL="0" distR="0" wp14:anchorId="40D80466" wp14:editId="12244213">
                  <wp:extent cx="5257800" cy="407670"/>
                  <wp:effectExtent l="0" t="0" r="12700" b="15240"/>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ECCA35"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261647EB"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10" o:spid="_x0000_s103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G8/9notAgAAWQQAAA4AAAAAAAAAAAAAAAAALAIAAGRycy9lMm9E&#10;b2MueG1sUEsBAi0AFAAGAAgAAAAhADAk75faAAAABAEAAA8AAAAAAAAAAAAAAAAAhQQAAGRycy9k&#10;b3ducmV2LnhtbFBLBQYAAAAABAAEAPMAAACMBQAAAAA=&#10;">
                  <v:textbox style="mso-fit-shape-to-text:t">
                    <w:txbxContent>
                      <w:p w14:paraId="5BECCA35"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261647EB" w14:textId="77777777" w:rsidR="00117380" w:rsidRDefault="00117380" w:rsidP="00E65606"/>
                    </w:txbxContent>
                  </v:textbox>
                  <w10:anchorlock/>
                </v:shape>
              </w:pict>
            </mc:Fallback>
          </mc:AlternateContent>
        </w:r>
      </w:ins>
    </w:p>
    <w:p w14:paraId="7162E476" w14:textId="416555DD" w:rsidR="00E65606" w:rsidRDefault="00E65606" w:rsidP="00E65606">
      <w:pPr>
        <w:rPr>
          <w:ins w:id="3427" w:author="Sarah Thomas" w:date="2014-03-12T14:56:00Z"/>
        </w:rPr>
      </w:pPr>
      <w:ins w:id="3428" w:author="Sarah Thomas" w:date="2014-03-12T14:56:00Z">
        <w:r>
          <w:rPr>
            <w:noProof/>
            <w:lang w:val="en-US"/>
          </w:rPr>
          <mc:AlternateContent>
            <mc:Choice Requires="wps">
              <w:drawing>
                <wp:inline distT="0" distB="0" distL="0" distR="0" wp14:anchorId="3A2D868F" wp14:editId="25517795">
                  <wp:extent cx="5257800" cy="568325"/>
                  <wp:effectExtent l="0" t="2540" r="12700" b="13335"/>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6FE8C193"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117380" w:rsidRDefault="00117380" w:rsidP="00E65606">
                              <w:pPr>
                                <w:rPr>
                                  <w:sz w:val="22"/>
                                </w:rPr>
                              </w:pPr>
                              <w:r>
                                <w:rPr>
                                  <w:sz w:val="22"/>
                                </w:rPr>
                                <w:t>HAMID, BAHIT BIN</w:t>
                              </w:r>
                            </w:p>
                            <w:p w14:paraId="5880F58A"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9" o:spid="_x0000_s1031"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QDWmKywCAABYBAAADgAAAAAAAAAAAAAAAAAsAgAAZHJzL2Uyb0Rv&#10;Yy54bWxQSwECLQAUAAYACAAAACEAZqVPuNoAAAAEAQAADwAAAAAAAAAAAAAAAACEBAAAZHJzL2Rv&#10;d25yZXYueG1sUEsFBgAAAAAEAAQA8wAAAIsFAAAAAA==&#10;">
                  <v:textbox style="mso-fit-shape-to-text:t">
                    <w:txbxContent>
                      <w:p w14:paraId="6FE8C193"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117380" w:rsidRDefault="00117380" w:rsidP="00E65606">
                        <w:pPr>
                          <w:rPr>
                            <w:sz w:val="22"/>
                          </w:rPr>
                        </w:pPr>
                        <w:r>
                          <w:rPr>
                            <w:sz w:val="22"/>
                          </w:rPr>
                          <w:t>HAMID, BAHIT BIN</w:t>
                        </w:r>
                      </w:p>
                      <w:p w14:paraId="5880F58A" w14:textId="77777777" w:rsidR="00117380" w:rsidRDefault="00117380" w:rsidP="00E65606"/>
                    </w:txbxContent>
                  </v:textbox>
                  <w10:anchorlock/>
                </v:shape>
              </w:pict>
            </mc:Fallback>
          </mc:AlternateContent>
        </w:r>
      </w:ins>
    </w:p>
    <w:p w14:paraId="28D1B3BB" w14:textId="7992FF49" w:rsidR="00E65606" w:rsidRDefault="00E65606" w:rsidP="00E65606">
      <w:pPr>
        <w:rPr>
          <w:ins w:id="3429" w:author="Sarah Thomas" w:date="2014-03-12T14:56:00Z"/>
        </w:rPr>
      </w:pPr>
      <w:ins w:id="3430" w:author="Sarah Thomas" w:date="2014-03-12T14:56:00Z">
        <w:r>
          <w:rPr>
            <w:noProof/>
            <w:lang w:val="en-US"/>
          </w:rPr>
          <mc:AlternateContent>
            <mc:Choice Requires="wps">
              <w:drawing>
                <wp:inline distT="0" distB="0" distL="0" distR="0" wp14:anchorId="7F8FFD0D" wp14:editId="249EC25C">
                  <wp:extent cx="5257800" cy="568325"/>
                  <wp:effectExtent l="0" t="0" r="12700" b="6985"/>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1AA7AAA"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117380" w:rsidRDefault="00117380" w:rsidP="00E65606">
                              <w:pPr>
                                <w:rPr>
                                  <w:sz w:val="22"/>
                                </w:rPr>
                              </w:pPr>
                              <w:r w:rsidRPr="00F445D6">
                                <w:rPr>
                                  <w:sz w:val="22"/>
                                </w:rPr>
                                <w:t>THOMAS, SARAH ANNE</w:t>
                              </w:r>
                            </w:p>
                            <w:p w14:paraId="4C8C6AE1"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8" o:spid="_x0000_s103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lXDNzKwIAAFgEAAAOAAAAAAAAAAAAAAAAACwCAABkcnMvZTJvRG9j&#10;LnhtbFBLAQItABQABgAIAAAAIQBmpU+42gAAAAQBAAAPAAAAAAAAAAAAAAAAAIMEAABkcnMvZG93&#10;bnJldi54bWxQSwUGAAAAAAQABADzAAAAigUAAAAA&#10;">
                  <v:textbox style="mso-fit-shape-to-text:t">
                    <w:txbxContent>
                      <w:p w14:paraId="71AA7AAA"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117380" w:rsidRDefault="00117380" w:rsidP="00E65606">
                        <w:pPr>
                          <w:rPr>
                            <w:sz w:val="22"/>
                          </w:rPr>
                        </w:pPr>
                        <w:r w:rsidRPr="00F445D6">
                          <w:rPr>
                            <w:sz w:val="22"/>
                          </w:rPr>
                          <w:t>THOMAS, SARAH ANNE</w:t>
                        </w:r>
                      </w:p>
                      <w:p w14:paraId="4C8C6AE1" w14:textId="77777777" w:rsidR="00117380" w:rsidRDefault="00117380" w:rsidP="00E65606"/>
                    </w:txbxContent>
                  </v:textbox>
                  <w10:anchorlock/>
                </v:shape>
              </w:pict>
            </mc:Fallback>
          </mc:AlternateContent>
        </w:r>
      </w:ins>
    </w:p>
    <w:p w14:paraId="75010A90" w14:textId="44E6B7C1" w:rsidR="00E65606" w:rsidRDefault="00E65606" w:rsidP="00E65606">
      <w:pPr>
        <w:rPr>
          <w:ins w:id="3431" w:author="Sarah Thomas" w:date="2014-03-12T14:56:00Z"/>
        </w:rPr>
      </w:pPr>
      <w:ins w:id="3432" w:author="Sarah Thomas" w:date="2014-03-12T14:56:00Z">
        <w:r>
          <w:rPr>
            <w:noProof/>
            <w:lang w:val="en-US"/>
          </w:rPr>
          <mc:AlternateContent>
            <mc:Choice Requires="wps">
              <w:drawing>
                <wp:inline distT="0" distB="0" distL="0" distR="0" wp14:anchorId="51EBEB82" wp14:editId="2F5AAE8A">
                  <wp:extent cx="5257800" cy="1050290"/>
                  <wp:effectExtent l="0" t="2540" r="12700" b="13970"/>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3EC18A30"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117380" w:rsidRDefault="00117380" w:rsidP="00E65606">
                              <w:pPr>
                                <w:rPr>
                                  <w:sz w:val="22"/>
                                </w:rPr>
                              </w:pPr>
                              <w:r>
                                <w:rPr>
                                  <w:sz w:val="22"/>
                                </w:rPr>
                                <w:t>NOT APPLICABLE</w:t>
                              </w:r>
                            </w:p>
                            <w:p w14:paraId="0A71279D" w14:textId="77777777" w:rsidR="00117380" w:rsidRDefault="00117380" w:rsidP="00E65606">
                              <w:pPr>
                                <w:rPr>
                                  <w:sz w:val="22"/>
                                </w:rPr>
                              </w:pPr>
                            </w:p>
                            <w:p w14:paraId="320970D4" w14:textId="77777777" w:rsidR="00117380" w:rsidRDefault="00117380" w:rsidP="00E65606">
                              <w:pPr>
                                <w:rPr>
                                  <w:sz w:val="22"/>
                                </w:rPr>
                              </w:pPr>
                              <w:r w:rsidRPr="00683722">
                                <w:rPr>
                                  <w:sz w:val="22"/>
                                </w:rPr>
                                <w:t>List any correc</w:t>
                              </w:r>
                              <w:r>
                                <w:rPr>
                                  <w:sz w:val="22"/>
                                </w:rPr>
                                <w:t>tions of matters of fact here:</w:t>
                              </w:r>
                            </w:p>
                            <w:p w14:paraId="2F3A30BC"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7" o:spid="_x0000_s1033"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">
                  <v:textbox style="mso-fit-shape-to-text:t">
                    <w:txbxContent>
                      <w:p w14:paraId="3EC18A30"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117380" w:rsidRDefault="00117380" w:rsidP="00E65606">
                        <w:pPr>
                          <w:rPr>
                            <w:sz w:val="22"/>
                          </w:rPr>
                        </w:pPr>
                        <w:r>
                          <w:rPr>
                            <w:sz w:val="22"/>
                          </w:rPr>
                          <w:t>NOT APPLICABLE</w:t>
                        </w:r>
                      </w:p>
                      <w:p w14:paraId="0A71279D" w14:textId="77777777" w:rsidR="00117380" w:rsidRDefault="00117380" w:rsidP="00E65606">
                        <w:pPr>
                          <w:rPr>
                            <w:sz w:val="22"/>
                          </w:rPr>
                        </w:pPr>
                      </w:p>
                      <w:p w14:paraId="320970D4" w14:textId="77777777" w:rsidR="00117380" w:rsidRDefault="00117380" w:rsidP="00E65606">
                        <w:pPr>
                          <w:rPr>
                            <w:sz w:val="22"/>
                          </w:rPr>
                        </w:pPr>
                        <w:r w:rsidRPr="00683722">
                          <w:rPr>
                            <w:sz w:val="22"/>
                          </w:rPr>
                          <w:t>List any correc</w:t>
                        </w:r>
                        <w:r>
                          <w:rPr>
                            <w:sz w:val="22"/>
                          </w:rPr>
                          <w:t>tions of matters of fact here:</w:t>
                        </w:r>
                      </w:p>
                      <w:p w14:paraId="2F3A30BC" w14:textId="77777777" w:rsidR="00117380" w:rsidRDefault="00117380" w:rsidP="00E65606"/>
                    </w:txbxContent>
                  </v:textbox>
                  <w10:anchorlock/>
                </v:shape>
              </w:pict>
            </mc:Fallback>
          </mc:AlternateContent>
        </w:r>
      </w:ins>
    </w:p>
    <w:p w14:paraId="3198EF2A" w14:textId="731A1764" w:rsidR="00E65606" w:rsidRDefault="00E65606" w:rsidP="00E65606">
      <w:pPr>
        <w:rPr>
          <w:ins w:id="3433" w:author="Sarah Thomas" w:date="2014-03-12T14:56:00Z"/>
        </w:rPr>
      </w:pPr>
      <w:ins w:id="3434" w:author="Sarah Thomas" w:date="2014-03-12T14:56:00Z">
        <w:r>
          <w:rPr>
            <w:noProof/>
            <w:lang w:val="en-US"/>
          </w:rPr>
          <mc:AlternateContent>
            <mc:Choice Requires="wps">
              <w:drawing>
                <wp:inline distT="0" distB="0" distL="0" distR="0" wp14:anchorId="62B6C9F1" wp14:editId="74441658">
                  <wp:extent cx="5257800" cy="889635"/>
                  <wp:effectExtent l="0" t="0" r="12700" b="15240"/>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68A6DDC6"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117380" w:rsidRDefault="00117380" w:rsidP="00E65606">
                              <w:pPr>
                                <w:rPr>
                                  <w:sz w:val="22"/>
                                </w:rPr>
                              </w:pPr>
                              <w:r>
                                <w:rPr>
                                  <w:sz w:val="22"/>
                                </w:rPr>
                                <w:t>NOT APPLICABLE</w:t>
                              </w:r>
                            </w:p>
                            <w:p w14:paraId="0CF69A28" w14:textId="77777777" w:rsidR="00117380" w:rsidRDefault="00117380" w:rsidP="00E65606">
                              <w:pPr>
                                <w:rPr>
                                  <w:sz w:val="22"/>
                                </w:rPr>
                              </w:pPr>
                            </w:p>
                            <w:p w14:paraId="6B84B95C"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6" o:spid="_x0000_s103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">
                  <v:textbox style="mso-fit-shape-to-text:t">
                    <w:txbxContent>
                      <w:p w14:paraId="68A6DDC6"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117380" w:rsidRDefault="00117380" w:rsidP="00E65606">
                        <w:pPr>
                          <w:rPr>
                            <w:sz w:val="22"/>
                          </w:rPr>
                        </w:pPr>
                        <w:r>
                          <w:rPr>
                            <w:sz w:val="22"/>
                          </w:rPr>
                          <w:t>NOT APPLICABLE</w:t>
                        </w:r>
                      </w:p>
                      <w:p w14:paraId="0CF69A28" w14:textId="77777777" w:rsidR="00117380" w:rsidRDefault="00117380" w:rsidP="00E65606">
                        <w:pPr>
                          <w:rPr>
                            <w:sz w:val="22"/>
                          </w:rPr>
                        </w:pPr>
                      </w:p>
                      <w:p w14:paraId="6B84B95C" w14:textId="77777777" w:rsidR="00117380" w:rsidRDefault="00117380" w:rsidP="00E65606"/>
                    </w:txbxContent>
                  </v:textbox>
                  <w10:anchorlock/>
                </v:shape>
              </w:pict>
            </mc:Fallback>
          </mc:AlternateContent>
        </w:r>
      </w:ins>
    </w:p>
    <w:p w14:paraId="737F8373" w14:textId="6C9C04CF" w:rsidR="00E65606" w:rsidRDefault="00E65606" w:rsidP="00E65606">
      <w:pPr>
        <w:rPr>
          <w:ins w:id="3435" w:author="Sarah Thomas" w:date="2014-03-12T14:56:00Z"/>
        </w:rPr>
      </w:pPr>
      <w:ins w:id="3436" w:author="Sarah Thomas" w:date="2014-03-12T14:56:00Z">
        <w:r>
          <w:rPr>
            <w:noProof/>
            <w:lang w:val="en-US"/>
          </w:rPr>
          <mc:AlternateContent>
            <mc:Choice Requires="wps">
              <w:drawing>
                <wp:inline distT="0" distB="0" distL="0" distR="0" wp14:anchorId="196E1C16" wp14:editId="18220810">
                  <wp:extent cx="5257800" cy="568325"/>
                  <wp:effectExtent l="0" t="2540" r="12700" b="13335"/>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9F0AF5B"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5" o:spid="_x0000_s1035"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">
                  <v:textbox style="mso-fit-shape-to-text:t">
                    <w:txbxContent>
                      <w:p w14:paraId="59F0AF5B"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117380" w:rsidRDefault="00117380" w:rsidP="00E65606"/>
                    </w:txbxContent>
                  </v:textbox>
                  <w10:anchorlock/>
                </v:shape>
              </w:pict>
            </mc:Fallback>
          </mc:AlternateContent>
        </w:r>
      </w:ins>
    </w:p>
    <w:p w14:paraId="7DE2C304" w14:textId="77777777" w:rsidR="00E65606" w:rsidRDefault="00E65606" w:rsidP="00E65606">
      <w:pPr>
        <w:rPr>
          <w:ins w:id="3437" w:author="Sarah Thomas" w:date="2014-03-12T14:56:00Z"/>
        </w:rPr>
      </w:pPr>
    </w:p>
    <w:p w14:paraId="7F60748C" w14:textId="64A1F683" w:rsidR="00E65606" w:rsidRDefault="00E65606" w:rsidP="00E65606">
      <w:pPr>
        <w:rPr>
          <w:ins w:id="3438" w:author="Sarah Thomas" w:date="2014-03-12T14:56:00Z"/>
        </w:rPr>
      </w:pPr>
      <w:ins w:id="3439" w:author="Sarah Thomas" w:date="2014-03-12T14:56:00Z">
        <w:r>
          <w:rPr>
            <w:noProof/>
            <w:lang w:val="en-US"/>
          </w:rPr>
          <w:lastRenderedPageBreak/>
          <mc:AlternateContent>
            <mc:Choice Requires="wps">
              <w:drawing>
                <wp:inline distT="0" distB="0" distL="0" distR="0" wp14:anchorId="3038434C" wp14:editId="10F6BC49">
                  <wp:extent cx="5257800" cy="1838960"/>
                  <wp:effectExtent l="0" t="6350" r="12700" b="8890"/>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681A0F65" w14:textId="77777777" w:rsidR="00117380" w:rsidRDefault="00117380" w:rsidP="00E65606">
                              <w:pPr>
                                <w:rPr>
                                  <w:sz w:val="22"/>
                                </w:rPr>
                              </w:pPr>
                              <w:r w:rsidRPr="00683722">
                                <w:rPr>
                                  <w:sz w:val="22"/>
                                </w:rPr>
                                <w:t>New matters discussed</w:t>
                              </w:r>
                              <w:r>
                                <w:rPr>
                                  <w:sz w:val="22"/>
                                </w:rPr>
                                <w:t>:</w:t>
                              </w:r>
                            </w:p>
                            <w:p w14:paraId="4ACD7B4B" w14:textId="77777777" w:rsidR="00117380" w:rsidRDefault="00117380" w:rsidP="00E65606">
                              <w:pPr>
                                <w:rPr>
                                  <w:sz w:val="22"/>
                                </w:rPr>
                              </w:pPr>
                            </w:p>
                            <w:p w14:paraId="47FFD1C6" w14:textId="77777777" w:rsidR="00117380" w:rsidRDefault="00117380" w:rsidP="00E65606">
                              <w:pPr>
                                <w:numPr>
                                  <w:ilvl w:val="0"/>
                                  <w:numId w:val="57"/>
                                </w:numPr>
                                <w:spacing w:after="0"/>
                                <w:rPr>
                                  <w:sz w:val="22"/>
                                </w:rPr>
                              </w:pPr>
                              <w:r>
                                <w:rPr>
                                  <w:sz w:val="22"/>
                                </w:rPr>
                                <w:t>General Introductions</w:t>
                              </w:r>
                            </w:p>
                            <w:p w14:paraId="3C1F777D" w14:textId="77777777" w:rsidR="00117380" w:rsidRDefault="00117380" w:rsidP="00E65606">
                              <w:pPr>
                                <w:numPr>
                                  <w:ilvl w:val="0"/>
                                  <w:numId w:val="57"/>
                                </w:numPr>
                                <w:spacing w:after="0"/>
                                <w:rPr>
                                  <w:sz w:val="22"/>
                                </w:rPr>
                              </w:pPr>
                              <w:r>
                                <w:rPr>
                                  <w:sz w:val="22"/>
                                </w:rPr>
                                <w:t xml:space="preserve">Identified team skills and summarized to </w:t>
                              </w:r>
                              <w:hyperlink r:id="rId32" w:anchor="gid=0" w:history="1">
                                <w:r w:rsidRPr="008C0D42">
                                  <w:rPr>
                                    <w:rStyle w:val="Hyperlink"/>
                                    <w:sz w:val="22"/>
                                  </w:rPr>
                                  <w:t>docs.google.com</w:t>
                                </w:r>
                              </w:hyperlink>
                            </w:p>
                            <w:p w14:paraId="1E37D918" w14:textId="77777777" w:rsidR="00117380" w:rsidRDefault="00117380" w:rsidP="00E65606">
                              <w:pPr>
                                <w:numPr>
                                  <w:ilvl w:val="0"/>
                                  <w:numId w:val="57"/>
                                </w:numPr>
                                <w:spacing w:after="0"/>
                                <w:rPr>
                                  <w:sz w:val="22"/>
                                </w:rPr>
                              </w:pPr>
                              <w:r>
                                <w:rPr>
                                  <w:sz w:val="22"/>
                                </w:rPr>
                                <w:t>BAHIT set up WhatsApp group CE903-1 for communication</w:t>
                              </w:r>
                            </w:p>
                            <w:p w14:paraId="5F9029A9" w14:textId="77777777" w:rsidR="00117380" w:rsidRDefault="00117380" w:rsidP="00E65606">
                              <w:pPr>
                                <w:numPr>
                                  <w:ilvl w:val="0"/>
                                  <w:numId w:val="57"/>
                                </w:numPr>
                                <w:spacing w:after="0"/>
                                <w:rPr>
                                  <w:sz w:val="22"/>
                                </w:rPr>
                              </w:pPr>
                              <w:r>
                                <w:rPr>
                                  <w:sz w:val="22"/>
                                </w:rPr>
                                <w:t>Supervisor, Dr Gardner, contacted to arrange meeting</w:t>
                              </w:r>
                            </w:p>
                            <w:p w14:paraId="389B1E39" w14:textId="77777777" w:rsidR="00117380" w:rsidRDefault="00117380" w:rsidP="00E65606">
                              <w:pPr>
                                <w:numPr>
                                  <w:ilvl w:val="0"/>
                                  <w:numId w:val="57"/>
                                </w:numPr>
                                <w:spacing w:after="0"/>
                                <w:rPr>
                                  <w:sz w:val="22"/>
                                </w:rPr>
                              </w:pPr>
                              <w:r>
                                <w:rPr>
                                  <w:sz w:val="22"/>
                                </w:rPr>
                                <w:t>PHP identified as a suitable development language</w:t>
                              </w:r>
                            </w:p>
                            <w:p w14:paraId="31E344C7" w14:textId="77777777" w:rsidR="00117380" w:rsidRDefault="00117380" w:rsidP="00E65606">
                              <w:pPr>
                                <w:rPr>
                                  <w:sz w:val="22"/>
                                </w:rPr>
                              </w:pPr>
                            </w:p>
                            <w:p w14:paraId="76D2587C" w14:textId="77777777" w:rsidR="00117380" w:rsidRDefault="00117380" w:rsidP="00E65606"/>
                            <w:p w14:paraId="7E999736" w14:textId="77777777" w:rsidR="00117380" w:rsidRPr="00674F95" w:rsidRDefault="00117380" w:rsidP="00E65606">
                              <w:pPr>
                                <w:rPr>
                                  <w:sz w:val="22"/>
                                </w:rPr>
                              </w:pPr>
                              <w:r w:rsidRPr="00674F95">
                                <w:rPr>
                                  <w:sz w:val="22"/>
                                </w:rPr>
                                <w:t>Issues/problems to be reported to project supervisor:</w:t>
                              </w:r>
                            </w:p>
                            <w:p w14:paraId="654AF0B8"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4" o:spid="_x0000_s1036"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">
                  <v:textbox style="mso-fit-shape-to-text:t">
                    <w:txbxContent>
                      <w:p w14:paraId="681A0F65" w14:textId="77777777" w:rsidR="00117380" w:rsidRDefault="00117380" w:rsidP="00E65606">
                        <w:pPr>
                          <w:rPr>
                            <w:sz w:val="22"/>
                          </w:rPr>
                        </w:pPr>
                        <w:r w:rsidRPr="00683722">
                          <w:rPr>
                            <w:sz w:val="22"/>
                          </w:rPr>
                          <w:t>New matters discussed</w:t>
                        </w:r>
                        <w:r>
                          <w:rPr>
                            <w:sz w:val="22"/>
                          </w:rPr>
                          <w:t>:</w:t>
                        </w:r>
                      </w:p>
                      <w:p w14:paraId="4ACD7B4B" w14:textId="77777777" w:rsidR="00117380" w:rsidRDefault="00117380" w:rsidP="00E65606">
                        <w:pPr>
                          <w:rPr>
                            <w:sz w:val="22"/>
                          </w:rPr>
                        </w:pPr>
                      </w:p>
                      <w:p w14:paraId="47FFD1C6" w14:textId="77777777" w:rsidR="00117380" w:rsidRDefault="00117380" w:rsidP="00E65606">
                        <w:pPr>
                          <w:numPr>
                            <w:ilvl w:val="0"/>
                            <w:numId w:val="57"/>
                          </w:numPr>
                          <w:spacing w:after="0"/>
                          <w:rPr>
                            <w:sz w:val="22"/>
                          </w:rPr>
                        </w:pPr>
                        <w:r>
                          <w:rPr>
                            <w:sz w:val="22"/>
                          </w:rPr>
                          <w:t>General Introductions</w:t>
                        </w:r>
                      </w:p>
                      <w:p w14:paraId="3C1F777D" w14:textId="77777777" w:rsidR="00117380" w:rsidRDefault="00117380" w:rsidP="00E65606">
                        <w:pPr>
                          <w:numPr>
                            <w:ilvl w:val="0"/>
                            <w:numId w:val="57"/>
                          </w:numPr>
                          <w:spacing w:after="0"/>
                          <w:rPr>
                            <w:sz w:val="22"/>
                          </w:rPr>
                        </w:pPr>
                        <w:r>
                          <w:rPr>
                            <w:sz w:val="22"/>
                          </w:rPr>
                          <w:t xml:space="preserve">Identified team skills and summarized to </w:t>
                        </w:r>
                        <w:hyperlink r:id="rId33" w:anchor="gid=0" w:history="1">
                          <w:r w:rsidRPr="008C0D42">
                            <w:rPr>
                              <w:rStyle w:val="Hyperlink"/>
                              <w:sz w:val="22"/>
                            </w:rPr>
                            <w:t>docs.google.com</w:t>
                          </w:r>
                        </w:hyperlink>
                      </w:p>
                      <w:p w14:paraId="1E37D918" w14:textId="77777777" w:rsidR="00117380" w:rsidRDefault="00117380" w:rsidP="00E65606">
                        <w:pPr>
                          <w:numPr>
                            <w:ilvl w:val="0"/>
                            <w:numId w:val="57"/>
                          </w:numPr>
                          <w:spacing w:after="0"/>
                          <w:rPr>
                            <w:sz w:val="22"/>
                          </w:rPr>
                        </w:pPr>
                        <w:r>
                          <w:rPr>
                            <w:sz w:val="22"/>
                          </w:rPr>
                          <w:t>BAHIT set up WhatsApp group CE903-1 for communication</w:t>
                        </w:r>
                      </w:p>
                      <w:p w14:paraId="5F9029A9" w14:textId="77777777" w:rsidR="00117380" w:rsidRDefault="00117380" w:rsidP="00E65606">
                        <w:pPr>
                          <w:numPr>
                            <w:ilvl w:val="0"/>
                            <w:numId w:val="57"/>
                          </w:numPr>
                          <w:spacing w:after="0"/>
                          <w:rPr>
                            <w:sz w:val="22"/>
                          </w:rPr>
                        </w:pPr>
                        <w:r>
                          <w:rPr>
                            <w:sz w:val="22"/>
                          </w:rPr>
                          <w:t>Supervisor, Dr Gardner, contacted to arrange meeting</w:t>
                        </w:r>
                      </w:p>
                      <w:p w14:paraId="389B1E39" w14:textId="77777777" w:rsidR="00117380" w:rsidRDefault="00117380" w:rsidP="00E65606">
                        <w:pPr>
                          <w:numPr>
                            <w:ilvl w:val="0"/>
                            <w:numId w:val="57"/>
                          </w:numPr>
                          <w:spacing w:after="0"/>
                          <w:rPr>
                            <w:sz w:val="22"/>
                          </w:rPr>
                        </w:pPr>
                        <w:r>
                          <w:rPr>
                            <w:sz w:val="22"/>
                          </w:rPr>
                          <w:t>PHP identified as a suitable development language</w:t>
                        </w:r>
                      </w:p>
                      <w:p w14:paraId="31E344C7" w14:textId="77777777" w:rsidR="00117380" w:rsidRDefault="00117380" w:rsidP="00E65606">
                        <w:pPr>
                          <w:rPr>
                            <w:sz w:val="22"/>
                          </w:rPr>
                        </w:pPr>
                      </w:p>
                      <w:p w14:paraId="76D2587C" w14:textId="77777777" w:rsidR="00117380" w:rsidRDefault="00117380" w:rsidP="00E65606"/>
                      <w:p w14:paraId="7E999736" w14:textId="77777777" w:rsidR="00117380" w:rsidRPr="00674F95" w:rsidRDefault="00117380" w:rsidP="00E65606">
                        <w:pPr>
                          <w:rPr>
                            <w:sz w:val="22"/>
                          </w:rPr>
                        </w:pPr>
                        <w:r w:rsidRPr="00674F95">
                          <w:rPr>
                            <w:sz w:val="22"/>
                          </w:rPr>
                          <w:t>Issues/problems to be reported to project supervisor:</w:t>
                        </w:r>
                      </w:p>
                      <w:p w14:paraId="654AF0B8" w14:textId="77777777" w:rsidR="00117380" w:rsidRDefault="00117380" w:rsidP="00E65606"/>
                    </w:txbxContent>
                  </v:textbox>
                  <w10:anchorlock/>
                </v:shape>
              </w:pict>
            </mc:Fallback>
          </mc:AlternateContent>
        </w:r>
      </w:ins>
    </w:p>
    <w:p w14:paraId="4DFC4C51" w14:textId="77777777" w:rsidR="00E65606" w:rsidRPr="0037694C" w:rsidRDefault="00E65606" w:rsidP="00E65606">
      <w:pPr>
        <w:jc w:val="center"/>
        <w:rPr>
          <w:ins w:id="3440" w:author="Sarah Thomas" w:date="2014-03-12T14:58:00Z"/>
          <w:b/>
          <w:szCs w:val="24"/>
          <w:u w:val="single"/>
        </w:rPr>
      </w:pPr>
      <w:ins w:id="3441" w:author="Sarah Thomas" w:date="2014-03-12T14:58:00Z">
        <w:r>
          <w:rPr>
            <w:b/>
            <w:szCs w:val="24"/>
            <w:u w:val="single"/>
          </w:rPr>
          <w:t>CE903-1 Minutes of Group Meeting 2</w:t>
        </w:r>
      </w:ins>
    </w:p>
    <w:p w14:paraId="1BF5A1AB" w14:textId="77777777" w:rsidR="00E65606" w:rsidRDefault="00E65606" w:rsidP="00E65606">
      <w:pPr>
        <w:rPr>
          <w:ins w:id="3442" w:author="Sarah Thomas" w:date="2014-03-12T14:58:00Z"/>
          <w:sz w:val="22"/>
        </w:rPr>
      </w:pPr>
    </w:p>
    <w:p w14:paraId="3947E487" w14:textId="1A6D9F4E" w:rsidR="00E65606" w:rsidRDefault="00E65606" w:rsidP="00E65606">
      <w:pPr>
        <w:rPr>
          <w:ins w:id="3443" w:author="Sarah Thomas" w:date="2014-03-12T14:58:00Z"/>
          <w:sz w:val="22"/>
        </w:rPr>
      </w:pPr>
      <w:ins w:id="3444" w:author="Sarah Thomas" w:date="2014-03-12T14:58:00Z">
        <w:r>
          <w:rPr>
            <w:noProof/>
            <w:sz w:val="22"/>
            <w:lang w:val="en-US"/>
            <w:rPrChange w:id="3445" w:author="Unknown">
              <w:rPr>
                <w:noProof/>
                <w:lang w:val="en-US"/>
              </w:rPr>
            </w:rPrChange>
          </w:rPr>
          <mc:AlternateContent>
            <mc:Choice Requires="wps">
              <w:drawing>
                <wp:inline distT="0" distB="0" distL="0" distR="0" wp14:anchorId="19D78C92" wp14:editId="2CA03DBF">
                  <wp:extent cx="5257800" cy="422275"/>
                  <wp:effectExtent l="0" t="0" r="12700" b="12700"/>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2FB079C"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117380" w:rsidRPr="0084728E"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25" o:spid="_x0000_s103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CS7wkUtAgAAWgQAAA4AAAAAAAAAAAAAAAAALAIAAGRycy9lMm9E&#10;b2MueG1sUEsBAi0AFAAGAAgAAAAhAPfZHxfaAAAABAEAAA8AAAAAAAAAAAAAAAAAhQQAAGRycy9k&#10;b3ducmV2LnhtbFBLBQYAAAAABAAEAPMAAACMBQAAAAA=&#10;">
                  <v:textbox style="mso-fit-shape-to-text:t">
                    <w:txbxContent>
                      <w:p w14:paraId="22FB079C"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117380" w:rsidRPr="0084728E" w:rsidRDefault="00117380" w:rsidP="00E65606">
                        <w:pPr>
                          <w:rPr>
                            <w:sz w:val="22"/>
                          </w:rPr>
                        </w:pPr>
                      </w:p>
                    </w:txbxContent>
                  </v:textbox>
                  <w10:anchorlock/>
                </v:shape>
              </w:pict>
            </mc:Fallback>
          </mc:AlternateContent>
        </w:r>
      </w:ins>
    </w:p>
    <w:p w14:paraId="088950EC" w14:textId="786F8E83" w:rsidR="00E65606" w:rsidRDefault="00E65606" w:rsidP="00E65606">
      <w:pPr>
        <w:rPr>
          <w:ins w:id="3446" w:author="Sarah Thomas" w:date="2014-03-12T14:58:00Z"/>
        </w:rPr>
      </w:pPr>
      <w:ins w:id="3447" w:author="Sarah Thomas" w:date="2014-03-12T14:58:00Z">
        <w:r>
          <w:rPr>
            <w:noProof/>
            <w:lang w:val="en-US"/>
          </w:rPr>
          <mc:AlternateContent>
            <mc:Choice Requires="wps">
              <w:drawing>
                <wp:inline distT="0" distB="0" distL="0" distR="0" wp14:anchorId="7D388438" wp14:editId="6BD57ED4">
                  <wp:extent cx="5257800" cy="407670"/>
                  <wp:effectExtent l="0" t="3175" r="12700" b="8255"/>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D3F1A1D"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26" o:spid="_x0000_s103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rqX+LgIAAFoEAAAOAAAAAAAAAAAAAAAAACwCAABkcnMvZTJv&#10;RG9jLnhtbFBLAQItABQABgAIAAAAIQAwJO+X2gAAAAQBAAAPAAAAAAAAAAAAAAAAAIYEAABkcnMv&#10;ZG93bnJldi54bWxQSwUGAAAAAAQABADzAAAAjQUAAAAA&#10;">
                  <v:textbox style="mso-fit-shape-to-text:t">
                    <w:txbxContent>
                      <w:p w14:paraId="1D3F1A1D"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117380" w:rsidRDefault="00117380" w:rsidP="00E65606"/>
                    </w:txbxContent>
                  </v:textbox>
                  <w10:anchorlock/>
                </v:shape>
              </w:pict>
            </mc:Fallback>
          </mc:AlternateContent>
        </w:r>
      </w:ins>
    </w:p>
    <w:p w14:paraId="63A2F2C2" w14:textId="154EF453" w:rsidR="00E65606" w:rsidRDefault="00E65606" w:rsidP="00E65606">
      <w:pPr>
        <w:rPr>
          <w:ins w:id="3448" w:author="Sarah Thomas" w:date="2014-03-12T14:58:00Z"/>
        </w:rPr>
      </w:pPr>
      <w:ins w:id="3449" w:author="Sarah Thomas" w:date="2014-03-12T14:58:00Z">
        <w:r>
          <w:rPr>
            <w:noProof/>
            <w:lang w:val="en-US"/>
          </w:rPr>
          <mc:AlternateContent>
            <mc:Choice Requires="wps">
              <w:drawing>
                <wp:inline distT="0" distB="0" distL="0" distR="0" wp14:anchorId="7C35479C" wp14:editId="7B1FFD8D">
                  <wp:extent cx="5257800" cy="1064895"/>
                  <wp:effectExtent l="0" t="0" r="12700" b="17780"/>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1307BB26" w14:textId="77777777" w:rsidR="00117380" w:rsidRDefault="00117380" w:rsidP="00E65606">
                              <w:pPr>
                                <w:rPr>
                                  <w:sz w:val="22"/>
                                </w:rPr>
                              </w:pPr>
                              <w:r w:rsidRPr="00683722">
                                <w:rPr>
                                  <w:sz w:val="22"/>
                                </w:rPr>
                                <w:t>Group members present:</w:t>
                              </w:r>
                            </w:p>
                            <w:p w14:paraId="2AA35FAC" w14:textId="77777777" w:rsidR="00117380" w:rsidRDefault="00117380" w:rsidP="00E65606">
                              <w:pPr>
                                <w:rPr>
                                  <w:sz w:val="22"/>
                                </w:rPr>
                              </w:pPr>
                            </w:p>
                            <w:p w14:paraId="589A0C2B" w14:textId="77777777" w:rsidR="00117380" w:rsidRPr="00F445D6" w:rsidRDefault="00117380" w:rsidP="00E65606">
                              <w:pPr>
                                <w:rPr>
                                  <w:sz w:val="22"/>
                                </w:rPr>
                              </w:pPr>
                              <w:r w:rsidRPr="00F445D6">
                                <w:rPr>
                                  <w:sz w:val="22"/>
                                </w:rPr>
                                <w:t>ALSHUAIBI, ENAAM ABDULMONEM O</w:t>
                              </w:r>
                            </w:p>
                            <w:p w14:paraId="28D1C0CA" w14:textId="77777777" w:rsidR="00117380" w:rsidRPr="00F445D6" w:rsidRDefault="00117380" w:rsidP="00E65606">
                              <w:pPr>
                                <w:rPr>
                                  <w:sz w:val="22"/>
                                </w:rPr>
                              </w:pPr>
                              <w:r w:rsidRPr="00F445D6">
                                <w:rPr>
                                  <w:sz w:val="22"/>
                                </w:rPr>
                                <w:t>HAMID, BAHIT BIN</w:t>
                              </w:r>
                            </w:p>
                            <w:p w14:paraId="11DDBFD4" w14:textId="77777777" w:rsidR="00117380" w:rsidRPr="00F445D6" w:rsidRDefault="00117380" w:rsidP="00E65606">
                              <w:pPr>
                                <w:rPr>
                                  <w:sz w:val="22"/>
                                </w:rPr>
                              </w:pPr>
                              <w:r w:rsidRPr="00F445D6">
                                <w:rPr>
                                  <w:sz w:val="22"/>
                                </w:rPr>
                                <w:t>HERASCU, IRINA</w:t>
                              </w:r>
                            </w:p>
                            <w:p w14:paraId="0314F592" w14:textId="77777777" w:rsidR="00117380" w:rsidRPr="008647D2" w:rsidRDefault="00117380"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4" o:spid="_x0000_s1039"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KsVCXQvAgAAWwQAAA4AAAAAAAAAAAAAAAAALAIAAGRycy9l&#10;Mm9Eb2MueG1sUEsBAi0AFAAGAAgAAAAhAGNJuN7bAAAABQEAAA8AAAAAAAAAAAAAAAAAhwQAAGRy&#10;cy9kb3ducmV2LnhtbFBLBQYAAAAABAAEAPMAAACPBQAAAAA=&#10;">
                  <v:textbox style="mso-fit-shape-to-text:t">
                    <w:txbxContent>
                      <w:p w14:paraId="1307BB26" w14:textId="77777777" w:rsidR="00117380" w:rsidRDefault="00117380" w:rsidP="00E65606">
                        <w:pPr>
                          <w:rPr>
                            <w:sz w:val="22"/>
                          </w:rPr>
                        </w:pPr>
                        <w:r w:rsidRPr="00683722">
                          <w:rPr>
                            <w:sz w:val="22"/>
                          </w:rPr>
                          <w:t>Group members present:</w:t>
                        </w:r>
                      </w:p>
                      <w:p w14:paraId="2AA35FAC" w14:textId="77777777" w:rsidR="00117380" w:rsidRDefault="00117380" w:rsidP="00E65606">
                        <w:pPr>
                          <w:rPr>
                            <w:sz w:val="22"/>
                          </w:rPr>
                        </w:pPr>
                      </w:p>
                      <w:p w14:paraId="589A0C2B" w14:textId="77777777" w:rsidR="00117380" w:rsidRPr="00F445D6" w:rsidRDefault="00117380" w:rsidP="00E65606">
                        <w:pPr>
                          <w:rPr>
                            <w:sz w:val="22"/>
                          </w:rPr>
                        </w:pPr>
                        <w:r w:rsidRPr="00F445D6">
                          <w:rPr>
                            <w:sz w:val="22"/>
                          </w:rPr>
                          <w:t>ALSHUAIBI, ENAAM ABDULMONEM O</w:t>
                        </w:r>
                      </w:p>
                      <w:p w14:paraId="28D1C0CA" w14:textId="77777777" w:rsidR="00117380" w:rsidRPr="00F445D6" w:rsidRDefault="00117380" w:rsidP="00E65606">
                        <w:pPr>
                          <w:rPr>
                            <w:sz w:val="22"/>
                          </w:rPr>
                        </w:pPr>
                        <w:r w:rsidRPr="00F445D6">
                          <w:rPr>
                            <w:sz w:val="22"/>
                          </w:rPr>
                          <w:t>HAMID, BAHIT BIN</w:t>
                        </w:r>
                      </w:p>
                      <w:p w14:paraId="11DDBFD4" w14:textId="77777777" w:rsidR="00117380" w:rsidRPr="00F445D6" w:rsidRDefault="00117380" w:rsidP="00E65606">
                        <w:pPr>
                          <w:rPr>
                            <w:sz w:val="22"/>
                          </w:rPr>
                        </w:pPr>
                        <w:r w:rsidRPr="00F445D6">
                          <w:rPr>
                            <w:sz w:val="22"/>
                          </w:rPr>
                          <w:t>HERASCU, IRINA</w:t>
                        </w:r>
                      </w:p>
                      <w:p w14:paraId="0314F592" w14:textId="77777777" w:rsidR="00117380" w:rsidRPr="008647D2" w:rsidRDefault="00117380" w:rsidP="00E65606">
                        <w:pPr>
                          <w:rPr>
                            <w:sz w:val="22"/>
                          </w:rPr>
                        </w:pPr>
                        <w:r w:rsidRPr="00F445D6">
                          <w:rPr>
                            <w:sz w:val="22"/>
                          </w:rPr>
                          <w:t>THOMAS, SARAH ANNE</w:t>
                        </w:r>
                      </w:p>
                    </w:txbxContent>
                  </v:textbox>
                  <w10:anchorlock/>
                </v:shape>
              </w:pict>
            </mc:Fallback>
          </mc:AlternateContent>
        </w:r>
      </w:ins>
    </w:p>
    <w:p w14:paraId="7D47F3C2" w14:textId="77777777" w:rsidR="00E65606" w:rsidRDefault="00E65606" w:rsidP="00E65606">
      <w:pPr>
        <w:rPr>
          <w:ins w:id="3450" w:author="Sarah Thomas" w:date="2014-03-12T14:58:00Z"/>
        </w:rPr>
      </w:pPr>
    </w:p>
    <w:p w14:paraId="4C5F6046" w14:textId="787F1B89" w:rsidR="00E65606" w:rsidRDefault="00E65606" w:rsidP="00E65606">
      <w:pPr>
        <w:rPr>
          <w:ins w:id="3451" w:author="Sarah Thomas" w:date="2014-03-12T14:58:00Z"/>
        </w:rPr>
      </w:pPr>
      <w:ins w:id="3452" w:author="Sarah Thomas" w:date="2014-03-12T14:58:00Z">
        <w:r>
          <w:rPr>
            <w:noProof/>
            <w:lang w:val="en-US"/>
          </w:rPr>
          <w:lastRenderedPageBreak/>
          <mc:AlternateContent>
            <mc:Choice Requires="wps">
              <w:drawing>
                <wp:inline distT="0" distB="0" distL="0" distR="0" wp14:anchorId="230921D6" wp14:editId="18D6837D">
                  <wp:extent cx="5257800" cy="743585"/>
                  <wp:effectExtent l="0" t="3175" r="12700" b="15240"/>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47FADAC2"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117380" w:rsidRDefault="00117380" w:rsidP="00E65606">
                              <w:pPr>
                                <w:rPr>
                                  <w:sz w:val="22"/>
                                </w:rPr>
                              </w:pPr>
                            </w:p>
                            <w:p w14:paraId="0D826F47" w14:textId="77777777" w:rsidR="00117380" w:rsidRPr="0074570A" w:rsidRDefault="00117380" w:rsidP="00E65606">
                              <w:pPr>
                                <w:rPr>
                                  <w:sz w:val="22"/>
                                </w:rPr>
                              </w:pPr>
                              <w:r w:rsidRPr="00F445D6">
                                <w:rPr>
                                  <w:sz w:val="22"/>
                                </w:rPr>
                                <w:t>CHEN, XIAOFENG</w:t>
                              </w:r>
                              <w:r>
                                <w:rPr>
                                  <w:sz w:val="22"/>
                                </w:rPr>
                                <w:t xml:space="preserve"> – Headache </w:t>
                              </w:r>
                            </w:p>
                          </w:txbxContent>
                        </wps:txbx>
                        <wps:bodyPr rot="0" vert="horz" wrap="square" lIns="91440" tIns="45720" rIns="91440" bIns="45720" anchor="t" anchorCtr="0" upright="1">
                          <a:spAutoFit/>
                        </wps:bodyPr>
                      </wps:wsp>
                    </a:graphicData>
                  </a:graphic>
                </wp:inline>
              </w:drawing>
            </mc:Choice>
            <mc:Fallback>
              <w:pict>
                <v:shape id="Text Box 27" o:spid="_x0000_s1040"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CfApJLgIAAFoEAAAOAAAAAAAAAAAAAAAAACwCAABkcnMvZTJv&#10;RG9jLnhtbFBLAQItABQABgAIAAAAIQAoxIMq2gAAAAUBAAAPAAAAAAAAAAAAAAAAAIYEAABkcnMv&#10;ZG93bnJldi54bWxQSwUGAAAAAAQABADzAAAAjQUAAAAA&#10;">
                  <v:textbox style="mso-fit-shape-to-text:t">
                    <w:txbxContent>
                      <w:p w14:paraId="47FADAC2"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117380" w:rsidRDefault="00117380" w:rsidP="00E65606">
                        <w:pPr>
                          <w:rPr>
                            <w:sz w:val="22"/>
                          </w:rPr>
                        </w:pPr>
                      </w:p>
                      <w:p w14:paraId="0D826F47" w14:textId="77777777" w:rsidR="00117380" w:rsidRPr="0074570A" w:rsidRDefault="00117380" w:rsidP="00E65606">
                        <w:pPr>
                          <w:rPr>
                            <w:sz w:val="22"/>
                          </w:rPr>
                        </w:pPr>
                        <w:r w:rsidRPr="00F445D6">
                          <w:rPr>
                            <w:sz w:val="22"/>
                          </w:rPr>
                          <w:t>CHEN, XIAOFENG</w:t>
                        </w:r>
                        <w:r>
                          <w:rPr>
                            <w:sz w:val="22"/>
                          </w:rPr>
                          <w:t xml:space="preserve"> – Headache </w:t>
                        </w:r>
                      </w:p>
                    </w:txbxContent>
                  </v:textbox>
                  <w10:anchorlock/>
                </v:shape>
              </w:pict>
            </mc:Fallback>
          </mc:AlternateContent>
        </w:r>
      </w:ins>
    </w:p>
    <w:p w14:paraId="68F0B2BD" w14:textId="6DC0D4B4" w:rsidR="00E65606" w:rsidRDefault="00E65606" w:rsidP="00E65606">
      <w:pPr>
        <w:rPr>
          <w:ins w:id="3453" w:author="Sarah Thomas" w:date="2014-03-12T14:58:00Z"/>
        </w:rPr>
      </w:pPr>
      <w:ins w:id="3454" w:author="Sarah Thomas" w:date="2014-03-12T14:58:00Z">
        <w:r>
          <w:rPr>
            <w:noProof/>
            <w:lang w:val="en-US"/>
          </w:rPr>
          <mc:AlternateContent>
            <mc:Choice Requires="wps">
              <w:drawing>
                <wp:inline distT="0" distB="0" distL="0" distR="0" wp14:anchorId="3063D374" wp14:editId="71FF6489">
                  <wp:extent cx="5257800" cy="407670"/>
                  <wp:effectExtent l="0" t="0" r="12700" b="14605"/>
                  <wp:docPr id="2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067FB4B"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50203C0B"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23" o:spid="_x0000_s104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93t66S8CAABaBAAADgAAAAAAAAAAAAAAAAAsAgAAZHJzL2Uy&#10;b0RvYy54bWxQSwECLQAUAAYACAAAACEAMCTvl9oAAAAEAQAADwAAAAAAAAAAAAAAAACHBAAAZHJz&#10;L2Rvd25yZXYueG1sUEsFBgAAAAAEAAQA8wAAAI4FAAAAAA==&#10;">
                  <v:textbox style="mso-fit-shape-to-text:t">
                    <w:txbxContent>
                      <w:p w14:paraId="2067FB4B"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50203C0B" w14:textId="77777777" w:rsidR="00117380" w:rsidRDefault="00117380" w:rsidP="00E65606"/>
                    </w:txbxContent>
                  </v:textbox>
                  <w10:anchorlock/>
                </v:shape>
              </w:pict>
            </mc:Fallback>
          </mc:AlternateContent>
        </w:r>
      </w:ins>
    </w:p>
    <w:p w14:paraId="7E97F76D" w14:textId="2859C71C" w:rsidR="00E65606" w:rsidRDefault="00E65606" w:rsidP="00E65606">
      <w:pPr>
        <w:rPr>
          <w:ins w:id="3455" w:author="Sarah Thomas" w:date="2014-03-12T14:58:00Z"/>
        </w:rPr>
      </w:pPr>
      <w:ins w:id="3456" w:author="Sarah Thomas" w:date="2014-03-12T14:58:00Z">
        <w:r>
          <w:rPr>
            <w:noProof/>
            <w:lang w:val="en-US"/>
          </w:rPr>
          <mc:AlternateContent>
            <mc:Choice Requires="wps">
              <w:drawing>
                <wp:inline distT="0" distB="0" distL="0" distR="0" wp14:anchorId="00B3D246" wp14:editId="639A0FB7">
                  <wp:extent cx="5257800" cy="422275"/>
                  <wp:effectExtent l="0" t="3175" r="12700" b="19050"/>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27864CD"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117380" w:rsidRDefault="00117380" w:rsidP="00E65606">
                              <w:r w:rsidRPr="008647D2">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2" o:spid="_x0000_s1042"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A6yNdMtAgAAWgQAAA4AAAAAAAAAAAAAAAAALAIAAGRycy9lMm9E&#10;b2MueG1sUEsBAi0AFAAGAAgAAAAhAPfZHxfaAAAABAEAAA8AAAAAAAAAAAAAAAAAhQQAAGRycy9k&#10;b3ducmV2LnhtbFBLBQYAAAAABAAEAPMAAACMBQAAAAA=&#10;">
                  <v:textbox style="mso-fit-shape-to-text:t">
                    <w:txbxContent>
                      <w:p w14:paraId="127864CD"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117380" w:rsidRDefault="00117380" w:rsidP="00E65606">
                        <w:r w:rsidRPr="008647D2">
                          <w:rPr>
                            <w:sz w:val="22"/>
                          </w:rPr>
                          <w:t>THOMAS, SARAH ANNE</w:t>
                        </w:r>
                      </w:p>
                    </w:txbxContent>
                  </v:textbox>
                  <w10:anchorlock/>
                </v:shape>
              </w:pict>
            </mc:Fallback>
          </mc:AlternateContent>
        </w:r>
      </w:ins>
    </w:p>
    <w:p w14:paraId="2F62571E" w14:textId="3232981F" w:rsidR="00E65606" w:rsidRDefault="00E65606" w:rsidP="00E65606">
      <w:pPr>
        <w:rPr>
          <w:ins w:id="3457" w:author="Sarah Thomas" w:date="2014-03-12T14:58:00Z"/>
        </w:rPr>
      </w:pPr>
      <w:ins w:id="3458" w:author="Sarah Thomas" w:date="2014-03-12T14:58:00Z">
        <w:r>
          <w:rPr>
            <w:noProof/>
            <w:lang w:val="en-US"/>
          </w:rPr>
          <mc:AlternateContent>
            <mc:Choice Requires="wps">
              <w:drawing>
                <wp:inline distT="0" distB="0" distL="0" distR="0" wp14:anchorId="0D9685B3" wp14:editId="3404AB76">
                  <wp:extent cx="5257800" cy="407670"/>
                  <wp:effectExtent l="0" t="0" r="12700" b="14605"/>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06863CE"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117380" w:rsidRDefault="00117380" w:rsidP="00E65606">
                              <w:r w:rsidRPr="008647D2">
                                <w:t xml:space="preserve">ALSHUAIBI, ENAAM </w:t>
                              </w:r>
                            </w:p>
                          </w:txbxContent>
                        </wps:txbx>
                        <wps:bodyPr rot="0" vert="horz" wrap="square" lIns="91440" tIns="45720" rIns="91440" bIns="45720" anchor="t" anchorCtr="0" upright="1">
                          <a:spAutoFit/>
                        </wps:bodyPr>
                      </wps:wsp>
                    </a:graphicData>
                  </a:graphic>
                </wp:inline>
              </w:drawing>
            </mc:Choice>
            <mc:Fallback>
              <w:pict>
                <v:shape id="Text Box 21" o:spid="_x0000_s104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MzO/aowAgAAWgQAAA4AAAAAAAAAAAAAAAAALAIAAGRycy9l&#10;Mm9Eb2MueG1sUEsBAi0AFAAGAAgAAAAhADAk75faAAAABAEAAA8AAAAAAAAAAAAAAAAAiAQAAGRy&#10;cy9kb3ducmV2LnhtbFBLBQYAAAAABAAEAPMAAACPBQAAAAA=&#10;">
                  <v:textbox style="mso-fit-shape-to-text:t">
                    <w:txbxContent>
                      <w:p w14:paraId="006863CE"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117380" w:rsidRDefault="00117380" w:rsidP="00E65606">
                        <w:r w:rsidRPr="008647D2">
                          <w:t xml:space="preserve">ALSHUAIBI, ENAAM </w:t>
                        </w:r>
                      </w:p>
                    </w:txbxContent>
                  </v:textbox>
                  <w10:anchorlock/>
                </v:shape>
              </w:pict>
            </mc:Fallback>
          </mc:AlternateContent>
        </w:r>
      </w:ins>
    </w:p>
    <w:p w14:paraId="389EA65D" w14:textId="4C641AF1" w:rsidR="00E65606" w:rsidRDefault="00E65606" w:rsidP="00E65606">
      <w:pPr>
        <w:rPr>
          <w:ins w:id="3459" w:author="Sarah Thomas" w:date="2014-03-12T14:58:00Z"/>
        </w:rPr>
      </w:pPr>
      <w:ins w:id="3460" w:author="Sarah Thomas" w:date="2014-03-12T14:58:00Z">
        <w:r>
          <w:rPr>
            <w:noProof/>
            <w:lang w:val="en-US"/>
          </w:rPr>
          <mc:AlternateContent>
            <mc:Choice Requires="wps">
              <w:drawing>
                <wp:inline distT="0" distB="0" distL="0" distR="0" wp14:anchorId="6293D554" wp14:editId="001BFA75">
                  <wp:extent cx="5257800" cy="1210945"/>
                  <wp:effectExtent l="0" t="3175" r="12700" b="17780"/>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2BDA8A"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117380" w:rsidRDefault="00117380" w:rsidP="00E65606">
                              <w:pPr>
                                <w:rPr>
                                  <w:sz w:val="22"/>
                                </w:rPr>
                              </w:pPr>
                            </w:p>
                            <w:p w14:paraId="35164456" w14:textId="77777777" w:rsidR="00117380" w:rsidRDefault="00117380" w:rsidP="00E65606">
                              <w:pPr>
                                <w:rPr>
                                  <w:sz w:val="22"/>
                                </w:rPr>
                              </w:pPr>
                              <w:r>
                                <w:rPr>
                                  <w:sz w:val="22"/>
                                </w:rPr>
                                <w:t xml:space="preserve">Agreed </w:t>
                              </w:r>
                            </w:p>
                            <w:p w14:paraId="324875A7" w14:textId="77777777" w:rsidR="00117380" w:rsidRDefault="00117380" w:rsidP="00E65606">
                              <w:pPr>
                                <w:rPr>
                                  <w:sz w:val="22"/>
                                </w:rPr>
                              </w:pPr>
                            </w:p>
                            <w:p w14:paraId="20D65C6A" w14:textId="77777777" w:rsidR="00117380" w:rsidRDefault="00117380" w:rsidP="00E65606">
                              <w:pPr>
                                <w:rPr>
                                  <w:sz w:val="22"/>
                                </w:rPr>
                              </w:pPr>
                              <w:r w:rsidRPr="00683722">
                                <w:rPr>
                                  <w:sz w:val="22"/>
                                </w:rPr>
                                <w:t>List any correc</w:t>
                              </w:r>
                              <w:r>
                                <w:rPr>
                                  <w:sz w:val="22"/>
                                </w:rPr>
                                <w:t>tions of matters of fact here:</w:t>
                              </w:r>
                            </w:p>
                            <w:p w14:paraId="5AA412B1"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20" o:spid="_x0000_s1044"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A2q+WS8CAABbBAAADgAAAAAAAAAAAAAAAAAsAgAAZHJzL2Uy&#10;b0RvYy54bWxQSwECLQAUAAYACAAAACEA3mDpc9oAAAAFAQAADwAAAAAAAAAAAAAAAACHBAAAZHJz&#10;L2Rvd25yZXYueG1sUEsFBgAAAAAEAAQA8wAAAI4FAAAAAA==&#10;">
                  <v:textbox style="mso-fit-shape-to-text:t">
                    <w:txbxContent>
                      <w:p w14:paraId="0B2BDA8A"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117380" w:rsidRDefault="00117380" w:rsidP="00E65606">
                        <w:pPr>
                          <w:rPr>
                            <w:sz w:val="22"/>
                          </w:rPr>
                        </w:pPr>
                      </w:p>
                      <w:p w14:paraId="35164456" w14:textId="77777777" w:rsidR="00117380" w:rsidRDefault="00117380" w:rsidP="00E65606">
                        <w:pPr>
                          <w:rPr>
                            <w:sz w:val="22"/>
                          </w:rPr>
                        </w:pPr>
                        <w:r>
                          <w:rPr>
                            <w:sz w:val="22"/>
                          </w:rPr>
                          <w:t xml:space="preserve">Agreed </w:t>
                        </w:r>
                      </w:p>
                      <w:p w14:paraId="324875A7" w14:textId="77777777" w:rsidR="00117380" w:rsidRDefault="00117380" w:rsidP="00E65606">
                        <w:pPr>
                          <w:rPr>
                            <w:sz w:val="22"/>
                          </w:rPr>
                        </w:pPr>
                      </w:p>
                      <w:p w14:paraId="20D65C6A" w14:textId="77777777" w:rsidR="00117380" w:rsidRDefault="00117380" w:rsidP="00E65606">
                        <w:pPr>
                          <w:rPr>
                            <w:sz w:val="22"/>
                          </w:rPr>
                        </w:pPr>
                        <w:r w:rsidRPr="00683722">
                          <w:rPr>
                            <w:sz w:val="22"/>
                          </w:rPr>
                          <w:t>List any correc</w:t>
                        </w:r>
                        <w:r>
                          <w:rPr>
                            <w:sz w:val="22"/>
                          </w:rPr>
                          <w:t>tions of matters of fact here:</w:t>
                        </w:r>
                      </w:p>
                      <w:p w14:paraId="5AA412B1" w14:textId="77777777" w:rsidR="00117380" w:rsidRDefault="00117380" w:rsidP="00E65606"/>
                    </w:txbxContent>
                  </v:textbox>
                  <w10:anchorlock/>
                </v:shape>
              </w:pict>
            </mc:Fallback>
          </mc:AlternateContent>
        </w:r>
      </w:ins>
    </w:p>
    <w:p w14:paraId="599B2BEA" w14:textId="646CC587" w:rsidR="00E65606" w:rsidRDefault="00E65606" w:rsidP="00E65606">
      <w:pPr>
        <w:rPr>
          <w:ins w:id="3461" w:author="Sarah Thomas" w:date="2014-03-12T14:58:00Z"/>
        </w:rPr>
      </w:pPr>
      <w:ins w:id="3462" w:author="Sarah Thomas" w:date="2014-03-12T14:58:00Z">
        <w:r>
          <w:rPr>
            <w:noProof/>
            <w:lang w:val="en-US"/>
          </w:rPr>
          <w:lastRenderedPageBreak/>
          <mc:AlternateContent>
            <mc:Choice Requires="wps">
              <w:drawing>
                <wp:inline distT="0" distB="0" distL="0" distR="0" wp14:anchorId="5C6BF0C9" wp14:editId="5A9A16E2">
                  <wp:extent cx="5257800" cy="2014220"/>
                  <wp:effectExtent l="0" t="0" r="12700" b="17780"/>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14220"/>
                          </a:xfrm>
                          <a:prstGeom prst="rect">
                            <a:avLst/>
                          </a:prstGeom>
                          <a:solidFill>
                            <a:srgbClr val="FFFFFF"/>
                          </a:solidFill>
                          <a:ln w="9525">
                            <a:solidFill>
                              <a:srgbClr val="000000"/>
                            </a:solidFill>
                            <a:miter lim="800000"/>
                            <a:headEnd/>
                            <a:tailEnd/>
                          </a:ln>
                        </wps:spPr>
                        <wps:txbx>
                          <w:txbxContent>
                            <w:p w14:paraId="0C6B655B"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117380" w:rsidRDefault="00117380" w:rsidP="00E65606">
                              <w:pPr>
                                <w:rPr>
                                  <w:sz w:val="22"/>
                                </w:rPr>
                              </w:pPr>
                            </w:p>
                            <w:p w14:paraId="40A1ECB8" w14:textId="77777777" w:rsidR="00117380" w:rsidRDefault="00117380"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117380" w:rsidRDefault="00117380"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117380" w:rsidRDefault="00117380"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117380" w:rsidRDefault="00117380" w:rsidP="00E65606">
                              <w:pPr>
                                <w:rPr>
                                  <w:sz w:val="22"/>
                                </w:rPr>
                              </w:pPr>
                            </w:p>
                            <w:p w14:paraId="3E64D0D3"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19" o:spid="_x0000_s1045" type="#_x0000_t202" style="width:414pt;height:158.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">
                  <v:textbox style="mso-fit-shape-to-text:t">
                    <w:txbxContent>
                      <w:p w14:paraId="0C6B655B"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117380" w:rsidRDefault="00117380" w:rsidP="00E65606">
                        <w:pPr>
                          <w:rPr>
                            <w:sz w:val="22"/>
                          </w:rPr>
                        </w:pPr>
                      </w:p>
                      <w:p w14:paraId="40A1ECB8" w14:textId="77777777" w:rsidR="00117380" w:rsidRDefault="00117380"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117380" w:rsidRDefault="00117380"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117380" w:rsidRDefault="00117380"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117380" w:rsidRDefault="00117380" w:rsidP="00E65606">
                        <w:pPr>
                          <w:rPr>
                            <w:sz w:val="22"/>
                          </w:rPr>
                        </w:pPr>
                      </w:p>
                      <w:p w14:paraId="3E64D0D3" w14:textId="77777777" w:rsidR="00117380" w:rsidRDefault="00117380" w:rsidP="00E65606"/>
                    </w:txbxContent>
                  </v:textbox>
                  <w10:anchorlock/>
                </v:shape>
              </w:pict>
            </mc:Fallback>
          </mc:AlternateContent>
        </w:r>
      </w:ins>
    </w:p>
    <w:p w14:paraId="15D9C789" w14:textId="54863BD1" w:rsidR="00E65606" w:rsidRDefault="00E65606" w:rsidP="00E65606">
      <w:pPr>
        <w:rPr>
          <w:ins w:id="3463" w:author="Sarah Thomas" w:date="2014-03-12T14:58:00Z"/>
        </w:rPr>
      </w:pPr>
      <w:ins w:id="3464" w:author="Sarah Thomas" w:date="2014-03-12T14:58:00Z">
        <w:r>
          <w:rPr>
            <w:noProof/>
            <w:lang w:val="en-US"/>
          </w:rPr>
          <mc:AlternateContent>
            <mc:Choice Requires="wps">
              <w:drawing>
                <wp:inline distT="0" distB="0" distL="0" distR="0" wp14:anchorId="34013B84" wp14:editId="49D03B78">
                  <wp:extent cx="5257800" cy="568325"/>
                  <wp:effectExtent l="0" t="6350" r="12700" b="9525"/>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F24D791"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18" o:spid="_x0000_s104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abYdiwCAABaBAAADgAAAAAAAAAAAAAAAAAsAgAAZHJzL2Uyb0Rv&#10;Yy54bWxQSwECLQAUAAYACAAAACEAZqVPuNoAAAAEAQAADwAAAAAAAAAAAAAAAACEBAAAZHJzL2Rv&#10;d25yZXYueG1sUEsFBgAAAAAEAAQA8wAAAIsFAAAAAA==&#10;">
                  <v:textbox style="mso-fit-shape-to-text:t">
                    <w:txbxContent>
                      <w:p w14:paraId="2F24D791"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117380" w:rsidRDefault="00117380" w:rsidP="00E65606"/>
                    </w:txbxContent>
                  </v:textbox>
                  <w10:anchorlock/>
                </v:shape>
              </w:pict>
            </mc:Fallback>
          </mc:AlternateContent>
        </w:r>
      </w:ins>
    </w:p>
    <w:p w14:paraId="4DB351FB" w14:textId="5D151ACE" w:rsidR="00E65606" w:rsidRDefault="00E65606" w:rsidP="00E65606">
      <w:pPr>
        <w:rPr>
          <w:ins w:id="3465" w:author="Sarah Thomas" w:date="2014-03-12T14:58:00Z"/>
        </w:rPr>
      </w:pPr>
      <w:ins w:id="3466" w:author="Sarah Thomas" w:date="2014-03-12T14:58:00Z">
        <w:r>
          <w:rPr>
            <w:noProof/>
            <w:lang w:val="en-US"/>
          </w:rPr>
          <mc:AlternateContent>
            <mc:Choice Requires="wps">
              <w:drawing>
                <wp:inline distT="0" distB="0" distL="0" distR="0" wp14:anchorId="2E551165" wp14:editId="3E4E4E0D">
                  <wp:extent cx="5257800" cy="1838960"/>
                  <wp:effectExtent l="0" t="0" r="12700" b="15240"/>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45CB2CA3" w14:textId="77777777" w:rsidR="00117380" w:rsidRDefault="00117380" w:rsidP="00E65606">
                              <w:pPr>
                                <w:rPr>
                                  <w:sz w:val="22"/>
                                </w:rPr>
                              </w:pPr>
                              <w:r w:rsidRPr="00EF6BC8">
                                <w:rPr>
                                  <w:sz w:val="22"/>
                                </w:rPr>
                                <w:t>New matters discussed:</w:t>
                              </w:r>
                            </w:p>
                            <w:p w14:paraId="1E7C30D9" w14:textId="77777777" w:rsidR="00117380" w:rsidRDefault="00117380" w:rsidP="00E65606">
                              <w:pPr>
                                <w:rPr>
                                  <w:sz w:val="22"/>
                                </w:rPr>
                              </w:pPr>
                            </w:p>
                            <w:p w14:paraId="1D6AC130" w14:textId="77777777" w:rsidR="00117380" w:rsidRPr="008647D2" w:rsidRDefault="00117380" w:rsidP="00E65606">
                              <w:pPr>
                                <w:numPr>
                                  <w:ilvl w:val="0"/>
                                  <w:numId w:val="57"/>
                                </w:numPr>
                                <w:spacing w:after="0"/>
                                <w:rPr>
                                  <w:sz w:val="22"/>
                                </w:rPr>
                              </w:pPr>
                              <w:r>
                                <w:rPr>
                                  <w:sz w:val="22"/>
                                </w:rPr>
                                <w:t>The aim/goal of the website.</w:t>
                              </w:r>
                            </w:p>
                            <w:p w14:paraId="23820570" w14:textId="77777777" w:rsidR="00117380" w:rsidRDefault="00117380" w:rsidP="00E65606">
                              <w:pPr>
                                <w:numPr>
                                  <w:ilvl w:val="0"/>
                                  <w:numId w:val="57"/>
                                </w:numPr>
                                <w:spacing w:after="0"/>
                                <w:rPr>
                                  <w:sz w:val="22"/>
                                </w:rPr>
                              </w:pPr>
                              <w:r>
                                <w:rPr>
                                  <w:sz w:val="22"/>
                                </w:rPr>
                                <w:t>Understanding the website structure.</w:t>
                              </w:r>
                            </w:p>
                            <w:p w14:paraId="4E17599A" w14:textId="77777777" w:rsidR="00117380" w:rsidRPr="00EF6BC8" w:rsidRDefault="00117380" w:rsidP="00E65606">
                              <w:pPr>
                                <w:numPr>
                                  <w:ilvl w:val="0"/>
                                  <w:numId w:val="57"/>
                                </w:numPr>
                                <w:spacing w:after="0"/>
                                <w:rPr>
                                  <w:sz w:val="22"/>
                                </w:rPr>
                              </w:pPr>
                              <w:r>
                                <w:rPr>
                                  <w:sz w:val="22"/>
                                </w:rPr>
                                <w:t>Brainstorming of the website</w:t>
                              </w:r>
                            </w:p>
                            <w:p w14:paraId="70D54075" w14:textId="77777777" w:rsidR="00117380" w:rsidRDefault="00117380"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117380" w:rsidRDefault="00117380" w:rsidP="00E65606">
                              <w:pPr>
                                <w:numPr>
                                  <w:ilvl w:val="0"/>
                                  <w:numId w:val="57"/>
                                </w:numPr>
                                <w:spacing w:after="0"/>
                                <w:rPr>
                                  <w:sz w:val="22"/>
                                </w:rPr>
                              </w:pPr>
                              <w:r>
                                <w:rPr>
                                  <w:sz w:val="22"/>
                                </w:rPr>
                                <w:t>BAHIT set up a mind map account for the group.</w:t>
                              </w:r>
                            </w:p>
                            <w:p w14:paraId="46048F28" w14:textId="77777777" w:rsidR="00117380" w:rsidRPr="00F37C7C" w:rsidRDefault="00117380" w:rsidP="00E65606">
                              <w:pPr>
                                <w:numPr>
                                  <w:ilvl w:val="0"/>
                                  <w:numId w:val="57"/>
                                </w:numPr>
                                <w:spacing w:after="0"/>
                              </w:pPr>
                              <w:r>
                                <w:rPr>
                                  <w:sz w:val="22"/>
                                </w:rPr>
                                <w:t>BAHIT set up a Trello account for the group.</w:t>
                              </w:r>
                            </w:p>
                            <w:p w14:paraId="37F4BB1D" w14:textId="77777777" w:rsidR="00117380" w:rsidRDefault="00117380" w:rsidP="00E65606">
                              <w:pPr>
                                <w:ind w:left="720"/>
                              </w:pPr>
                              <w:r>
                                <w:t xml:space="preserve"> </w:t>
                              </w:r>
                            </w:p>
                            <w:p w14:paraId="42BB093F" w14:textId="77777777" w:rsidR="00117380" w:rsidRPr="00674F95" w:rsidRDefault="00117380" w:rsidP="00E65606">
                              <w:pPr>
                                <w:rPr>
                                  <w:sz w:val="22"/>
                                </w:rPr>
                              </w:pPr>
                              <w:r w:rsidRPr="00674F95">
                                <w:rPr>
                                  <w:sz w:val="22"/>
                                </w:rPr>
                                <w:t>Issues/problems to be reported to project supervisor:</w:t>
                              </w:r>
                            </w:p>
                            <w:p w14:paraId="1C5E9B31"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17" o:spid="_x0000_s1047"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">
                  <v:textbox style="mso-fit-shape-to-text:t">
                    <w:txbxContent>
                      <w:p w14:paraId="45CB2CA3" w14:textId="77777777" w:rsidR="00117380" w:rsidRDefault="00117380" w:rsidP="00E65606">
                        <w:pPr>
                          <w:rPr>
                            <w:sz w:val="22"/>
                          </w:rPr>
                        </w:pPr>
                        <w:r w:rsidRPr="00EF6BC8">
                          <w:rPr>
                            <w:sz w:val="22"/>
                          </w:rPr>
                          <w:t>New matters discussed:</w:t>
                        </w:r>
                      </w:p>
                      <w:p w14:paraId="1E7C30D9" w14:textId="77777777" w:rsidR="00117380" w:rsidRDefault="00117380" w:rsidP="00E65606">
                        <w:pPr>
                          <w:rPr>
                            <w:sz w:val="22"/>
                          </w:rPr>
                        </w:pPr>
                      </w:p>
                      <w:p w14:paraId="1D6AC130" w14:textId="77777777" w:rsidR="00117380" w:rsidRPr="008647D2" w:rsidRDefault="00117380" w:rsidP="00E65606">
                        <w:pPr>
                          <w:numPr>
                            <w:ilvl w:val="0"/>
                            <w:numId w:val="57"/>
                          </w:numPr>
                          <w:spacing w:after="0"/>
                          <w:rPr>
                            <w:sz w:val="22"/>
                          </w:rPr>
                        </w:pPr>
                        <w:r>
                          <w:rPr>
                            <w:sz w:val="22"/>
                          </w:rPr>
                          <w:t>The aim/goal of the website.</w:t>
                        </w:r>
                      </w:p>
                      <w:p w14:paraId="23820570" w14:textId="77777777" w:rsidR="00117380" w:rsidRDefault="00117380" w:rsidP="00E65606">
                        <w:pPr>
                          <w:numPr>
                            <w:ilvl w:val="0"/>
                            <w:numId w:val="57"/>
                          </w:numPr>
                          <w:spacing w:after="0"/>
                          <w:rPr>
                            <w:sz w:val="22"/>
                          </w:rPr>
                        </w:pPr>
                        <w:r>
                          <w:rPr>
                            <w:sz w:val="22"/>
                          </w:rPr>
                          <w:t>Understanding the website structure.</w:t>
                        </w:r>
                      </w:p>
                      <w:p w14:paraId="4E17599A" w14:textId="77777777" w:rsidR="00117380" w:rsidRPr="00EF6BC8" w:rsidRDefault="00117380" w:rsidP="00E65606">
                        <w:pPr>
                          <w:numPr>
                            <w:ilvl w:val="0"/>
                            <w:numId w:val="57"/>
                          </w:numPr>
                          <w:spacing w:after="0"/>
                          <w:rPr>
                            <w:sz w:val="22"/>
                          </w:rPr>
                        </w:pPr>
                        <w:r>
                          <w:rPr>
                            <w:sz w:val="22"/>
                          </w:rPr>
                          <w:t>Brainstorming of the website</w:t>
                        </w:r>
                      </w:p>
                      <w:p w14:paraId="70D54075" w14:textId="77777777" w:rsidR="00117380" w:rsidRDefault="00117380"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117380" w:rsidRDefault="00117380" w:rsidP="00E65606">
                        <w:pPr>
                          <w:numPr>
                            <w:ilvl w:val="0"/>
                            <w:numId w:val="57"/>
                          </w:numPr>
                          <w:spacing w:after="0"/>
                          <w:rPr>
                            <w:sz w:val="22"/>
                          </w:rPr>
                        </w:pPr>
                        <w:r>
                          <w:rPr>
                            <w:sz w:val="22"/>
                          </w:rPr>
                          <w:t>BAHIT set up a mind map account for the group.</w:t>
                        </w:r>
                      </w:p>
                      <w:p w14:paraId="46048F28" w14:textId="77777777" w:rsidR="00117380" w:rsidRPr="00F37C7C" w:rsidRDefault="00117380" w:rsidP="00E65606">
                        <w:pPr>
                          <w:numPr>
                            <w:ilvl w:val="0"/>
                            <w:numId w:val="57"/>
                          </w:numPr>
                          <w:spacing w:after="0"/>
                        </w:pPr>
                        <w:r>
                          <w:rPr>
                            <w:sz w:val="22"/>
                          </w:rPr>
                          <w:t>BAHIT set up a Trello account for the group.</w:t>
                        </w:r>
                      </w:p>
                      <w:p w14:paraId="37F4BB1D" w14:textId="77777777" w:rsidR="00117380" w:rsidRDefault="00117380" w:rsidP="00E65606">
                        <w:pPr>
                          <w:ind w:left="720"/>
                        </w:pPr>
                        <w:r>
                          <w:t xml:space="preserve"> </w:t>
                        </w:r>
                      </w:p>
                      <w:p w14:paraId="42BB093F" w14:textId="77777777" w:rsidR="00117380" w:rsidRPr="00674F95" w:rsidRDefault="00117380" w:rsidP="00E65606">
                        <w:pPr>
                          <w:rPr>
                            <w:sz w:val="22"/>
                          </w:rPr>
                        </w:pPr>
                        <w:r w:rsidRPr="00674F95">
                          <w:rPr>
                            <w:sz w:val="22"/>
                          </w:rPr>
                          <w:t>Issues/problems to be reported to project supervisor:</w:t>
                        </w:r>
                      </w:p>
                      <w:p w14:paraId="1C5E9B31" w14:textId="77777777" w:rsidR="00117380" w:rsidRDefault="00117380" w:rsidP="00E65606"/>
                    </w:txbxContent>
                  </v:textbox>
                  <w10:anchorlock/>
                </v:shape>
              </w:pict>
            </mc:Fallback>
          </mc:AlternateContent>
        </w:r>
      </w:ins>
    </w:p>
    <w:p w14:paraId="4E9EA09A" w14:textId="2A8EE2CF" w:rsidR="00E65606" w:rsidRDefault="00E65606" w:rsidP="00E65606">
      <w:pPr>
        <w:rPr>
          <w:ins w:id="3467" w:author="Sarah Thomas" w:date="2014-03-12T14:58:00Z"/>
        </w:rPr>
      </w:pPr>
      <w:ins w:id="3468" w:author="Sarah Thomas" w:date="2014-03-12T14:58:00Z">
        <w:r>
          <w:rPr>
            <w:noProof/>
            <w:lang w:val="en-US"/>
          </w:rPr>
          <w:lastRenderedPageBreak/>
          <mc:AlternateContent>
            <mc:Choice Requires="wps">
              <w:drawing>
                <wp:inline distT="0" distB="0" distL="0" distR="0" wp14:anchorId="10890C63" wp14:editId="145561A0">
                  <wp:extent cx="5257800" cy="2642235"/>
                  <wp:effectExtent l="0" t="6350" r="12700" b="18415"/>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642235"/>
                          </a:xfrm>
                          <a:prstGeom prst="rect">
                            <a:avLst/>
                          </a:prstGeom>
                          <a:solidFill>
                            <a:srgbClr val="FFFFFF"/>
                          </a:solidFill>
                          <a:ln w="9525">
                            <a:solidFill>
                              <a:srgbClr val="000000"/>
                            </a:solidFill>
                            <a:miter lim="800000"/>
                            <a:headEnd/>
                            <a:tailEnd/>
                          </a:ln>
                        </wps:spPr>
                        <wps:txbx>
                          <w:txbxContent>
                            <w:p w14:paraId="320B012F"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117380" w:rsidRDefault="00117380" w:rsidP="00E65606">
                              <w:pPr>
                                <w:rPr>
                                  <w:sz w:val="22"/>
                                </w:rPr>
                              </w:pPr>
                            </w:p>
                            <w:p w14:paraId="0FC1F2C0" w14:textId="77777777" w:rsidR="00117380" w:rsidRDefault="00117380" w:rsidP="00E65606">
                              <w:pPr>
                                <w:rPr>
                                  <w:sz w:val="22"/>
                                </w:rPr>
                              </w:pPr>
                              <w:r>
                                <w:rPr>
                                  <w:sz w:val="22"/>
                                </w:rPr>
                                <w:t>ALL TO BE COMPLETED BEFORE NEXT MEETING</w:t>
                              </w:r>
                            </w:p>
                            <w:p w14:paraId="1E8A6CD2" w14:textId="77777777" w:rsidR="00117380" w:rsidRDefault="00117380" w:rsidP="00E65606">
                              <w:pPr>
                                <w:rPr>
                                  <w:sz w:val="22"/>
                                </w:rPr>
                              </w:pPr>
                            </w:p>
                            <w:p w14:paraId="3F7D6930" w14:textId="77777777" w:rsidR="00117380" w:rsidRDefault="00117380"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117380" w:rsidRDefault="00117380" w:rsidP="00E65606">
                              <w:pPr>
                                <w:numPr>
                                  <w:ilvl w:val="0"/>
                                  <w:numId w:val="58"/>
                                </w:numPr>
                                <w:spacing w:after="0"/>
                                <w:rPr>
                                  <w:sz w:val="22"/>
                                </w:rPr>
                              </w:pPr>
                              <w:r>
                                <w:rPr>
                                  <w:sz w:val="22"/>
                                </w:rPr>
                                <w:t>BAHIT- to prepare Gantt chart using MS project.</w:t>
                              </w:r>
                            </w:p>
                            <w:p w14:paraId="335C95B0" w14:textId="77777777" w:rsidR="00117380" w:rsidRPr="00EF6BC8" w:rsidRDefault="00117380"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117380" w:rsidRDefault="00117380" w:rsidP="00E65606">
                              <w:pPr>
                                <w:numPr>
                                  <w:ilvl w:val="0"/>
                                  <w:numId w:val="58"/>
                                </w:numPr>
                                <w:spacing w:after="0"/>
                                <w:rPr>
                                  <w:sz w:val="22"/>
                                </w:rPr>
                              </w:pPr>
                              <w:r>
                                <w:rPr>
                                  <w:sz w:val="22"/>
                                </w:rPr>
                                <w:t xml:space="preserve">ENAAM to write up minutes and prepare agenda for next meeting </w:t>
                              </w:r>
                            </w:p>
                            <w:p w14:paraId="22E5DDBA" w14:textId="77777777" w:rsidR="00117380" w:rsidRDefault="00117380" w:rsidP="00E65606"/>
                            <w:p w14:paraId="6777ECAE"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16" o:spid="_x0000_s1048" type="#_x0000_t202" style="width:414pt;height:20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">
                  <v:textbox style="mso-fit-shape-to-text:t">
                    <w:txbxContent>
                      <w:p w14:paraId="320B012F"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117380" w:rsidRDefault="00117380" w:rsidP="00E65606">
                        <w:pPr>
                          <w:rPr>
                            <w:sz w:val="22"/>
                          </w:rPr>
                        </w:pPr>
                      </w:p>
                      <w:p w14:paraId="0FC1F2C0" w14:textId="77777777" w:rsidR="00117380" w:rsidRDefault="00117380" w:rsidP="00E65606">
                        <w:pPr>
                          <w:rPr>
                            <w:sz w:val="22"/>
                          </w:rPr>
                        </w:pPr>
                        <w:r>
                          <w:rPr>
                            <w:sz w:val="22"/>
                          </w:rPr>
                          <w:t>ALL TO BE COMPLETED BEFORE NEXT MEETING</w:t>
                        </w:r>
                      </w:p>
                      <w:p w14:paraId="1E8A6CD2" w14:textId="77777777" w:rsidR="00117380" w:rsidRDefault="00117380" w:rsidP="00E65606">
                        <w:pPr>
                          <w:rPr>
                            <w:sz w:val="22"/>
                          </w:rPr>
                        </w:pPr>
                      </w:p>
                      <w:p w14:paraId="3F7D6930" w14:textId="77777777" w:rsidR="00117380" w:rsidRDefault="00117380"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117380" w:rsidRDefault="00117380" w:rsidP="00E65606">
                        <w:pPr>
                          <w:numPr>
                            <w:ilvl w:val="0"/>
                            <w:numId w:val="58"/>
                          </w:numPr>
                          <w:spacing w:after="0"/>
                          <w:rPr>
                            <w:sz w:val="22"/>
                          </w:rPr>
                        </w:pPr>
                        <w:r>
                          <w:rPr>
                            <w:sz w:val="22"/>
                          </w:rPr>
                          <w:t>BAHIT- to prepare Gantt chart using MS project.</w:t>
                        </w:r>
                      </w:p>
                      <w:p w14:paraId="335C95B0" w14:textId="77777777" w:rsidR="00117380" w:rsidRPr="00EF6BC8" w:rsidRDefault="00117380"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117380" w:rsidRDefault="00117380" w:rsidP="00E65606">
                        <w:pPr>
                          <w:numPr>
                            <w:ilvl w:val="0"/>
                            <w:numId w:val="58"/>
                          </w:numPr>
                          <w:spacing w:after="0"/>
                          <w:rPr>
                            <w:sz w:val="22"/>
                          </w:rPr>
                        </w:pPr>
                        <w:r>
                          <w:rPr>
                            <w:sz w:val="22"/>
                          </w:rPr>
                          <w:t xml:space="preserve">ENAAM to write up minutes and prepare agenda for next meeting </w:t>
                        </w:r>
                      </w:p>
                      <w:p w14:paraId="22E5DDBA" w14:textId="77777777" w:rsidR="00117380" w:rsidRDefault="00117380" w:rsidP="00E65606"/>
                      <w:p w14:paraId="6777ECAE" w14:textId="77777777" w:rsidR="00117380" w:rsidRDefault="00117380" w:rsidP="00E65606"/>
                    </w:txbxContent>
                  </v:textbox>
                  <w10:anchorlock/>
                </v:shape>
              </w:pict>
            </mc:Fallback>
          </mc:AlternateContent>
        </w:r>
      </w:ins>
    </w:p>
    <w:p w14:paraId="0106813C" w14:textId="74F3DEEC" w:rsidR="00E65606" w:rsidRPr="00486475" w:rsidRDefault="00E65606" w:rsidP="00E65606">
      <w:pPr>
        <w:rPr>
          <w:ins w:id="3469" w:author="Sarah Thomas" w:date="2014-03-12T14:58:00Z"/>
        </w:rPr>
      </w:pPr>
      <w:ins w:id="3470" w:author="Sarah Thomas" w:date="2014-03-12T14:58:00Z">
        <w:r>
          <w:rPr>
            <w:noProof/>
            <w:lang w:val="en-US"/>
          </w:rPr>
          <mc:AlternateContent>
            <mc:Choice Requires="wps">
              <w:drawing>
                <wp:inline distT="0" distB="0" distL="0" distR="0" wp14:anchorId="74ACEA62" wp14:editId="40616F33">
                  <wp:extent cx="5257800" cy="1210945"/>
                  <wp:effectExtent l="0" t="0" r="12700" b="8255"/>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DDB7A53"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117380" w:rsidRDefault="00117380" w:rsidP="00E65606">
                              <w:pPr>
                                <w:rPr>
                                  <w:sz w:val="22"/>
                                </w:rPr>
                              </w:pPr>
                            </w:p>
                            <w:p w14:paraId="2E3C7A67" w14:textId="77777777" w:rsidR="00117380" w:rsidRDefault="00117380" w:rsidP="00E65606">
                              <w:pPr>
                                <w:rPr>
                                  <w:sz w:val="22"/>
                                </w:rPr>
                              </w:pPr>
                              <w:r>
                                <w:rPr>
                                  <w:sz w:val="22"/>
                                </w:rPr>
                                <w:t>Next Meeting: Thursday 23 Jan, 15:00, Orangery</w:t>
                              </w:r>
                            </w:p>
                            <w:p w14:paraId="61309B68" w14:textId="77777777" w:rsidR="00117380" w:rsidRDefault="00117380" w:rsidP="00E65606">
                              <w:pPr>
                                <w:rPr>
                                  <w:sz w:val="22"/>
                                </w:rPr>
                              </w:pPr>
                              <w:r>
                                <w:rPr>
                                  <w:sz w:val="22"/>
                                </w:rPr>
                                <w:t xml:space="preserve">Chair: </w:t>
                              </w:r>
                              <w:r w:rsidRPr="008647D2">
                                <w:rPr>
                                  <w:sz w:val="22"/>
                                </w:rPr>
                                <w:t>ENAAM</w:t>
                              </w:r>
                            </w:p>
                            <w:p w14:paraId="20C6C464" w14:textId="77777777" w:rsidR="00117380" w:rsidRDefault="00117380" w:rsidP="00E65606">
                              <w:pPr>
                                <w:rPr>
                                  <w:sz w:val="22"/>
                                </w:rPr>
                              </w:pPr>
                              <w:r>
                                <w:rPr>
                                  <w:sz w:val="22"/>
                                </w:rPr>
                                <w:t xml:space="preserve">Secretary: </w:t>
                              </w:r>
                              <w:r w:rsidRPr="008647D2">
                                <w:rPr>
                                  <w:sz w:val="22"/>
                                </w:rPr>
                                <w:t>IRINA</w:t>
                              </w:r>
                            </w:p>
                            <w:p w14:paraId="0469017B"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15" o:spid="_x0000_s104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ATcY+GLgIAAFsEAAAOAAAAAAAAAAAAAAAAACwCAABkcnMvZTJv&#10;RG9jLnhtbFBLAQItABQABgAIAAAAIQDeYOlz2gAAAAUBAAAPAAAAAAAAAAAAAAAAAIYEAABkcnMv&#10;ZG93bnJldi54bWxQSwUGAAAAAAQABADzAAAAjQUAAAAA&#10;">
                  <v:textbox style="mso-fit-shape-to-text:t">
                    <w:txbxContent>
                      <w:p w14:paraId="1DDB7A53"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117380" w:rsidRDefault="00117380" w:rsidP="00E65606">
                        <w:pPr>
                          <w:rPr>
                            <w:sz w:val="22"/>
                          </w:rPr>
                        </w:pPr>
                      </w:p>
                      <w:p w14:paraId="2E3C7A67" w14:textId="77777777" w:rsidR="00117380" w:rsidRDefault="00117380" w:rsidP="00E65606">
                        <w:pPr>
                          <w:rPr>
                            <w:sz w:val="22"/>
                          </w:rPr>
                        </w:pPr>
                        <w:r>
                          <w:rPr>
                            <w:sz w:val="22"/>
                          </w:rPr>
                          <w:t>Next Meeting: Thursday 23 Jan, 15:00, Orangery</w:t>
                        </w:r>
                      </w:p>
                      <w:p w14:paraId="61309B68" w14:textId="77777777" w:rsidR="00117380" w:rsidRDefault="00117380" w:rsidP="00E65606">
                        <w:pPr>
                          <w:rPr>
                            <w:sz w:val="22"/>
                          </w:rPr>
                        </w:pPr>
                        <w:r>
                          <w:rPr>
                            <w:sz w:val="22"/>
                          </w:rPr>
                          <w:t xml:space="preserve">Chair: </w:t>
                        </w:r>
                        <w:r w:rsidRPr="008647D2">
                          <w:rPr>
                            <w:sz w:val="22"/>
                          </w:rPr>
                          <w:t>ENAAM</w:t>
                        </w:r>
                      </w:p>
                      <w:p w14:paraId="20C6C464" w14:textId="77777777" w:rsidR="00117380" w:rsidRDefault="00117380" w:rsidP="00E65606">
                        <w:pPr>
                          <w:rPr>
                            <w:sz w:val="22"/>
                          </w:rPr>
                        </w:pPr>
                        <w:r>
                          <w:rPr>
                            <w:sz w:val="22"/>
                          </w:rPr>
                          <w:t xml:space="preserve">Secretary: </w:t>
                        </w:r>
                        <w:r w:rsidRPr="008647D2">
                          <w:rPr>
                            <w:sz w:val="22"/>
                          </w:rPr>
                          <w:t>IRINA</w:t>
                        </w:r>
                      </w:p>
                      <w:p w14:paraId="0469017B" w14:textId="77777777" w:rsidR="00117380" w:rsidRDefault="00117380" w:rsidP="00E65606"/>
                    </w:txbxContent>
                  </v:textbox>
                  <w10:anchorlock/>
                </v:shape>
              </w:pict>
            </mc:Fallback>
          </mc:AlternateContent>
        </w:r>
      </w:ins>
    </w:p>
    <w:p w14:paraId="044105AD" w14:textId="77777777" w:rsidR="00E65606" w:rsidRPr="0037694C" w:rsidRDefault="00E65606" w:rsidP="00E65606">
      <w:pPr>
        <w:jc w:val="center"/>
        <w:rPr>
          <w:ins w:id="3471" w:author="Sarah Thomas" w:date="2014-03-12T14:59:00Z"/>
          <w:b/>
          <w:szCs w:val="24"/>
          <w:u w:val="single"/>
        </w:rPr>
      </w:pPr>
      <w:ins w:id="3472" w:author="Sarah Thomas" w:date="2014-03-12T14:59:00Z">
        <w:r>
          <w:rPr>
            <w:b/>
            <w:szCs w:val="24"/>
            <w:u w:val="single"/>
          </w:rPr>
          <w:t>CE903-1 Minutes of Group Meeting 3</w:t>
        </w:r>
      </w:ins>
    </w:p>
    <w:p w14:paraId="4D836748" w14:textId="77777777" w:rsidR="00E65606" w:rsidRPr="00DF4BA9" w:rsidRDefault="00E65606" w:rsidP="00E65606">
      <w:pPr>
        <w:jc w:val="center"/>
        <w:rPr>
          <w:ins w:id="3473" w:author="Sarah Thomas" w:date="2014-03-12T14:59:00Z"/>
          <w:b/>
          <w:sz w:val="22"/>
          <w:u w:val="single"/>
        </w:rPr>
      </w:pPr>
    </w:p>
    <w:p w14:paraId="2FC460B2" w14:textId="77777777" w:rsidR="00E65606" w:rsidRDefault="00E65606" w:rsidP="00E65606">
      <w:pPr>
        <w:rPr>
          <w:ins w:id="3474" w:author="Sarah Thomas" w:date="2014-03-12T14:59:00Z"/>
          <w:sz w:val="22"/>
        </w:rPr>
      </w:pPr>
    </w:p>
    <w:p w14:paraId="1BBE4F0E" w14:textId="72D64506" w:rsidR="00E65606" w:rsidRDefault="00E65606" w:rsidP="00E65606">
      <w:pPr>
        <w:rPr>
          <w:ins w:id="3475" w:author="Sarah Thomas" w:date="2014-03-12T14:59:00Z"/>
          <w:sz w:val="22"/>
        </w:rPr>
      </w:pPr>
      <w:ins w:id="3476" w:author="Sarah Thomas" w:date="2014-03-12T14:59:00Z">
        <w:r>
          <w:rPr>
            <w:noProof/>
            <w:sz w:val="22"/>
            <w:lang w:val="en-US"/>
            <w:rPrChange w:id="3477" w:author="Unknown">
              <w:rPr>
                <w:noProof/>
                <w:lang w:val="en-US"/>
              </w:rPr>
            </w:rPrChange>
          </w:rPr>
          <mc:AlternateContent>
            <mc:Choice Requires="wps">
              <w:drawing>
                <wp:inline distT="0" distB="0" distL="0" distR="0" wp14:anchorId="38D01024" wp14:editId="43FA4282">
                  <wp:extent cx="5257800" cy="422275"/>
                  <wp:effectExtent l="0" t="0" r="12700" b="12700"/>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0C8A197"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117380" w:rsidRPr="0084728E"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38" o:spid="_x0000_s1050"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DHwWZXLgIAAFoEAAAOAAAAAAAAAAAAAAAAACwCAABkcnMvZTJv&#10;RG9jLnhtbFBLAQItABQABgAIAAAAIQD32R8X2gAAAAQBAAAPAAAAAAAAAAAAAAAAAIYEAABkcnMv&#10;ZG93bnJldi54bWxQSwUGAAAAAAQABADzAAAAjQUAAAAA&#10;">
                  <v:textbox style="mso-fit-shape-to-text:t">
                    <w:txbxContent>
                      <w:p w14:paraId="60C8A197"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117380" w:rsidRPr="0084728E" w:rsidRDefault="00117380" w:rsidP="00E65606">
                        <w:pPr>
                          <w:rPr>
                            <w:sz w:val="22"/>
                          </w:rPr>
                        </w:pPr>
                      </w:p>
                    </w:txbxContent>
                  </v:textbox>
                  <w10:anchorlock/>
                </v:shape>
              </w:pict>
            </mc:Fallback>
          </mc:AlternateContent>
        </w:r>
      </w:ins>
    </w:p>
    <w:p w14:paraId="6EEB7D03" w14:textId="77777777" w:rsidR="00E65606" w:rsidRDefault="00E65606" w:rsidP="00E65606">
      <w:pPr>
        <w:rPr>
          <w:ins w:id="3478" w:author="Sarah Thomas" w:date="2014-03-12T14:59:00Z"/>
        </w:rPr>
      </w:pPr>
    </w:p>
    <w:p w14:paraId="5B27CD61" w14:textId="593F8228" w:rsidR="00E65606" w:rsidRDefault="00E65606" w:rsidP="00E65606">
      <w:pPr>
        <w:rPr>
          <w:ins w:id="3479" w:author="Sarah Thomas" w:date="2014-03-12T14:59:00Z"/>
        </w:rPr>
      </w:pPr>
      <w:ins w:id="3480" w:author="Sarah Thomas" w:date="2014-03-12T14:59:00Z">
        <w:r>
          <w:rPr>
            <w:noProof/>
            <w:lang w:val="en-US"/>
          </w:rPr>
          <w:lastRenderedPageBreak/>
          <mc:AlternateContent>
            <mc:Choice Requires="wps">
              <w:drawing>
                <wp:inline distT="0" distB="0" distL="0" distR="0" wp14:anchorId="210803C1" wp14:editId="0311B453">
                  <wp:extent cx="5257800" cy="407670"/>
                  <wp:effectExtent l="0" t="3175" r="12700" b="8255"/>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C671A2"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39" o:spid="_x0000_s105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sg570LgIAAFoEAAAOAAAAAAAAAAAAAAAAACwCAABkcnMvZTJv&#10;RG9jLnhtbFBLAQItABQABgAIAAAAIQAwJO+X2gAAAAQBAAAPAAAAAAAAAAAAAAAAAIYEAABkcnMv&#10;ZG93bnJldi54bWxQSwUGAAAAAAQABADzAAAAjQUAAAAA&#10;">
                  <v:textbox style="mso-fit-shape-to-text:t">
                    <w:txbxContent>
                      <w:p w14:paraId="2FC671A2"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117380" w:rsidRDefault="00117380" w:rsidP="00E65606"/>
                    </w:txbxContent>
                  </v:textbox>
                  <w10:anchorlock/>
                </v:shape>
              </w:pict>
            </mc:Fallback>
          </mc:AlternateContent>
        </w:r>
      </w:ins>
    </w:p>
    <w:p w14:paraId="6FFC9284" w14:textId="7C77497D" w:rsidR="00E65606" w:rsidRDefault="00E65606" w:rsidP="00E65606">
      <w:pPr>
        <w:rPr>
          <w:ins w:id="3481" w:author="Sarah Thomas" w:date="2014-03-12T14:59:00Z"/>
        </w:rPr>
      </w:pPr>
      <w:ins w:id="3482" w:author="Sarah Thomas" w:date="2014-03-12T14:59:00Z">
        <w:r>
          <w:rPr>
            <w:noProof/>
            <w:lang w:val="en-US"/>
          </w:rPr>
          <mc:AlternateContent>
            <mc:Choice Requires="wps">
              <w:drawing>
                <wp:inline distT="0" distB="0" distL="0" distR="0" wp14:anchorId="4B84D250" wp14:editId="7EC8E7F3">
                  <wp:extent cx="5257800" cy="1064895"/>
                  <wp:effectExtent l="0" t="0" r="12700" b="17780"/>
                  <wp:docPr id="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2BF966B0" w14:textId="77777777" w:rsidR="00117380" w:rsidRDefault="00117380" w:rsidP="00E65606">
                              <w:pPr>
                                <w:rPr>
                                  <w:sz w:val="22"/>
                                </w:rPr>
                              </w:pPr>
                              <w:r w:rsidRPr="00683722">
                                <w:rPr>
                                  <w:sz w:val="22"/>
                                </w:rPr>
                                <w:t>Group members present:</w:t>
                              </w:r>
                            </w:p>
                            <w:p w14:paraId="19E528D5" w14:textId="77777777" w:rsidR="00117380" w:rsidRDefault="00117380" w:rsidP="00E65606">
                              <w:pPr>
                                <w:rPr>
                                  <w:sz w:val="22"/>
                                </w:rPr>
                              </w:pPr>
                              <w:r w:rsidRPr="00F445D6">
                                <w:rPr>
                                  <w:sz w:val="22"/>
                                </w:rPr>
                                <w:t>CHEN, XIAOFENG</w:t>
                              </w:r>
                            </w:p>
                            <w:p w14:paraId="075C4461" w14:textId="77777777" w:rsidR="00117380" w:rsidRPr="00F445D6" w:rsidRDefault="00117380" w:rsidP="00E65606">
                              <w:pPr>
                                <w:rPr>
                                  <w:sz w:val="22"/>
                                </w:rPr>
                              </w:pPr>
                              <w:r w:rsidRPr="00F445D6">
                                <w:rPr>
                                  <w:sz w:val="22"/>
                                </w:rPr>
                                <w:t>ALSHUAIBI, ENAAM ABDULMONEM O</w:t>
                              </w:r>
                            </w:p>
                            <w:p w14:paraId="79B7FE46" w14:textId="77777777" w:rsidR="00117380" w:rsidRPr="00F445D6" w:rsidRDefault="00117380" w:rsidP="00E65606">
                              <w:pPr>
                                <w:rPr>
                                  <w:sz w:val="22"/>
                                </w:rPr>
                              </w:pPr>
                              <w:r w:rsidRPr="00F445D6">
                                <w:rPr>
                                  <w:sz w:val="22"/>
                                </w:rPr>
                                <w:t>HAMID, BAHIT BIN</w:t>
                              </w:r>
                            </w:p>
                            <w:p w14:paraId="22A2B6BF" w14:textId="77777777" w:rsidR="00117380" w:rsidRPr="00F445D6" w:rsidRDefault="00117380" w:rsidP="00E65606">
                              <w:pPr>
                                <w:rPr>
                                  <w:sz w:val="22"/>
                                </w:rPr>
                              </w:pPr>
                              <w:r w:rsidRPr="00F445D6">
                                <w:rPr>
                                  <w:sz w:val="22"/>
                                </w:rPr>
                                <w:t>HERASCU, IRINA</w:t>
                              </w:r>
                            </w:p>
                            <w:p w14:paraId="574985D7" w14:textId="77777777" w:rsidR="00117380" w:rsidRPr="008647D2" w:rsidRDefault="00117380"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37" o:spid="_x0000_s1052"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">
                  <v:textbox style="mso-fit-shape-to-text:t">
                    <w:txbxContent>
                      <w:p w14:paraId="2BF966B0" w14:textId="77777777" w:rsidR="00117380" w:rsidRDefault="00117380" w:rsidP="00E65606">
                        <w:pPr>
                          <w:rPr>
                            <w:sz w:val="22"/>
                          </w:rPr>
                        </w:pPr>
                        <w:r w:rsidRPr="00683722">
                          <w:rPr>
                            <w:sz w:val="22"/>
                          </w:rPr>
                          <w:t>Group members present:</w:t>
                        </w:r>
                      </w:p>
                      <w:p w14:paraId="19E528D5" w14:textId="77777777" w:rsidR="00117380" w:rsidRDefault="00117380" w:rsidP="00E65606">
                        <w:pPr>
                          <w:rPr>
                            <w:sz w:val="22"/>
                          </w:rPr>
                        </w:pPr>
                        <w:r w:rsidRPr="00F445D6">
                          <w:rPr>
                            <w:sz w:val="22"/>
                          </w:rPr>
                          <w:t>CHEN, XIAOFENG</w:t>
                        </w:r>
                      </w:p>
                      <w:p w14:paraId="075C4461" w14:textId="77777777" w:rsidR="00117380" w:rsidRPr="00F445D6" w:rsidRDefault="00117380" w:rsidP="00E65606">
                        <w:pPr>
                          <w:rPr>
                            <w:sz w:val="22"/>
                          </w:rPr>
                        </w:pPr>
                        <w:r w:rsidRPr="00F445D6">
                          <w:rPr>
                            <w:sz w:val="22"/>
                          </w:rPr>
                          <w:t>ALSHUAIBI, ENAAM ABDULMONEM O</w:t>
                        </w:r>
                      </w:p>
                      <w:p w14:paraId="79B7FE46" w14:textId="77777777" w:rsidR="00117380" w:rsidRPr="00F445D6" w:rsidRDefault="00117380" w:rsidP="00E65606">
                        <w:pPr>
                          <w:rPr>
                            <w:sz w:val="22"/>
                          </w:rPr>
                        </w:pPr>
                        <w:r w:rsidRPr="00F445D6">
                          <w:rPr>
                            <w:sz w:val="22"/>
                          </w:rPr>
                          <w:t>HAMID, BAHIT BIN</w:t>
                        </w:r>
                      </w:p>
                      <w:p w14:paraId="22A2B6BF" w14:textId="77777777" w:rsidR="00117380" w:rsidRPr="00F445D6" w:rsidRDefault="00117380" w:rsidP="00E65606">
                        <w:pPr>
                          <w:rPr>
                            <w:sz w:val="22"/>
                          </w:rPr>
                        </w:pPr>
                        <w:r w:rsidRPr="00F445D6">
                          <w:rPr>
                            <w:sz w:val="22"/>
                          </w:rPr>
                          <w:t>HERASCU, IRINA</w:t>
                        </w:r>
                      </w:p>
                      <w:p w14:paraId="574985D7" w14:textId="77777777" w:rsidR="00117380" w:rsidRPr="008647D2" w:rsidRDefault="00117380" w:rsidP="00E65606">
                        <w:pPr>
                          <w:rPr>
                            <w:sz w:val="22"/>
                          </w:rPr>
                        </w:pPr>
                        <w:r w:rsidRPr="00F445D6">
                          <w:rPr>
                            <w:sz w:val="22"/>
                          </w:rPr>
                          <w:t>THOMAS, SARAH ANNE</w:t>
                        </w:r>
                      </w:p>
                    </w:txbxContent>
                  </v:textbox>
                  <w10:anchorlock/>
                </v:shape>
              </w:pict>
            </mc:Fallback>
          </mc:AlternateContent>
        </w:r>
      </w:ins>
    </w:p>
    <w:p w14:paraId="2559EA93" w14:textId="319E0E3F" w:rsidR="00E65606" w:rsidRDefault="00E65606" w:rsidP="00E65606">
      <w:pPr>
        <w:rPr>
          <w:ins w:id="3483" w:author="Sarah Thomas" w:date="2014-03-12T14:59:00Z"/>
        </w:rPr>
      </w:pPr>
      <w:ins w:id="3484" w:author="Sarah Thomas" w:date="2014-03-12T14:59:00Z">
        <w:r>
          <w:rPr>
            <w:noProof/>
            <w:lang w:val="en-US"/>
          </w:rPr>
          <mc:AlternateContent>
            <mc:Choice Requires="wps">
              <w:drawing>
                <wp:inline distT="0" distB="0" distL="0" distR="0" wp14:anchorId="418520AD" wp14:editId="1B83FD6D">
                  <wp:extent cx="5257800" cy="743585"/>
                  <wp:effectExtent l="0" t="3175" r="12700" b="15240"/>
                  <wp:docPr id="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9B824C8"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117380" w:rsidRDefault="00117380" w:rsidP="00E65606">
                              <w:pPr>
                                <w:rPr>
                                  <w:sz w:val="22"/>
                                </w:rPr>
                              </w:pPr>
                            </w:p>
                            <w:p w14:paraId="71BDED71" w14:textId="77777777" w:rsidR="00117380" w:rsidRPr="0074570A"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40" o:spid="_x0000_s1053"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">
                  <v:textbox style="mso-fit-shape-to-text:t">
                    <w:txbxContent>
                      <w:p w14:paraId="39B824C8"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117380" w:rsidRDefault="00117380" w:rsidP="00E65606">
                        <w:pPr>
                          <w:rPr>
                            <w:sz w:val="22"/>
                          </w:rPr>
                        </w:pPr>
                      </w:p>
                      <w:p w14:paraId="71BDED71" w14:textId="77777777" w:rsidR="00117380" w:rsidRPr="0074570A" w:rsidRDefault="00117380" w:rsidP="00E65606">
                        <w:pPr>
                          <w:rPr>
                            <w:sz w:val="22"/>
                          </w:rPr>
                        </w:pPr>
                      </w:p>
                    </w:txbxContent>
                  </v:textbox>
                  <w10:anchorlock/>
                </v:shape>
              </w:pict>
            </mc:Fallback>
          </mc:AlternateContent>
        </w:r>
      </w:ins>
    </w:p>
    <w:p w14:paraId="6DD086B9" w14:textId="1CCC8F69" w:rsidR="00E65606" w:rsidRDefault="00E65606" w:rsidP="00E65606">
      <w:pPr>
        <w:rPr>
          <w:ins w:id="3485" w:author="Sarah Thomas" w:date="2014-03-12T14:59:00Z"/>
        </w:rPr>
      </w:pPr>
      <w:ins w:id="3486" w:author="Sarah Thomas" w:date="2014-03-12T14:59:00Z">
        <w:r>
          <w:rPr>
            <w:noProof/>
            <w:lang w:val="en-US"/>
          </w:rPr>
          <mc:AlternateContent>
            <mc:Choice Requires="wps">
              <w:drawing>
                <wp:inline distT="0" distB="0" distL="0" distR="0" wp14:anchorId="2B436FFB" wp14:editId="4B9B3852">
                  <wp:extent cx="5257800" cy="407670"/>
                  <wp:effectExtent l="0" t="0" r="12700" b="14605"/>
                  <wp:docPr id="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B35C93A"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197584BF"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36" o:spid="_x0000_s105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NdqsMYtAgAAWgQAAA4AAAAAAAAAAAAAAAAALAIAAGRycy9lMm9E&#10;b2MueG1sUEsBAi0AFAAGAAgAAAAhADAk75faAAAABAEAAA8AAAAAAAAAAAAAAAAAhQQAAGRycy9k&#10;b3ducmV2LnhtbFBLBQYAAAAABAAEAPMAAACMBQAAAAA=&#10;">
                  <v:textbox style="mso-fit-shape-to-text:t">
                    <w:txbxContent>
                      <w:p w14:paraId="3B35C93A"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197584BF" w14:textId="77777777" w:rsidR="00117380" w:rsidRDefault="00117380" w:rsidP="00E65606"/>
                    </w:txbxContent>
                  </v:textbox>
                  <w10:anchorlock/>
                </v:shape>
              </w:pict>
            </mc:Fallback>
          </mc:AlternateContent>
        </w:r>
      </w:ins>
    </w:p>
    <w:p w14:paraId="2578CD58" w14:textId="01042D2F" w:rsidR="00E65606" w:rsidRDefault="00E65606" w:rsidP="00E65606">
      <w:pPr>
        <w:rPr>
          <w:ins w:id="3487" w:author="Sarah Thomas" w:date="2014-03-12T14:59:00Z"/>
        </w:rPr>
      </w:pPr>
      <w:ins w:id="3488" w:author="Sarah Thomas" w:date="2014-03-12T14:59:00Z">
        <w:r>
          <w:rPr>
            <w:noProof/>
            <w:lang w:val="en-US"/>
          </w:rPr>
          <mc:AlternateContent>
            <mc:Choice Requires="wps">
              <w:drawing>
                <wp:inline distT="0" distB="0" distL="0" distR="0" wp14:anchorId="552BAF92" wp14:editId="4C33F9D5">
                  <wp:extent cx="5257800" cy="407670"/>
                  <wp:effectExtent l="0" t="3175" r="12700" b="8255"/>
                  <wp:docPr id="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3CEE1B"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117380" w:rsidRDefault="00117380" w:rsidP="00E65606">
                              <w:r w:rsidRPr="008647D2">
                                <w:t>ALSHUAIBI, ENAAM</w:t>
                              </w:r>
                            </w:p>
                          </w:txbxContent>
                        </wps:txbx>
                        <wps:bodyPr rot="0" vert="horz" wrap="square" lIns="91440" tIns="45720" rIns="91440" bIns="45720" anchor="t" anchorCtr="0" upright="1">
                          <a:spAutoFit/>
                        </wps:bodyPr>
                      </wps:wsp>
                    </a:graphicData>
                  </a:graphic>
                </wp:inline>
              </w:drawing>
            </mc:Choice>
            <mc:Fallback>
              <w:pict>
                <v:shape id="Text Box 35" o:spid="_x0000_s105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YIgvUS8CAABaBAAADgAAAAAAAAAAAAAAAAAsAgAAZHJzL2Uy&#10;b0RvYy54bWxQSwECLQAUAAYACAAAACEAMCTvl9oAAAAEAQAADwAAAAAAAAAAAAAAAACHBAAAZHJz&#10;L2Rvd25yZXYueG1sUEsFBgAAAAAEAAQA8wAAAI4FAAAAAA==&#10;">
                  <v:textbox style="mso-fit-shape-to-text:t">
                    <w:txbxContent>
                      <w:p w14:paraId="5B3CEE1B"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117380" w:rsidRDefault="00117380" w:rsidP="00E65606">
                        <w:r w:rsidRPr="008647D2">
                          <w:t>ALSHUAIBI, ENAAM</w:t>
                        </w:r>
                      </w:p>
                    </w:txbxContent>
                  </v:textbox>
                  <w10:anchorlock/>
                </v:shape>
              </w:pict>
            </mc:Fallback>
          </mc:AlternateContent>
        </w:r>
      </w:ins>
    </w:p>
    <w:p w14:paraId="5E5A1A2E" w14:textId="5F7D884A" w:rsidR="00E65606" w:rsidRDefault="00E65606" w:rsidP="00E65606">
      <w:pPr>
        <w:rPr>
          <w:ins w:id="3489" w:author="Sarah Thomas" w:date="2014-03-12T14:59:00Z"/>
        </w:rPr>
      </w:pPr>
      <w:ins w:id="3490" w:author="Sarah Thomas" w:date="2014-03-12T14:59:00Z">
        <w:r>
          <w:rPr>
            <w:noProof/>
            <w:lang w:val="en-US"/>
          </w:rPr>
          <mc:AlternateContent>
            <mc:Choice Requires="wps">
              <w:drawing>
                <wp:inline distT="0" distB="0" distL="0" distR="0" wp14:anchorId="07FB6782" wp14:editId="230DB24A">
                  <wp:extent cx="5257800" cy="407670"/>
                  <wp:effectExtent l="0" t="0" r="12700" b="14605"/>
                  <wp:docPr id="3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ABA5AA8"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117380" w:rsidRDefault="00117380" w:rsidP="00E65606">
                              <w:r>
                                <w:t>HERASCU</w:t>
                              </w:r>
                              <w:r w:rsidRPr="008647D2">
                                <w:t xml:space="preserve">, </w:t>
                              </w:r>
                              <w:r>
                                <w:t>IRINA</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34" o:spid="_x0000_s1056"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H/rAEEtAgAAWgQAAA4AAAAAAAAAAAAAAAAALAIAAGRycy9lMm9E&#10;b2MueG1sUEsBAi0AFAAGAAgAAAAhADAk75faAAAABAEAAA8AAAAAAAAAAAAAAAAAhQQAAGRycy9k&#10;b3ducmV2LnhtbFBLBQYAAAAABAAEAPMAAACMBQAAAAA=&#10;">
                  <v:textbox style="mso-fit-shape-to-text:t">
                    <w:txbxContent>
                      <w:p w14:paraId="1ABA5AA8"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117380" w:rsidRDefault="00117380" w:rsidP="00E65606">
                        <w:r>
                          <w:t>HERASCU</w:t>
                        </w:r>
                        <w:r w:rsidRPr="008647D2">
                          <w:t xml:space="preserve">, </w:t>
                        </w:r>
                        <w:r>
                          <w:t>IRINA</w:t>
                        </w:r>
                        <w:r w:rsidRPr="008647D2">
                          <w:t xml:space="preserve"> </w:t>
                        </w:r>
                      </w:p>
                    </w:txbxContent>
                  </v:textbox>
                  <w10:anchorlock/>
                </v:shape>
              </w:pict>
            </mc:Fallback>
          </mc:AlternateContent>
        </w:r>
      </w:ins>
    </w:p>
    <w:p w14:paraId="6399F30B" w14:textId="28A47012" w:rsidR="00E65606" w:rsidRDefault="00E65606" w:rsidP="00E65606">
      <w:pPr>
        <w:rPr>
          <w:ins w:id="3491" w:author="Sarah Thomas" w:date="2014-03-12T14:59:00Z"/>
        </w:rPr>
      </w:pPr>
      <w:ins w:id="3492" w:author="Sarah Thomas" w:date="2014-03-12T14:59:00Z">
        <w:r>
          <w:rPr>
            <w:noProof/>
            <w:lang w:val="en-US"/>
          </w:rPr>
          <w:lastRenderedPageBreak/>
          <mc:AlternateContent>
            <mc:Choice Requires="wps">
              <w:drawing>
                <wp:inline distT="0" distB="0" distL="0" distR="0" wp14:anchorId="52BE962E" wp14:editId="3530B535">
                  <wp:extent cx="5257800" cy="1210945"/>
                  <wp:effectExtent l="0" t="3175" r="12700" b="17780"/>
                  <wp:docPr id="3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3561E29"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117380" w:rsidRDefault="00117380" w:rsidP="00E65606">
                              <w:pPr>
                                <w:rPr>
                                  <w:sz w:val="22"/>
                                </w:rPr>
                              </w:pPr>
                            </w:p>
                            <w:p w14:paraId="04311862" w14:textId="77777777" w:rsidR="00117380" w:rsidRDefault="00117380" w:rsidP="00E65606">
                              <w:pPr>
                                <w:rPr>
                                  <w:sz w:val="22"/>
                                </w:rPr>
                              </w:pPr>
                              <w:r>
                                <w:rPr>
                                  <w:sz w:val="22"/>
                                </w:rPr>
                                <w:t xml:space="preserve">Agreed </w:t>
                              </w:r>
                            </w:p>
                            <w:p w14:paraId="6A8116F4" w14:textId="77777777" w:rsidR="00117380" w:rsidRDefault="00117380" w:rsidP="00E65606">
                              <w:pPr>
                                <w:rPr>
                                  <w:sz w:val="22"/>
                                </w:rPr>
                              </w:pPr>
                            </w:p>
                            <w:p w14:paraId="755A870C" w14:textId="77777777" w:rsidR="00117380" w:rsidRDefault="00117380" w:rsidP="00E65606">
                              <w:pPr>
                                <w:rPr>
                                  <w:sz w:val="22"/>
                                </w:rPr>
                              </w:pPr>
                              <w:r w:rsidRPr="00683722">
                                <w:rPr>
                                  <w:sz w:val="22"/>
                                </w:rPr>
                                <w:t>List any correc</w:t>
                              </w:r>
                              <w:r>
                                <w:rPr>
                                  <w:sz w:val="22"/>
                                </w:rPr>
                                <w:t>tions of matters of fact here:</w:t>
                              </w:r>
                            </w:p>
                            <w:p w14:paraId="2CFBD398"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33" o:spid="_x0000_s105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tDfQRLgIAAFsEAAAOAAAAAAAAAAAAAAAAACwCAABkcnMvZTJv&#10;RG9jLnhtbFBLAQItABQABgAIAAAAIQDeYOlz2gAAAAUBAAAPAAAAAAAAAAAAAAAAAIYEAABkcnMv&#10;ZG93bnJldi54bWxQSwUGAAAAAAQABADzAAAAjQUAAAAA&#10;">
                  <v:textbox style="mso-fit-shape-to-text:t">
                    <w:txbxContent>
                      <w:p w14:paraId="33561E29"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117380" w:rsidRDefault="00117380" w:rsidP="00E65606">
                        <w:pPr>
                          <w:rPr>
                            <w:sz w:val="22"/>
                          </w:rPr>
                        </w:pPr>
                      </w:p>
                      <w:p w14:paraId="04311862" w14:textId="77777777" w:rsidR="00117380" w:rsidRDefault="00117380" w:rsidP="00E65606">
                        <w:pPr>
                          <w:rPr>
                            <w:sz w:val="22"/>
                          </w:rPr>
                        </w:pPr>
                        <w:r>
                          <w:rPr>
                            <w:sz w:val="22"/>
                          </w:rPr>
                          <w:t xml:space="preserve">Agreed </w:t>
                        </w:r>
                      </w:p>
                      <w:p w14:paraId="6A8116F4" w14:textId="77777777" w:rsidR="00117380" w:rsidRDefault="00117380" w:rsidP="00E65606">
                        <w:pPr>
                          <w:rPr>
                            <w:sz w:val="22"/>
                          </w:rPr>
                        </w:pPr>
                      </w:p>
                      <w:p w14:paraId="755A870C" w14:textId="77777777" w:rsidR="00117380" w:rsidRDefault="00117380" w:rsidP="00E65606">
                        <w:pPr>
                          <w:rPr>
                            <w:sz w:val="22"/>
                          </w:rPr>
                        </w:pPr>
                        <w:r w:rsidRPr="00683722">
                          <w:rPr>
                            <w:sz w:val="22"/>
                          </w:rPr>
                          <w:t>List any correc</w:t>
                        </w:r>
                        <w:r>
                          <w:rPr>
                            <w:sz w:val="22"/>
                          </w:rPr>
                          <w:t>tions of matters of fact here:</w:t>
                        </w:r>
                      </w:p>
                      <w:p w14:paraId="2CFBD398" w14:textId="77777777" w:rsidR="00117380" w:rsidRDefault="00117380" w:rsidP="00E65606"/>
                    </w:txbxContent>
                  </v:textbox>
                  <w10:anchorlock/>
                </v:shape>
              </w:pict>
            </mc:Fallback>
          </mc:AlternateContent>
        </w:r>
      </w:ins>
    </w:p>
    <w:p w14:paraId="40F64161" w14:textId="55450769" w:rsidR="00E65606" w:rsidRDefault="00E65606" w:rsidP="00E65606">
      <w:pPr>
        <w:rPr>
          <w:ins w:id="3493" w:author="Sarah Thomas" w:date="2014-03-12T14:59:00Z"/>
        </w:rPr>
      </w:pPr>
      <w:ins w:id="3494" w:author="Sarah Thomas" w:date="2014-03-12T14:59:00Z">
        <w:r>
          <w:rPr>
            <w:noProof/>
            <w:lang w:val="en-US"/>
          </w:rPr>
          <mc:AlternateContent>
            <mc:Choice Requires="wps">
              <w:drawing>
                <wp:inline distT="0" distB="0" distL="0" distR="0" wp14:anchorId="74944623" wp14:editId="72D44AC3">
                  <wp:extent cx="5257800" cy="1532255"/>
                  <wp:effectExtent l="0" t="0" r="12700" b="8255"/>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32255"/>
                          </a:xfrm>
                          <a:prstGeom prst="rect">
                            <a:avLst/>
                          </a:prstGeom>
                          <a:solidFill>
                            <a:srgbClr val="FFFFFF"/>
                          </a:solidFill>
                          <a:ln w="9525">
                            <a:solidFill>
                              <a:srgbClr val="000000"/>
                            </a:solidFill>
                            <a:miter lim="800000"/>
                            <a:headEnd/>
                            <a:tailEnd/>
                          </a:ln>
                        </wps:spPr>
                        <wps:txbx>
                          <w:txbxContent>
                            <w:p w14:paraId="6597F078"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117380" w:rsidRDefault="00117380" w:rsidP="00E65606">
                              <w:pPr>
                                <w:rPr>
                                  <w:sz w:val="22"/>
                                </w:rPr>
                              </w:pPr>
                            </w:p>
                            <w:p w14:paraId="0EF6451D" w14:textId="77777777" w:rsidR="00117380" w:rsidRPr="00BF2C9C" w:rsidRDefault="00117380"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117380" w:rsidRPr="00BF2C9C" w:rsidRDefault="00117380" w:rsidP="00E65606">
                              <w:pPr>
                                <w:numPr>
                                  <w:ilvl w:val="0"/>
                                  <w:numId w:val="59"/>
                                </w:numPr>
                                <w:spacing w:after="0"/>
                                <w:rPr>
                                  <w:sz w:val="22"/>
                                </w:rPr>
                              </w:pPr>
                              <w:r w:rsidRPr="00BF2C9C">
                                <w:rPr>
                                  <w:sz w:val="22"/>
                                </w:rPr>
                                <w:t xml:space="preserve">SARAH completed the Use Case Diagram </w:t>
                              </w:r>
                            </w:p>
                            <w:p w14:paraId="02E0D2F0" w14:textId="77777777" w:rsidR="00117380" w:rsidRPr="00BF2C9C" w:rsidRDefault="00117380" w:rsidP="00E65606">
                              <w:pPr>
                                <w:numPr>
                                  <w:ilvl w:val="0"/>
                                  <w:numId w:val="59"/>
                                </w:numPr>
                                <w:spacing w:after="0"/>
                                <w:rPr>
                                  <w:sz w:val="22"/>
                                </w:rPr>
                              </w:pPr>
                              <w:r w:rsidRPr="00BF2C9C">
                                <w:rPr>
                                  <w:sz w:val="22"/>
                                </w:rPr>
                                <w:t>BAHIT completed Gantt chart</w:t>
                              </w:r>
                            </w:p>
                            <w:p w14:paraId="0608FF9B" w14:textId="77777777" w:rsidR="00117380" w:rsidRPr="00BF2C9C" w:rsidRDefault="00117380"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32" o:spid="_x0000_s1058" type="#_x0000_t202" style="width:414pt;height:12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">
                  <v:textbox style="mso-fit-shape-to-text:t">
                    <w:txbxContent>
                      <w:p w14:paraId="6597F078"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117380" w:rsidRDefault="00117380" w:rsidP="00E65606">
                        <w:pPr>
                          <w:rPr>
                            <w:sz w:val="22"/>
                          </w:rPr>
                        </w:pPr>
                      </w:p>
                      <w:p w14:paraId="0EF6451D" w14:textId="77777777" w:rsidR="00117380" w:rsidRPr="00BF2C9C" w:rsidRDefault="00117380"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117380" w:rsidRPr="00BF2C9C" w:rsidRDefault="00117380" w:rsidP="00E65606">
                        <w:pPr>
                          <w:numPr>
                            <w:ilvl w:val="0"/>
                            <w:numId w:val="59"/>
                          </w:numPr>
                          <w:spacing w:after="0"/>
                          <w:rPr>
                            <w:sz w:val="22"/>
                          </w:rPr>
                        </w:pPr>
                        <w:r w:rsidRPr="00BF2C9C">
                          <w:rPr>
                            <w:sz w:val="22"/>
                          </w:rPr>
                          <w:t xml:space="preserve">SARAH completed the Use Case Diagram </w:t>
                        </w:r>
                      </w:p>
                      <w:p w14:paraId="02E0D2F0" w14:textId="77777777" w:rsidR="00117380" w:rsidRPr="00BF2C9C" w:rsidRDefault="00117380" w:rsidP="00E65606">
                        <w:pPr>
                          <w:numPr>
                            <w:ilvl w:val="0"/>
                            <w:numId w:val="59"/>
                          </w:numPr>
                          <w:spacing w:after="0"/>
                          <w:rPr>
                            <w:sz w:val="22"/>
                          </w:rPr>
                        </w:pPr>
                        <w:r w:rsidRPr="00BF2C9C">
                          <w:rPr>
                            <w:sz w:val="22"/>
                          </w:rPr>
                          <w:t>BAHIT completed Gantt chart</w:t>
                        </w:r>
                      </w:p>
                      <w:p w14:paraId="0608FF9B" w14:textId="77777777" w:rsidR="00117380" w:rsidRPr="00BF2C9C" w:rsidRDefault="00117380"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117380" w:rsidRDefault="00117380" w:rsidP="00E65606"/>
                    </w:txbxContent>
                  </v:textbox>
                  <w10:anchorlock/>
                </v:shape>
              </w:pict>
            </mc:Fallback>
          </mc:AlternateContent>
        </w:r>
      </w:ins>
    </w:p>
    <w:p w14:paraId="512226EC" w14:textId="2BCCA08B" w:rsidR="00E65606" w:rsidRDefault="00E65606" w:rsidP="00E65606">
      <w:pPr>
        <w:rPr>
          <w:ins w:id="3495" w:author="Sarah Thomas" w:date="2014-03-12T14:59:00Z"/>
        </w:rPr>
      </w:pPr>
      <w:ins w:id="3496" w:author="Sarah Thomas" w:date="2014-03-12T14:59:00Z">
        <w:r>
          <w:rPr>
            <w:noProof/>
            <w:lang w:val="en-US"/>
          </w:rPr>
          <mc:AlternateContent>
            <mc:Choice Requires="wps">
              <w:drawing>
                <wp:inline distT="0" distB="0" distL="0" distR="0" wp14:anchorId="7753AE56" wp14:editId="4A409CCF">
                  <wp:extent cx="5257800" cy="568325"/>
                  <wp:effectExtent l="0" t="0" r="12700" b="15875"/>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894ACD8"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31" o:spid="_x0000_s1059"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KQLLyMtAgAAWgQAAA4AAAAAAAAAAAAAAAAALAIAAGRycy9lMm9E&#10;b2MueG1sUEsBAi0AFAAGAAgAAAAhAGalT7jaAAAABAEAAA8AAAAAAAAAAAAAAAAAhQQAAGRycy9k&#10;b3ducmV2LnhtbFBLBQYAAAAABAAEAPMAAACMBQAAAAA=&#10;">
                  <v:textbox style="mso-fit-shape-to-text:t">
                    <w:txbxContent>
                      <w:p w14:paraId="7894ACD8"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117380" w:rsidRDefault="00117380" w:rsidP="00E65606"/>
                    </w:txbxContent>
                  </v:textbox>
                  <w10:anchorlock/>
                </v:shape>
              </w:pict>
            </mc:Fallback>
          </mc:AlternateContent>
        </w:r>
      </w:ins>
    </w:p>
    <w:p w14:paraId="691E9985" w14:textId="019E5A7D" w:rsidR="00E65606" w:rsidRDefault="00E65606" w:rsidP="00E65606">
      <w:pPr>
        <w:rPr>
          <w:ins w:id="3497" w:author="Sarah Thomas" w:date="2014-03-12T14:59:00Z"/>
        </w:rPr>
      </w:pPr>
      <w:ins w:id="3498" w:author="Sarah Thomas" w:date="2014-03-12T14:59:00Z">
        <w:r>
          <w:rPr>
            <w:noProof/>
            <w:lang w:val="en-US"/>
          </w:rPr>
          <mc:AlternateContent>
            <mc:Choice Requires="wps">
              <w:drawing>
                <wp:inline distT="0" distB="0" distL="0" distR="0" wp14:anchorId="605422BC" wp14:editId="1310ABE0">
                  <wp:extent cx="5257800" cy="1678305"/>
                  <wp:effectExtent l="0" t="6350" r="12700" b="17145"/>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69426DAC" w14:textId="77777777" w:rsidR="00117380" w:rsidRDefault="00117380" w:rsidP="00E65606">
                              <w:pPr>
                                <w:rPr>
                                  <w:sz w:val="22"/>
                                </w:rPr>
                              </w:pPr>
                              <w:r w:rsidRPr="00EF6BC8">
                                <w:rPr>
                                  <w:sz w:val="22"/>
                                </w:rPr>
                                <w:t>New matters discussed:</w:t>
                              </w:r>
                            </w:p>
                            <w:p w14:paraId="347654E6" w14:textId="77777777" w:rsidR="00117380" w:rsidRDefault="00117380" w:rsidP="00E65606">
                              <w:pPr>
                                <w:rPr>
                                  <w:sz w:val="22"/>
                                </w:rPr>
                              </w:pPr>
                            </w:p>
                            <w:p w14:paraId="3AA3C73C" w14:textId="77777777" w:rsidR="00117380" w:rsidRPr="00EF6BC8" w:rsidRDefault="00117380" w:rsidP="00E65606">
                              <w:pPr>
                                <w:numPr>
                                  <w:ilvl w:val="0"/>
                                  <w:numId w:val="57"/>
                                </w:numPr>
                                <w:spacing w:after="0"/>
                                <w:rPr>
                                  <w:sz w:val="22"/>
                                </w:rPr>
                              </w:pPr>
                              <w:r>
                                <w:rPr>
                                  <w:sz w:val="22"/>
                                </w:rPr>
                                <w:t>Brainstorming of the website</w:t>
                              </w:r>
                            </w:p>
                            <w:p w14:paraId="381F0DCF" w14:textId="77777777" w:rsidR="00117380" w:rsidRDefault="00117380"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117380" w:rsidRDefault="00117380"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117380" w:rsidRPr="00F37C7C" w:rsidRDefault="00117380" w:rsidP="00E65606">
                              <w:pPr>
                                <w:numPr>
                                  <w:ilvl w:val="0"/>
                                  <w:numId w:val="57"/>
                                </w:numPr>
                                <w:spacing w:after="0"/>
                              </w:pPr>
                              <w:r w:rsidRPr="00BF2C9C">
                                <w:rPr>
                                  <w:sz w:val="22"/>
                                </w:rPr>
                                <w:t>Team members chose Git as Source Code Management System</w:t>
                              </w:r>
                              <w:r>
                                <w:rPr>
                                  <w:sz w:val="22"/>
                                </w:rPr>
                                <w:t>.</w:t>
                              </w:r>
                            </w:p>
                            <w:p w14:paraId="5D52286A" w14:textId="77777777" w:rsidR="00117380" w:rsidRDefault="00117380" w:rsidP="00E65606">
                              <w:pPr>
                                <w:ind w:left="720"/>
                              </w:pPr>
                              <w:r>
                                <w:t xml:space="preserve"> </w:t>
                              </w:r>
                            </w:p>
                            <w:p w14:paraId="33E54A31" w14:textId="77777777" w:rsidR="00117380" w:rsidRPr="00674F95" w:rsidRDefault="00117380" w:rsidP="00E65606">
                              <w:pPr>
                                <w:rPr>
                                  <w:sz w:val="22"/>
                                </w:rPr>
                              </w:pPr>
                              <w:r w:rsidRPr="00674F95">
                                <w:rPr>
                                  <w:sz w:val="22"/>
                                </w:rPr>
                                <w:t>Issues/problems to be reported to project supervisor:</w:t>
                              </w:r>
                            </w:p>
                            <w:p w14:paraId="7E5C11EA"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30" o:spid="_x0000_s1060"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">
                  <v:textbox style="mso-fit-shape-to-text:t">
                    <w:txbxContent>
                      <w:p w14:paraId="69426DAC" w14:textId="77777777" w:rsidR="00117380" w:rsidRDefault="00117380" w:rsidP="00E65606">
                        <w:pPr>
                          <w:rPr>
                            <w:sz w:val="22"/>
                          </w:rPr>
                        </w:pPr>
                        <w:r w:rsidRPr="00EF6BC8">
                          <w:rPr>
                            <w:sz w:val="22"/>
                          </w:rPr>
                          <w:t>New matters discussed:</w:t>
                        </w:r>
                      </w:p>
                      <w:p w14:paraId="347654E6" w14:textId="77777777" w:rsidR="00117380" w:rsidRDefault="00117380" w:rsidP="00E65606">
                        <w:pPr>
                          <w:rPr>
                            <w:sz w:val="22"/>
                          </w:rPr>
                        </w:pPr>
                      </w:p>
                      <w:p w14:paraId="3AA3C73C" w14:textId="77777777" w:rsidR="00117380" w:rsidRPr="00EF6BC8" w:rsidRDefault="00117380" w:rsidP="00E65606">
                        <w:pPr>
                          <w:numPr>
                            <w:ilvl w:val="0"/>
                            <w:numId w:val="57"/>
                          </w:numPr>
                          <w:spacing w:after="0"/>
                          <w:rPr>
                            <w:sz w:val="22"/>
                          </w:rPr>
                        </w:pPr>
                        <w:r>
                          <w:rPr>
                            <w:sz w:val="22"/>
                          </w:rPr>
                          <w:t>Brainstorming of the website</w:t>
                        </w:r>
                      </w:p>
                      <w:p w14:paraId="381F0DCF" w14:textId="77777777" w:rsidR="00117380" w:rsidRDefault="00117380"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117380" w:rsidRDefault="00117380"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117380" w:rsidRPr="00F37C7C" w:rsidRDefault="00117380" w:rsidP="00E65606">
                        <w:pPr>
                          <w:numPr>
                            <w:ilvl w:val="0"/>
                            <w:numId w:val="57"/>
                          </w:numPr>
                          <w:spacing w:after="0"/>
                        </w:pPr>
                        <w:r w:rsidRPr="00BF2C9C">
                          <w:rPr>
                            <w:sz w:val="22"/>
                          </w:rPr>
                          <w:t>Team members chose Git as Source Code Management System</w:t>
                        </w:r>
                        <w:r>
                          <w:rPr>
                            <w:sz w:val="22"/>
                          </w:rPr>
                          <w:t>.</w:t>
                        </w:r>
                      </w:p>
                      <w:p w14:paraId="5D52286A" w14:textId="77777777" w:rsidR="00117380" w:rsidRDefault="00117380" w:rsidP="00E65606">
                        <w:pPr>
                          <w:ind w:left="720"/>
                        </w:pPr>
                        <w:r>
                          <w:t xml:space="preserve"> </w:t>
                        </w:r>
                      </w:p>
                      <w:p w14:paraId="33E54A31" w14:textId="77777777" w:rsidR="00117380" w:rsidRPr="00674F95" w:rsidRDefault="00117380" w:rsidP="00E65606">
                        <w:pPr>
                          <w:rPr>
                            <w:sz w:val="22"/>
                          </w:rPr>
                        </w:pPr>
                        <w:r w:rsidRPr="00674F95">
                          <w:rPr>
                            <w:sz w:val="22"/>
                          </w:rPr>
                          <w:t>Issues/problems to be reported to project supervisor:</w:t>
                        </w:r>
                      </w:p>
                      <w:p w14:paraId="7E5C11EA" w14:textId="77777777" w:rsidR="00117380" w:rsidRDefault="00117380" w:rsidP="00E65606"/>
                    </w:txbxContent>
                  </v:textbox>
                  <w10:anchorlock/>
                </v:shape>
              </w:pict>
            </mc:Fallback>
          </mc:AlternateContent>
        </w:r>
      </w:ins>
    </w:p>
    <w:p w14:paraId="55F4664C" w14:textId="77777777" w:rsidR="00E65606" w:rsidRDefault="00E65606" w:rsidP="00E65606">
      <w:pPr>
        <w:rPr>
          <w:ins w:id="3499" w:author="Sarah Thomas" w:date="2014-03-12T14:59:00Z"/>
        </w:rPr>
      </w:pPr>
    </w:p>
    <w:p w14:paraId="1C05496E" w14:textId="412B24F0" w:rsidR="00E65606" w:rsidRDefault="00E65606" w:rsidP="00E65606">
      <w:pPr>
        <w:rPr>
          <w:ins w:id="3500" w:author="Sarah Thomas" w:date="2014-03-12T14:59:00Z"/>
        </w:rPr>
      </w:pPr>
      <w:ins w:id="3501" w:author="Sarah Thomas" w:date="2014-03-12T14:59:00Z">
        <w:r>
          <w:rPr>
            <w:noProof/>
            <w:lang w:val="en-US"/>
          </w:rPr>
          <w:lastRenderedPageBreak/>
          <mc:AlternateContent>
            <mc:Choice Requires="wps">
              <w:drawing>
                <wp:inline distT="0" distB="0" distL="0" distR="0" wp14:anchorId="16C56C21" wp14:editId="1C2B38B4">
                  <wp:extent cx="5257800" cy="2174875"/>
                  <wp:effectExtent l="0" t="0" r="12700" b="9525"/>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174875"/>
                          </a:xfrm>
                          <a:prstGeom prst="rect">
                            <a:avLst/>
                          </a:prstGeom>
                          <a:solidFill>
                            <a:srgbClr val="FFFFFF"/>
                          </a:solidFill>
                          <a:ln w="9525">
                            <a:solidFill>
                              <a:srgbClr val="000000"/>
                            </a:solidFill>
                            <a:miter lim="800000"/>
                            <a:headEnd/>
                            <a:tailEnd/>
                          </a:ln>
                        </wps:spPr>
                        <wps:txbx>
                          <w:txbxContent>
                            <w:p w14:paraId="79A8893A"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117380" w:rsidRDefault="00117380" w:rsidP="00E65606">
                              <w:pPr>
                                <w:rPr>
                                  <w:sz w:val="22"/>
                                </w:rPr>
                              </w:pPr>
                            </w:p>
                            <w:p w14:paraId="51BA6424" w14:textId="77777777" w:rsidR="00117380" w:rsidRDefault="00117380" w:rsidP="00E65606">
                              <w:pPr>
                                <w:rPr>
                                  <w:sz w:val="22"/>
                                </w:rPr>
                              </w:pPr>
                              <w:r>
                                <w:rPr>
                                  <w:sz w:val="22"/>
                                </w:rPr>
                                <w:t>ALL TO BE COMPLETED BEFORE NEXT MEETING</w:t>
                              </w:r>
                            </w:p>
                            <w:p w14:paraId="76A0A0ED" w14:textId="77777777" w:rsidR="00117380" w:rsidRDefault="00117380" w:rsidP="00E65606">
                              <w:pPr>
                                <w:rPr>
                                  <w:sz w:val="22"/>
                                </w:rPr>
                              </w:pPr>
                            </w:p>
                            <w:p w14:paraId="0B4A9ADD" w14:textId="77777777" w:rsidR="00117380" w:rsidRDefault="00117380"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117380" w:rsidRDefault="00117380" w:rsidP="00E65606">
                              <w:pPr>
                                <w:numPr>
                                  <w:ilvl w:val="0"/>
                                  <w:numId w:val="58"/>
                                </w:numPr>
                                <w:spacing w:after="0"/>
                                <w:rPr>
                                  <w:sz w:val="22"/>
                                </w:rPr>
                              </w:pPr>
                              <w:r w:rsidRPr="00BF2C9C">
                                <w:rPr>
                                  <w:sz w:val="22"/>
                                </w:rPr>
                                <w:t xml:space="preserve">IRINA to prepare design for user registration forms </w:t>
                              </w:r>
                            </w:p>
                            <w:p w14:paraId="1E8A27FB" w14:textId="77777777" w:rsidR="00117380" w:rsidRPr="00BF2C9C" w:rsidRDefault="00117380" w:rsidP="00E65606">
                              <w:pPr>
                                <w:numPr>
                                  <w:ilvl w:val="0"/>
                                  <w:numId w:val="58"/>
                                </w:numPr>
                                <w:spacing w:after="0"/>
                                <w:rPr>
                                  <w:sz w:val="22"/>
                                </w:rPr>
                              </w:pPr>
                              <w:r>
                                <w:rPr>
                                  <w:sz w:val="22"/>
                                </w:rPr>
                                <w:t>ALL MEMBERS to come up with suggestions on making the Dataflow Model</w:t>
                              </w:r>
                            </w:p>
                            <w:p w14:paraId="352C8972"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29" o:spid="_x0000_s1061" type="#_x0000_t202" style="width:414pt;height:17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">
                  <v:textbox style="mso-fit-shape-to-text:t">
                    <w:txbxContent>
                      <w:p w14:paraId="79A8893A"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117380" w:rsidRDefault="00117380" w:rsidP="00E65606">
                        <w:pPr>
                          <w:rPr>
                            <w:sz w:val="22"/>
                          </w:rPr>
                        </w:pPr>
                      </w:p>
                      <w:p w14:paraId="51BA6424" w14:textId="77777777" w:rsidR="00117380" w:rsidRDefault="00117380" w:rsidP="00E65606">
                        <w:pPr>
                          <w:rPr>
                            <w:sz w:val="22"/>
                          </w:rPr>
                        </w:pPr>
                        <w:r>
                          <w:rPr>
                            <w:sz w:val="22"/>
                          </w:rPr>
                          <w:t>ALL TO BE COMPLETED BEFORE NEXT MEETING</w:t>
                        </w:r>
                      </w:p>
                      <w:p w14:paraId="76A0A0ED" w14:textId="77777777" w:rsidR="00117380" w:rsidRDefault="00117380" w:rsidP="00E65606">
                        <w:pPr>
                          <w:rPr>
                            <w:sz w:val="22"/>
                          </w:rPr>
                        </w:pPr>
                      </w:p>
                      <w:p w14:paraId="0B4A9ADD" w14:textId="77777777" w:rsidR="00117380" w:rsidRDefault="00117380"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117380" w:rsidRDefault="00117380" w:rsidP="00E65606">
                        <w:pPr>
                          <w:numPr>
                            <w:ilvl w:val="0"/>
                            <w:numId w:val="58"/>
                          </w:numPr>
                          <w:spacing w:after="0"/>
                          <w:rPr>
                            <w:sz w:val="22"/>
                          </w:rPr>
                        </w:pPr>
                        <w:r w:rsidRPr="00BF2C9C">
                          <w:rPr>
                            <w:sz w:val="22"/>
                          </w:rPr>
                          <w:t xml:space="preserve">IRINA to prepare design for user registration forms </w:t>
                        </w:r>
                      </w:p>
                      <w:p w14:paraId="1E8A27FB" w14:textId="77777777" w:rsidR="00117380" w:rsidRPr="00BF2C9C" w:rsidRDefault="00117380" w:rsidP="00E65606">
                        <w:pPr>
                          <w:numPr>
                            <w:ilvl w:val="0"/>
                            <w:numId w:val="58"/>
                          </w:numPr>
                          <w:spacing w:after="0"/>
                          <w:rPr>
                            <w:sz w:val="22"/>
                          </w:rPr>
                        </w:pPr>
                        <w:r>
                          <w:rPr>
                            <w:sz w:val="22"/>
                          </w:rPr>
                          <w:t>ALL MEMBERS to come up with suggestions on making the Dataflow Model</w:t>
                        </w:r>
                      </w:p>
                      <w:p w14:paraId="352C8972" w14:textId="77777777" w:rsidR="00117380" w:rsidRDefault="00117380" w:rsidP="00E65606"/>
                    </w:txbxContent>
                  </v:textbox>
                  <w10:anchorlock/>
                </v:shape>
              </w:pict>
            </mc:Fallback>
          </mc:AlternateContent>
        </w:r>
      </w:ins>
    </w:p>
    <w:p w14:paraId="2710861F" w14:textId="02809DEB" w:rsidR="00E65606" w:rsidRPr="00486475" w:rsidRDefault="00E65606" w:rsidP="00E65606">
      <w:pPr>
        <w:rPr>
          <w:ins w:id="3502" w:author="Sarah Thomas" w:date="2014-03-12T14:59:00Z"/>
        </w:rPr>
      </w:pPr>
      <w:ins w:id="3503" w:author="Sarah Thomas" w:date="2014-03-12T14:59:00Z">
        <w:r>
          <w:rPr>
            <w:noProof/>
            <w:lang w:val="en-US"/>
          </w:rPr>
          <mc:AlternateContent>
            <mc:Choice Requires="wps">
              <w:drawing>
                <wp:inline distT="0" distB="0" distL="0" distR="0" wp14:anchorId="2ED1DBB2" wp14:editId="1133924F">
                  <wp:extent cx="5257800" cy="1210945"/>
                  <wp:effectExtent l="0" t="6350" r="12700" b="14605"/>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FC08573"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117380" w:rsidRDefault="00117380" w:rsidP="00E65606">
                              <w:pPr>
                                <w:rPr>
                                  <w:sz w:val="22"/>
                                </w:rPr>
                              </w:pPr>
                            </w:p>
                            <w:p w14:paraId="54A10E91" w14:textId="77777777" w:rsidR="00117380" w:rsidRDefault="00117380" w:rsidP="00E65606">
                              <w:pPr>
                                <w:rPr>
                                  <w:sz w:val="22"/>
                                </w:rPr>
                              </w:pPr>
                              <w:r>
                                <w:rPr>
                                  <w:sz w:val="22"/>
                                </w:rPr>
                                <w:t>Next Meeting: Monday 27 Jan, 15:00, Orangery</w:t>
                              </w:r>
                            </w:p>
                            <w:p w14:paraId="41B8A33F" w14:textId="77777777" w:rsidR="00117380" w:rsidRDefault="00117380" w:rsidP="00E65606">
                              <w:pPr>
                                <w:rPr>
                                  <w:sz w:val="22"/>
                                </w:rPr>
                              </w:pPr>
                              <w:r>
                                <w:rPr>
                                  <w:sz w:val="22"/>
                                </w:rPr>
                                <w:t>Chair: IRINA</w:t>
                              </w:r>
                            </w:p>
                            <w:p w14:paraId="635B882B" w14:textId="77777777" w:rsidR="00117380" w:rsidRDefault="00117380" w:rsidP="00E65606">
                              <w:pPr>
                                <w:rPr>
                                  <w:sz w:val="22"/>
                                </w:rPr>
                              </w:pPr>
                              <w:r>
                                <w:rPr>
                                  <w:sz w:val="22"/>
                                </w:rPr>
                                <w:t>Secretary: XIAOFENG</w:t>
                              </w:r>
                            </w:p>
                            <w:p w14:paraId="4983C31F"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28" o:spid="_x0000_s1062"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2Ys8zLgIAAFsEAAAOAAAAAAAAAAAAAAAAACwCAABkcnMvZTJv&#10;RG9jLnhtbFBLAQItABQABgAIAAAAIQDeYOlz2gAAAAUBAAAPAAAAAAAAAAAAAAAAAIYEAABkcnMv&#10;ZG93bnJldi54bWxQSwUGAAAAAAQABADzAAAAjQUAAAAA&#10;">
                  <v:textbox style="mso-fit-shape-to-text:t">
                    <w:txbxContent>
                      <w:p w14:paraId="3FC08573"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117380" w:rsidRDefault="00117380" w:rsidP="00E65606">
                        <w:pPr>
                          <w:rPr>
                            <w:sz w:val="22"/>
                          </w:rPr>
                        </w:pPr>
                      </w:p>
                      <w:p w14:paraId="54A10E91" w14:textId="77777777" w:rsidR="00117380" w:rsidRDefault="00117380" w:rsidP="00E65606">
                        <w:pPr>
                          <w:rPr>
                            <w:sz w:val="22"/>
                          </w:rPr>
                        </w:pPr>
                        <w:r>
                          <w:rPr>
                            <w:sz w:val="22"/>
                          </w:rPr>
                          <w:t>Next Meeting: Monday 27 Jan, 15:00, Orangery</w:t>
                        </w:r>
                      </w:p>
                      <w:p w14:paraId="41B8A33F" w14:textId="77777777" w:rsidR="00117380" w:rsidRDefault="00117380" w:rsidP="00E65606">
                        <w:pPr>
                          <w:rPr>
                            <w:sz w:val="22"/>
                          </w:rPr>
                        </w:pPr>
                        <w:r>
                          <w:rPr>
                            <w:sz w:val="22"/>
                          </w:rPr>
                          <w:t>Chair: IRINA</w:t>
                        </w:r>
                      </w:p>
                      <w:p w14:paraId="635B882B" w14:textId="77777777" w:rsidR="00117380" w:rsidRDefault="00117380" w:rsidP="00E65606">
                        <w:pPr>
                          <w:rPr>
                            <w:sz w:val="22"/>
                          </w:rPr>
                        </w:pPr>
                        <w:r>
                          <w:rPr>
                            <w:sz w:val="22"/>
                          </w:rPr>
                          <w:t>Secretary: XIAOFENG</w:t>
                        </w:r>
                      </w:p>
                      <w:p w14:paraId="4983C31F" w14:textId="77777777" w:rsidR="00117380" w:rsidRDefault="00117380" w:rsidP="00E65606"/>
                    </w:txbxContent>
                  </v:textbox>
                  <w10:anchorlock/>
                </v:shape>
              </w:pict>
            </mc:Fallback>
          </mc:AlternateContent>
        </w:r>
      </w:ins>
    </w:p>
    <w:p w14:paraId="314D22CB" w14:textId="77777777" w:rsidR="00E65606" w:rsidRPr="0037694C" w:rsidRDefault="00E65606" w:rsidP="00E65606">
      <w:pPr>
        <w:jc w:val="center"/>
        <w:rPr>
          <w:ins w:id="3504" w:author="Sarah Thomas" w:date="2014-03-12T15:00:00Z"/>
          <w:b/>
          <w:szCs w:val="24"/>
          <w:u w:val="single"/>
        </w:rPr>
      </w:pPr>
      <w:ins w:id="3505" w:author="Sarah Thomas" w:date="2014-03-12T15:00:00Z">
        <w:r>
          <w:rPr>
            <w:b/>
            <w:szCs w:val="24"/>
            <w:u w:val="single"/>
          </w:rPr>
          <w:t>CE903-1 Minutes of Group Meeting</w:t>
        </w:r>
      </w:ins>
    </w:p>
    <w:p w14:paraId="773CA068" w14:textId="77777777" w:rsidR="00E65606" w:rsidRPr="00DF4BA9" w:rsidRDefault="00E65606" w:rsidP="00E65606">
      <w:pPr>
        <w:jc w:val="center"/>
        <w:rPr>
          <w:ins w:id="3506" w:author="Sarah Thomas" w:date="2014-03-12T15:00:00Z"/>
          <w:b/>
          <w:sz w:val="22"/>
          <w:u w:val="single"/>
        </w:rPr>
      </w:pPr>
    </w:p>
    <w:p w14:paraId="5B2FC9DB" w14:textId="0F031171" w:rsidR="00E65606" w:rsidRDefault="00E65606" w:rsidP="00E65606">
      <w:pPr>
        <w:rPr>
          <w:ins w:id="3507" w:author="Sarah Thomas" w:date="2014-03-12T15:00:00Z"/>
          <w:sz w:val="22"/>
        </w:rPr>
      </w:pPr>
      <w:ins w:id="3508" w:author="Sarah Thomas" w:date="2014-03-12T15:00:00Z">
        <w:r>
          <w:rPr>
            <w:noProof/>
            <w:sz w:val="22"/>
            <w:lang w:val="en-US"/>
            <w:rPrChange w:id="3509" w:author="Unknown">
              <w:rPr>
                <w:noProof/>
                <w:lang w:val="en-US"/>
              </w:rPr>
            </w:rPrChange>
          </w:rPr>
          <mc:AlternateContent>
            <mc:Choice Requires="wps">
              <w:drawing>
                <wp:inline distT="0" distB="0" distL="0" distR="0" wp14:anchorId="6E0E8D9F" wp14:editId="72E9D0FB">
                  <wp:extent cx="5257800" cy="422275"/>
                  <wp:effectExtent l="0" t="0" r="12700" b="12700"/>
                  <wp:docPr id="5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790C95D9"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117380" w:rsidRPr="0084728E"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1" o:spid="_x0000_s1063"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hNuIbLgIAAFoEAAAOAAAAAAAAAAAAAAAAACwCAABkcnMvZTJv&#10;RG9jLnhtbFBLAQItABQABgAIAAAAIQD32R8X2gAAAAQBAAAPAAAAAAAAAAAAAAAAAIYEAABkcnMv&#10;ZG93bnJldi54bWxQSwUGAAAAAAQABADzAAAAjQUAAAAA&#10;">
                  <v:textbox style="mso-fit-shape-to-text:t">
                    <w:txbxContent>
                      <w:p w14:paraId="790C95D9"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117380" w:rsidRPr="0084728E" w:rsidRDefault="00117380" w:rsidP="00E65606">
                        <w:pPr>
                          <w:rPr>
                            <w:sz w:val="22"/>
                          </w:rPr>
                        </w:pPr>
                      </w:p>
                    </w:txbxContent>
                  </v:textbox>
                  <w10:anchorlock/>
                </v:shape>
              </w:pict>
            </mc:Fallback>
          </mc:AlternateContent>
        </w:r>
      </w:ins>
    </w:p>
    <w:p w14:paraId="1CB3A00D" w14:textId="3E52D129" w:rsidR="00E65606" w:rsidRDefault="00E65606" w:rsidP="00E65606">
      <w:pPr>
        <w:rPr>
          <w:ins w:id="3510" w:author="Sarah Thomas" w:date="2014-03-12T15:00:00Z"/>
        </w:rPr>
      </w:pPr>
      <w:ins w:id="3511" w:author="Sarah Thomas" w:date="2014-03-12T15:00:00Z">
        <w:r>
          <w:rPr>
            <w:noProof/>
            <w:lang w:val="en-US"/>
          </w:rPr>
          <mc:AlternateContent>
            <mc:Choice Requires="wps">
              <w:drawing>
                <wp:inline distT="0" distB="0" distL="0" distR="0" wp14:anchorId="3F5BF9A2" wp14:editId="2A313F36">
                  <wp:extent cx="5257800" cy="407670"/>
                  <wp:effectExtent l="0" t="3175" r="12700" b="8255"/>
                  <wp:docPr id="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505509C"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52" o:spid="_x0000_s106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qedyvLgIAAFoEAAAOAAAAAAAAAAAAAAAAACwCAABkcnMvZTJv&#10;RG9jLnhtbFBLAQItABQABgAIAAAAIQAwJO+X2gAAAAQBAAAPAAAAAAAAAAAAAAAAAIYEAABkcnMv&#10;ZG93bnJldi54bWxQSwUGAAAAAAQABADzAAAAjQUAAAAA&#10;">
                  <v:textbox style="mso-fit-shape-to-text:t">
                    <w:txbxContent>
                      <w:p w14:paraId="3505509C"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117380" w:rsidRDefault="00117380" w:rsidP="00E65606"/>
                    </w:txbxContent>
                  </v:textbox>
                  <w10:anchorlock/>
                </v:shape>
              </w:pict>
            </mc:Fallback>
          </mc:AlternateContent>
        </w:r>
      </w:ins>
    </w:p>
    <w:p w14:paraId="320FDAE1" w14:textId="77777777" w:rsidR="00E65606" w:rsidRDefault="00E65606" w:rsidP="00E65606">
      <w:pPr>
        <w:rPr>
          <w:ins w:id="3512" w:author="Sarah Thomas" w:date="2014-03-12T15:00:00Z"/>
        </w:rPr>
      </w:pPr>
    </w:p>
    <w:p w14:paraId="254CC082" w14:textId="09B2E29F" w:rsidR="00E65606" w:rsidRDefault="00E65606" w:rsidP="00E65606">
      <w:pPr>
        <w:rPr>
          <w:ins w:id="3513" w:author="Sarah Thomas" w:date="2014-03-12T15:00:00Z"/>
        </w:rPr>
      </w:pPr>
      <w:ins w:id="3514" w:author="Sarah Thomas" w:date="2014-03-12T15:00:00Z">
        <w:r>
          <w:rPr>
            <w:noProof/>
            <w:lang w:val="en-US"/>
          </w:rPr>
          <w:lastRenderedPageBreak/>
          <mc:AlternateContent>
            <mc:Choice Requires="wps">
              <w:drawing>
                <wp:inline distT="0" distB="0" distL="0" distR="0" wp14:anchorId="468492D8" wp14:editId="16D5232B">
                  <wp:extent cx="5257800" cy="1064895"/>
                  <wp:effectExtent l="0" t="0" r="12700" b="17780"/>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D15001D" w14:textId="77777777" w:rsidR="00117380" w:rsidRDefault="00117380" w:rsidP="00E65606">
                              <w:pPr>
                                <w:rPr>
                                  <w:sz w:val="22"/>
                                </w:rPr>
                              </w:pPr>
                              <w:r w:rsidRPr="00683722">
                                <w:rPr>
                                  <w:sz w:val="22"/>
                                </w:rPr>
                                <w:t>Group members present:</w:t>
                              </w:r>
                            </w:p>
                            <w:p w14:paraId="69B237EB" w14:textId="77777777" w:rsidR="00117380" w:rsidRDefault="00117380" w:rsidP="00E65606">
                              <w:pPr>
                                <w:rPr>
                                  <w:sz w:val="22"/>
                                </w:rPr>
                              </w:pPr>
                              <w:r w:rsidRPr="00F445D6">
                                <w:rPr>
                                  <w:sz w:val="22"/>
                                </w:rPr>
                                <w:t>CHEN, XIAOFENG</w:t>
                              </w:r>
                            </w:p>
                            <w:p w14:paraId="751814F9" w14:textId="77777777" w:rsidR="00117380" w:rsidRPr="00F445D6" w:rsidRDefault="00117380" w:rsidP="00E65606">
                              <w:pPr>
                                <w:rPr>
                                  <w:sz w:val="22"/>
                                </w:rPr>
                              </w:pPr>
                              <w:r w:rsidRPr="00F445D6">
                                <w:rPr>
                                  <w:sz w:val="22"/>
                                </w:rPr>
                                <w:t>ALSHUAIBI, ENAAM ABDULMONEM O</w:t>
                              </w:r>
                            </w:p>
                            <w:p w14:paraId="37E99629" w14:textId="77777777" w:rsidR="00117380" w:rsidRPr="00F445D6" w:rsidRDefault="00117380" w:rsidP="00E65606">
                              <w:pPr>
                                <w:rPr>
                                  <w:sz w:val="22"/>
                                </w:rPr>
                              </w:pPr>
                              <w:r w:rsidRPr="00F445D6">
                                <w:rPr>
                                  <w:sz w:val="22"/>
                                </w:rPr>
                                <w:t>HAMID, BAHIT BIN</w:t>
                              </w:r>
                            </w:p>
                            <w:p w14:paraId="1732668F" w14:textId="77777777" w:rsidR="00117380" w:rsidRPr="00F445D6" w:rsidRDefault="00117380" w:rsidP="00E65606">
                              <w:pPr>
                                <w:rPr>
                                  <w:sz w:val="22"/>
                                </w:rPr>
                              </w:pPr>
                              <w:r w:rsidRPr="00F445D6">
                                <w:rPr>
                                  <w:sz w:val="22"/>
                                </w:rPr>
                                <w:t>HERASCU, IRINA</w:t>
                              </w:r>
                            </w:p>
                            <w:p w14:paraId="03953041" w14:textId="77777777" w:rsidR="00117380" w:rsidRPr="008647D2" w:rsidRDefault="00117380"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50" o:spid="_x0000_s1065"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GbXX9svAgAAWwQAAA4AAAAAAAAAAAAAAAAALAIAAGRycy9l&#10;Mm9Eb2MueG1sUEsBAi0AFAAGAAgAAAAhAGNJuN7bAAAABQEAAA8AAAAAAAAAAAAAAAAAhwQAAGRy&#10;cy9kb3ducmV2LnhtbFBLBQYAAAAABAAEAPMAAACPBQAAAAA=&#10;">
                  <v:textbox style="mso-fit-shape-to-text:t">
                    <w:txbxContent>
                      <w:p w14:paraId="3D15001D" w14:textId="77777777" w:rsidR="00117380" w:rsidRDefault="00117380" w:rsidP="00E65606">
                        <w:pPr>
                          <w:rPr>
                            <w:sz w:val="22"/>
                          </w:rPr>
                        </w:pPr>
                        <w:r w:rsidRPr="00683722">
                          <w:rPr>
                            <w:sz w:val="22"/>
                          </w:rPr>
                          <w:t>Group members present:</w:t>
                        </w:r>
                      </w:p>
                      <w:p w14:paraId="69B237EB" w14:textId="77777777" w:rsidR="00117380" w:rsidRDefault="00117380" w:rsidP="00E65606">
                        <w:pPr>
                          <w:rPr>
                            <w:sz w:val="22"/>
                          </w:rPr>
                        </w:pPr>
                        <w:r w:rsidRPr="00F445D6">
                          <w:rPr>
                            <w:sz w:val="22"/>
                          </w:rPr>
                          <w:t>CHEN, XIAOFENG</w:t>
                        </w:r>
                      </w:p>
                      <w:p w14:paraId="751814F9" w14:textId="77777777" w:rsidR="00117380" w:rsidRPr="00F445D6" w:rsidRDefault="00117380" w:rsidP="00E65606">
                        <w:pPr>
                          <w:rPr>
                            <w:sz w:val="22"/>
                          </w:rPr>
                        </w:pPr>
                        <w:r w:rsidRPr="00F445D6">
                          <w:rPr>
                            <w:sz w:val="22"/>
                          </w:rPr>
                          <w:t>ALSHUAIBI, ENAAM ABDULMONEM O</w:t>
                        </w:r>
                      </w:p>
                      <w:p w14:paraId="37E99629" w14:textId="77777777" w:rsidR="00117380" w:rsidRPr="00F445D6" w:rsidRDefault="00117380" w:rsidP="00E65606">
                        <w:pPr>
                          <w:rPr>
                            <w:sz w:val="22"/>
                          </w:rPr>
                        </w:pPr>
                        <w:r w:rsidRPr="00F445D6">
                          <w:rPr>
                            <w:sz w:val="22"/>
                          </w:rPr>
                          <w:t>HAMID, BAHIT BIN</w:t>
                        </w:r>
                      </w:p>
                      <w:p w14:paraId="1732668F" w14:textId="77777777" w:rsidR="00117380" w:rsidRPr="00F445D6" w:rsidRDefault="00117380" w:rsidP="00E65606">
                        <w:pPr>
                          <w:rPr>
                            <w:sz w:val="22"/>
                          </w:rPr>
                        </w:pPr>
                        <w:r w:rsidRPr="00F445D6">
                          <w:rPr>
                            <w:sz w:val="22"/>
                          </w:rPr>
                          <w:t>HERASCU, IRINA</w:t>
                        </w:r>
                      </w:p>
                      <w:p w14:paraId="03953041" w14:textId="77777777" w:rsidR="00117380" w:rsidRPr="008647D2" w:rsidRDefault="00117380" w:rsidP="00E65606">
                        <w:pPr>
                          <w:rPr>
                            <w:sz w:val="22"/>
                          </w:rPr>
                        </w:pPr>
                        <w:r w:rsidRPr="00F445D6">
                          <w:rPr>
                            <w:sz w:val="22"/>
                          </w:rPr>
                          <w:t>THOMAS, SARAH ANNE</w:t>
                        </w:r>
                      </w:p>
                    </w:txbxContent>
                  </v:textbox>
                  <w10:anchorlock/>
                </v:shape>
              </w:pict>
            </mc:Fallback>
          </mc:AlternateContent>
        </w:r>
      </w:ins>
    </w:p>
    <w:p w14:paraId="71A36A8F" w14:textId="2ED114E9" w:rsidR="00E65606" w:rsidRDefault="00E65606" w:rsidP="00E65606">
      <w:pPr>
        <w:rPr>
          <w:ins w:id="3515" w:author="Sarah Thomas" w:date="2014-03-12T15:00:00Z"/>
        </w:rPr>
      </w:pPr>
      <w:ins w:id="3516" w:author="Sarah Thomas" w:date="2014-03-12T15:00:00Z">
        <w:r>
          <w:rPr>
            <w:noProof/>
            <w:lang w:val="en-US"/>
          </w:rPr>
          <mc:AlternateContent>
            <mc:Choice Requires="wps">
              <w:drawing>
                <wp:inline distT="0" distB="0" distL="0" distR="0" wp14:anchorId="67023DE3" wp14:editId="453C212A">
                  <wp:extent cx="5257800" cy="743585"/>
                  <wp:effectExtent l="0" t="3175" r="12700" b="15240"/>
                  <wp:docPr id="5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0A53CF42"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117380" w:rsidRDefault="00117380" w:rsidP="00E65606">
                              <w:pPr>
                                <w:rPr>
                                  <w:sz w:val="22"/>
                                </w:rPr>
                              </w:pPr>
                            </w:p>
                            <w:p w14:paraId="383E22BF" w14:textId="77777777" w:rsidR="00117380" w:rsidRPr="0074570A"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3" o:spid="_x0000_s1066"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">
                  <v:textbox style="mso-fit-shape-to-text:t">
                    <w:txbxContent>
                      <w:p w14:paraId="0A53CF42"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117380" w:rsidRDefault="00117380" w:rsidP="00E65606">
                        <w:pPr>
                          <w:rPr>
                            <w:sz w:val="22"/>
                          </w:rPr>
                        </w:pPr>
                      </w:p>
                      <w:p w14:paraId="383E22BF" w14:textId="77777777" w:rsidR="00117380" w:rsidRPr="0074570A" w:rsidRDefault="00117380" w:rsidP="00E65606">
                        <w:pPr>
                          <w:rPr>
                            <w:sz w:val="22"/>
                          </w:rPr>
                        </w:pPr>
                      </w:p>
                    </w:txbxContent>
                  </v:textbox>
                  <w10:anchorlock/>
                </v:shape>
              </w:pict>
            </mc:Fallback>
          </mc:AlternateContent>
        </w:r>
      </w:ins>
    </w:p>
    <w:p w14:paraId="036E087A" w14:textId="3C5FFD0C" w:rsidR="00E65606" w:rsidRDefault="00E65606" w:rsidP="00E65606">
      <w:pPr>
        <w:rPr>
          <w:ins w:id="3517" w:author="Sarah Thomas" w:date="2014-03-12T15:00:00Z"/>
        </w:rPr>
      </w:pPr>
      <w:ins w:id="3518" w:author="Sarah Thomas" w:date="2014-03-12T15:00:00Z">
        <w:r>
          <w:rPr>
            <w:noProof/>
            <w:lang w:val="en-US"/>
          </w:rPr>
          <mc:AlternateContent>
            <mc:Choice Requires="wps">
              <w:drawing>
                <wp:inline distT="0" distB="0" distL="0" distR="0" wp14:anchorId="5C0D0A00" wp14:editId="4EE182B3">
                  <wp:extent cx="5257800" cy="407670"/>
                  <wp:effectExtent l="0" t="0" r="12700" b="14605"/>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5727B98"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13FC2281"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49" o:spid="_x0000_s106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Mzt9oLgIAAFoEAAAOAAAAAAAAAAAAAAAAACwCAABkcnMvZTJv&#10;RG9jLnhtbFBLAQItABQABgAIAAAAIQAwJO+X2gAAAAQBAAAPAAAAAAAAAAAAAAAAAIYEAABkcnMv&#10;ZG93bnJldi54bWxQSwUGAAAAAAQABADzAAAAjQUAAAAA&#10;">
                  <v:textbox style="mso-fit-shape-to-text:t">
                    <w:txbxContent>
                      <w:p w14:paraId="05727B98"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13FC2281" w14:textId="77777777" w:rsidR="00117380" w:rsidRDefault="00117380" w:rsidP="00E65606"/>
                    </w:txbxContent>
                  </v:textbox>
                  <w10:anchorlock/>
                </v:shape>
              </w:pict>
            </mc:Fallback>
          </mc:AlternateContent>
        </w:r>
      </w:ins>
    </w:p>
    <w:p w14:paraId="73120541" w14:textId="236E101E" w:rsidR="00E65606" w:rsidRDefault="00E65606" w:rsidP="00E65606">
      <w:pPr>
        <w:rPr>
          <w:ins w:id="3519" w:author="Sarah Thomas" w:date="2014-03-12T15:00:00Z"/>
        </w:rPr>
      </w:pPr>
      <w:ins w:id="3520" w:author="Sarah Thomas" w:date="2014-03-12T15:00:00Z">
        <w:r>
          <w:rPr>
            <w:noProof/>
            <w:lang w:val="en-US"/>
          </w:rPr>
          <mc:AlternateContent>
            <mc:Choice Requires="wps">
              <w:drawing>
                <wp:inline distT="0" distB="0" distL="0" distR="0" wp14:anchorId="7B458859" wp14:editId="450D1F14">
                  <wp:extent cx="5257800" cy="407670"/>
                  <wp:effectExtent l="0" t="3175" r="12700" b="8255"/>
                  <wp:docPr id="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FFFE20"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117380" w:rsidRDefault="00117380" w:rsidP="00E65606">
                              <w:r>
                                <w:t>HERASCU</w:t>
                              </w:r>
                              <w:r w:rsidRPr="008647D2">
                                <w:t xml:space="preserve">, </w:t>
                              </w:r>
                              <w:r>
                                <w:t>IRINA</w:t>
                              </w:r>
                            </w:p>
                          </w:txbxContent>
                        </wps:txbx>
                        <wps:bodyPr rot="0" vert="horz" wrap="square" lIns="91440" tIns="45720" rIns="91440" bIns="45720" anchor="t" anchorCtr="0" upright="1">
                          <a:spAutoFit/>
                        </wps:bodyPr>
                      </wps:wsp>
                    </a:graphicData>
                  </a:graphic>
                </wp:inline>
              </w:drawing>
            </mc:Choice>
            <mc:Fallback>
              <w:pict>
                <v:shape id="Text Box 48" o:spid="_x0000_s106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wDD+mLgIAAFoEAAAOAAAAAAAAAAAAAAAAACwCAABkcnMvZTJv&#10;RG9jLnhtbFBLAQItABQABgAIAAAAIQAwJO+X2gAAAAQBAAAPAAAAAAAAAAAAAAAAAIYEAABkcnMv&#10;ZG93bnJldi54bWxQSwUGAAAAAAQABADzAAAAjQUAAAAA&#10;">
                  <v:textbox style="mso-fit-shape-to-text:t">
                    <w:txbxContent>
                      <w:p w14:paraId="6CFFFE20"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117380" w:rsidRDefault="00117380" w:rsidP="00E65606">
                        <w:r>
                          <w:t>HERASCU</w:t>
                        </w:r>
                        <w:r w:rsidRPr="008647D2">
                          <w:t xml:space="preserve">, </w:t>
                        </w:r>
                        <w:r>
                          <w:t>IRINA</w:t>
                        </w:r>
                      </w:p>
                    </w:txbxContent>
                  </v:textbox>
                  <w10:anchorlock/>
                </v:shape>
              </w:pict>
            </mc:Fallback>
          </mc:AlternateContent>
        </w:r>
      </w:ins>
    </w:p>
    <w:p w14:paraId="328AAE29" w14:textId="539AAF91" w:rsidR="00E65606" w:rsidRDefault="00E65606" w:rsidP="00E65606">
      <w:pPr>
        <w:rPr>
          <w:ins w:id="3521" w:author="Sarah Thomas" w:date="2014-03-12T15:00:00Z"/>
        </w:rPr>
      </w:pPr>
      <w:ins w:id="3522" w:author="Sarah Thomas" w:date="2014-03-12T15:00:00Z">
        <w:r>
          <w:rPr>
            <w:noProof/>
            <w:lang w:val="en-US"/>
          </w:rPr>
          <mc:AlternateContent>
            <mc:Choice Requires="wps">
              <w:drawing>
                <wp:inline distT="0" distB="0" distL="0" distR="0" wp14:anchorId="358CC32E" wp14:editId="5EC556AA">
                  <wp:extent cx="5257800" cy="422275"/>
                  <wp:effectExtent l="0" t="0" r="12700" b="12700"/>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F102FC6"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117380" w:rsidRDefault="00117380" w:rsidP="00E65606">
                              <w:r w:rsidRPr="00F445D6">
                                <w:rPr>
                                  <w:sz w:val="22"/>
                                </w:rPr>
                                <w:t>CHEN, XIAOFENG</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47" o:spid="_x0000_s1069"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BItOdvLgIAAFoEAAAOAAAAAAAAAAAAAAAAACwCAABkcnMvZTJv&#10;RG9jLnhtbFBLAQItABQABgAIAAAAIQD32R8X2gAAAAQBAAAPAAAAAAAAAAAAAAAAAIYEAABkcnMv&#10;ZG93bnJldi54bWxQSwUGAAAAAAQABADzAAAAjQUAAAAA&#10;">
                  <v:textbox style="mso-fit-shape-to-text:t">
                    <w:txbxContent>
                      <w:p w14:paraId="6F102FC6"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117380" w:rsidRDefault="00117380" w:rsidP="00E65606">
                        <w:r w:rsidRPr="00F445D6">
                          <w:rPr>
                            <w:sz w:val="22"/>
                          </w:rPr>
                          <w:t>CHEN, XIAOFENG</w:t>
                        </w:r>
                        <w:r w:rsidRPr="008647D2">
                          <w:t xml:space="preserve"> </w:t>
                        </w:r>
                      </w:p>
                    </w:txbxContent>
                  </v:textbox>
                  <w10:anchorlock/>
                </v:shape>
              </w:pict>
            </mc:Fallback>
          </mc:AlternateContent>
        </w:r>
      </w:ins>
    </w:p>
    <w:p w14:paraId="26807D72" w14:textId="37B4F78B" w:rsidR="00E65606" w:rsidRDefault="00E65606" w:rsidP="00E65606">
      <w:pPr>
        <w:rPr>
          <w:ins w:id="3523" w:author="Sarah Thomas" w:date="2014-03-12T15:00:00Z"/>
        </w:rPr>
      </w:pPr>
      <w:ins w:id="3524" w:author="Sarah Thomas" w:date="2014-03-12T15:00:00Z">
        <w:r>
          <w:rPr>
            <w:noProof/>
            <w:lang w:val="en-US"/>
          </w:rPr>
          <mc:AlternateContent>
            <mc:Choice Requires="wps">
              <w:drawing>
                <wp:inline distT="0" distB="0" distL="0" distR="0" wp14:anchorId="7428977F" wp14:editId="733447D7">
                  <wp:extent cx="5257800" cy="1210945"/>
                  <wp:effectExtent l="0" t="3175" r="12700" b="17780"/>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CDDE0A6"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117380" w:rsidRDefault="00117380" w:rsidP="00E65606">
                              <w:pPr>
                                <w:rPr>
                                  <w:sz w:val="22"/>
                                </w:rPr>
                              </w:pPr>
                            </w:p>
                            <w:p w14:paraId="3A5F4A75" w14:textId="77777777" w:rsidR="00117380" w:rsidRDefault="00117380" w:rsidP="00E65606">
                              <w:pPr>
                                <w:rPr>
                                  <w:sz w:val="22"/>
                                </w:rPr>
                              </w:pPr>
                              <w:r>
                                <w:rPr>
                                  <w:sz w:val="22"/>
                                </w:rPr>
                                <w:t xml:space="preserve">Agreed </w:t>
                              </w:r>
                            </w:p>
                            <w:p w14:paraId="74B848FC" w14:textId="77777777" w:rsidR="00117380" w:rsidRDefault="00117380" w:rsidP="00E65606">
                              <w:pPr>
                                <w:rPr>
                                  <w:sz w:val="22"/>
                                </w:rPr>
                              </w:pPr>
                            </w:p>
                            <w:p w14:paraId="5CD4ED9F" w14:textId="77777777" w:rsidR="00117380" w:rsidRDefault="00117380" w:rsidP="00E65606">
                              <w:pPr>
                                <w:rPr>
                                  <w:sz w:val="22"/>
                                </w:rPr>
                              </w:pPr>
                              <w:r w:rsidRPr="00683722">
                                <w:rPr>
                                  <w:sz w:val="22"/>
                                </w:rPr>
                                <w:t>List any correc</w:t>
                              </w:r>
                              <w:r>
                                <w:rPr>
                                  <w:sz w:val="22"/>
                                </w:rPr>
                                <w:t>tions of matters of fact here:</w:t>
                              </w:r>
                            </w:p>
                            <w:p w14:paraId="6FACD330"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46" o:spid="_x0000_s1070"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U+9gri8CAABbBAAADgAAAAAAAAAAAAAAAAAsAgAAZHJzL2Uy&#10;b0RvYy54bWxQSwECLQAUAAYACAAAACEA3mDpc9oAAAAFAQAADwAAAAAAAAAAAAAAAACHBAAAZHJz&#10;L2Rvd25yZXYueG1sUEsFBgAAAAAEAAQA8wAAAI4FAAAAAA==&#10;">
                  <v:textbox style="mso-fit-shape-to-text:t">
                    <w:txbxContent>
                      <w:p w14:paraId="2CDDE0A6"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117380" w:rsidRDefault="00117380" w:rsidP="00E65606">
                        <w:pPr>
                          <w:rPr>
                            <w:sz w:val="22"/>
                          </w:rPr>
                        </w:pPr>
                      </w:p>
                      <w:p w14:paraId="3A5F4A75" w14:textId="77777777" w:rsidR="00117380" w:rsidRDefault="00117380" w:rsidP="00E65606">
                        <w:pPr>
                          <w:rPr>
                            <w:sz w:val="22"/>
                          </w:rPr>
                        </w:pPr>
                        <w:r>
                          <w:rPr>
                            <w:sz w:val="22"/>
                          </w:rPr>
                          <w:t xml:space="preserve">Agreed </w:t>
                        </w:r>
                      </w:p>
                      <w:p w14:paraId="74B848FC" w14:textId="77777777" w:rsidR="00117380" w:rsidRDefault="00117380" w:rsidP="00E65606">
                        <w:pPr>
                          <w:rPr>
                            <w:sz w:val="22"/>
                          </w:rPr>
                        </w:pPr>
                      </w:p>
                      <w:p w14:paraId="5CD4ED9F" w14:textId="77777777" w:rsidR="00117380" w:rsidRDefault="00117380" w:rsidP="00E65606">
                        <w:pPr>
                          <w:rPr>
                            <w:sz w:val="22"/>
                          </w:rPr>
                        </w:pPr>
                        <w:r w:rsidRPr="00683722">
                          <w:rPr>
                            <w:sz w:val="22"/>
                          </w:rPr>
                          <w:t>List any correc</w:t>
                        </w:r>
                        <w:r>
                          <w:rPr>
                            <w:sz w:val="22"/>
                          </w:rPr>
                          <w:t>tions of matters of fact here:</w:t>
                        </w:r>
                      </w:p>
                      <w:p w14:paraId="6FACD330" w14:textId="77777777" w:rsidR="00117380" w:rsidRDefault="00117380" w:rsidP="00E65606"/>
                    </w:txbxContent>
                  </v:textbox>
                  <w10:anchorlock/>
                </v:shape>
              </w:pict>
            </mc:Fallback>
          </mc:AlternateContent>
        </w:r>
      </w:ins>
    </w:p>
    <w:p w14:paraId="2A593AA8" w14:textId="77777777" w:rsidR="00E65606" w:rsidRDefault="00E65606" w:rsidP="00E65606">
      <w:pPr>
        <w:rPr>
          <w:ins w:id="3525" w:author="Sarah Thomas" w:date="2014-03-12T15:00:00Z"/>
        </w:rPr>
      </w:pPr>
    </w:p>
    <w:p w14:paraId="3C2C1A5F" w14:textId="29309386" w:rsidR="00E65606" w:rsidRDefault="00E65606" w:rsidP="00E65606">
      <w:pPr>
        <w:rPr>
          <w:ins w:id="3526" w:author="Sarah Thomas" w:date="2014-03-12T15:00:00Z"/>
        </w:rPr>
      </w:pPr>
      <w:ins w:id="3527" w:author="Sarah Thomas" w:date="2014-03-12T15:00:00Z">
        <w:r>
          <w:rPr>
            <w:noProof/>
            <w:lang w:val="en-US"/>
          </w:rPr>
          <mc:AlternateContent>
            <mc:Choice Requires="wps">
              <w:drawing>
                <wp:inline distT="0" distB="0" distL="0" distR="0" wp14:anchorId="5448D088" wp14:editId="486D6E62">
                  <wp:extent cx="5257800" cy="1210945"/>
                  <wp:effectExtent l="0" t="0" r="12700" b="11430"/>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037AB92"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117380" w:rsidRDefault="00117380" w:rsidP="00E65606">
                              <w:pPr>
                                <w:rPr>
                                  <w:sz w:val="22"/>
                                </w:rPr>
                              </w:pPr>
                            </w:p>
                            <w:p w14:paraId="16A49233" w14:textId="77777777" w:rsidR="00117380" w:rsidRDefault="00117380"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117380" w:rsidRPr="00AC6051" w:rsidRDefault="00117380"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45" o:spid="_x0000_s1071"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R8scTSwCAABbBAAADgAAAAAAAAAAAAAAAAAsAgAAZHJzL2Uyb0Rv&#10;Yy54bWxQSwECLQAUAAYACAAAACEA3mDpc9oAAAAFAQAADwAAAAAAAAAAAAAAAACEBAAAZHJzL2Rv&#10;d25yZXYueG1sUEsFBgAAAAAEAAQA8wAAAIsFAAAAAA==&#10;">
                  <v:textbox style="mso-fit-shape-to-text:t">
                    <w:txbxContent>
                      <w:p w14:paraId="2037AB92"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117380" w:rsidRDefault="00117380" w:rsidP="00E65606">
                        <w:pPr>
                          <w:rPr>
                            <w:sz w:val="22"/>
                          </w:rPr>
                        </w:pPr>
                      </w:p>
                      <w:p w14:paraId="16A49233" w14:textId="77777777" w:rsidR="00117380" w:rsidRDefault="00117380"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117380" w:rsidRPr="00AC6051" w:rsidRDefault="00117380"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117380" w:rsidRDefault="00117380" w:rsidP="00E65606"/>
                    </w:txbxContent>
                  </v:textbox>
                  <w10:anchorlock/>
                </v:shape>
              </w:pict>
            </mc:Fallback>
          </mc:AlternateContent>
        </w:r>
      </w:ins>
    </w:p>
    <w:p w14:paraId="29B1FCC7" w14:textId="5446DB83" w:rsidR="00E65606" w:rsidRDefault="00E65606" w:rsidP="00E65606">
      <w:pPr>
        <w:rPr>
          <w:ins w:id="3528" w:author="Sarah Thomas" w:date="2014-03-12T15:00:00Z"/>
        </w:rPr>
      </w:pPr>
      <w:ins w:id="3529" w:author="Sarah Thomas" w:date="2014-03-12T15:00:00Z">
        <w:r>
          <w:rPr>
            <w:noProof/>
            <w:lang w:val="en-US"/>
          </w:rPr>
          <mc:AlternateContent>
            <mc:Choice Requires="wps">
              <w:drawing>
                <wp:inline distT="0" distB="0" distL="0" distR="0" wp14:anchorId="0874D2BE" wp14:editId="24AB2212">
                  <wp:extent cx="5257800" cy="568325"/>
                  <wp:effectExtent l="0" t="0" r="12700" b="15875"/>
                  <wp:docPr id="4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15EFE99F"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44" o:spid="_x0000_s107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">
                  <v:textbox style="mso-fit-shape-to-text:t">
                    <w:txbxContent>
                      <w:p w14:paraId="15EFE99F"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117380" w:rsidRDefault="00117380" w:rsidP="00E65606"/>
                    </w:txbxContent>
                  </v:textbox>
                  <w10:anchorlock/>
                </v:shape>
              </w:pict>
            </mc:Fallback>
          </mc:AlternateContent>
        </w:r>
      </w:ins>
    </w:p>
    <w:p w14:paraId="76474023" w14:textId="7786D597" w:rsidR="00E65606" w:rsidRDefault="00E65606" w:rsidP="00E65606">
      <w:pPr>
        <w:rPr>
          <w:ins w:id="3530" w:author="Sarah Thomas" w:date="2014-03-12T15:00:00Z"/>
        </w:rPr>
      </w:pPr>
      <w:ins w:id="3531" w:author="Sarah Thomas" w:date="2014-03-12T15:00:00Z">
        <w:r>
          <w:rPr>
            <w:noProof/>
            <w:lang w:val="en-US"/>
          </w:rPr>
          <mc:AlternateContent>
            <mc:Choice Requires="wps">
              <w:drawing>
                <wp:inline distT="0" distB="0" distL="0" distR="0" wp14:anchorId="04C574A1" wp14:editId="6FED23E4">
                  <wp:extent cx="5257800" cy="1678305"/>
                  <wp:effectExtent l="0" t="6350" r="12700" b="17145"/>
                  <wp:docPr id="4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55FA4BDC" w14:textId="77777777" w:rsidR="00117380" w:rsidRDefault="00117380" w:rsidP="00E65606">
                              <w:pPr>
                                <w:rPr>
                                  <w:sz w:val="22"/>
                                </w:rPr>
                              </w:pPr>
                              <w:r w:rsidRPr="00EF6BC8">
                                <w:rPr>
                                  <w:sz w:val="22"/>
                                </w:rPr>
                                <w:t>New matters discussed:</w:t>
                              </w:r>
                            </w:p>
                            <w:p w14:paraId="7E3D1ACC" w14:textId="77777777" w:rsidR="00117380" w:rsidRDefault="00117380" w:rsidP="00E65606">
                              <w:pPr>
                                <w:rPr>
                                  <w:sz w:val="22"/>
                                </w:rPr>
                              </w:pPr>
                            </w:p>
                            <w:p w14:paraId="093A0930" w14:textId="77777777" w:rsidR="00117380" w:rsidRDefault="00117380"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117380" w:rsidRPr="00AC6051" w:rsidRDefault="00117380" w:rsidP="00E65606">
                              <w:pPr>
                                <w:numPr>
                                  <w:ilvl w:val="0"/>
                                  <w:numId w:val="57"/>
                                </w:numPr>
                                <w:spacing w:after="0"/>
                                <w:rPr>
                                  <w:sz w:val="22"/>
                                </w:rPr>
                              </w:pPr>
                              <w:r>
                                <w:rPr>
                                  <w:sz w:val="22"/>
                                </w:rPr>
                                <w:t>ALL MEMBERS discussed the Dataflow Model</w:t>
                              </w:r>
                              <w:r w:rsidRPr="00AC6051">
                                <w:rPr>
                                  <w:sz w:val="22"/>
                                </w:rPr>
                                <w:t>.</w:t>
                              </w:r>
                            </w:p>
                            <w:p w14:paraId="3121E295" w14:textId="77777777" w:rsidR="00117380" w:rsidRPr="00FF342D" w:rsidRDefault="00117380"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117380" w:rsidRPr="006D501D" w:rsidRDefault="00117380" w:rsidP="00E65606">
                              <w:pPr>
                                <w:numPr>
                                  <w:ilvl w:val="0"/>
                                  <w:numId w:val="57"/>
                                </w:numPr>
                                <w:spacing w:after="0"/>
                              </w:pPr>
                              <w:r>
                                <w:rPr>
                                  <w:sz w:val="22"/>
                                </w:rPr>
                                <w:t>SARAH started a draft for the System Requirements Specification Document</w:t>
                              </w:r>
                            </w:p>
                            <w:p w14:paraId="6144B2FE" w14:textId="77777777" w:rsidR="00117380" w:rsidRPr="00F37C7C" w:rsidRDefault="00117380" w:rsidP="00E65606">
                              <w:pPr>
                                <w:numPr>
                                  <w:ilvl w:val="0"/>
                                  <w:numId w:val="57"/>
                                </w:numPr>
                                <w:spacing w:after="0"/>
                              </w:pPr>
                              <w:r>
                                <w:rPr>
                                  <w:sz w:val="22"/>
                                </w:rPr>
                                <w:t>SARAH made a draft of the UML Class Diagram</w:t>
                              </w:r>
                            </w:p>
                            <w:p w14:paraId="2393AFFD" w14:textId="77777777" w:rsidR="00117380" w:rsidRDefault="00117380" w:rsidP="00E65606">
                              <w:pPr>
                                <w:ind w:left="720"/>
                              </w:pPr>
                              <w:r>
                                <w:t xml:space="preserve"> </w:t>
                              </w:r>
                            </w:p>
                            <w:p w14:paraId="73D33E18" w14:textId="77777777" w:rsidR="00117380" w:rsidRPr="00674F95" w:rsidRDefault="00117380" w:rsidP="00E65606">
                              <w:pPr>
                                <w:rPr>
                                  <w:sz w:val="22"/>
                                </w:rPr>
                              </w:pPr>
                              <w:r w:rsidRPr="00674F95">
                                <w:rPr>
                                  <w:sz w:val="22"/>
                                </w:rPr>
                                <w:t>Issues/problems to be reported to project supervisor:</w:t>
                              </w:r>
                            </w:p>
                            <w:p w14:paraId="0A021FF9"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43" o:spid="_x0000_s1073"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">
                  <v:textbox style="mso-fit-shape-to-text:t">
                    <w:txbxContent>
                      <w:p w14:paraId="55FA4BDC" w14:textId="77777777" w:rsidR="00117380" w:rsidRDefault="00117380" w:rsidP="00E65606">
                        <w:pPr>
                          <w:rPr>
                            <w:sz w:val="22"/>
                          </w:rPr>
                        </w:pPr>
                        <w:r w:rsidRPr="00EF6BC8">
                          <w:rPr>
                            <w:sz w:val="22"/>
                          </w:rPr>
                          <w:t>New matters discussed:</w:t>
                        </w:r>
                      </w:p>
                      <w:p w14:paraId="7E3D1ACC" w14:textId="77777777" w:rsidR="00117380" w:rsidRDefault="00117380" w:rsidP="00E65606">
                        <w:pPr>
                          <w:rPr>
                            <w:sz w:val="22"/>
                          </w:rPr>
                        </w:pPr>
                      </w:p>
                      <w:p w14:paraId="093A0930" w14:textId="77777777" w:rsidR="00117380" w:rsidRDefault="00117380"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117380" w:rsidRPr="00AC6051" w:rsidRDefault="00117380" w:rsidP="00E65606">
                        <w:pPr>
                          <w:numPr>
                            <w:ilvl w:val="0"/>
                            <w:numId w:val="57"/>
                          </w:numPr>
                          <w:spacing w:after="0"/>
                          <w:rPr>
                            <w:sz w:val="22"/>
                          </w:rPr>
                        </w:pPr>
                        <w:r>
                          <w:rPr>
                            <w:sz w:val="22"/>
                          </w:rPr>
                          <w:t>ALL MEMBERS discussed the Dataflow Model</w:t>
                        </w:r>
                        <w:r w:rsidRPr="00AC6051">
                          <w:rPr>
                            <w:sz w:val="22"/>
                          </w:rPr>
                          <w:t>.</w:t>
                        </w:r>
                      </w:p>
                      <w:p w14:paraId="3121E295" w14:textId="77777777" w:rsidR="00117380" w:rsidRPr="00FF342D" w:rsidRDefault="00117380"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117380" w:rsidRPr="006D501D" w:rsidRDefault="00117380" w:rsidP="00E65606">
                        <w:pPr>
                          <w:numPr>
                            <w:ilvl w:val="0"/>
                            <w:numId w:val="57"/>
                          </w:numPr>
                          <w:spacing w:after="0"/>
                        </w:pPr>
                        <w:r>
                          <w:rPr>
                            <w:sz w:val="22"/>
                          </w:rPr>
                          <w:t>SARAH started a draft for the System Requirements Specification Document</w:t>
                        </w:r>
                      </w:p>
                      <w:p w14:paraId="6144B2FE" w14:textId="77777777" w:rsidR="00117380" w:rsidRPr="00F37C7C" w:rsidRDefault="00117380" w:rsidP="00E65606">
                        <w:pPr>
                          <w:numPr>
                            <w:ilvl w:val="0"/>
                            <w:numId w:val="57"/>
                          </w:numPr>
                          <w:spacing w:after="0"/>
                        </w:pPr>
                        <w:r>
                          <w:rPr>
                            <w:sz w:val="22"/>
                          </w:rPr>
                          <w:t>SARAH made a draft of the UML Class Diagram</w:t>
                        </w:r>
                      </w:p>
                      <w:p w14:paraId="2393AFFD" w14:textId="77777777" w:rsidR="00117380" w:rsidRDefault="00117380" w:rsidP="00E65606">
                        <w:pPr>
                          <w:ind w:left="720"/>
                        </w:pPr>
                        <w:r>
                          <w:t xml:space="preserve"> </w:t>
                        </w:r>
                      </w:p>
                      <w:p w14:paraId="73D33E18" w14:textId="77777777" w:rsidR="00117380" w:rsidRPr="00674F95" w:rsidRDefault="00117380" w:rsidP="00E65606">
                        <w:pPr>
                          <w:rPr>
                            <w:sz w:val="22"/>
                          </w:rPr>
                        </w:pPr>
                        <w:r w:rsidRPr="00674F95">
                          <w:rPr>
                            <w:sz w:val="22"/>
                          </w:rPr>
                          <w:t>Issues/problems to be reported to project supervisor:</w:t>
                        </w:r>
                      </w:p>
                      <w:p w14:paraId="0A021FF9" w14:textId="77777777" w:rsidR="00117380" w:rsidRDefault="00117380" w:rsidP="00E65606"/>
                    </w:txbxContent>
                  </v:textbox>
                  <w10:anchorlock/>
                </v:shape>
              </w:pict>
            </mc:Fallback>
          </mc:AlternateContent>
        </w:r>
      </w:ins>
    </w:p>
    <w:p w14:paraId="5C41A59F" w14:textId="56D54015" w:rsidR="00E65606" w:rsidRDefault="00E65606" w:rsidP="00E65606">
      <w:pPr>
        <w:rPr>
          <w:ins w:id="3532" w:author="Sarah Thomas" w:date="2014-03-12T15:00:00Z"/>
        </w:rPr>
      </w:pPr>
      <w:ins w:id="3533" w:author="Sarah Thomas" w:date="2014-03-12T15:00:00Z">
        <w:r>
          <w:rPr>
            <w:noProof/>
            <w:lang w:val="en-US"/>
          </w:rPr>
          <mc:AlternateContent>
            <mc:Choice Requires="wps">
              <w:drawing>
                <wp:inline distT="0" distB="0" distL="0" distR="0" wp14:anchorId="26180168" wp14:editId="6E15D690">
                  <wp:extent cx="5257800" cy="1692910"/>
                  <wp:effectExtent l="0" t="0" r="12700" b="8890"/>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843BA82"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117380" w:rsidRDefault="00117380" w:rsidP="00E65606">
                              <w:pPr>
                                <w:rPr>
                                  <w:sz w:val="22"/>
                                </w:rPr>
                              </w:pPr>
                            </w:p>
                            <w:p w14:paraId="7A1898CF" w14:textId="77777777" w:rsidR="00117380" w:rsidRDefault="00117380" w:rsidP="00E65606">
                              <w:pPr>
                                <w:rPr>
                                  <w:sz w:val="22"/>
                                </w:rPr>
                              </w:pPr>
                              <w:r>
                                <w:rPr>
                                  <w:sz w:val="22"/>
                                </w:rPr>
                                <w:t>ALL TO BE COMPLETED BEFORE NEXT MEETING</w:t>
                              </w:r>
                            </w:p>
                            <w:p w14:paraId="1CAB456C" w14:textId="77777777" w:rsidR="00117380" w:rsidRDefault="00117380" w:rsidP="00E65606">
                              <w:pPr>
                                <w:rPr>
                                  <w:sz w:val="22"/>
                                </w:rPr>
                              </w:pPr>
                            </w:p>
                            <w:p w14:paraId="7192FC66" w14:textId="77777777" w:rsidR="00117380" w:rsidRDefault="00117380" w:rsidP="00E65606">
                              <w:pPr>
                                <w:numPr>
                                  <w:ilvl w:val="0"/>
                                  <w:numId w:val="58"/>
                                </w:numPr>
                                <w:spacing w:after="0"/>
                                <w:rPr>
                                  <w:sz w:val="22"/>
                                </w:rPr>
                              </w:pPr>
                              <w:r>
                                <w:rPr>
                                  <w:sz w:val="22"/>
                                </w:rPr>
                                <w:t>XIAOFENG to prepare a list of skills for each field of study</w:t>
                              </w:r>
                            </w:p>
                            <w:p w14:paraId="2EE9CFCA"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42" o:spid="_x0000_s1074" type="#_x0000_t202" style="width:414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">
                  <v:textbox style="mso-fit-shape-to-text:t">
                    <w:txbxContent>
                      <w:p w14:paraId="7843BA82"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117380" w:rsidRDefault="00117380" w:rsidP="00E65606">
                        <w:pPr>
                          <w:rPr>
                            <w:sz w:val="22"/>
                          </w:rPr>
                        </w:pPr>
                      </w:p>
                      <w:p w14:paraId="7A1898CF" w14:textId="77777777" w:rsidR="00117380" w:rsidRDefault="00117380" w:rsidP="00E65606">
                        <w:pPr>
                          <w:rPr>
                            <w:sz w:val="22"/>
                          </w:rPr>
                        </w:pPr>
                        <w:r>
                          <w:rPr>
                            <w:sz w:val="22"/>
                          </w:rPr>
                          <w:t>ALL TO BE COMPLETED BEFORE NEXT MEETING</w:t>
                        </w:r>
                      </w:p>
                      <w:p w14:paraId="1CAB456C" w14:textId="77777777" w:rsidR="00117380" w:rsidRDefault="00117380" w:rsidP="00E65606">
                        <w:pPr>
                          <w:rPr>
                            <w:sz w:val="22"/>
                          </w:rPr>
                        </w:pPr>
                      </w:p>
                      <w:p w14:paraId="7192FC66" w14:textId="77777777" w:rsidR="00117380" w:rsidRDefault="00117380" w:rsidP="00E65606">
                        <w:pPr>
                          <w:numPr>
                            <w:ilvl w:val="0"/>
                            <w:numId w:val="58"/>
                          </w:numPr>
                          <w:spacing w:after="0"/>
                          <w:rPr>
                            <w:sz w:val="22"/>
                          </w:rPr>
                        </w:pPr>
                        <w:r>
                          <w:rPr>
                            <w:sz w:val="22"/>
                          </w:rPr>
                          <w:t>XIAOFENG to prepare a list of skills for each field of study</w:t>
                        </w:r>
                      </w:p>
                      <w:p w14:paraId="2EE9CFCA" w14:textId="77777777" w:rsidR="00117380" w:rsidRDefault="00117380" w:rsidP="00E65606"/>
                    </w:txbxContent>
                  </v:textbox>
                  <w10:anchorlock/>
                </v:shape>
              </w:pict>
            </mc:Fallback>
          </mc:AlternateContent>
        </w:r>
      </w:ins>
    </w:p>
    <w:p w14:paraId="69B434CC" w14:textId="39035A52" w:rsidR="00E65606" w:rsidRPr="00486475" w:rsidRDefault="00E65606" w:rsidP="00E65606">
      <w:pPr>
        <w:rPr>
          <w:ins w:id="3534" w:author="Sarah Thomas" w:date="2014-03-12T15:00:00Z"/>
        </w:rPr>
      </w:pPr>
      <w:ins w:id="3535" w:author="Sarah Thomas" w:date="2014-03-12T15:00:00Z">
        <w:r>
          <w:rPr>
            <w:noProof/>
            <w:lang w:val="en-US"/>
          </w:rPr>
          <w:lastRenderedPageBreak/>
          <mc:AlternateContent>
            <mc:Choice Requires="wps">
              <w:drawing>
                <wp:inline distT="0" distB="0" distL="0" distR="0" wp14:anchorId="01FAC01D" wp14:editId="03965339">
                  <wp:extent cx="5257800" cy="1210945"/>
                  <wp:effectExtent l="0" t="6350" r="12700" b="14605"/>
                  <wp:docPr id="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20E456B"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117380" w:rsidRDefault="00117380" w:rsidP="00E65606">
                              <w:pPr>
                                <w:rPr>
                                  <w:sz w:val="22"/>
                                </w:rPr>
                              </w:pPr>
                            </w:p>
                            <w:p w14:paraId="1E042E0D" w14:textId="77777777" w:rsidR="00117380" w:rsidRDefault="00117380" w:rsidP="00E65606">
                              <w:pPr>
                                <w:rPr>
                                  <w:sz w:val="22"/>
                                </w:rPr>
                              </w:pPr>
                              <w:r>
                                <w:rPr>
                                  <w:sz w:val="22"/>
                                </w:rPr>
                                <w:t>Next Meeting: Thursday 30 Jan, 15:00, Orangery</w:t>
                              </w:r>
                            </w:p>
                            <w:p w14:paraId="216775AD" w14:textId="77777777" w:rsidR="00117380" w:rsidRDefault="00117380" w:rsidP="00E65606">
                              <w:pPr>
                                <w:rPr>
                                  <w:sz w:val="22"/>
                                </w:rPr>
                              </w:pPr>
                              <w:r>
                                <w:rPr>
                                  <w:sz w:val="22"/>
                                </w:rPr>
                                <w:t>Chair: XIAOFENG</w:t>
                              </w:r>
                            </w:p>
                            <w:p w14:paraId="191A363B" w14:textId="77777777" w:rsidR="00117380" w:rsidRDefault="00117380" w:rsidP="00E65606">
                              <w:pPr>
                                <w:rPr>
                                  <w:sz w:val="22"/>
                                </w:rPr>
                              </w:pPr>
                              <w:r>
                                <w:rPr>
                                  <w:sz w:val="22"/>
                                </w:rPr>
                                <w:t>Secretary: BAHIT</w:t>
                              </w:r>
                            </w:p>
                            <w:p w14:paraId="1D9F3ABF"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41" o:spid="_x0000_s1075"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G53rT4tAgAAWwQAAA4AAAAAAAAAAAAAAAAALAIAAGRycy9lMm9E&#10;b2MueG1sUEsBAi0AFAAGAAgAAAAhAN5g6XPaAAAABQEAAA8AAAAAAAAAAAAAAAAAhQQAAGRycy9k&#10;b3ducmV2LnhtbFBLBQYAAAAABAAEAPMAAACMBQAAAAA=&#10;">
                  <v:textbox style="mso-fit-shape-to-text:t">
                    <w:txbxContent>
                      <w:p w14:paraId="420E456B"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117380" w:rsidRDefault="00117380" w:rsidP="00E65606">
                        <w:pPr>
                          <w:rPr>
                            <w:sz w:val="22"/>
                          </w:rPr>
                        </w:pPr>
                      </w:p>
                      <w:p w14:paraId="1E042E0D" w14:textId="77777777" w:rsidR="00117380" w:rsidRDefault="00117380" w:rsidP="00E65606">
                        <w:pPr>
                          <w:rPr>
                            <w:sz w:val="22"/>
                          </w:rPr>
                        </w:pPr>
                        <w:r>
                          <w:rPr>
                            <w:sz w:val="22"/>
                          </w:rPr>
                          <w:t>Next Meeting: Thursday 30 Jan, 15:00, Orangery</w:t>
                        </w:r>
                      </w:p>
                      <w:p w14:paraId="216775AD" w14:textId="77777777" w:rsidR="00117380" w:rsidRDefault="00117380" w:rsidP="00E65606">
                        <w:pPr>
                          <w:rPr>
                            <w:sz w:val="22"/>
                          </w:rPr>
                        </w:pPr>
                        <w:r>
                          <w:rPr>
                            <w:sz w:val="22"/>
                          </w:rPr>
                          <w:t>Chair: XIAOFENG</w:t>
                        </w:r>
                      </w:p>
                      <w:p w14:paraId="191A363B" w14:textId="77777777" w:rsidR="00117380" w:rsidRDefault="00117380" w:rsidP="00E65606">
                        <w:pPr>
                          <w:rPr>
                            <w:sz w:val="22"/>
                          </w:rPr>
                        </w:pPr>
                        <w:r>
                          <w:rPr>
                            <w:sz w:val="22"/>
                          </w:rPr>
                          <w:t>Secretary: BAHIT</w:t>
                        </w:r>
                      </w:p>
                      <w:p w14:paraId="1D9F3ABF" w14:textId="77777777" w:rsidR="00117380" w:rsidRDefault="00117380" w:rsidP="00E65606"/>
                    </w:txbxContent>
                  </v:textbox>
                  <w10:anchorlock/>
                </v:shape>
              </w:pict>
            </mc:Fallback>
          </mc:AlternateContent>
        </w:r>
      </w:ins>
    </w:p>
    <w:p w14:paraId="47616B0A" w14:textId="1A0BE1A7" w:rsidR="00E65606" w:rsidRDefault="00E65606" w:rsidP="00E65606">
      <w:pPr>
        <w:rPr>
          <w:ins w:id="3536" w:author="Sarah Thomas" w:date="2014-03-12T14:56:00Z"/>
        </w:rPr>
      </w:pPr>
      <w:ins w:id="3537" w:author="Sarah Thomas" w:date="2014-03-12T14:56:00Z">
        <w:r>
          <w:rPr>
            <w:noProof/>
            <w:lang w:val="en-US"/>
          </w:rPr>
          <w:lastRenderedPageBreak/>
          <mc:AlternateContent>
            <mc:Choice Requires="wps">
              <w:drawing>
                <wp:inline distT="0" distB="0" distL="0" distR="0" wp14:anchorId="797A8323" wp14:editId="34401900">
                  <wp:extent cx="5257800" cy="4890770"/>
                  <wp:effectExtent l="0" t="0" r="12700" b="11430"/>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90770"/>
                          </a:xfrm>
                          <a:prstGeom prst="rect">
                            <a:avLst/>
                          </a:prstGeom>
                          <a:solidFill>
                            <a:srgbClr val="FFFFFF"/>
                          </a:solidFill>
                          <a:ln w="9525">
                            <a:solidFill>
                              <a:srgbClr val="000000"/>
                            </a:solidFill>
                            <a:miter lim="800000"/>
                            <a:headEnd/>
                            <a:tailEnd/>
                          </a:ln>
                        </wps:spPr>
                        <wps:txbx>
                          <w:txbxContent>
                            <w:p w14:paraId="67EF88B0"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117380" w:rsidRDefault="00117380" w:rsidP="00E65606">
                              <w:pPr>
                                <w:rPr>
                                  <w:sz w:val="22"/>
                                </w:rPr>
                              </w:pPr>
                            </w:p>
                            <w:p w14:paraId="372BCC04" w14:textId="77777777" w:rsidR="00117380" w:rsidRDefault="00117380" w:rsidP="00E65606">
                              <w:pPr>
                                <w:rPr>
                                  <w:sz w:val="22"/>
                                </w:rPr>
                              </w:pPr>
                              <w:r>
                                <w:rPr>
                                  <w:sz w:val="22"/>
                                </w:rPr>
                                <w:t>ALL TO BE COMPLETED BEFORE NEXT MEETING</w:t>
                              </w:r>
                            </w:p>
                            <w:p w14:paraId="263E7F69" w14:textId="77777777" w:rsidR="00117380" w:rsidRDefault="00117380" w:rsidP="00E65606">
                              <w:pPr>
                                <w:rPr>
                                  <w:sz w:val="22"/>
                                </w:rPr>
                              </w:pPr>
                            </w:p>
                            <w:p w14:paraId="46AA9D56" w14:textId="77777777" w:rsidR="00117380" w:rsidRDefault="00117380" w:rsidP="00E65606">
                              <w:pPr>
                                <w:numPr>
                                  <w:ilvl w:val="0"/>
                                  <w:numId w:val="58"/>
                                </w:numPr>
                                <w:spacing w:after="0"/>
                                <w:rPr>
                                  <w:sz w:val="22"/>
                                </w:rPr>
                              </w:pPr>
                              <w:r>
                                <w:rPr>
                                  <w:sz w:val="22"/>
                                </w:rPr>
                                <w:t>All team members to install GitHub and familiarise themselves with the basics</w:t>
                              </w:r>
                            </w:p>
                            <w:p w14:paraId="1A62BCF1" w14:textId="77777777" w:rsidR="00117380" w:rsidRDefault="00117380"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117380" w:rsidRDefault="00117380"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117380" w:rsidRDefault="00117380"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117380" w:rsidRDefault="00117380" w:rsidP="00E65606">
                              <w:pPr>
                                <w:ind w:left="720"/>
                                <w:rPr>
                                  <w:sz w:val="22"/>
                                </w:rPr>
                              </w:pPr>
                            </w:p>
                            <w:p w14:paraId="0523D5D4" w14:textId="77777777" w:rsidR="00117380" w:rsidRDefault="00117380" w:rsidP="00E65606">
                              <w:pPr>
                                <w:ind w:left="709"/>
                                <w:rPr>
                                  <w:sz w:val="22"/>
                                </w:rPr>
                              </w:pPr>
                              <w:r w:rsidRPr="00C95DA5">
                                <w:rPr>
                                  <w:sz w:val="22"/>
                                </w:rPr>
                                <w:t xml:space="preserve">ENAAM </w:t>
                              </w:r>
                              <w:r>
                                <w:rPr>
                                  <w:sz w:val="22"/>
                                </w:rPr>
                                <w:t>- Symphony</w:t>
                              </w:r>
                            </w:p>
                            <w:p w14:paraId="4ACEDFDC" w14:textId="77777777" w:rsidR="00117380" w:rsidRPr="00C95DA5" w:rsidRDefault="00117380" w:rsidP="00E65606">
                              <w:pPr>
                                <w:ind w:left="709"/>
                                <w:rPr>
                                  <w:sz w:val="22"/>
                                </w:rPr>
                              </w:pPr>
                              <w:r w:rsidRPr="00C95DA5">
                                <w:rPr>
                                  <w:sz w:val="22"/>
                                </w:rPr>
                                <w:t>XIAOFENG</w:t>
                              </w:r>
                              <w:r>
                                <w:rPr>
                                  <w:sz w:val="22"/>
                                </w:rPr>
                                <w:t xml:space="preserve"> – Zend (Only if students get this free? – please check)</w:t>
                              </w:r>
                            </w:p>
                            <w:p w14:paraId="7D6EDD73" w14:textId="77777777" w:rsidR="00117380" w:rsidRPr="00F445D6" w:rsidRDefault="00117380"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117380" w:rsidRDefault="00117380"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117380" w:rsidRDefault="00117380" w:rsidP="00E65606">
                              <w:pPr>
                                <w:ind w:left="709"/>
                                <w:rPr>
                                  <w:sz w:val="22"/>
                                </w:rPr>
                              </w:pPr>
                              <w:r w:rsidRPr="00C95DA5">
                                <w:rPr>
                                  <w:sz w:val="22"/>
                                </w:rPr>
                                <w:t xml:space="preserve">SARAH </w:t>
                              </w:r>
                              <w:r>
                                <w:rPr>
                                  <w:sz w:val="22"/>
                                </w:rPr>
                                <w:t>– Cake PHP</w:t>
                              </w:r>
                            </w:p>
                            <w:p w14:paraId="5EE2D2AB" w14:textId="77777777" w:rsidR="00117380" w:rsidRPr="00C95DA5" w:rsidRDefault="00117380" w:rsidP="00E65606">
                              <w:pPr>
                                <w:rPr>
                                  <w:sz w:val="22"/>
                                </w:rPr>
                              </w:pPr>
                            </w:p>
                            <w:p w14:paraId="3EB8E17B" w14:textId="77777777" w:rsidR="00117380" w:rsidRDefault="00117380" w:rsidP="00E65606">
                              <w:pPr>
                                <w:numPr>
                                  <w:ilvl w:val="0"/>
                                  <w:numId w:val="58"/>
                                </w:numPr>
                                <w:spacing w:after="0"/>
                                <w:rPr>
                                  <w:sz w:val="22"/>
                                </w:rPr>
                              </w:pPr>
                              <w:r>
                                <w:rPr>
                                  <w:sz w:val="22"/>
                                </w:rPr>
                                <w:t xml:space="preserve">Consider front end frameworks such as Foundation/Bootstrap </w:t>
                              </w:r>
                              <w:hyperlink r:id="rId34" w:history="1">
                                <w:r w:rsidRPr="002F6E3A">
                                  <w:rPr>
                                    <w:rStyle w:val="Hyperlink"/>
                                    <w:sz w:val="22"/>
                                  </w:rPr>
                                  <w:t>http://www.sitepoint.com/top-10-front-end-development-frameworks/</w:t>
                                </w:r>
                              </w:hyperlink>
                            </w:p>
                            <w:p w14:paraId="55AF1315" w14:textId="77777777" w:rsidR="00117380" w:rsidRDefault="00117380" w:rsidP="00E65606">
                              <w:pPr>
                                <w:numPr>
                                  <w:ilvl w:val="0"/>
                                  <w:numId w:val="58"/>
                                </w:numPr>
                                <w:spacing w:after="0"/>
                                <w:rPr>
                                  <w:sz w:val="22"/>
                                </w:rPr>
                              </w:pPr>
                              <w:r>
                                <w:rPr>
                                  <w:sz w:val="22"/>
                                </w:rPr>
                                <w:t xml:space="preserve">Any items for agenda to SARAH </w:t>
                              </w:r>
                            </w:p>
                            <w:p w14:paraId="387BFFF2" w14:textId="77777777" w:rsidR="00117380" w:rsidRDefault="00117380" w:rsidP="00E65606"/>
                            <w:p w14:paraId="0816AF4C"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3" o:spid="_x0000_s1076" type="#_x0000_t202" style="width:414pt;height:38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">
                  <v:textbox style="mso-fit-shape-to-text:t">
                    <w:txbxContent>
                      <w:p w14:paraId="67EF88B0"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117380" w:rsidRDefault="00117380" w:rsidP="00E65606">
                        <w:pPr>
                          <w:rPr>
                            <w:sz w:val="22"/>
                          </w:rPr>
                        </w:pPr>
                      </w:p>
                      <w:p w14:paraId="372BCC04" w14:textId="77777777" w:rsidR="00117380" w:rsidRDefault="00117380" w:rsidP="00E65606">
                        <w:pPr>
                          <w:rPr>
                            <w:sz w:val="22"/>
                          </w:rPr>
                        </w:pPr>
                        <w:r>
                          <w:rPr>
                            <w:sz w:val="22"/>
                          </w:rPr>
                          <w:t>ALL TO BE COMPLETED BEFORE NEXT MEETING</w:t>
                        </w:r>
                      </w:p>
                      <w:p w14:paraId="263E7F69" w14:textId="77777777" w:rsidR="00117380" w:rsidRDefault="00117380" w:rsidP="00E65606">
                        <w:pPr>
                          <w:rPr>
                            <w:sz w:val="22"/>
                          </w:rPr>
                        </w:pPr>
                      </w:p>
                      <w:p w14:paraId="46AA9D56" w14:textId="77777777" w:rsidR="00117380" w:rsidRDefault="00117380" w:rsidP="00E65606">
                        <w:pPr>
                          <w:numPr>
                            <w:ilvl w:val="0"/>
                            <w:numId w:val="58"/>
                          </w:numPr>
                          <w:spacing w:after="0"/>
                          <w:rPr>
                            <w:sz w:val="22"/>
                          </w:rPr>
                        </w:pPr>
                        <w:r>
                          <w:rPr>
                            <w:sz w:val="22"/>
                          </w:rPr>
                          <w:t>All team members to install GitHub and familiarise themselves with the basics</w:t>
                        </w:r>
                      </w:p>
                      <w:p w14:paraId="1A62BCF1" w14:textId="77777777" w:rsidR="00117380" w:rsidRDefault="00117380"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117380" w:rsidRDefault="00117380"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117380" w:rsidRDefault="00117380"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117380" w:rsidRDefault="00117380" w:rsidP="00E65606">
                        <w:pPr>
                          <w:ind w:left="720"/>
                          <w:rPr>
                            <w:sz w:val="22"/>
                          </w:rPr>
                        </w:pPr>
                      </w:p>
                      <w:p w14:paraId="0523D5D4" w14:textId="77777777" w:rsidR="00117380" w:rsidRDefault="00117380" w:rsidP="00E65606">
                        <w:pPr>
                          <w:ind w:left="709"/>
                          <w:rPr>
                            <w:sz w:val="22"/>
                          </w:rPr>
                        </w:pPr>
                        <w:r w:rsidRPr="00C95DA5">
                          <w:rPr>
                            <w:sz w:val="22"/>
                          </w:rPr>
                          <w:t xml:space="preserve">ENAAM </w:t>
                        </w:r>
                        <w:r>
                          <w:rPr>
                            <w:sz w:val="22"/>
                          </w:rPr>
                          <w:t>- Symphony</w:t>
                        </w:r>
                      </w:p>
                      <w:p w14:paraId="4ACEDFDC" w14:textId="77777777" w:rsidR="00117380" w:rsidRPr="00C95DA5" w:rsidRDefault="00117380" w:rsidP="00E65606">
                        <w:pPr>
                          <w:ind w:left="709"/>
                          <w:rPr>
                            <w:sz w:val="22"/>
                          </w:rPr>
                        </w:pPr>
                        <w:r w:rsidRPr="00C95DA5">
                          <w:rPr>
                            <w:sz w:val="22"/>
                          </w:rPr>
                          <w:t>XIAOFENG</w:t>
                        </w:r>
                        <w:r>
                          <w:rPr>
                            <w:sz w:val="22"/>
                          </w:rPr>
                          <w:t xml:space="preserve"> – Zend (Only if students get this free? – please check)</w:t>
                        </w:r>
                      </w:p>
                      <w:p w14:paraId="7D6EDD73" w14:textId="77777777" w:rsidR="00117380" w:rsidRPr="00F445D6" w:rsidRDefault="00117380"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117380" w:rsidRDefault="00117380"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117380" w:rsidRDefault="00117380" w:rsidP="00E65606">
                        <w:pPr>
                          <w:ind w:left="709"/>
                          <w:rPr>
                            <w:sz w:val="22"/>
                          </w:rPr>
                        </w:pPr>
                        <w:r w:rsidRPr="00C95DA5">
                          <w:rPr>
                            <w:sz w:val="22"/>
                          </w:rPr>
                          <w:t xml:space="preserve">SARAH </w:t>
                        </w:r>
                        <w:r>
                          <w:rPr>
                            <w:sz w:val="22"/>
                          </w:rPr>
                          <w:t>– Cake PHP</w:t>
                        </w:r>
                      </w:p>
                      <w:p w14:paraId="5EE2D2AB" w14:textId="77777777" w:rsidR="00117380" w:rsidRPr="00C95DA5" w:rsidRDefault="00117380" w:rsidP="00E65606">
                        <w:pPr>
                          <w:rPr>
                            <w:sz w:val="22"/>
                          </w:rPr>
                        </w:pPr>
                      </w:p>
                      <w:p w14:paraId="3EB8E17B" w14:textId="77777777" w:rsidR="00117380" w:rsidRDefault="00117380" w:rsidP="00E65606">
                        <w:pPr>
                          <w:numPr>
                            <w:ilvl w:val="0"/>
                            <w:numId w:val="58"/>
                          </w:numPr>
                          <w:spacing w:after="0"/>
                          <w:rPr>
                            <w:sz w:val="22"/>
                          </w:rPr>
                        </w:pPr>
                        <w:r>
                          <w:rPr>
                            <w:sz w:val="22"/>
                          </w:rPr>
                          <w:t xml:space="preserve">Consider front end frameworks such as Foundation/Bootstrap </w:t>
                        </w:r>
                        <w:hyperlink r:id="rId35" w:history="1">
                          <w:r w:rsidRPr="002F6E3A">
                            <w:rPr>
                              <w:rStyle w:val="Hyperlink"/>
                              <w:sz w:val="22"/>
                            </w:rPr>
                            <w:t>http://www.sitepoint.com/top-10-front-end-development-frameworks/</w:t>
                          </w:r>
                        </w:hyperlink>
                      </w:p>
                      <w:p w14:paraId="55AF1315" w14:textId="77777777" w:rsidR="00117380" w:rsidRDefault="00117380" w:rsidP="00E65606">
                        <w:pPr>
                          <w:numPr>
                            <w:ilvl w:val="0"/>
                            <w:numId w:val="58"/>
                          </w:numPr>
                          <w:spacing w:after="0"/>
                          <w:rPr>
                            <w:sz w:val="22"/>
                          </w:rPr>
                        </w:pPr>
                        <w:r>
                          <w:rPr>
                            <w:sz w:val="22"/>
                          </w:rPr>
                          <w:t xml:space="preserve">Any items for agenda to SARAH </w:t>
                        </w:r>
                      </w:p>
                      <w:p w14:paraId="387BFFF2" w14:textId="77777777" w:rsidR="00117380" w:rsidRDefault="00117380" w:rsidP="00E65606"/>
                      <w:p w14:paraId="0816AF4C" w14:textId="77777777" w:rsidR="00117380" w:rsidRDefault="00117380" w:rsidP="00E65606"/>
                    </w:txbxContent>
                  </v:textbox>
                  <w10:anchorlock/>
                </v:shape>
              </w:pict>
            </mc:Fallback>
          </mc:AlternateContent>
        </w:r>
      </w:ins>
    </w:p>
    <w:p w14:paraId="7F54432F" w14:textId="77777777" w:rsidR="00E65606" w:rsidRDefault="00E65606" w:rsidP="00E65606">
      <w:pPr>
        <w:rPr>
          <w:ins w:id="3538" w:author="Sarah Thomas" w:date="2014-03-12T14:56:00Z"/>
        </w:rPr>
      </w:pPr>
    </w:p>
    <w:p w14:paraId="5EA25922" w14:textId="678FA4AA" w:rsidR="00E65606" w:rsidRDefault="00E65606" w:rsidP="00E65606">
      <w:pPr>
        <w:rPr>
          <w:ins w:id="3539" w:author="Sarah Thomas" w:date="2014-03-12T14:56:00Z"/>
        </w:rPr>
      </w:pPr>
      <w:ins w:id="3540" w:author="Sarah Thomas" w:date="2014-03-12T14:56:00Z">
        <w:r>
          <w:rPr>
            <w:noProof/>
            <w:lang w:val="en-US"/>
          </w:rPr>
          <w:lastRenderedPageBreak/>
          <mc:AlternateContent>
            <mc:Choice Requires="wps">
              <w:drawing>
                <wp:inline distT="0" distB="0" distL="0" distR="0" wp14:anchorId="6C05CF52" wp14:editId="71B27DC3">
                  <wp:extent cx="5257800" cy="1210945"/>
                  <wp:effectExtent l="0" t="0" r="12700"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2E900E3"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117380" w:rsidRDefault="00117380" w:rsidP="00E65606">
                              <w:pPr>
                                <w:rPr>
                                  <w:sz w:val="22"/>
                                </w:rPr>
                              </w:pPr>
                            </w:p>
                            <w:p w14:paraId="6AB14E49" w14:textId="77777777" w:rsidR="00117380" w:rsidRDefault="00117380" w:rsidP="00E65606">
                              <w:pPr>
                                <w:rPr>
                                  <w:sz w:val="22"/>
                                </w:rPr>
                              </w:pPr>
                              <w:r>
                                <w:rPr>
                                  <w:sz w:val="22"/>
                                </w:rPr>
                                <w:t>Next Meeting: Monday 20 Jan, 15:00, CSEE Lab 1</w:t>
                              </w:r>
                            </w:p>
                            <w:p w14:paraId="2F153E7B" w14:textId="77777777" w:rsidR="00117380" w:rsidRDefault="00117380" w:rsidP="00E65606">
                              <w:pPr>
                                <w:rPr>
                                  <w:sz w:val="22"/>
                                </w:rPr>
                              </w:pPr>
                              <w:r>
                                <w:rPr>
                                  <w:sz w:val="22"/>
                                </w:rPr>
                                <w:t>Chair: SARAH</w:t>
                              </w:r>
                            </w:p>
                            <w:p w14:paraId="5D0AC71A" w14:textId="77777777" w:rsidR="00117380" w:rsidRDefault="00117380" w:rsidP="00E65606">
                              <w:pPr>
                                <w:rPr>
                                  <w:sz w:val="22"/>
                                </w:rPr>
                              </w:pPr>
                              <w:r>
                                <w:rPr>
                                  <w:sz w:val="22"/>
                                </w:rPr>
                                <w:t>Secretary: ENAAM</w:t>
                              </w:r>
                            </w:p>
                            <w:p w14:paraId="01852929"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2" o:spid="_x0000_s107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UzcyWywCAABZBAAADgAAAAAAAAAAAAAAAAAsAgAAZHJzL2Uyb0Rv&#10;Yy54bWxQSwECLQAUAAYACAAAACEA3mDpc9oAAAAFAQAADwAAAAAAAAAAAAAAAACEBAAAZHJzL2Rv&#10;d25yZXYueG1sUEsFBgAAAAAEAAQA8wAAAIsFAAAAAA==&#10;">
                  <v:textbox style="mso-fit-shape-to-text:t">
                    <w:txbxContent>
                      <w:p w14:paraId="32E900E3"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117380" w:rsidRDefault="00117380" w:rsidP="00E65606">
                        <w:pPr>
                          <w:rPr>
                            <w:sz w:val="22"/>
                          </w:rPr>
                        </w:pPr>
                      </w:p>
                      <w:p w14:paraId="6AB14E49" w14:textId="77777777" w:rsidR="00117380" w:rsidRDefault="00117380" w:rsidP="00E65606">
                        <w:pPr>
                          <w:rPr>
                            <w:sz w:val="22"/>
                          </w:rPr>
                        </w:pPr>
                        <w:r>
                          <w:rPr>
                            <w:sz w:val="22"/>
                          </w:rPr>
                          <w:t>Next Meeting: Monday 20 Jan, 15:00, CSEE Lab 1</w:t>
                        </w:r>
                      </w:p>
                      <w:p w14:paraId="2F153E7B" w14:textId="77777777" w:rsidR="00117380" w:rsidRDefault="00117380" w:rsidP="00E65606">
                        <w:pPr>
                          <w:rPr>
                            <w:sz w:val="22"/>
                          </w:rPr>
                        </w:pPr>
                        <w:r>
                          <w:rPr>
                            <w:sz w:val="22"/>
                          </w:rPr>
                          <w:t>Chair: SARAH</w:t>
                        </w:r>
                      </w:p>
                      <w:p w14:paraId="5D0AC71A" w14:textId="77777777" w:rsidR="00117380" w:rsidRDefault="00117380" w:rsidP="00E65606">
                        <w:pPr>
                          <w:rPr>
                            <w:sz w:val="22"/>
                          </w:rPr>
                        </w:pPr>
                        <w:r>
                          <w:rPr>
                            <w:sz w:val="22"/>
                          </w:rPr>
                          <w:t>Secretary: ENAAM</w:t>
                        </w:r>
                      </w:p>
                      <w:p w14:paraId="01852929" w14:textId="77777777" w:rsidR="00117380" w:rsidRDefault="00117380" w:rsidP="00E65606"/>
                    </w:txbxContent>
                  </v:textbox>
                  <w10:anchorlock/>
                </v:shape>
              </w:pict>
            </mc:Fallback>
          </mc:AlternateContent>
        </w:r>
      </w:ins>
    </w:p>
    <w:p w14:paraId="2771FEA5" w14:textId="77777777" w:rsidR="00E65606" w:rsidRPr="0037694C" w:rsidRDefault="00E65606" w:rsidP="00E65606">
      <w:pPr>
        <w:jc w:val="center"/>
        <w:rPr>
          <w:ins w:id="3541" w:author="Sarah Thomas" w:date="2014-03-12T15:01:00Z"/>
          <w:b/>
          <w:szCs w:val="24"/>
          <w:u w:val="single"/>
        </w:rPr>
      </w:pPr>
      <w:ins w:id="3542" w:author="Sarah Thomas" w:date="2014-03-12T15:01:00Z">
        <w:r>
          <w:rPr>
            <w:b/>
            <w:szCs w:val="24"/>
            <w:u w:val="single"/>
          </w:rPr>
          <w:t xml:space="preserve">CE903-1 </w:t>
        </w:r>
        <w:r w:rsidRPr="0037694C">
          <w:rPr>
            <w:b/>
            <w:szCs w:val="24"/>
            <w:u w:val="single"/>
          </w:rPr>
          <w:t>Minutes of Group Meetings</w:t>
        </w:r>
      </w:ins>
    </w:p>
    <w:p w14:paraId="5B42B54A" w14:textId="77777777" w:rsidR="00E65606" w:rsidRPr="00DF4BA9" w:rsidRDefault="00E65606" w:rsidP="00E65606">
      <w:pPr>
        <w:jc w:val="center"/>
        <w:rPr>
          <w:ins w:id="3543" w:author="Sarah Thomas" w:date="2014-03-12T15:01:00Z"/>
          <w:b/>
          <w:sz w:val="22"/>
          <w:u w:val="single"/>
        </w:rPr>
      </w:pPr>
    </w:p>
    <w:p w14:paraId="724B29C2" w14:textId="25E5E9F4" w:rsidR="00E65606" w:rsidRDefault="00E65606" w:rsidP="00E65606">
      <w:pPr>
        <w:rPr>
          <w:ins w:id="3544" w:author="Sarah Thomas" w:date="2014-03-12T15:01:00Z"/>
          <w:sz w:val="22"/>
        </w:rPr>
      </w:pPr>
      <w:ins w:id="3545" w:author="Sarah Thomas" w:date="2014-03-12T15:01:00Z">
        <w:r>
          <w:rPr>
            <w:noProof/>
            <w:sz w:val="22"/>
            <w:lang w:val="en-US"/>
            <w:rPrChange w:id="3546" w:author="Unknown">
              <w:rPr>
                <w:noProof/>
                <w:lang w:val="en-US"/>
              </w:rPr>
            </w:rPrChange>
          </w:rPr>
          <mc:AlternateContent>
            <mc:Choice Requires="wps">
              <w:drawing>
                <wp:inline distT="0" distB="0" distL="0" distR="0" wp14:anchorId="72B5805D" wp14:editId="3BBB923C">
                  <wp:extent cx="5257800" cy="422275"/>
                  <wp:effectExtent l="0" t="0" r="12700" b="12700"/>
                  <wp:docPr id="7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97ABC4D"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117380" w:rsidRPr="0084728E"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4" o:spid="_x0000_s1078"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PuiwzItAgAAWgQAAA4AAAAAAAAAAAAAAAAALAIAAGRycy9lMm9E&#10;b2MueG1sUEsBAi0AFAAGAAgAAAAhAPfZHxfaAAAABAEAAA8AAAAAAAAAAAAAAAAAhQQAAGRycy9k&#10;b3ducmV2LnhtbFBLBQYAAAAABAAEAPMAAACMBQAAAAA=&#10;">
                  <v:textbox style="mso-fit-shape-to-text:t">
                    <w:txbxContent>
                      <w:p w14:paraId="497ABC4D"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117380" w:rsidRPr="0084728E" w:rsidRDefault="00117380" w:rsidP="00E65606">
                        <w:pPr>
                          <w:rPr>
                            <w:sz w:val="22"/>
                          </w:rPr>
                        </w:pPr>
                      </w:p>
                    </w:txbxContent>
                  </v:textbox>
                  <w10:anchorlock/>
                </v:shape>
              </w:pict>
            </mc:Fallback>
          </mc:AlternateContent>
        </w:r>
      </w:ins>
    </w:p>
    <w:p w14:paraId="05980BAC" w14:textId="33533129" w:rsidR="00E65606" w:rsidRDefault="00E65606" w:rsidP="00E65606">
      <w:pPr>
        <w:rPr>
          <w:ins w:id="3547" w:author="Sarah Thomas" w:date="2014-03-12T15:01:00Z"/>
        </w:rPr>
      </w:pPr>
      <w:ins w:id="3548" w:author="Sarah Thomas" w:date="2014-03-12T15:01:00Z">
        <w:r>
          <w:rPr>
            <w:noProof/>
            <w:lang w:val="en-US"/>
          </w:rPr>
          <mc:AlternateContent>
            <mc:Choice Requires="wps">
              <w:drawing>
                <wp:inline distT="0" distB="0" distL="0" distR="0" wp14:anchorId="380A7682" wp14:editId="31FF89B8">
                  <wp:extent cx="5257800" cy="407670"/>
                  <wp:effectExtent l="0" t="3175" r="12700" b="8255"/>
                  <wp:docPr id="6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725247CE"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65" o:spid="_x0000_s107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juyIiLgIAAFoEAAAOAAAAAAAAAAAAAAAAACwCAABkcnMvZTJv&#10;RG9jLnhtbFBLAQItABQABgAIAAAAIQAwJO+X2gAAAAQBAAAPAAAAAAAAAAAAAAAAAIYEAABkcnMv&#10;ZG93bnJldi54bWxQSwUGAAAAAAQABADzAAAAjQUAAAAA&#10;">
                  <v:textbox style="mso-fit-shape-to-text:t">
                    <w:txbxContent>
                      <w:p w14:paraId="725247CE"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117380" w:rsidRDefault="00117380" w:rsidP="00E65606"/>
                    </w:txbxContent>
                  </v:textbox>
                  <w10:anchorlock/>
                </v:shape>
              </w:pict>
            </mc:Fallback>
          </mc:AlternateContent>
        </w:r>
      </w:ins>
    </w:p>
    <w:p w14:paraId="0A61875C" w14:textId="70882650" w:rsidR="00E65606" w:rsidRDefault="00E65606" w:rsidP="00E65606">
      <w:pPr>
        <w:rPr>
          <w:ins w:id="3549" w:author="Sarah Thomas" w:date="2014-03-12T15:01:00Z"/>
        </w:rPr>
      </w:pPr>
      <w:ins w:id="3550" w:author="Sarah Thomas" w:date="2014-03-12T15:01:00Z">
        <w:r>
          <w:rPr>
            <w:noProof/>
            <w:lang w:val="en-US"/>
          </w:rPr>
          <mc:AlternateContent>
            <mc:Choice Requires="wps">
              <w:drawing>
                <wp:inline distT="0" distB="0" distL="0" distR="0" wp14:anchorId="0471237C" wp14:editId="03CD281A">
                  <wp:extent cx="5257800" cy="1050290"/>
                  <wp:effectExtent l="0" t="0" r="12700" b="6985"/>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18A1BECA" w14:textId="77777777" w:rsidR="00117380" w:rsidRDefault="00117380" w:rsidP="00E65606">
                              <w:pPr>
                                <w:rPr>
                                  <w:sz w:val="22"/>
                                </w:rPr>
                              </w:pPr>
                              <w:r w:rsidRPr="00683722">
                                <w:rPr>
                                  <w:sz w:val="22"/>
                                </w:rPr>
                                <w:t>Group members present:</w:t>
                              </w:r>
                              <w:r>
                                <w:rPr>
                                  <w:sz w:val="22"/>
                                </w:rPr>
                                <w:t xml:space="preserve"> </w:t>
                              </w:r>
                            </w:p>
                            <w:p w14:paraId="10211C3C" w14:textId="77777777" w:rsidR="00117380" w:rsidRPr="00F445D6" w:rsidRDefault="00117380" w:rsidP="00E65606">
                              <w:pPr>
                                <w:rPr>
                                  <w:sz w:val="22"/>
                                </w:rPr>
                              </w:pPr>
                              <w:r w:rsidRPr="00F445D6">
                                <w:rPr>
                                  <w:sz w:val="22"/>
                                </w:rPr>
                                <w:t>ALSHUAIBI, ENAAM ABDULMONEM O</w:t>
                              </w:r>
                            </w:p>
                            <w:p w14:paraId="6144DCE5" w14:textId="77777777" w:rsidR="00117380" w:rsidRPr="00F445D6" w:rsidRDefault="00117380" w:rsidP="00E65606">
                              <w:pPr>
                                <w:rPr>
                                  <w:sz w:val="22"/>
                                </w:rPr>
                              </w:pPr>
                              <w:r w:rsidRPr="00F445D6">
                                <w:rPr>
                                  <w:sz w:val="22"/>
                                </w:rPr>
                                <w:t>HAMID, BAHIT BIN</w:t>
                              </w:r>
                            </w:p>
                            <w:p w14:paraId="29DB38C0" w14:textId="77777777" w:rsidR="00117380" w:rsidRPr="00F445D6" w:rsidRDefault="00117380" w:rsidP="00E65606">
                              <w:pPr>
                                <w:rPr>
                                  <w:sz w:val="22"/>
                                </w:rPr>
                              </w:pPr>
                              <w:r w:rsidRPr="00F445D6">
                                <w:rPr>
                                  <w:sz w:val="22"/>
                                </w:rPr>
                                <w:t>HERASCU, IRINA</w:t>
                              </w:r>
                            </w:p>
                            <w:p w14:paraId="5A1CE561" w14:textId="77777777" w:rsidR="00117380" w:rsidRDefault="00117380" w:rsidP="00E65606">
                              <w:pPr>
                                <w:rPr>
                                  <w:sz w:val="22"/>
                                </w:rPr>
                              </w:pPr>
                              <w:r w:rsidRPr="00F445D6">
                                <w:rPr>
                                  <w:sz w:val="22"/>
                                </w:rPr>
                                <w:t>THOMAS, SARAH ANNE</w:t>
                              </w:r>
                            </w:p>
                            <w:p w14:paraId="2198ACF5"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63" o:spid="_x0000_s1080"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">
                  <v:textbox style="mso-fit-shape-to-text:t">
                    <w:txbxContent>
                      <w:p w14:paraId="18A1BECA" w14:textId="77777777" w:rsidR="00117380" w:rsidRDefault="00117380" w:rsidP="00E65606">
                        <w:pPr>
                          <w:rPr>
                            <w:sz w:val="22"/>
                          </w:rPr>
                        </w:pPr>
                        <w:r w:rsidRPr="00683722">
                          <w:rPr>
                            <w:sz w:val="22"/>
                          </w:rPr>
                          <w:t>Group members present:</w:t>
                        </w:r>
                        <w:r>
                          <w:rPr>
                            <w:sz w:val="22"/>
                          </w:rPr>
                          <w:t xml:space="preserve"> </w:t>
                        </w:r>
                      </w:p>
                      <w:p w14:paraId="10211C3C" w14:textId="77777777" w:rsidR="00117380" w:rsidRPr="00F445D6" w:rsidRDefault="00117380" w:rsidP="00E65606">
                        <w:pPr>
                          <w:rPr>
                            <w:sz w:val="22"/>
                          </w:rPr>
                        </w:pPr>
                        <w:r w:rsidRPr="00F445D6">
                          <w:rPr>
                            <w:sz w:val="22"/>
                          </w:rPr>
                          <w:t>ALSHUAIBI, ENAAM ABDULMONEM O</w:t>
                        </w:r>
                      </w:p>
                      <w:p w14:paraId="6144DCE5" w14:textId="77777777" w:rsidR="00117380" w:rsidRPr="00F445D6" w:rsidRDefault="00117380" w:rsidP="00E65606">
                        <w:pPr>
                          <w:rPr>
                            <w:sz w:val="22"/>
                          </w:rPr>
                        </w:pPr>
                        <w:r w:rsidRPr="00F445D6">
                          <w:rPr>
                            <w:sz w:val="22"/>
                          </w:rPr>
                          <w:t>HAMID, BAHIT BIN</w:t>
                        </w:r>
                      </w:p>
                      <w:p w14:paraId="29DB38C0" w14:textId="77777777" w:rsidR="00117380" w:rsidRPr="00F445D6" w:rsidRDefault="00117380" w:rsidP="00E65606">
                        <w:pPr>
                          <w:rPr>
                            <w:sz w:val="22"/>
                          </w:rPr>
                        </w:pPr>
                        <w:r w:rsidRPr="00F445D6">
                          <w:rPr>
                            <w:sz w:val="22"/>
                          </w:rPr>
                          <w:t>HERASCU, IRINA</w:t>
                        </w:r>
                      </w:p>
                      <w:p w14:paraId="5A1CE561" w14:textId="77777777" w:rsidR="00117380" w:rsidRDefault="00117380" w:rsidP="00E65606">
                        <w:pPr>
                          <w:rPr>
                            <w:sz w:val="22"/>
                          </w:rPr>
                        </w:pPr>
                        <w:r w:rsidRPr="00F445D6">
                          <w:rPr>
                            <w:sz w:val="22"/>
                          </w:rPr>
                          <w:t>THOMAS, SARAH ANNE</w:t>
                        </w:r>
                      </w:p>
                      <w:p w14:paraId="2198ACF5" w14:textId="77777777" w:rsidR="00117380" w:rsidRDefault="00117380" w:rsidP="00E65606"/>
                    </w:txbxContent>
                  </v:textbox>
                  <w10:anchorlock/>
                </v:shape>
              </w:pict>
            </mc:Fallback>
          </mc:AlternateContent>
        </w:r>
      </w:ins>
    </w:p>
    <w:p w14:paraId="408E8A15" w14:textId="261F0CC7" w:rsidR="00E65606" w:rsidRDefault="00E65606" w:rsidP="00E65606">
      <w:pPr>
        <w:rPr>
          <w:ins w:id="3551" w:author="Sarah Thomas" w:date="2014-03-12T15:01:00Z"/>
        </w:rPr>
      </w:pPr>
      <w:ins w:id="3552" w:author="Sarah Thomas" w:date="2014-03-12T15:01:00Z">
        <w:r>
          <w:rPr>
            <w:noProof/>
            <w:lang w:val="en-US"/>
          </w:rPr>
          <mc:AlternateContent>
            <mc:Choice Requires="wps">
              <w:drawing>
                <wp:inline distT="0" distB="0" distL="0" distR="0" wp14:anchorId="036AFFC0" wp14:editId="7B311C7E">
                  <wp:extent cx="5257800" cy="743585"/>
                  <wp:effectExtent l="0" t="3175" r="12700" b="15240"/>
                  <wp:docPr id="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E30E847"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117380" w:rsidRDefault="00117380" w:rsidP="00E65606">
                              <w:pPr>
                                <w:rPr>
                                  <w:sz w:val="22"/>
                                </w:rPr>
                              </w:pPr>
                              <w:r>
                                <w:rPr>
                                  <w:sz w:val="22"/>
                                </w:rPr>
                                <w:t>1) CHEN, XIAOFENG – Stomach ache, Irina agreed to replace him as the Chairperson.</w:t>
                              </w:r>
                            </w:p>
                            <w:p w14:paraId="76936D66" w14:textId="77777777" w:rsidR="00117380" w:rsidRPr="0074570A"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6" o:spid="_x0000_s1081"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NES4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1Ko0RLgIAAFoEAAAOAAAAAAAAAAAAAAAAACwCAABkcnMvZTJv&#10;RG9jLnhtbFBLAQItABQABgAIAAAAIQAoxIMq2gAAAAUBAAAPAAAAAAAAAAAAAAAAAIYEAABkcnMv&#10;ZG93bnJldi54bWxQSwUGAAAAAAQABADzAAAAjQUAAAAA&#10;">
                  <v:textbox style="mso-fit-shape-to-text:t">
                    <w:txbxContent>
                      <w:p w14:paraId="3E30E847"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117380" w:rsidRDefault="00117380" w:rsidP="00E65606">
                        <w:pPr>
                          <w:rPr>
                            <w:sz w:val="22"/>
                          </w:rPr>
                        </w:pPr>
                        <w:r>
                          <w:rPr>
                            <w:sz w:val="22"/>
                          </w:rPr>
                          <w:t>1) CHEN, XIAOFENG – Stomach ache, Irina agreed to replace him as the Chairperson.</w:t>
                        </w:r>
                      </w:p>
                      <w:p w14:paraId="76936D66" w14:textId="77777777" w:rsidR="00117380" w:rsidRPr="0074570A" w:rsidRDefault="00117380" w:rsidP="00E65606">
                        <w:pPr>
                          <w:rPr>
                            <w:sz w:val="22"/>
                          </w:rPr>
                        </w:pPr>
                      </w:p>
                    </w:txbxContent>
                  </v:textbox>
                  <w10:anchorlock/>
                </v:shape>
              </w:pict>
            </mc:Fallback>
          </mc:AlternateContent>
        </w:r>
      </w:ins>
    </w:p>
    <w:p w14:paraId="375426F0" w14:textId="77777777" w:rsidR="00E65606" w:rsidRDefault="00E65606" w:rsidP="00E65606">
      <w:pPr>
        <w:rPr>
          <w:ins w:id="3553" w:author="Sarah Thomas" w:date="2014-03-12T15:01:00Z"/>
        </w:rPr>
      </w:pPr>
    </w:p>
    <w:p w14:paraId="3266A0D3" w14:textId="179A8859" w:rsidR="00E65606" w:rsidRDefault="00E65606" w:rsidP="00E65606">
      <w:pPr>
        <w:rPr>
          <w:ins w:id="3554" w:author="Sarah Thomas" w:date="2014-03-12T15:01:00Z"/>
        </w:rPr>
      </w:pPr>
      <w:ins w:id="3555" w:author="Sarah Thomas" w:date="2014-03-12T15:01:00Z">
        <w:r>
          <w:rPr>
            <w:noProof/>
            <w:lang w:val="en-US"/>
          </w:rPr>
          <w:lastRenderedPageBreak/>
          <mc:AlternateContent>
            <mc:Choice Requires="wps">
              <w:drawing>
                <wp:inline distT="0" distB="0" distL="0" distR="0" wp14:anchorId="3AE228F7" wp14:editId="19241085">
                  <wp:extent cx="5257800" cy="407670"/>
                  <wp:effectExtent l="0" t="0" r="12700" b="14605"/>
                  <wp:docPr id="6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A341C1"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4E1E78C2"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62" o:spid="_x0000_s108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oYnueLgIAAFoEAAAOAAAAAAAAAAAAAAAAACwCAABkcnMvZTJv&#10;RG9jLnhtbFBLAQItABQABgAIAAAAIQAwJO+X2gAAAAQBAAAPAAAAAAAAAAAAAAAAAIYEAABkcnMv&#10;ZG93bnJldi54bWxQSwUGAAAAAAQABADzAAAAjQUAAAAA&#10;">
                  <v:textbox style="mso-fit-shape-to-text:t">
                    <w:txbxContent>
                      <w:p w14:paraId="6CA341C1"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4E1E78C2" w14:textId="77777777" w:rsidR="00117380" w:rsidRDefault="00117380" w:rsidP="00E65606"/>
                    </w:txbxContent>
                  </v:textbox>
                  <w10:anchorlock/>
                </v:shape>
              </w:pict>
            </mc:Fallback>
          </mc:AlternateContent>
        </w:r>
      </w:ins>
    </w:p>
    <w:p w14:paraId="4BA281BF" w14:textId="6E806012" w:rsidR="00E65606" w:rsidRDefault="00E65606" w:rsidP="00E65606">
      <w:pPr>
        <w:rPr>
          <w:ins w:id="3556" w:author="Sarah Thomas" w:date="2014-03-12T15:01:00Z"/>
        </w:rPr>
      </w:pPr>
      <w:ins w:id="3557" w:author="Sarah Thomas" w:date="2014-03-12T15:01:00Z">
        <w:r>
          <w:rPr>
            <w:noProof/>
            <w:lang w:val="en-US"/>
          </w:rPr>
          <mc:AlternateContent>
            <mc:Choice Requires="wps">
              <w:drawing>
                <wp:inline distT="0" distB="0" distL="0" distR="0" wp14:anchorId="114A58C3" wp14:editId="3037FA0C">
                  <wp:extent cx="5257800" cy="407670"/>
                  <wp:effectExtent l="0" t="3175" r="12700" b="8255"/>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CDA8061"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61" o:spid="_x0000_s108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K8VHBMwAgAAWgQAAA4AAAAAAAAAAAAAAAAALAIAAGRycy9l&#10;Mm9Eb2MueG1sUEsBAi0AFAAGAAgAAAAhADAk75faAAAABAEAAA8AAAAAAAAAAAAAAAAAiAQAAGRy&#10;cy9kb3ducmV2LnhtbFBLBQYAAAAABAAEAPMAAACPBQAAAAA=&#10;">
                  <v:textbox style="mso-fit-shape-to-text:t">
                    <w:txbxContent>
                      <w:p w14:paraId="0CDA8061"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117380" w:rsidRDefault="00117380" w:rsidP="00E65606"/>
                    </w:txbxContent>
                  </v:textbox>
                  <w10:anchorlock/>
                </v:shape>
              </w:pict>
            </mc:Fallback>
          </mc:AlternateContent>
        </w:r>
      </w:ins>
    </w:p>
    <w:p w14:paraId="3B8C2545" w14:textId="5E1091CF" w:rsidR="00E65606" w:rsidRDefault="00E65606" w:rsidP="00E65606">
      <w:pPr>
        <w:rPr>
          <w:ins w:id="3558" w:author="Sarah Thomas" w:date="2014-03-12T15:01:00Z"/>
        </w:rPr>
      </w:pPr>
      <w:ins w:id="3559" w:author="Sarah Thomas" w:date="2014-03-12T15:01:00Z">
        <w:r>
          <w:rPr>
            <w:noProof/>
            <w:lang w:val="en-US"/>
          </w:rPr>
          <mc:AlternateContent>
            <mc:Choice Requires="wps">
              <w:drawing>
                <wp:inline distT="0" distB="0" distL="0" distR="0" wp14:anchorId="6C3BD9D3" wp14:editId="787C9297">
                  <wp:extent cx="5257800" cy="407670"/>
                  <wp:effectExtent l="0" t="0" r="12700" b="14605"/>
                  <wp:docPr id="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2F299B2"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60" o:spid="_x0000_s108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2l0i4CAABa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VjaXSLgIAAFoEAAAOAAAAAAAAAAAAAAAAACwCAABkcnMvZTJv&#10;RG9jLnhtbFBLAQItABQABgAIAAAAIQAwJO+X2gAAAAQBAAAPAAAAAAAAAAAAAAAAAIYEAABkcnMv&#10;ZG93bnJldi54bWxQSwUGAAAAAAQABADzAAAAjQUAAAAA&#10;">
                  <v:textbox style="mso-fit-shape-to-text:t">
                    <w:txbxContent>
                      <w:p w14:paraId="12F299B2"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117380" w:rsidRDefault="00117380" w:rsidP="00E65606"/>
                    </w:txbxContent>
                  </v:textbox>
                  <w10:anchorlock/>
                </v:shape>
              </w:pict>
            </mc:Fallback>
          </mc:AlternateContent>
        </w:r>
      </w:ins>
    </w:p>
    <w:p w14:paraId="35A343A3" w14:textId="619277BA" w:rsidR="00E65606" w:rsidRDefault="00E65606" w:rsidP="00E65606">
      <w:pPr>
        <w:rPr>
          <w:ins w:id="3560" w:author="Sarah Thomas" w:date="2014-03-12T15:01:00Z"/>
        </w:rPr>
      </w:pPr>
      <w:ins w:id="3561" w:author="Sarah Thomas" w:date="2014-03-12T15:01:00Z">
        <w:r>
          <w:rPr>
            <w:noProof/>
            <w:lang w:val="en-US"/>
          </w:rPr>
          <mc:AlternateContent>
            <mc:Choice Requires="wps">
              <w:drawing>
                <wp:inline distT="0" distB="0" distL="0" distR="0" wp14:anchorId="4F205B34" wp14:editId="12B269D3">
                  <wp:extent cx="5257800" cy="889635"/>
                  <wp:effectExtent l="0" t="3175" r="12700" b="8890"/>
                  <wp:docPr id="6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E02FE2E"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117380" w:rsidRDefault="00117380" w:rsidP="00E65606">
                              <w:pPr>
                                <w:rPr>
                                  <w:sz w:val="22"/>
                                </w:rPr>
                              </w:pPr>
                            </w:p>
                            <w:p w14:paraId="1259A0D6" w14:textId="77777777" w:rsidR="00117380" w:rsidRDefault="00117380" w:rsidP="00E65606">
                              <w:pPr>
                                <w:rPr>
                                  <w:sz w:val="22"/>
                                </w:rPr>
                              </w:pPr>
                              <w:r w:rsidRPr="00683722">
                                <w:rPr>
                                  <w:sz w:val="22"/>
                                </w:rPr>
                                <w:t>List any correc</w:t>
                              </w:r>
                              <w:r>
                                <w:rPr>
                                  <w:sz w:val="22"/>
                                </w:rPr>
                                <w:t>tions of matters of fact here:</w:t>
                              </w:r>
                            </w:p>
                            <w:p w14:paraId="137BE991"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59" o:spid="_x0000_s1085"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cV9xlKwIAAFoEAAAOAAAAAAAAAAAAAAAAACwCAABkcnMvZTJvRG9j&#10;LnhtbFBLAQItABQABgAIAAAAIQCe5eRG2gAAAAUBAAAPAAAAAAAAAAAAAAAAAIMEAABkcnMvZG93&#10;bnJldi54bWxQSwUGAAAAAAQABADzAAAAigUAAAAA&#10;">
                  <v:textbox style="mso-fit-shape-to-text:t">
                    <w:txbxContent>
                      <w:p w14:paraId="0E02FE2E"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117380" w:rsidRDefault="00117380" w:rsidP="00E65606">
                        <w:pPr>
                          <w:rPr>
                            <w:sz w:val="22"/>
                          </w:rPr>
                        </w:pPr>
                      </w:p>
                      <w:p w14:paraId="1259A0D6" w14:textId="77777777" w:rsidR="00117380" w:rsidRDefault="00117380" w:rsidP="00E65606">
                        <w:pPr>
                          <w:rPr>
                            <w:sz w:val="22"/>
                          </w:rPr>
                        </w:pPr>
                        <w:r w:rsidRPr="00683722">
                          <w:rPr>
                            <w:sz w:val="22"/>
                          </w:rPr>
                          <w:t>List any correc</w:t>
                        </w:r>
                        <w:r>
                          <w:rPr>
                            <w:sz w:val="22"/>
                          </w:rPr>
                          <w:t>tions of matters of fact here:</w:t>
                        </w:r>
                      </w:p>
                      <w:p w14:paraId="137BE991" w14:textId="77777777" w:rsidR="00117380" w:rsidRDefault="00117380" w:rsidP="00E65606"/>
                    </w:txbxContent>
                  </v:textbox>
                  <w10:anchorlock/>
                </v:shape>
              </w:pict>
            </mc:Fallback>
          </mc:AlternateContent>
        </w:r>
      </w:ins>
    </w:p>
    <w:p w14:paraId="21E73AFA" w14:textId="67D6C009" w:rsidR="00E65606" w:rsidRDefault="00E65606" w:rsidP="00E65606">
      <w:pPr>
        <w:rPr>
          <w:ins w:id="3562" w:author="Sarah Thomas" w:date="2014-03-12T15:01:00Z"/>
        </w:rPr>
      </w:pPr>
      <w:ins w:id="3563" w:author="Sarah Thomas" w:date="2014-03-12T15:01:00Z">
        <w:r>
          <w:rPr>
            <w:noProof/>
            <w:lang w:val="en-US"/>
          </w:rPr>
          <mc:AlternateContent>
            <mc:Choice Requires="wps">
              <w:drawing>
                <wp:inline distT="0" distB="0" distL="0" distR="0" wp14:anchorId="2757B4EE" wp14:editId="722746DF">
                  <wp:extent cx="5257800" cy="860425"/>
                  <wp:effectExtent l="0" t="0" r="12700" b="19050"/>
                  <wp:docPr id="6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60425"/>
                          </a:xfrm>
                          <a:prstGeom prst="rect">
                            <a:avLst/>
                          </a:prstGeom>
                          <a:solidFill>
                            <a:srgbClr val="FFFFFF"/>
                          </a:solidFill>
                          <a:ln w="9525">
                            <a:solidFill>
                              <a:srgbClr val="000000"/>
                            </a:solidFill>
                            <a:miter lim="800000"/>
                            <a:headEnd/>
                            <a:tailEnd/>
                          </a:ln>
                        </wps:spPr>
                        <wps:txbx>
                          <w:txbxContent>
                            <w:p w14:paraId="3311DB81"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117380" w:rsidRDefault="00117380" w:rsidP="00E65606"/>
                            <w:p w14:paraId="6524C4D1" w14:textId="77777777" w:rsidR="00117380" w:rsidRDefault="00117380" w:rsidP="00E65606">
                              <w:pPr>
                                <w:numPr>
                                  <w:ilvl w:val="0"/>
                                  <w:numId w:val="61"/>
                                </w:numPr>
                                <w:spacing w:after="0"/>
                              </w:pPr>
                              <w:r>
                                <w:t xml:space="preserve">Security </w:t>
                              </w:r>
                              <w:proofErr w:type="gramStart"/>
                              <w:r>
                                <w:t>as a non-functional requirements</w:t>
                              </w:r>
                              <w:proofErr w:type="gramEnd"/>
                              <w:r>
                                <w:t>.</w:t>
                              </w:r>
                            </w:p>
                            <w:p w14:paraId="4E9F726C" w14:textId="77777777" w:rsidR="00117380" w:rsidRDefault="00117380" w:rsidP="00E65606">
                              <w:pPr>
                                <w:ind w:left="720"/>
                              </w:pPr>
                            </w:p>
                          </w:txbxContent>
                        </wps:txbx>
                        <wps:bodyPr rot="0" vert="horz" wrap="square" lIns="91440" tIns="45720" rIns="91440" bIns="45720" anchor="t" anchorCtr="0" upright="1">
                          <a:spAutoFit/>
                        </wps:bodyPr>
                      </wps:wsp>
                    </a:graphicData>
                  </a:graphic>
                </wp:inline>
              </w:drawing>
            </mc:Choice>
            <mc:Fallback>
              <w:pict>
                <v:shape id="Text Box 58" o:spid="_x0000_s1086" type="#_x0000_t202" style="width:414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">
                  <v:textbox style="mso-fit-shape-to-text:t">
                    <w:txbxContent>
                      <w:p w14:paraId="3311DB81"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117380" w:rsidRDefault="00117380" w:rsidP="00E65606"/>
                      <w:p w14:paraId="6524C4D1" w14:textId="77777777" w:rsidR="00117380" w:rsidRDefault="00117380" w:rsidP="00E65606">
                        <w:pPr>
                          <w:numPr>
                            <w:ilvl w:val="0"/>
                            <w:numId w:val="61"/>
                          </w:numPr>
                          <w:spacing w:after="0"/>
                        </w:pPr>
                        <w:r>
                          <w:t xml:space="preserve">Security </w:t>
                        </w:r>
                        <w:proofErr w:type="gramStart"/>
                        <w:r>
                          <w:t>as a non-functional requirements</w:t>
                        </w:r>
                        <w:proofErr w:type="gramEnd"/>
                        <w:r>
                          <w:t>.</w:t>
                        </w:r>
                      </w:p>
                      <w:p w14:paraId="4E9F726C" w14:textId="77777777" w:rsidR="00117380" w:rsidRDefault="00117380" w:rsidP="00E65606">
                        <w:pPr>
                          <w:ind w:left="720"/>
                        </w:pPr>
                      </w:p>
                    </w:txbxContent>
                  </v:textbox>
                  <w10:anchorlock/>
                </v:shape>
              </w:pict>
            </mc:Fallback>
          </mc:AlternateContent>
        </w:r>
      </w:ins>
    </w:p>
    <w:p w14:paraId="0BA681DC" w14:textId="0E3DB264" w:rsidR="00E65606" w:rsidRDefault="00E65606" w:rsidP="00E65606">
      <w:pPr>
        <w:rPr>
          <w:ins w:id="3564" w:author="Sarah Thomas" w:date="2014-03-12T15:01:00Z"/>
        </w:rPr>
      </w:pPr>
      <w:ins w:id="3565" w:author="Sarah Thomas" w:date="2014-03-12T15:01:00Z">
        <w:r>
          <w:rPr>
            <w:noProof/>
            <w:lang w:val="en-US"/>
          </w:rPr>
          <mc:AlternateContent>
            <mc:Choice Requires="wps">
              <w:drawing>
                <wp:inline distT="0" distB="0" distL="0" distR="0" wp14:anchorId="6AC4DC89" wp14:editId="4DD562D7">
                  <wp:extent cx="5257800" cy="568325"/>
                  <wp:effectExtent l="0" t="3175" r="12700" b="12700"/>
                  <wp:docPr id="6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4463708A"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57" o:spid="_x0000_s108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O8i0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JPOTvItAgAAWgQAAA4AAAAAAAAAAAAAAAAALAIAAGRycy9lMm9E&#10;b2MueG1sUEsBAi0AFAAGAAgAAAAhAGalT7jaAAAABAEAAA8AAAAAAAAAAAAAAAAAhQQAAGRycy9k&#10;b3ducmV2LnhtbFBLBQYAAAAABAAEAPMAAACMBQAAAAA=&#10;">
                  <v:textbox style="mso-fit-shape-to-text:t">
                    <w:txbxContent>
                      <w:p w14:paraId="4463708A"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117380" w:rsidRDefault="00117380" w:rsidP="00E65606"/>
                    </w:txbxContent>
                  </v:textbox>
                  <w10:anchorlock/>
                </v:shape>
              </w:pict>
            </mc:Fallback>
          </mc:AlternateContent>
        </w:r>
      </w:ins>
    </w:p>
    <w:p w14:paraId="0DD083FB" w14:textId="77777777" w:rsidR="00E65606" w:rsidRDefault="00E65606" w:rsidP="00E65606">
      <w:pPr>
        <w:rPr>
          <w:ins w:id="3566" w:author="Sarah Thomas" w:date="2014-03-12T15:01:00Z"/>
        </w:rPr>
      </w:pPr>
    </w:p>
    <w:p w14:paraId="1363EA5C" w14:textId="4989805D" w:rsidR="00E65606" w:rsidRDefault="00E65606" w:rsidP="00E65606">
      <w:pPr>
        <w:rPr>
          <w:ins w:id="3567" w:author="Sarah Thomas" w:date="2014-03-12T15:01:00Z"/>
        </w:rPr>
      </w:pPr>
      <w:ins w:id="3568" w:author="Sarah Thomas" w:date="2014-03-12T15:01:00Z">
        <w:r>
          <w:rPr>
            <w:noProof/>
            <w:lang w:val="en-US"/>
          </w:rPr>
          <w:lastRenderedPageBreak/>
          <mc:AlternateContent>
            <mc:Choice Requires="wps">
              <w:drawing>
                <wp:inline distT="0" distB="0" distL="0" distR="0" wp14:anchorId="1D4D57F3" wp14:editId="085BEC6B">
                  <wp:extent cx="5257800" cy="1838960"/>
                  <wp:effectExtent l="0" t="0" r="12700" b="15240"/>
                  <wp:docPr id="6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77EAA129" w14:textId="77777777" w:rsidR="00117380" w:rsidRDefault="00117380" w:rsidP="00E65606">
                              <w:pPr>
                                <w:rPr>
                                  <w:sz w:val="22"/>
                                </w:rPr>
                              </w:pPr>
                              <w:r w:rsidRPr="00683722">
                                <w:rPr>
                                  <w:sz w:val="22"/>
                                </w:rPr>
                                <w:t>New matters discussed</w:t>
                              </w:r>
                              <w:r>
                                <w:rPr>
                                  <w:sz w:val="22"/>
                                </w:rPr>
                                <w:t>:</w:t>
                              </w:r>
                            </w:p>
                            <w:p w14:paraId="7F3588D8" w14:textId="77777777" w:rsidR="00117380" w:rsidRDefault="00117380" w:rsidP="00E65606">
                              <w:pPr>
                                <w:numPr>
                                  <w:ilvl w:val="0"/>
                                  <w:numId w:val="60"/>
                                </w:numPr>
                                <w:spacing w:after="0"/>
                                <w:rPr>
                                  <w:sz w:val="22"/>
                                </w:rPr>
                              </w:pPr>
                              <w:r>
                                <w:rPr>
                                  <w:sz w:val="22"/>
                                </w:rPr>
                                <w:t>Irina to redo the Login mock into Sign-in mock for appendix of the SRS Documents.</w:t>
                              </w:r>
                            </w:p>
                            <w:p w14:paraId="43CFB67D" w14:textId="77777777" w:rsidR="00117380" w:rsidRDefault="00117380"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117380" w:rsidRDefault="00117380" w:rsidP="00E65606">
                              <w:pPr>
                                <w:numPr>
                                  <w:ilvl w:val="0"/>
                                  <w:numId w:val="60"/>
                                </w:numPr>
                                <w:spacing w:after="0"/>
                                <w:rPr>
                                  <w:sz w:val="22"/>
                                </w:rPr>
                              </w:pPr>
                              <w:r>
                                <w:rPr>
                                  <w:sz w:val="22"/>
                                </w:rPr>
                                <w:t>Bahit to Specify Non-functional Requirement, Testing and testing documentation part of SRS</w:t>
                              </w:r>
                            </w:p>
                            <w:p w14:paraId="04920D69" w14:textId="77777777" w:rsidR="00117380" w:rsidRPr="009E2F44" w:rsidRDefault="00117380"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117380" w:rsidRDefault="00117380" w:rsidP="00E65606"/>
                            <w:p w14:paraId="4CFB4D9E" w14:textId="77777777" w:rsidR="00117380" w:rsidRPr="00674F95" w:rsidRDefault="00117380" w:rsidP="00E65606">
                              <w:pPr>
                                <w:rPr>
                                  <w:sz w:val="22"/>
                                </w:rPr>
                              </w:pPr>
                              <w:r w:rsidRPr="00674F95">
                                <w:rPr>
                                  <w:sz w:val="22"/>
                                </w:rPr>
                                <w:t>Issues/problems to be reported to project supervisor:</w:t>
                              </w:r>
                            </w:p>
                            <w:p w14:paraId="5FDD95D1"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56" o:spid="_x0000_s1088"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">
                  <v:textbox style="mso-fit-shape-to-text:t">
                    <w:txbxContent>
                      <w:p w14:paraId="77EAA129" w14:textId="77777777" w:rsidR="00117380" w:rsidRDefault="00117380" w:rsidP="00E65606">
                        <w:pPr>
                          <w:rPr>
                            <w:sz w:val="22"/>
                          </w:rPr>
                        </w:pPr>
                        <w:r w:rsidRPr="00683722">
                          <w:rPr>
                            <w:sz w:val="22"/>
                          </w:rPr>
                          <w:t>New matters discussed</w:t>
                        </w:r>
                        <w:r>
                          <w:rPr>
                            <w:sz w:val="22"/>
                          </w:rPr>
                          <w:t>:</w:t>
                        </w:r>
                      </w:p>
                      <w:p w14:paraId="7F3588D8" w14:textId="77777777" w:rsidR="00117380" w:rsidRDefault="00117380" w:rsidP="00E65606">
                        <w:pPr>
                          <w:numPr>
                            <w:ilvl w:val="0"/>
                            <w:numId w:val="60"/>
                          </w:numPr>
                          <w:spacing w:after="0"/>
                          <w:rPr>
                            <w:sz w:val="22"/>
                          </w:rPr>
                        </w:pPr>
                        <w:r>
                          <w:rPr>
                            <w:sz w:val="22"/>
                          </w:rPr>
                          <w:t>Irina to redo the Login mock into Sign-in mock for appendix of the SRS Documents.</w:t>
                        </w:r>
                      </w:p>
                      <w:p w14:paraId="43CFB67D" w14:textId="77777777" w:rsidR="00117380" w:rsidRDefault="00117380"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117380" w:rsidRDefault="00117380" w:rsidP="00E65606">
                        <w:pPr>
                          <w:numPr>
                            <w:ilvl w:val="0"/>
                            <w:numId w:val="60"/>
                          </w:numPr>
                          <w:spacing w:after="0"/>
                          <w:rPr>
                            <w:sz w:val="22"/>
                          </w:rPr>
                        </w:pPr>
                        <w:r>
                          <w:rPr>
                            <w:sz w:val="22"/>
                          </w:rPr>
                          <w:t>Bahit to Specify Non-functional Requirement, Testing and testing documentation part of SRS</w:t>
                        </w:r>
                      </w:p>
                      <w:p w14:paraId="04920D69" w14:textId="77777777" w:rsidR="00117380" w:rsidRPr="009E2F44" w:rsidRDefault="00117380"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117380" w:rsidRDefault="00117380" w:rsidP="00E65606"/>
                      <w:p w14:paraId="4CFB4D9E" w14:textId="77777777" w:rsidR="00117380" w:rsidRPr="00674F95" w:rsidRDefault="00117380" w:rsidP="00E65606">
                        <w:pPr>
                          <w:rPr>
                            <w:sz w:val="22"/>
                          </w:rPr>
                        </w:pPr>
                        <w:r w:rsidRPr="00674F95">
                          <w:rPr>
                            <w:sz w:val="22"/>
                          </w:rPr>
                          <w:t>Issues/problems to be reported to project supervisor:</w:t>
                        </w:r>
                      </w:p>
                      <w:p w14:paraId="5FDD95D1" w14:textId="77777777" w:rsidR="00117380" w:rsidRDefault="00117380" w:rsidP="00E65606"/>
                    </w:txbxContent>
                  </v:textbox>
                  <w10:anchorlock/>
                </v:shape>
              </w:pict>
            </mc:Fallback>
          </mc:AlternateContent>
        </w:r>
      </w:ins>
    </w:p>
    <w:p w14:paraId="774B19A0" w14:textId="2514FB55" w:rsidR="00E65606" w:rsidRDefault="00E65606" w:rsidP="00E65606">
      <w:pPr>
        <w:rPr>
          <w:ins w:id="3569" w:author="Sarah Thomas" w:date="2014-03-12T15:01:00Z"/>
        </w:rPr>
      </w:pPr>
      <w:ins w:id="3570" w:author="Sarah Thomas" w:date="2014-03-12T15:01:00Z">
        <w:r>
          <w:rPr>
            <w:noProof/>
            <w:lang w:val="en-US"/>
          </w:rPr>
          <mc:AlternateContent>
            <mc:Choice Requires="wps">
              <w:drawing>
                <wp:inline distT="0" distB="0" distL="0" distR="0" wp14:anchorId="3B33D993" wp14:editId="0FD97973">
                  <wp:extent cx="5257800" cy="1210945"/>
                  <wp:effectExtent l="0" t="6350" r="12700" b="14605"/>
                  <wp:docPr id="5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0256648"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117380" w:rsidRDefault="00117380" w:rsidP="00E65606"/>
                            <w:p w14:paraId="55D4D5C5" w14:textId="77777777" w:rsidR="00117380" w:rsidRDefault="00117380" w:rsidP="00E65606">
                              <w:r>
                                <w:t xml:space="preserve">1. </w:t>
                              </w:r>
                              <w:r>
                                <w:rPr>
                                  <w:sz w:val="22"/>
                                </w:rPr>
                                <w:t>XIAOFENG to prepare a list of skills for each field of study</w:t>
                              </w:r>
                            </w:p>
                          </w:txbxContent>
                        </wps:txbx>
                        <wps:bodyPr rot="0" vert="horz" wrap="square" lIns="91440" tIns="45720" rIns="91440" bIns="45720" anchor="t" anchorCtr="0" upright="1">
                          <a:spAutoFit/>
                        </wps:bodyPr>
                      </wps:wsp>
                    </a:graphicData>
                  </a:graphic>
                </wp:inline>
              </w:drawing>
            </mc:Choice>
            <mc:Fallback>
              <w:pict>
                <v:shape id="Text Box 55" o:spid="_x0000_s108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">
                  <v:textbox style="mso-fit-shape-to-text:t">
                    <w:txbxContent>
                      <w:p w14:paraId="10256648"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117380" w:rsidRDefault="00117380" w:rsidP="00E65606"/>
                      <w:p w14:paraId="55D4D5C5" w14:textId="77777777" w:rsidR="00117380" w:rsidRDefault="00117380" w:rsidP="00E65606">
                        <w:r>
                          <w:t xml:space="preserve">1. </w:t>
                        </w:r>
                        <w:r>
                          <w:rPr>
                            <w:sz w:val="22"/>
                          </w:rPr>
                          <w:t>XIAOFENG to prepare a list of skills for each field of study</w:t>
                        </w:r>
                      </w:p>
                    </w:txbxContent>
                  </v:textbox>
                  <w10:anchorlock/>
                </v:shape>
              </w:pict>
            </mc:Fallback>
          </mc:AlternateContent>
        </w:r>
      </w:ins>
    </w:p>
    <w:p w14:paraId="375A97E7" w14:textId="54B94BEB" w:rsidR="00E65606" w:rsidRDefault="00E65606" w:rsidP="00E65606">
      <w:pPr>
        <w:rPr>
          <w:ins w:id="3571" w:author="Sarah Thomas" w:date="2014-03-12T15:01:00Z"/>
        </w:rPr>
      </w:pPr>
      <w:ins w:id="3572" w:author="Sarah Thomas" w:date="2014-03-12T15:01:00Z">
        <w:r>
          <w:rPr>
            <w:noProof/>
            <w:lang w:val="en-US"/>
          </w:rPr>
          <mc:AlternateContent>
            <mc:Choice Requires="wps">
              <w:drawing>
                <wp:inline distT="0" distB="0" distL="0" distR="0" wp14:anchorId="4F2E9D24" wp14:editId="4A37AB74">
                  <wp:extent cx="5257800" cy="1152525"/>
                  <wp:effectExtent l="0" t="0" r="12700" b="15875"/>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152525"/>
                          </a:xfrm>
                          <a:prstGeom prst="rect">
                            <a:avLst/>
                          </a:prstGeom>
                          <a:solidFill>
                            <a:srgbClr val="FFFFFF"/>
                          </a:solidFill>
                          <a:ln w="9525">
                            <a:solidFill>
                              <a:srgbClr val="000000"/>
                            </a:solidFill>
                            <a:miter lim="800000"/>
                            <a:headEnd/>
                            <a:tailEnd/>
                          </a:ln>
                        </wps:spPr>
                        <wps:txbx>
                          <w:txbxContent>
                            <w:p w14:paraId="33AF4AB0"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117380" w:rsidRDefault="00117380" w:rsidP="00E65606"/>
                            <w:p w14:paraId="7D43688F" w14:textId="77777777" w:rsidR="00117380" w:rsidRDefault="00117380" w:rsidP="00E65606">
                              <w:r>
                                <w:t>Next Meeting: TBA (announced and will be discussed on WhatsApp mobile messaging platform)</w:t>
                              </w:r>
                              <w:r>
                                <w:br/>
                                <w:t>(Reason doing draft and final version of SRS from Monday – Wednesday)</w:t>
                              </w:r>
                            </w:p>
                            <w:p w14:paraId="1E0F3362" w14:textId="77777777" w:rsidR="00117380" w:rsidRDefault="00117380" w:rsidP="00E65606">
                              <w:r>
                                <w:t>Chair: BAHIT</w:t>
                              </w:r>
                            </w:p>
                            <w:p w14:paraId="4832ECC6" w14:textId="77777777" w:rsidR="00117380" w:rsidRDefault="00117380" w:rsidP="00E65606">
                              <w:r>
                                <w:t xml:space="preserve">Secretary: </w:t>
                              </w:r>
                              <w:proofErr w:type="spellStart"/>
                              <w:r>
                                <w:t>Enaam</w:t>
                              </w:r>
                              <w:proofErr w:type="spellEnd"/>
                            </w:p>
                          </w:txbxContent>
                        </wps:txbx>
                        <wps:bodyPr rot="0" vert="horz" wrap="square" lIns="91440" tIns="45720" rIns="91440" bIns="45720" anchor="t" anchorCtr="0" upright="1">
                          <a:spAutoFit/>
                        </wps:bodyPr>
                      </wps:wsp>
                    </a:graphicData>
                  </a:graphic>
                </wp:inline>
              </w:drawing>
            </mc:Choice>
            <mc:Fallback>
              <w:pict>
                <v:shape id="Text Box 54" o:spid="_x0000_s1090" type="#_x0000_t202" style="width:414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">
                  <v:textbox style="mso-fit-shape-to-text:t">
                    <w:txbxContent>
                      <w:p w14:paraId="33AF4AB0"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117380" w:rsidRDefault="00117380" w:rsidP="00E65606"/>
                      <w:p w14:paraId="7D43688F" w14:textId="77777777" w:rsidR="00117380" w:rsidRDefault="00117380" w:rsidP="00E65606">
                        <w:r>
                          <w:t>Next Meeting: TBA (announced and will be discussed on WhatsApp mobile messaging platform)</w:t>
                        </w:r>
                        <w:r>
                          <w:br/>
                          <w:t>(Reason doing draft and final version of SRS from Monday – Wednesday)</w:t>
                        </w:r>
                      </w:p>
                      <w:p w14:paraId="1E0F3362" w14:textId="77777777" w:rsidR="00117380" w:rsidRDefault="00117380" w:rsidP="00E65606">
                        <w:r>
                          <w:t>Chair: BAHIT</w:t>
                        </w:r>
                      </w:p>
                      <w:p w14:paraId="4832ECC6" w14:textId="77777777" w:rsidR="00117380" w:rsidRDefault="00117380" w:rsidP="00E65606">
                        <w:r>
                          <w:t xml:space="preserve">Secretary: </w:t>
                        </w:r>
                        <w:proofErr w:type="spellStart"/>
                        <w:r>
                          <w:t>Enaam</w:t>
                        </w:r>
                        <w:proofErr w:type="spellEnd"/>
                      </w:p>
                    </w:txbxContent>
                  </v:textbox>
                  <w10:anchorlock/>
                </v:shape>
              </w:pict>
            </mc:Fallback>
          </mc:AlternateContent>
        </w:r>
      </w:ins>
    </w:p>
    <w:p w14:paraId="29823ADB" w14:textId="77777777" w:rsidR="00E65606" w:rsidRPr="00486475" w:rsidRDefault="00E65606" w:rsidP="00E65606">
      <w:pPr>
        <w:rPr>
          <w:ins w:id="3573" w:author="Sarah Thomas" w:date="2014-03-12T15:01:00Z"/>
        </w:rPr>
      </w:pPr>
    </w:p>
    <w:p w14:paraId="36CEAB09" w14:textId="77777777" w:rsidR="00E65606" w:rsidRPr="0037694C" w:rsidRDefault="00E65606" w:rsidP="00E65606">
      <w:pPr>
        <w:jc w:val="center"/>
        <w:rPr>
          <w:ins w:id="3574" w:author="Sarah Thomas" w:date="2014-03-12T15:01:00Z"/>
          <w:b/>
          <w:szCs w:val="24"/>
          <w:u w:val="single"/>
        </w:rPr>
      </w:pPr>
      <w:ins w:id="3575" w:author="Sarah Thomas" w:date="2014-03-12T15:01:00Z">
        <w:r>
          <w:rPr>
            <w:b/>
            <w:szCs w:val="24"/>
            <w:u w:val="single"/>
          </w:rPr>
          <w:t>CE903-1 Minutes of Group Meeting</w:t>
        </w:r>
      </w:ins>
    </w:p>
    <w:p w14:paraId="318447EB" w14:textId="77777777" w:rsidR="00E65606" w:rsidRPr="00DF4BA9" w:rsidRDefault="00E65606" w:rsidP="00E65606">
      <w:pPr>
        <w:jc w:val="center"/>
        <w:rPr>
          <w:ins w:id="3576" w:author="Sarah Thomas" w:date="2014-03-12T15:01:00Z"/>
          <w:b/>
          <w:sz w:val="22"/>
          <w:u w:val="single"/>
        </w:rPr>
      </w:pPr>
    </w:p>
    <w:p w14:paraId="6A721A92" w14:textId="26F932DF" w:rsidR="00E65606" w:rsidRDefault="00E65606" w:rsidP="00E65606">
      <w:pPr>
        <w:rPr>
          <w:ins w:id="3577" w:author="Sarah Thomas" w:date="2014-03-12T15:01:00Z"/>
          <w:sz w:val="22"/>
        </w:rPr>
      </w:pPr>
      <w:ins w:id="3578" w:author="Sarah Thomas" w:date="2014-03-12T15:01:00Z">
        <w:r>
          <w:rPr>
            <w:noProof/>
            <w:sz w:val="22"/>
            <w:lang w:val="en-US"/>
            <w:rPrChange w:id="3579" w:author="Unknown">
              <w:rPr>
                <w:noProof/>
                <w:lang w:val="en-US"/>
              </w:rPr>
            </w:rPrChange>
          </w:rPr>
          <mc:AlternateContent>
            <mc:Choice Requires="wps">
              <w:drawing>
                <wp:inline distT="0" distB="0" distL="0" distR="0" wp14:anchorId="3343F508" wp14:editId="7CB42B97">
                  <wp:extent cx="5257800" cy="422275"/>
                  <wp:effectExtent l="0" t="0" r="12700" b="12700"/>
                  <wp:docPr id="8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450E555"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117380" w:rsidRPr="0084728E"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7" o:spid="_x0000_s1091"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">
                  <v:textbox style="mso-fit-shape-to-text:t">
                    <w:txbxContent>
                      <w:p w14:paraId="4450E555"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117380" w:rsidRPr="0084728E" w:rsidRDefault="00117380" w:rsidP="00E65606">
                        <w:pPr>
                          <w:rPr>
                            <w:sz w:val="22"/>
                          </w:rPr>
                        </w:pPr>
                      </w:p>
                    </w:txbxContent>
                  </v:textbox>
                  <w10:anchorlock/>
                </v:shape>
              </w:pict>
            </mc:Fallback>
          </mc:AlternateContent>
        </w:r>
      </w:ins>
    </w:p>
    <w:p w14:paraId="55DCFDA6" w14:textId="4F714BC2" w:rsidR="00E65606" w:rsidRDefault="00E65606" w:rsidP="00E65606">
      <w:pPr>
        <w:rPr>
          <w:ins w:id="3580" w:author="Sarah Thomas" w:date="2014-03-12T15:01:00Z"/>
        </w:rPr>
      </w:pPr>
      <w:ins w:id="3581" w:author="Sarah Thomas" w:date="2014-03-12T15:01:00Z">
        <w:r>
          <w:rPr>
            <w:noProof/>
            <w:lang w:val="en-US"/>
          </w:rPr>
          <w:lastRenderedPageBreak/>
          <mc:AlternateContent>
            <mc:Choice Requires="wps">
              <w:drawing>
                <wp:inline distT="0" distB="0" distL="0" distR="0" wp14:anchorId="511C15D6" wp14:editId="1453019B">
                  <wp:extent cx="5257800" cy="407670"/>
                  <wp:effectExtent l="0" t="3175" r="12700" b="8255"/>
                  <wp:docPr id="8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97D92A7"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78" o:spid="_x0000_s109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5fGdqCwCAABaBAAADgAAAAAAAAAAAAAAAAAsAgAAZHJzL2Uyb0Rv&#10;Yy54bWxQSwECLQAUAAYACAAAACEAMCTvl9oAAAAEAQAADwAAAAAAAAAAAAAAAACEBAAAZHJzL2Rv&#10;d25yZXYueG1sUEsFBgAAAAAEAAQA8wAAAIsFAAAAAA==&#10;">
                  <v:textbox style="mso-fit-shape-to-text:t">
                    <w:txbxContent>
                      <w:p w14:paraId="697D92A7"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117380" w:rsidRDefault="00117380" w:rsidP="00E65606"/>
                    </w:txbxContent>
                  </v:textbox>
                  <w10:anchorlock/>
                </v:shape>
              </w:pict>
            </mc:Fallback>
          </mc:AlternateContent>
        </w:r>
      </w:ins>
    </w:p>
    <w:p w14:paraId="68CDB029" w14:textId="37867CBB" w:rsidR="00E65606" w:rsidRDefault="00E65606" w:rsidP="00E65606">
      <w:pPr>
        <w:rPr>
          <w:ins w:id="3582" w:author="Sarah Thomas" w:date="2014-03-12T15:01:00Z"/>
        </w:rPr>
      </w:pPr>
      <w:ins w:id="3583" w:author="Sarah Thomas" w:date="2014-03-12T15:01:00Z">
        <w:r>
          <w:rPr>
            <w:noProof/>
            <w:lang w:val="en-US"/>
          </w:rPr>
          <mc:AlternateContent>
            <mc:Choice Requires="wps">
              <w:drawing>
                <wp:inline distT="0" distB="0" distL="0" distR="0" wp14:anchorId="3D7E9C18" wp14:editId="7A695FA0">
                  <wp:extent cx="5257800" cy="1210945"/>
                  <wp:effectExtent l="0" t="0" r="12700" b="11430"/>
                  <wp:docPr id="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CB142CC" w14:textId="77777777" w:rsidR="00117380" w:rsidRDefault="00117380" w:rsidP="00E65606">
                              <w:pPr>
                                <w:rPr>
                                  <w:sz w:val="22"/>
                                </w:rPr>
                              </w:pPr>
                              <w:r w:rsidRPr="00683722">
                                <w:rPr>
                                  <w:sz w:val="22"/>
                                </w:rPr>
                                <w:t>Group members present:</w:t>
                              </w:r>
                            </w:p>
                            <w:p w14:paraId="475C7BC1" w14:textId="77777777" w:rsidR="00117380" w:rsidRPr="00F445D6" w:rsidRDefault="00117380" w:rsidP="00E65606">
                              <w:pPr>
                                <w:rPr>
                                  <w:sz w:val="22"/>
                                </w:rPr>
                              </w:pPr>
                              <w:r w:rsidRPr="00F445D6">
                                <w:rPr>
                                  <w:sz w:val="22"/>
                                </w:rPr>
                                <w:t>ALSHUAIBI, ENAAM ABDULMONEM O</w:t>
                              </w:r>
                            </w:p>
                            <w:p w14:paraId="42046751" w14:textId="77777777" w:rsidR="00117380" w:rsidRPr="00F445D6" w:rsidRDefault="00117380" w:rsidP="00E65606">
                              <w:pPr>
                                <w:rPr>
                                  <w:sz w:val="22"/>
                                </w:rPr>
                              </w:pPr>
                              <w:r w:rsidRPr="00F445D6">
                                <w:rPr>
                                  <w:sz w:val="22"/>
                                </w:rPr>
                                <w:t>CHEN, XIAOFENG</w:t>
                              </w:r>
                            </w:p>
                            <w:p w14:paraId="3DFC5DDA" w14:textId="77777777" w:rsidR="00117380" w:rsidRPr="00F445D6" w:rsidRDefault="00117380" w:rsidP="00E65606">
                              <w:pPr>
                                <w:rPr>
                                  <w:sz w:val="22"/>
                                </w:rPr>
                              </w:pPr>
                              <w:r w:rsidRPr="00F445D6">
                                <w:rPr>
                                  <w:sz w:val="22"/>
                                </w:rPr>
                                <w:t>HAMID, BAHIT BIN</w:t>
                              </w:r>
                            </w:p>
                            <w:p w14:paraId="15A93C5B" w14:textId="77777777" w:rsidR="00117380" w:rsidRPr="00F445D6" w:rsidRDefault="00117380" w:rsidP="00E65606">
                              <w:pPr>
                                <w:rPr>
                                  <w:sz w:val="22"/>
                                </w:rPr>
                              </w:pPr>
                              <w:r w:rsidRPr="00F445D6">
                                <w:rPr>
                                  <w:sz w:val="22"/>
                                </w:rPr>
                                <w:t>HERASCU, IRINA</w:t>
                              </w:r>
                              <w:r>
                                <w:rPr>
                                  <w:sz w:val="22"/>
                                </w:rPr>
                                <w:t xml:space="preserve"> </w:t>
                              </w:r>
                            </w:p>
                            <w:p w14:paraId="187D1F77" w14:textId="77777777" w:rsidR="00117380" w:rsidRDefault="00117380" w:rsidP="00E65606">
                              <w:pPr>
                                <w:rPr>
                                  <w:sz w:val="22"/>
                                </w:rPr>
                              </w:pPr>
                              <w:r w:rsidRPr="00F445D6">
                                <w:rPr>
                                  <w:sz w:val="22"/>
                                </w:rPr>
                                <w:t>THOMAS, SARAH ANNE</w:t>
                              </w:r>
                            </w:p>
                            <w:p w14:paraId="132CD8BF"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76" o:spid="_x0000_s109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82zSItAgAAWwQAAA4AAAAAAAAAAAAAAAAALAIAAGRycy9lMm9E&#10;b2MueG1sUEsBAi0AFAAGAAgAAAAhAN5g6XPaAAAABQEAAA8AAAAAAAAAAAAAAAAAhQQAAGRycy9k&#10;b3ducmV2LnhtbFBLBQYAAAAABAAEAPMAAACMBQAAAAA=&#10;">
                  <v:textbox style="mso-fit-shape-to-text:t">
                    <w:txbxContent>
                      <w:p w14:paraId="4CB142CC" w14:textId="77777777" w:rsidR="00117380" w:rsidRDefault="00117380" w:rsidP="00E65606">
                        <w:pPr>
                          <w:rPr>
                            <w:sz w:val="22"/>
                          </w:rPr>
                        </w:pPr>
                        <w:r w:rsidRPr="00683722">
                          <w:rPr>
                            <w:sz w:val="22"/>
                          </w:rPr>
                          <w:t>Group members present:</w:t>
                        </w:r>
                      </w:p>
                      <w:p w14:paraId="475C7BC1" w14:textId="77777777" w:rsidR="00117380" w:rsidRPr="00F445D6" w:rsidRDefault="00117380" w:rsidP="00E65606">
                        <w:pPr>
                          <w:rPr>
                            <w:sz w:val="22"/>
                          </w:rPr>
                        </w:pPr>
                        <w:r w:rsidRPr="00F445D6">
                          <w:rPr>
                            <w:sz w:val="22"/>
                          </w:rPr>
                          <w:t>ALSHUAIBI, ENAAM ABDULMONEM O</w:t>
                        </w:r>
                      </w:p>
                      <w:p w14:paraId="42046751" w14:textId="77777777" w:rsidR="00117380" w:rsidRPr="00F445D6" w:rsidRDefault="00117380" w:rsidP="00E65606">
                        <w:pPr>
                          <w:rPr>
                            <w:sz w:val="22"/>
                          </w:rPr>
                        </w:pPr>
                        <w:r w:rsidRPr="00F445D6">
                          <w:rPr>
                            <w:sz w:val="22"/>
                          </w:rPr>
                          <w:t>CHEN, XIAOFENG</w:t>
                        </w:r>
                      </w:p>
                      <w:p w14:paraId="3DFC5DDA" w14:textId="77777777" w:rsidR="00117380" w:rsidRPr="00F445D6" w:rsidRDefault="00117380" w:rsidP="00E65606">
                        <w:pPr>
                          <w:rPr>
                            <w:sz w:val="22"/>
                          </w:rPr>
                        </w:pPr>
                        <w:r w:rsidRPr="00F445D6">
                          <w:rPr>
                            <w:sz w:val="22"/>
                          </w:rPr>
                          <w:t>HAMID, BAHIT BIN</w:t>
                        </w:r>
                      </w:p>
                      <w:p w14:paraId="15A93C5B" w14:textId="77777777" w:rsidR="00117380" w:rsidRPr="00F445D6" w:rsidRDefault="00117380" w:rsidP="00E65606">
                        <w:pPr>
                          <w:rPr>
                            <w:sz w:val="22"/>
                          </w:rPr>
                        </w:pPr>
                        <w:r w:rsidRPr="00F445D6">
                          <w:rPr>
                            <w:sz w:val="22"/>
                          </w:rPr>
                          <w:t>HERASCU, IRINA</w:t>
                        </w:r>
                        <w:r>
                          <w:rPr>
                            <w:sz w:val="22"/>
                          </w:rPr>
                          <w:t xml:space="preserve"> </w:t>
                        </w:r>
                      </w:p>
                      <w:p w14:paraId="187D1F77" w14:textId="77777777" w:rsidR="00117380" w:rsidRDefault="00117380" w:rsidP="00E65606">
                        <w:pPr>
                          <w:rPr>
                            <w:sz w:val="22"/>
                          </w:rPr>
                        </w:pPr>
                        <w:r w:rsidRPr="00F445D6">
                          <w:rPr>
                            <w:sz w:val="22"/>
                          </w:rPr>
                          <w:t>THOMAS, SARAH ANNE</w:t>
                        </w:r>
                      </w:p>
                      <w:p w14:paraId="132CD8BF" w14:textId="77777777" w:rsidR="00117380" w:rsidRDefault="00117380" w:rsidP="00E65606"/>
                    </w:txbxContent>
                  </v:textbox>
                  <w10:anchorlock/>
                </v:shape>
              </w:pict>
            </mc:Fallback>
          </mc:AlternateContent>
        </w:r>
      </w:ins>
    </w:p>
    <w:p w14:paraId="37EA6BB1" w14:textId="2186AF77" w:rsidR="00E65606" w:rsidRDefault="00E65606" w:rsidP="00E65606">
      <w:pPr>
        <w:rPr>
          <w:ins w:id="3584" w:author="Sarah Thomas" w:date="2014-03-12T15:01:00Z"/>
        </w:rPr>
      </w:pPr>
      <w:ins w:id="3585" w:author="Sarah Thomas" w:date="2014-03-12T15:01:00Z">
        <w:r>
          <w:rPr>
            <w:noProof/>
            <w:lang w:val="en-US"/>
          </w:rPr>
          <mc:AlternateContent>
            <mc:Choice Requires="wps">
              <w:drawing>
                <wp:inline distT="0" distB="0" distL="0" distR="0" wp14:anchorId="3D370708" wp14:editId="04894773">
                  <wp:extent cx="5257800" cy="582930"/>
                  <wp:effectExtent l="0" t="3175" r="12700" b="10795"/>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F4C17F6"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117380" w:rsidRPr="0074570A"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9" o:spid="_x0000_s1094"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HHL9XktAgAAWgQAAA4AAAAAAAAAAAAAAAAALAIAAGRycy9lMm9E&#10;b2MueG1sUEsBAi0AFAAGAAgAAAAhAHVgZY3aAAAABAEAAA8AAAAAAAAAAAAAAAAAhQQAAGRycy9k&#10;b3ducmV2LnhtbFBLBQYAAAAABAAEAPMAAACMBQAAAAA=&#10;">
                  <v:textbox style="mso-fit-shape-to-text:t">
                    <w:txbxContent>
                      <w:p w14:paraId="6F4C17F6"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117380" w:rsidRPr="0074570A" w:rsidRDefault="00117380" w:rsidP="00E65606">
                        <w:pPr>
                          <w:rPr>
                            <w:sz w:val="22"/>
                          </w:rPr>
                        </w:pPr>
                      </w:p>
                    </w:txbxContent>
                  </v:textbox>
                  <w10:anchorlock/>
                </v:shape>
              </w:pict>
            </mc:Fallback>
          </mc:AlternateContent>
        </w:r>
      </w:ins>
    </w:p>
    <w:p w14:paraId="1E53D240" w14:textId="1CF842AE" w:rsidR="00E65606" w:rsidRDefault="00E65606" w:rsidP="00E65606">
      <w:pPr>
        <w:rPr>
          <w:ins w:id="3586" w:author="Sarah Thomas" w:date="2014-03-12T15:01:00Z"/>
        </w:rPr>
      </w:pPr>
      <w:ins w:id="3587" w:author="Sarah Thomas" w:date="2014-03-12T15:01:00Z">
        <w:r>
          <w:rPr>
            <w:noProof/>
            <w:lang w:val="en-US"/>
          </w:rPr>
          <mc:AlternateContent>
            <mc:Choice Requires="wps">
              <w:drawing>
                <wp:inline distT="0" distB="0" distL="0" distR="0" wp14:anchorId="03158E3C" wp14:editId="2D908983">
                  <wp:extent cx="5257800" cy="407670"/>
                  <wp:effectExtent l="0" t="0" r="12700" b="15240"/>
                  <wp:docPr id="7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2FAB109"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06666B95"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75" o:spid="_x0000_s109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DU87oLgIAAFoEAAAOAAAAAAAAAAAAAAAAACwCAABkcnMvZTJv&#10;RG9jLnhtbFBLAQItABQABgAIAAAAIQAwJO+X2gAAAAQBAAAPAAAAAAAAAAAAAAAAAIYEAABkcnMv&#10;ZG93bnJldi54bWxQSwUGAAAAAAQABADzAAAAjQUAAAAA&#10;">
                  <v:textbox style="mso-fit-shape-to-text:t">
                    <w:txbxContent>
                      <w:p w14:paraId="22FAB109"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06666B95" w14:textId="77777777" w:rsidR="00117380" w:rsidRDefault="00117380" w:rsidP="00E65606"/>
                    </w:txbxContent>
                  </v:textbox>
                  <w10:anchorlock/>
                </v:shape>
              </w:pict>
            </mc:Fallback>
          </mc:AlternateContent>
        </w:r>
      </w:ins>
    </w:p>
    <w:p w14:paraId="2572C311" w14:textId="377FF668" w:rsidR="00E65606" w:rsidRDefault="00E65606" w:rsidP="00E65606">
      <w:pPr>
        <w:rPr>
          <w:ins w:id="3588" w:author="Sarah Thomas" w:date="2014-03-12T15:01:00Z"/>
        </w:rPr>
      </w:pPr>
      <w:ins w:id="3589" w:author="Sarah Thomas" w:date="2014-03-12T15:01:00Z">
        <w:r>
          <w:rPr>
            <w:noProof/>
            <w:lang w:val="en-US"/>
          </w:rPr>
          <mc:AlternateContent>
            <mc:Choice Requires="wps">
              <w:drawing>
                <wp:inline distT="0" distB="0" distL="0" distR="0" wp14:anchorId="6CFE3C7B" wp14:editId="707E473E">
                  <wp:extent cx="5257800" cy="568325"/>
                  <wp:effectExtent l="0" t="2540" r="12700" b="13335"/>
                  <wp:docPr id="7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26A78D2"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117380" w:rsidRDefault="00117380" w:rsidP="00E65606">
                              <w:pPr>
                                <w:rPr>
                                  <w:sz w:val="22"/>
                                </w:rPr>
                              </w:pPr>
                              <w:r>
                                <w:rPr>
                                  <w:sz w:val="22"/>
                                </w:rPr>
                                <w:t>HAMID, BAHIT BIN</w:t>
                              </w:r>
                            </w:p>
                            <w:p w14:paraId="30E7A674"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74" o:spid="_x0000_s109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onYCw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YonYCwCAABaBAAADgAAAAAAAAAAAAAAAAAsAgAAZHJzL2Uyb0Rv&#10;Yy54bWxQSwECLQAUAAYACAAAACEAZqVPuNoAAAAEAQAADwAAAAAAAAAAAAAAAACEBAAAZHJzL2Rv&#10;d25yZXYueG1sUEsFBgAAAAAEAAQA8wAAAIsFAAAAAA==&#10;">
                  <v:textbox style="mso-fit-shape-to-text:t">
                    <w:txbxContent>
                      <w:p w14:paraId="226A78D2"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117380" w:rsidRDefault="00117380" w:rsidP="00E65606">
                        <w:pPr>
                          <w:rPr>
                            <w:sz w:val="22"/>
                          </w:rPr>
                        </w:pPr>
                        <w:r>
                          <w:rPr>
                            <w:sz w:val="22"/>
                          </w:rPr>
                          <w:t>HAMID, BAHIT BIN</w:t>
                        </w:r>
                      </w:p>
                      <w:p w14:paraId="30E7A674" w14:textId="77777777" w:rsidR="00117380" w:rsidRDefault="00117380" w:rsidP="00E65606"/>
                    </w:txbxContent>
                  </v:textbox>
                  <w10:anchorlock/>
                </v:shape>
              </w:pict>
            </mc:Fallback>
          </mc:AlternateContent>
        </w:r>
      </w:ins>
    </w:p>
    <w:p w14:paraId="52E201E8" w14:textId="67DA5AB0" w:rsidR="00E65606" w:rsidRDefault="00E65606" w:rsidP="00E65606">
      <w:pPr>
        <w:rPr>
          <w:ins w:id="3590" w:author="Sarah Thomas" w:date="2014-03-12T15:01:00Z"/>
        </w:rPr>
      </w:pPr>
      <w:ins w:id="3591" w:author="Sarah Thomas" w:date="2014-03-12T15:01:00Z">
        <w:r>
          <w:rPr>
            <w:noProof/>
            <w:lang w:val="en-US"/>
          </w:rPr>
          <mc:AlternateContent>
            <mc:Choice Requires="wps">
              <w:drawing>
                <wp:inline distT="0" distB="0" distL="0" distR="0" wp14:anchorId="70632CB9" wp14:editId="176A6611">
                  <wp:extent cx="5257800" cy="568325"/>
                  <wp:effectExtent l="0" t="0" r="12700" b="6985"/>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3642A0A9"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117380" w:rsidRDefault="00117380" w:rsidP="00E65606">
                              <w:pPr>
                                <w:rPr>
                                  <w:sz w:val="22"/>
                                </w:rPr>
                              </w:pPr>
                              <w:r w:rsidRPr="00F445D6">
                                <w:rPr>
                                  <w:sz w:val="22"/>
                                </w:rPr>
                                <w:t>THOMAS, SARAH ANNE</w:t>
                              </w:r>
                            </w:p>
                            <w:p w14:paraId="4AE7016E"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73" o:spid="_x0000_s109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PxlSdktAgAAWgQAAA4AAAAAAAAAAAAAAAAALAIAAGRycy9lMm9E&#10;b2MueG1sUEsBAi0AFAAGAAgAAAAhAGalT7jaAAAABAEAAA8AAAAAAAAAAAAAAAAAhQQAAGRycy9k&#10;b3ducmV2LnhtbFBLBQYAAAAABAAEAPMAAACMBQAAAAA=&#10;">
                  <v:textbox style="mso-fit-shape-to-text:t">
                    <w:txbxContent>
                      <w:p w14:paraId="3642A0A9" w14:textId="77777777" w:rsidR="00117380"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117380" w:rsidRDefault="00117380" w:rsidP="00E65606">
                        <w:pPr>
                          <w:rPr>
                            <w:sz w:val="22"/>
                          </w:rPr>
                        </w:pPr>
                        <w:r w:rsidRPr="00F445D6">
                          <w:rPr>
                            <w:sz w:val="22"/>
                          </w:rPr>
                          <w:t>THOMAS, SARAH ANNE</w:t>
                        </w:r>
                      </w:p>
                      <w:p w14:paraId="4AE7016E" w14:textId="77777777" w:rsidR="00117380" w:rsidRDefault="00117380" w:rsidP="00E65606"/>
                    </w:txbxContent>
                  </v:textbox>
                  <w10:anchorlock/>
                </v:shape>
              </w:pict>
            </mc:Fallback>
          </mc:AlternateContent>
        </w:r>
      </w:ins>
    </w:p>
    <w:p w14:paraId="436FFBB8" w14:textId="77777777" w:rsidR="00E65606" w:rsidRDefault="00E65606" w:rsidP="00E65606">
      <w:pPr>
        <w:rPr>
          <w:ins w:id="3592" w:author="Sarah Thomas" w:date="2014-03-12T15:01:00Z"/>
        </w:rPr>
      </w:pPr>
    </w:p>
    <w:p w14:paraId="3A18A4E6" w14:textId="006C2D92" w:rsidR="00E65606" w:rsidRDefault="00E65606" w:rsidP="00E65606">
      <w:pPr>
        <w:rPr>
          <w:ins w:id="3593" w:author="Sarah Thomas" w:date="2014-03-12T15:01:00Z"/>
        </w:rPr>
      </w:pPr>
      <w:ins w:id="3594" w:author="Sarah Thomas" w:date="2014-03-12T15:01:00Z">
        <w:r>
          <w:rPr>
            <w:noProof/>
            <w:lang w:val="en-US"/>
          </w:rPr>
          <w:lastRenderedPageBreak/>
          <mc:AlternateContent>
            <mc:Choice Requires="wps">
              <w:drawing>
                <wp:inline distT="0" distB="0" distL="0" distR="0" wp14:anchorId="27B7B7A9" wp14:editId="0CC1C340">
                  <wp:extent cx="5257800" cy="1050290"/>
                  <wp:effectExtent l="0" t="2540" r="12700" b="13970"/>
                  <wp:docPr id="7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67F326A3"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117380" w:rsidRDefault="00117380" w:rsidP="00E65606">
                              <w:pPr>
                                <w:rPr>
                                  <w:sz w:val="22"/>
                                </w:rPr>
                              </w:pPr>
                              <w:r>
                                <w:rPr>
                                  <w:sz w:val="22"/>
                                </w:rPr>
                                <w:t>YES</w:t>
                              </w:r>
                            </w:p>
                            <w:p w14:paraId="7D1D149B" w14:textId="77777777" w:rsidR="00117380" w:rsidRDefault="00117380" w:rsidP="00E65606">
                              <w:pPr>
                                <w:rPr>
                                  <w:sz w:val="22"/>
                                </w:rPr>
                              </w:pPr>
                            </w:p>
                            <w:p w14:paraId="5FAC755E" w14:textId="77777777" w:rsidR="00117380" w:rsidRDefault="00117380" w:rsidP="00E65606">
                              <w:pPr>
                                <w:rPr>
                                  <w:sz w:val="22"/>
                                </w:rPr>
                              </w:pPr>
                              <w:r w:rsidRPr="00683722">
                                <w:rPr>
                                  <w:sz w:val="22"/>
                                </w:rPr>
                                <w:t>List any correc</w:t>
                              </w:r>
                              <w:r>
                                <w:rPr>
                                  <w:sz w:val="22"/>
                                </w:rPr>
                                <w:t>tions of matters of fact here:</w:t>
                              </w:r>
                            </w:p>
                            <w:p w14:paraId="761F891D"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72" o:spid="_x0000_s1098"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">
                  <v:textbox style="mso-fit-shape-to-text:t">
                    <w:txbxContent>
                      <w:p w14:paraId="67F326A3"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117380" w:rsidRDefault="00117380" w:rsidP="00E65606">
                        <w:pPr>
                          <w:rPr>
                            <w:sz w:val="22"/>
                          </w:rPr>
                        </w:pPr>
                        <w:r>
                          <w:rPr>
                            <w:sz w:val="22"/>
                          </w:rPr>
                          <w:t>YES</w:t>
                        </w:r>
                      </w:p>
                      <w:p w14:paraId="7D1D149B" w14:textId="77777777" w:rsidR="00117380" w:rsidRDefault="00117380" w:rsidP="00E65606">
                        <w:pPr>
                          <w:rPr>
                            <w:sz w:val="22"/>
                          </w:rPr>
                        </w:pPr>
                      </w:p>
                      <w:p w14:paraId="5FAC755E" w14:textId="77777777" w:rsidR="00117380" w:rsidRDefault="00117380" w:rsidP="00E65606">
                        <w:pPr>
                          <w:rPr>
                            <w:sz w:val="22"/>
                          </w:rPr>
                        </w:pPr>
                        <w:r w:rsidRPr="00683722">
                          <w:rPr>
                            <w:sz w:val="22"/>
                          </w:rPr>
                          <w:t>List any correc</w:t>
                        </w:r>
                        <w:r>
                          <w:rPr>
                            <w:sz w:val="22"/>
                          </w:rPr>
                          <w:t>tions of matters of fact here:</w:t>
                        </w:r>
                      </w:p>
                      <w:p w14:paraId="761F891D" w14:textId="77777777" w:rsidR="00117380" w:rsidRDefault="00117380" w:rsidP="00E65606"/>
                    </w:txbxContent>
                  </v:textbox>
                  <w10:anchorlock/>
                </v:shape>
              </w:pict>
            </mc:Fallback>
          </mc:AlternateContent>
        </w:r>
      </w:ins>
    </w:p>
    <w:p w14:paraId="2C7CDCD4" w14:textId="2CA553B1" w:rsidR="00E65606" w:rsidRDefault="00E65606" w:rsidP="00E65606">
      <w:pPr>
        <w:rPr>
          <w:ins w:id="3595" w:author="Sarah Thomas" w:date="2014-03-12T15:01:00Z"/>
        </w:rPr>
      </w:pPr>
      <w:ins w:id="3596" w:author="Sarah Thomas" w:date="2014-03-12T15:01:00Z">
        <w:r>
          <w:rPr>
            <w:noProof/>
            <w:lang w:val="en-US"/>
          </w:rPr>
          <mc:AlternateContent>
            <mc:Choice Requires="wps">
              <w:drawing>
                <wp:inline distT="0" distB="0" distL="0" distR="0" wp14:anchorId="4E0D8B03" wp14:editId="5B321D92">
                  <wp:extent cx="5257800" cy="889635"/>
                  <wp:effectExtent l="0" t="0" r="12700" b="15240"/>
                  <wp:docPr id="7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3D433D50"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117380" w:rsidRDefault="00117380" w:rsidP="00E65606">
                              <w:pPr>
                                <w:rPr>
                                  <w:sz w:val="22"/>
                                </w:rPr>
                              </w:pPr>
                              <w:r>
                                <w:rPr>
                                  <w:sz w:val="22"/>
                                </w:rPr>
                                <w:t>ALL ACTIONS HAVE BEEN FULFILLED</w:t>
                              </w:r>
                            </w:p>
                            <w:p w14:paraId="62E43D10" w14:textId="77777777" w:rsidR="00117380" w:rsidRDefault="00117380" w:rsidP="00E65606">
                              <w:pPr>
                                <w:rPr>
                                  <w:sz w:val="22"/>
                                </w:rPr>
                              </w:pPr>
                            </w:p>
                            <w:p w14:paraId="69078319"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71" o:spid="_x0000_s1099"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ZzIBVywCAABaBAAADgAAAAAAAAAAAAAAAAAsAgAAZHJzL2Uyb0Rv&#10;Yy54bWxQSwECLQAUAAYACAAAACEAnuXkRtoAAAAFAQAADwAAAAAAAAAAAAAAAACEBAAAZHJzL2Rv&#10;d25yZXYueG1sUEsFBgAAAAAEAAQA8wAAAIsFAAAAAA==&#10;">
                  <v:textbox style="mso-fit-shape-to-text:t">
                    <w:txbxContent>
                      <w:p w14:paraId="3D433D50"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117380" w:rsidRDefault="00117380" w:rsidP="00E65606">
                        <w:pPr>
                          <w:rPr>
                            <w:sz w:val="22"/>
                          </w:rPr>
                        </w:pPr>
                        <w:r>
                          <w:rPr>
                            <w:sz w:val="22"/>
                          </w:rPr>
                          <w:t>ALL ACTIONS HAVE BEEN FULFILLED</w:t>
                        </w:r>
                      </w:p>
                      <w:p w14:paraId="62E43D10" w14:textId="77777777" w:rsidR="00117380" w:rsidRDefault="00117380" w:rsidP="00E65606">
                        <w:pPr>
                          <w:rPr>
                            <w:sz w:val="22"/>
                          </w:rPr>
                        </w:pPr>
                      </w:p>
                      <w:p w14:paraId="69078319" w14:textId="77777777" w:rsidR="00117380" w:rsidRDefault="00117380" w:rsidP="00E65606"/>
                    </w:txbxContent>
                  </v:textbox>
                  <w10:anchorlock/>
                </v:shape>
              </w:pict>
            </mc:Fallback>
          </mc:AlternateContent>
        </w:r>
      </w:ins>
    </w:p>
    <w:p w14:paraId="59B64BF4" w14:textId="764885C6" w:rsidR="00E65606" w:rsidRDefault="00E65606" w:rsidP="00E65606">
      <w:pPr>
        <w:rPr>
          <w:ins w:id="3597" w:author="Sarah Thomas" w:date="2014-03-12T15:01:00Z"/>
        </w:rPr>
      </w:pPr>
      <w:ins w:id="3598" w:author="Sarah Thomas" w:date="2014-03-12T15:01:00Z">
        <w:r>
          <w:rPr>
            <w:noProof/>
            <w:lang w:val="en-US"/>
          </w:rPr>
          <mc:AlternateContent>
            <mc:Choice Requires="wps">
              <w:drawing>
                <wp:inline distT="0" distB="0" distL="0" distR="0" wp14:anchorId="789AC9E7" wp14:editId="7F4E34B2">
                  <wp:extent cx="5257800" cy="568325"/>
                  <wp:effectExtent l="0" t="2540" r="12700" b="13335"/>
                  <wp:docPr id="7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B9A0667"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70" o:spid="_x0000_s1100"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QZUS0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HkkGVEtAgAAWgQAAA4AAAAAAAAAAAAAAAAALAIAAGRycy9lMm9E&#10;b2MueG1sUEsBAi0AFAAGAAgAAAAhAGalT7jaAAAABAEAAA8AAAAAAAAAAAAAAAAAhQQAAGRycy9k&#10;b3ducmV2LnhtbFBLBQYAAAAABAAEAPMAAACMBQAAAAA=&#10;">
                  <v:textbox style="mso-fit-shape-to-text:t">
                    <w:txbxContent>
                      <w:p w14:paraId="2B9A0667"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117380" w:rsidRDefault="00117380" w:rsidP="00E65606"/>
                    </w:txbxContent>
                  </v:textbox>
                  <w10:anchorlock/>
                </v:shape>
              </w:pict>
            </mc:Fallback>
          </mc:AlternateContent>
        </w:r>
      </w:ins>
    </w:p>
    <w:p w14:paraId="4F9BBF55" w14:textId="472CC00D" w:rsidR="00E65606" w:rsidRDefault="00E65606" w:rsidP="00E65606">
      <w:pPr>
        <w:rPr>
          <w:ins w:id="3599" w:author="Sarah Thomas" w:date="2014-03-12T15:01:00Z"/>
        </w:rPr>
      </w:pPr>
      <w:ins w:id="3600" w:author="Sarah Thomas" w:date="2014-03-12T15:01:00Z">
        <w:r>
          <w:rPr>
            <w:noProof/>
            <w:lang w:val="en-US"/>
          </w:rPr>
          <mc:AlternateContent>
            <mc:Choice Requires="wps">
              <w:drawing>
                <wp:inline distT="0" distB="0" distL="0" distR="0" wp14:anchorId="65409E9F" wp14:editId="081C77CE">
                  <wp:extent cx="5257800" cy="1561465"/>
                  <wp:effectExtent l="0" t="6350" r="12700" b="6985"/>
                  <wp:docPr id="7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61465"/>
                          </a:xfrm>
                          <a:prstGeom prst="rect">
                            <a:avLst/>
                          </a:prstGeom>
                          <a:solidFill>
                            <a:srgbClr val="FFFFFF"/>
                          </a:solidFill>
                          <a:ln w="9525">
                            <a:solidFill>
                              <a:srgbClr val="000000"/>
                            </a:solidFill>
                            <a:miter lim="800000"/>
                            <a:headEnd/>
                            <a:tailEnd/>
                          </a:ln>
                        </wps:spPr>
                        <wps:txbx>
                          <w:txbxContent>
                            <w:p w14:paraId="6796BD95" w14:textId="77777777" w:rsidR="00117380" w:rsidRDefault="00117380" w:rsidP="00E65606">
                              <w:pPr>
                                <w:rPr>
                                  <w:sz w:val="22"/>
                                </w:rPr>
                              </w:pPr>
                              <w:r w:rsidRPr="00683722">
                                <w:rPr>
                                  <w:sz w:val="22"/>
                                </w:rPr>
                                <w:t>New matters discussed</w:t>
                              </w:r>
                              <w:r>
                                <w:rPr>
                                  <w:sz w:val="22"/>
                                </w:rPr>
                                <w:t>:</w:t>
                              </w:r>
                            </w:p>
                            <w:p w14:paraId="1CF3E714" w14:textId="77777777" w:rsidR="00117380" w:rsidRDefault="00117380" w:rsidP="00E65606">
                              <w:pPr>
                                <w:rPr>
                                  <w:sz w:val="22"/>
                                </w:rPr>
                              </w:pPr>
                            </w:p>
                            <w:p w14:paraId="53F4BDF6" w14:textId="77777777" w:rsidR="00117380" w:rsidRPr="00492890" w:rsidRDefault="00117380"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117380" w:rsidRPr="00492890" w:rsidRDefault="00117380" w:rsidP="00E65606">
                              <w:pPr>
                                <w:numPr>
                                  <w:ilvl w:val="0"/>
                                  <w:numId w:val="62"/>
                                </w:numPr>
                                <w:spacing w:after="0"/>
                                <w:rPr>
                                  <w:szCs w:val="24"/>
                                </w:rPr>
                              </w:pPr>
                              <w:r>
                                <w:rPr>
                                  <w:b/>
                                  <w:szCs w:val="24"/>
                                </w:rPr>
                                <w:t>Setting up environment</w:t>
                              </w:r>
                            </w:p>
                            <w:p w14:paraId="7A618A09" w14:textId="77777777" w:rsidR="00117380" w:rsidRPr="00507F79" w:rsidRDefault="00117380" w:rsidP="00E65606">
                              <w:pPr>
                                <w:numPr>
                                  <w:ilvl w:val="1"/>
                                  <w:numId w:val="62"/>
                                </w:numPr>
                                <w:spacing w:after="0"/>
                                <w:rPr>
                                  <w:szCs w:val="24"/>
                                </w:rPr>
                              </w:pPr>
                              <w:r>
                                <w:rPr>
                                  <w:b/>
                                  <w:szCs w:val="24"/>
                                </w:rPr>
                                <w:t>Any problem? One solution is to use Vagrant</w:t>
                              </w:r>
                            </w:p>
                            <w:p w14:paraId="0AF97794" w14:textId="77777777" w:rsidR="00117380" w:rsidRDefault="00117380" w:rsidP="00E65606">
                              <w:pPr>
                                <w:rPr>
                                  <w:sz w:val="22"/>
                                </w:rPr>
                              </w:pPr>
                            </w:p>
                            <w:p w14:paraId="1F6D296E" w14:textId="77777777" w:rsidR="00117380" w:rsidRDefault="00117380" w:rsidP="00E65606"/>
                            <w:p w14:paraId="39DB316F" w14:textId="77777777" w:rsidR="00117380" w:rsidRPr="00674F95" w:rsidRDefault="00117380" w:rsidP="00E65606">
                              <w:pPr>
                                <w:rPr>
                                  <w:sz w:val="22"/>
                                </w:rPr>
                              </w:pPr>
                              <w:r w:rsidRPr="00674F95">
                                <w:rPr>
                                  <w:sz w:val="22"/>
                                </w:rPr>
                                <w:t>Issues/problems to be reported to project supervisor:</w:t>
                              </w:r>
                            </w:p>
                            <w:p w14:paraId="29044C50"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69" o:spid="_x0000_s1101" type="#_x0000_t202" style="width:414pt;height:12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">
                  <v:textbox style="mso-fit-shape-to-text:t">
                    <w:txbxContent>
                      <w:p w14:paraId="6796BD95" w14:textId="77777777" w:rsidR="00117380" w:rsidRDefault="00117380" w:rsidP="00E65606">
                        <w:pPr>
                          <w:rPr>
                            <w:sz w:val="22"/>
                          </w:rPr>
                        </w:pPr>
                        <w:r w:rsidRPr="00683722">
                          <w:rPr>
                            <w:sz w:val="22"/>
                          </w:rPr>
                          <w:t>New matters discussed</w:t>
                        </w:r>
                        <w:r>
                          <w:rPr>
                            <w:sz w:val="22"/>
                          </w:rPr>
                          <w:t>:</w:t>
                        </w:r>
                      </w:p>
                      <w:p w14:paraId="1CF3E714" w14:textId="77777777" w:rsidR="00117380" w:rsidRDefault="00117380" w:rsidP="00E65606">
                        <w:pPr>
                          <w:rPr>
                            <w:sz w:val="22"/>
                          </w:rPr>
                        </w:pPr>
                      </w:p>
                      <w:p w14:paraId="53F4BDF6" w14:textId="77777777" w:rsidR="00117380" w:rsidRPr="00492890" w:rsidRDefault="00117380"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117380" w:rsidRPr="00492890" w:rsidRDefault="00117380" w:rsidP="00E65606">
                        <w:pPr>
                          <w:numPr>
                            <w:ilvl w:val="0"/>
                            <w:numId w:val="62"/>
                          </w:numPr>
                          <w:spacing w:after="0"/>
                          <w:rPr>
                            <w:szCs w:val="24"/>
                          </w:rPr>
                        </w:pPr>
                        <w:r>
                          <w:rPr>
                            <w:b/>
                            <w:szCs w:val="24"/>
                          </w:rPr>
                          <w:t>Setting up environment</w:t>
                        </w:r>
                      </w:p>
                      <w:p w14:paraId="7A618A09" w14:textId="77777777" w:rsidR="00117380" w:rsidRPr="00507F79" w:rsidRDefault="00117380" w:rsidP="00E65606">
                        <w:pPr>
                          <w:numPr>
                            <w:ilvl w:val="1"/>
                            <w:numId w:val="62"/>
                          </w:numPr>
                          <w:spacing w:after="0"/>
                          <w:rPr>
                            <w:szCs w:val="24"/>
                          </w:rPr>
                        </w:pPr>
                        <w:r>
                          <w:rPr>
                            <w:b/>
                            <w:szCs w:val="24"/>
                          </w:rPr>
                          <w:t>Any problem? One solution is to use Vagrant</w:t>
                        </w:r>
                      </w:p>
                      <w:p w14:paraId="0AF97794" w14:textId="77777777" w:rsidR="00117380" w:rsidRDefault="00117380" w:rsidP="00E65606">
                        <w:pPr>
                          <w:rPr>
                            <w:sz w:val="22"/>
                          </w:rPr>
                        </w:pPr>
                      </w:p>
                      <w:p w14:paraId="1F6D296E" w14:textId="77777777" w:rsidR="00117380" w:rsidRDefault="00117380" w:rsidP="00E65606"/>
                      <w:p w14:paraId="39DB316F" w14:textId="77777777" w:rsidR="00117380" w:rsidRPr="00674F95" w:rsidRDefault="00117380" w:rsidP="00E65606">
                        <w:pPr>
                          <w:rPr>
                            <w:sz w:val="22"/>
                          </w:rPr>
                        </w:pPr>
                        <w:r w:rsidRPr="00674F95">
                          <w:rPr>
                            <w:sz w:val="22"/>
                          </w:rPr>
                          <w:t>Issues/problems to be reported to project supervisor:</w:t>
                        </w:r>
                      </w:p>
                      <w:p w14:paraId="29044C50" w14:textId="77777777" w:rsidR="00117380" w:rsidRDefault="00117380" w:rsidP="00E65606"/>
                    </w:txbxContent>
                  </v:textbox>
                  <w10:anchorlock/>
                </v:shape>
              </w:pict>
            </mc:Fallback>
          </mc:AlternateContent>
        </w:r>
      </w:ins>
    </w:p>
    <w:p w14:paraId="2508094E" w14:textId="77777777" w:rsidR="00E65606" w:rsidRDefault="00E65606" w:rsidP="00E65606">
      <w:pPr>
        <w:rPr>
          <w:ins w:id="3601" w:author="Sarah Thomas" w:date="2014-03-12T15:01:00Z"/>
        </w:rPr>
      </w:pPr>
    </w:p>
    <w:p w14:paraId="4059BE9E" w14:textId="2DB5045D" w:rsidR="00E65606" w:rsidRDefault="00E65606" w:rsidP="00E65606">
      <w:pPr>
        <w:rPr>
          <w:ins w:id="3602" w:author="Sarah Thomas" w:date="2014-03-12T15:01:00Z"/>
        </w:rPr>
      </w:pPr>
      <w:ins w:id="3603" w:author="Sarah Thomas" w:date="2014-03-12T15:01:00Z">
        <w:r>
          <w:rPr>
            <w:noProof/>
            <w:lang w:val="en-US"/>
          </w:rPr>
          <w:lastRenderedPageBreak/>
          <mc:AlternateContent>
            <mc:Choice Requires="wps">
              <w:drawing>
                <wp:inline distT="0" distB="0" distL="0" distR="0" wp14:anchorId="7B1235C4" wp14:editId="352D80DA">
                  <wp:extent cx="5257800" cy="7867650"/>
                  <wp:effectExtent l="0" t="0" r="12700" b="19050"/>
                  <wp:docPr id="7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867650"/>
                          </a:xfrm>
                          <a:prstGeom prst="rect">
                            <a:avLst/>
                          </a:prstGeom>
                          <a:solidFill>
                            <a:srgbClr val="FFFFFF"/>
                          </a:solidFill>
                          <a:ln w="9525">
                            <a:solidFill>
                              <a:srgbClr val="000000"/>
                            </a:solidFill>
                            <a:miter lim="800000"/>
                            <a:headEnd/>
                            <a:tailEnd/>
                          </a:ln>
                        </wps:spPr>
                        <wps:txbx>
                          <w:txbxContent>
                            <w:p w14:paraId="34196042"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117380" w:rsidRDefault="00117380" w:rsidP="00E65606">
                              <w:pPr>
                                <w:rPr>
                                  <w:sz w:val="22"/>
                                </w:rPr>
                              </w:pPr>
                            </w:p>
                            <w:p w14:paraId="16E7457D" w14:textId="77777777" w:rsidR="00117380" w:rsidRDefault="00117380" w:rsidP="00E65606">
                              <w:pPr>
                                <w:rPr>
                                  <w:sz w:val="22"/>
                                </w:rPr>
                              </w:pPr>
                              <w:r>
                                <w:rPr>
                                  <w:sz w:val="22"/>
                                </w:rPr>
                                <w:t>ALL TO BE COMPLETED BEFORE NEXT MEETING</w:t>
                              </w:r>
                            </w:p>
                            <w:p w14:paraId="416182F5" w14:textId="77777777" w:rsidR="00117380" w:rsidRDefault="00117380" w:rsidP="00E65606">
                              <w:pPr>
                                <w:rPr>
                                  <w:sz w:val="22"/>
                                </w:rPr>
                              </w:pPr>
                            </w:p>
                            <w:p w14:paraId="54E9D3D5" w14:textId="77777777" w:rsidR="00117380" w:rsidRPr="00F443E1" w:rsidRDefault="00117380"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117380" w:rsidRPr="0097211E" w:rsidRDefault="00117380"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117380" w:rsidRPr="0015703D" w14:paraId="1F697561" w14:textId="77777777" w:rsidTr="00E65606">
                                <w:tc>
                                  <w:tcPr>
                                    <w:tcW w:w="2407" w:type="dxa"/>
                                    <w:tcBorders>
                                      <w:bottom w:val="single" w:sz="4" w:space="0" w:color="auto"/>
                                    </w:tcBorders>
                                    <w:shd w:val="clear" w:color="auto" w:fill="auto"/>
                                  </w:tcPr>
                                  <w:p w14:paraId="5C4FEB59" w14:textId="77777777" w:rsidR="00117380" w:rsidRPr="0015703D" w:rsidRDefault="00117380"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117380" w:rsidRPr="0015703D" w:rsidRDefault="00117380"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117380" w:rsidRPr="0015703D" w:rsidRDefault="00117380"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117380" w:rsidRPr="0015703D" w:rsidRDefault="00117380" w:rsidP="00E65606">
                                    <w:pPr>
                                      <w:rPr>
                                        <w:szCs w:val="24"/>
                                      </w:rPr>
                                    </w:pPr>
                                    <w:r w:rsidRPr="0015703D">
                                      <w:rPr>
                                        <w:szCs w:val="24"/>
                                      </w:rPr>
                                      <w:t>Assigned To</w:t>
                                    </w:r>
                                  </w:p>
                                </w:tc>
                              </w:tr>
                              <w:tr w:rsidR="00117380" w:rsidRPr="0015703D" w14:paraId="11535478" w14:textId="77777777" w:rsidTr="00E65606">
                                <w:tc>
                                  <w:tcPr>
                                    <w:tcW w:w="2407" w:type="dxa"/>
                                    <w:shd w:val="clear" w:color="auto" w:fill="A0A0A0"/>
                                  </w:tcPr>
                                  <w:p w14:paraId="2BC8C416" w14:textId="77777777" w:rsidR="00117380" w:rsidRPr="0015703D" w:rsidRDefault="00117380" w:rsidP="00E65606">
                                    <w:pPr>
                                      <w:rPr>
                                        <w:b/>
                                        <w:szCs w:val="24"/>
                                      </w:rPr>
                                    </w:pPr>
                                    <w:r w:rsidRPr="0015703D">
                                      <w:rPr>
                                        <w:b/>
                                        <w:szCs w:val="24"/>
                                      </w:rPr>
                                      <w:t>1</w:t>
                                    </w:r>
                                  </w:p>
                                </w:tc>
                                <w:tc>
                                  <w:tcPr>
                                    <w:tcW w:w="2407" w:type="dxa"/>
                                    <w:shd w:val="clear" w:color="auto" w:fill="A0A0A0"/>
                                  </w:tcPr>
                                  <w:p w14:paraId="50173C29" w14:textId="77777777" w:rsidR="00117380" w:rsidRPr="0015703D" w:rsidRDefault="00117380" w:rsidP="00E65606">
                                    <w:pPr>
                                      <w:rPr>
                                        <w:b/>
                                        <w:szCs w:val="24"/>
                                      </w:rPr>
                                    </w:pPr>
                                    <w:r w:rsidRPr="0015703D">
                                      <w:rPr>
                                        <w:b/>
                                        <w:szCs w:val="24"/>
                                      </w:rPr>
                                      <w:t>User Authentication and Registration</w:t>
                                    </w:r>
                                  </w:p>
                                </w:tc>
                                <w:tc>
                                  <w:tcPr>
                                    <w:tcW w:w="2407" w:type="dxa"/>
                                    <w:shd w:val="clear" w:color="auto" w:fill="A0A0A0"/>
                                  </w:tcPr>
                                  <w:p w14:paraId="266BC544" w14:textId="77777777" w:rsidR="00117380" w:rsidRPr="0015703D" w:rsidRDefault="00117380" w:rsidP="00E65606">
                                    <w:pPr>
                                      <w:rPr>
                                        <w:b/>
                                        <w:szCs w:val="24"/>
                                      </w:rPr>
                                    </w:pPr>
                                    <w:r w:rsidRPr="0015703D">
                                      <w:rPr>
                                        <w:b/>
                                        <w:szCs w:val="24"/>
                                      </w:rPr>
                                      <w:t>2 Days Total</w:t>
                                    </w:r>
                                  </w:p>
                                </w:tc>
                                <w:tc>
                                  <w:tcPr>
                                    <w:tcW w:w="2407" w:type="dxa"/>
                                    <w:shd w:val="clear" w:color="auto" w:fill="A0A0A0"/>
                                  </w:tcPr>
                                  <w:p w14:paraId="0F7B896A" w14:textId="77777777" w:rsidR="00117380" w:rsidRPr="0015703D" w:rsidRDefault="00117380" w:rsidP="00E65606">
                                    <w:pPr>
                                      <w:rPr>
                                        <w:b/>
                                        <w:szCs w:val="24"/>
                                      </w:rPr>
                                    </w:pPr>
                                    <w:r w:rsidRPr="0015703D">
                                      <w:rPr>
                                        <w:b/>
                                        <w:szCs w:val="24"/>
                                      </w:rPr>
                                      <w:t>Bahit / Irina</w:t>
                                    </w:r>
                                  </w:p>
                                </w:tc>
                              </w:tr>
                              <w:tr w:rsidR="00117380" w:rsidRPr="0015703D" w14:paraId="56DF8371" w14:textId="77777777" w:rsidTr="00E65606">
                                <w:tc>
                                  <w:tcPr>
                                    <w:tcW w:w="2407" w:type="dxa"/>
                                    <w:shd w:val="clear" w:color="auto" w:fill="auto"/>
                                  </w:tcPr>
                                  <w:p w14:paraId="44DC3278" w14:textId="77777777" w:rsidR="00117380" w:rsidRPr="0015703D" w:rsidRDefault="00117380" w:rsidP="00E65606">
                                    <w:pPr>
                                      <w:rPr>
                                        <w:szCs w:val="24"/>
                                      </w:rPr>
                                    </w:pPr>
                                    <w:r w:rsidRPr="0015703D">
                                      <w:rPr>
                                        <w:szCs w:val="24"/>
                                      </w:rPr>
                                      <w:t>1.1</w:t>
                                    </w:r>
                                  </w:p>
                                </w:tc>
                                <w:tc>
                                  <w:tcPr>
                                    <w:tcW w:w="2407" w:type="dxa"/>
                                    <w:shd w:val="clear" w:color="auto" w:fill="auto"/>
                                  </w:tcPr>
                                  <w:p w14:paraId="4E890C3F" w14:textId="77777777" w:rsidR="00117380" w:rsidRPr="0015703D" w:rsidRDefault="00117380" w:rsidP="00E65606">
                                    <w:pPr>
                                      <w:rPr>
                                        <w:szCs w:val="24"/>
                                      </w:rPr>
                                    </w:pPr>
                                    <w:r w:rsidRPr="0015703D">
                                      <w:rPr>
                                        <w:szCs w:val="24"/>
                                      </w:rPr>
                                      <w:t>New User Registration</w:t>
                                    </w:r>
                                  </w:p>
                                </w:tc>
                                <w:tc>
                                  <w:tcPr>
                                    <w:tcW w:w="2407" w:type="dxa"/>
                                    <w:shd w:val="clear" w:color="auto" w:fill="auto"/>
                                  </w:tcPr>
                                  <w:p w14:paraId="7AA7A0E1" w14:textId="77777777" w:rsidR="00117380" w:rsidRPr="0015703D" w:rsidRDefault="00117380" w:rsidP="00E65606">
                                    <w:pPr>
                                      <w:rPr>
                                        <w:szCs w:val="24"/>
                                      </w:rPr>
                                    </w:pPr>
                                    <w:r w:rsidRPr="0015703D">
                                      <w:rPr>
                                        <w:szCs w:val="24"/>
                                      </w:rPr>
                                      <w:t>2 Days</w:t>
                                    </w:r>
                                  </w:p>
                                </w:tc>
                                <w:tc>
                                  <w:tcPr>
                                    <w:tcW w:w="2407" w:type="dxa"/>
                                    <w:shd w:val="clear" w:color="auto" w:fill="auto"/>
                                  </w:tcPr>
                                  <w:p w14:paraId="0BD3C955" w14:textId="77777777" w:rsidR="00117380" w:rsidRPr="0015703D" w:rsidRDefault="00117380" w:rsidP="00E65606">
                                    <w:pPr>
                                      <w:rPr>
                                        <w:szCs w:val="24"/>
                                      </w:rPr>
                                    </w:pPr>
                                    <w:r w:rsidRPr="0015703D">
                                      <w:rPr>
                                        <w:szCs w:val="24"/>
                                      </w:rPr>
                                      <w:t>Bahit</w:t>
                                    </w:r>
                                  </w:p>
                                </w:tc>
                              </w:tr>
                              <w:tr w:rsidR="00117380" w:rsidRPr="0015703D" w14:paraId="6E5D90A9" w14:textId="77777777" w:rsidTr="00E65606">
                                <w:tc>
                                  <w:tcPr>
                                    <w:tcW w:w="2407" w:type="dxa"/>
                                    <w:shd w:val="clear" w:color="auto" w:fill="auto"/>
                                  </w:tcPr>
                                  <w:p w14:paraId="57C25D6B" w14:textId="77777777" w:rsidR="00117380" w:rsidRPr="0015703D" w:rsidRDefault="00117380" w:rsidP="00E65606">
                                    <w:pPr>
                                      <w:rPr>
                                        <w:szCs w:val="24"/>
                                      </w:rPr>
                                    </w:pPr>
                                    <w:r w:rsidRPr="0015703D">
                                      <w:rPr>
                                        <w:szCs w:val="24"/>
                                      </w:rPr>
                                      <w:t>1.2</w:t>
                                    </w:r>
                                  </w:p>
                                </w:tc>
                                <w:tc>
                                  <w:tcPr>
                                    <w:tcW w:w="2407" w:type="dxa"/>
                                    <w:shd w:val="clear" w:color="auto" w:fill="auto"/>
                                  </w:tcPr>
                                  <w:p w14:paraId="5686A3C4" w14:textId="77777777" w:rsidR="00117380" w:rsidRPr="0015703D" w:rsidRDefault="00117380" w:rsidP="00E65606">
                                    <w:pPr>
                                      <w:rPr>
                                        <w:szCs w:val="24"/>
                                      </w:rPr>
                                    </w:pPr>
                                    <w:r w:rsidRPr="0015703D">
                                      <w:rPr>
                                        <w:szCs w:val="24"/>
                                      </w:rPr>
                                      <w:t>User Login</w:t>
                                    </w:r>
                                  </w:p>
                                </w:tc>
                                <w:tc>
                                  <w:tcPr>
                                    <w:tcW w:w="2407" w:type="dxa"/>
                                    <w:shd w:val="clear" w:color="auto" w:fill="auto"/>
                                  </w:tcPr>
                                  <w:p w14:paraId="06458480" w14:textId="77777777" w:rsidR="00117380" w:rsidRPr="0015703D" w:rsidRDefault="00117380" w:rsidP="00E65606">
                                    <w:pPr>
                                      <w:rPr>
                                        <w:szCs w:val="24"/>
                                      </w:rPr>
                                    </w:pPr>
                                    <w:r w:rsidRPr="0015703D">
                                      <w:rPr>
                                        <w:szCs w:val="24"/>
                                      </w:rPr>
                                      <w:t>2 Days</w:t>
                                    </w:r>
                                  </w:p>
                                </w:tc>
                                <w:tc>
                                  <w:tcPr>
                                    <w:tcW w:w="2407" w:type="dxa"/>
                                    <w:shd w:val="clear" w:color="auto" w:fill="auto"/>
                                  </w:tcPr>
                                  <w:p w14:paraId="33F8E45D" w14:textId="77777777" w:rsidR="00117380" w:rsidRPr="0015703D" w:rsidRDefault="00117380" w:rsidP="00E65606">
                                    <w:pPr>
                                      <w:rPr>
                                        <w:szCs w:val="24"/>
                                      </w:rPr>
                                    </w:pPr>
                                    <w:r w:rsidRPr="0015703D">
                                      <w:rPr>
                                        <w:szCs w:val="24"/>
                                      </w:rPr>
                                      <w:t>Bahit / Irina</w:t>
                                    </w:r>
                                  </w:p>
                                </w:tc>
                              </w:tr>
                              <w:tr w:rsidR="00117380" w:rsidRPr="0015703D" w14:paraId="22B97B85" w14:textId="77777777" w:rsidTr="00E65606">
                                <w:tc>
                                  <w:tcPr>
                                    <w:tcW w:w="2407" w:type="dxa"/>
                                    <w:shd w:val="clear" w:color="auto" w:fill="A0A0A0"/>
                                  </w:tcPr>
                                  <w:p w14:paraId="16838B2C" w14:textId="77777777" w:rsidR="00117380" w:rsidRPr="0015703D" w:rsidRDefault="00117380" w:rsidP="00E65606">
                                    <w:pPr>
                                      <w:rPr>
                                        <w:b/>
                                        <w:szCs w:val="24"/>
                                      </w:rPr>
                                    </w:pPr>
                                    <w:r w:rsidRPr="0015703D">
                                      <w:rPr>
                                        <w:b/>
                                        <w:szCs w:val="24"/>
                                      </w:rPr>
                                      <w:t>2</w:t>
                                    </w:r>
                                  </w:p>
                                </w:tc>
                                <w:tc>
                                  <w:tcPr>
                                    <w:tcW w:w="2407" w:type="dxa"/>
                                    <w:shd w:val="clear" w:color="auto" w:fill="A0A0A0"/>
                                  </w:tcPr>
                                  <w:p w14:paraId="4F7EE07D" w14:textId="77777777" w:rsidR="00117380" w:rsidRPr="0015703D" w:rsidRDefault="00117380" w:rsidP="00E65606">
                                    <w:pPr>
                                      <w:rPr>
                                        <w:b/>
                                        <w:szCs w:val="24"/>
                                      </w:rPr>
                                    </w:pPr>
                                    <w:r w:rsidRPr="0015703D">
                                      <w:rPr>
                                        <w:b/>
                                        <w:szCs w:val="24"/>
                                      </w:rPr>
                                      <w:t>Public Profiles</w:t>
                                    </w:r>
                                  </w:p>
                                </w:tc>
                                <w:tc>
                                  <w:tcPr>
                                    <w:tcW w:w="2407" w:type="dxa"/>
                                    <w:shd w:val="clear" w:color="auto" w:fill="A0A0A0"/>
                                  </w:tcPr>
                                  <w:p w14:paraId="5176FC84" w14:textId="77777777" w:rsidR="00117380" w:rsidRPr="0015703D" w:rsidRDefault="00117380" w:rsidP="00E65606">
                                    <w:pPr>
                                      <w:rPr>
                                        <w:b/>
                                        <w:szCs w:val="24"/>
                                      </w:rPr>
                                    </w:pPr>
                                    <w:r w:rsidRPr="0015703D">
                                      <w:rPr>
                                        <w:b/>
                                        <w:szCs w:val="24"/>
                                      </w:rPr>
                                      <w:t>2 Days Total</w:t>
                                    </w:r>
                                  </w:p>
                                </w:tc>
                                <w:tc>
                                  <w:tcPr>
                                    <w:tcW w:w="2407" w:type="dxa"/>
                                    <w:shd w:val="clear" w:color="auto" w:fill="A0A0A0"/>
                                  </w:tcPr>
                                  <w:p w14:paraId="5CC23D60" w14:textId="77777777" w:rsidR="00117380" w:rsidRPr="0015703D" w:rsidRDefault="00117380" w:rsidP="00E65606">
                                    <w:pPr>
                                      <w:rPr>
                                        <w:b/>
                                        <w:szCs w:val="24"/>
                                      </w:rPr>
                                    </w:pPr>
                                    <w:r w:rsidRPr="0015703D">
                                      <w:rPr>
                                        <w:b/>
                                        <w:szCs w:val="24"/>
                                      </w:rPr>
                                      <w:t xml:space="preserve">Sarah / </w:t>
                                    </w:r>
                                    <w:proofErr w:type="spellStart"/>
                                    <w:r w:rsidRPr="0015703D">
                                      <w:rPr>
                                        <w:b/>
                                        <w:szCs w:val="24"/>
                                      </w:rPr>
                                      <w:t>Enaam</w:t>
                                    </w:r>
                                    <w:proofErr w:type="spellEnd"/>
                                  </w:p>
                                </w:tc>
                              </w:tr>
                              <w:tr w:rsidR="00117380" w:rsidRPr="0015703D" w14:paraId="0F519133" w14:textId="77777777" w:rsidTr="00E65606">
                                <w:tc>
                                  <w:tcPr>
                                    <w:tcW w:w="2407" w:type="dxa"/>
                                    <w:shd w:val="clear" w:color="auto" w:fill="auto"/>
                                  </w:tcPr>
                                  <w:p w14:paraId="40C46985" w14:textId="77777777" w:rsidR="00117380" w:rsidRPr="0015703D" w:rsidRDefault="00117380" w:rsidP="00E65606">
                                    <w:pPr>
                                      <w:rPr>
                                        <w:szCs w:val="24"/>
                                      </w:rPr>
                                    </w:pPr>
                                    <w:r w:rsidRPr="0015703D">
                                      <w:rPr>
                                        <w:szCs w:val="24"/>
                                      </w:rPr>
                                      <w:t>2.1</w:t>
                                    </w:r>
                                  </w:p>
                                </w:tc>
                                <w:tc>
                                  <w:tcPr>
                                    <w:tcW w:w="2407" w:type="dxa"/>
                                    <w:shd w:val="clear" w:color="auto" w:fill="auto"/>
                                  </w:tcPr>
                                  <w:p w14:paraId="4A10E2BD" w14:textId="77777777" w:rsidR="00117380" w:rsidRPr="0015703D" w:rsidRDefault="00117380" w:rsidP="00E65606">
                                    <w:pPr>
                                      <w:rPr>
                                        <w:szCs w:val="24"/>
                                      </w:rPr>
                                    </w:pPr>
                                    <w:r w:rsidRPr="0015703D">
                                      <w:rPr>
                                        <w:szCs w:val="24"/>
                                      </w:rPr>
                                      <w:t>Search Public Profiles</w:t>
                                    </w:r>
                                  </w:p>
                                </w:tc>
                                <w:tc>
                                  <w:tcPr>
                                    <w:tcW w:w="2407" w:type="dxa"/>
                                    <w:shd w:val="clear" w:color="auto" w:fill="auto"/>
                                  </w:tcPr>
                                  <w:p w14:paraId="04D75B2F" w14:textId="77777777" w:rsidR="00117380" w:rsidRPr="0015703D" w:rsidRDefault="00117380" w:rsidP="00E65606">
                                    <w:pPr>
                                      <w:rPr>
                                        <w:szCs w:val="24"/>
                                      </w:rPr>
                                    </w:pPr>
                                    <w:r w:rsidRPr="0015703D">
                                      <w:rPr>
                                        <w:szCs w:val="24"/>
                                      </w:rPr>
                                      <w:t>2 Days</w:t>
                                    </w:r>
                                  </w:p>
                                </w:tc>
                                <w:tc>
                                  <w:tcPr>
                                    <w:tcW w:w="2407" w:type="dxa"/>
                                    <w:shd w:val="clear" w:color="auto" w:fill="auto"/>
                                  </w:tcPr>
                                  <w:p w14:paraId="54D1CA7A" w14:textId="77777777" w:rsidR="00117380" w:rsidRPr="0015703D" w:rsidRDefault="00117380" w:rsidP="00E65606">
                                    <w:pPr>
                                      <w:rPr>
                                        <w:szCs w:val="24"/>
                                      </w:rPr>
                                    </w:pPr>
                                    <w:proofErr w:type="spellStart"/>
                                    <w:r w:rsidRPr="0015703D">
                                      <w:rPr>
                                        <w:szCs w:val="24"/>
                                      </w:rPr>
                                      <w:t>Enaam</w:t>
                                    </w:r>
                                    <w:proofErr w:type="spellEnd"/>
                                  </w:p>
                                </w:tc>
                              </w:tr>
                              <w:tr w:rsidR="00117380" w:rsidRPr="0015703D" w14:paraId="5B40E4AE" w14:textId="77777777" w:rsidTr="00E65606">
                                <w:tc>
                                  <w:tcPr>
                                    <w:tcW w:w="2407" w:type="dxa"/>
                                    <w:shd w:val="clear" w:color="auto" w:fill="auto"/>
                                  </w:tcPr>
                                  <w:p w14:paraId="473C1410" w14:textId="77777777" w:rsidR="00117380" w:rsidRPr="0015703D" w:rsidRDefault="00117380" w:rsidP="00E65606">
                                    <w:pPr>
                                      <w:rPr>
                                        <w:szCs w:val="24"/>
                                      </w:rPr>
                                    </w:pPr>
                                    <w:r w:rsidRPr="0015703D">
                                      <w:rPr>
                                        <w:szCs w:val="24"/>
                                      </w:rPr>
                                      <w:t>2.2</w:t>
                                    </w:r>
                                  </w:p>
                                </w:tc>
                                <w:tc>
                                  <w:tcPr>
                                    <w:tcW w:w="2407" w:type="dxa"/>
                                    <w:shd w:val="clear" w:color="auto" w:fill="auto"/>
                                  </w:tcPr>
                                  <w:p w14:paraId="66DA8F0A" w14:textId="77777777" w:rsidR="00117380" w:rsidRPr="0015703D" w:rsidRDefault="00117380" w:rsidP="00E65606">
                                    <w:pPr>
                                      <w:rPr>
                                        <w:szCs w:val="24"/>
                                      </w:rPr>
                                    </w:pPr>
                                    <w:r w:rsidRPr="0015703D">
                                      <w:rPr>
                                        <w:szCs w:val="24"/>
                                      </w:rPr>
                                      <w:t>View Public Profiles</w:t>
                                    </w:r>
                                  </w:p>
                                </w:tc>
                                <w:tc>
                                  <w:tcPr>
                                    <w:tcW w:w="2407" w:type="dxa"/>
                                    <w:shd w:val="clear" w:color="auto" w:fill="auto"/>
                                  </w:tcPr>
                                  <w:p w14:paraId="69AE5BAE" w14:textId="77777777" w:rsidR="00117380" w:rsidRPr="0015703D" w:rsidRDefault="00117380" w:rsidP="00E65606">
                                    <w:pPr>
                                      <w:rPr>
                                        <w:szCs w:val="24"/>
                                      </w:rPr>
                                    </w:pPr>
                                    <w:r w:rsidRPr="0015703D">
                                      <w:rPr>
                                        <w:szCs w:val="24"/>
                                      </w:rPr>
                                      <w:t>2 Days</w:t>
                                    </w:r>
                                  </w:p>
                                </w:tc>
                                <w:tc>
                                  <w:tcPr>
                                    <w:tcW w:w="2407" w:type="dxa"/>
                                    <w:shd w:val="clear" w:color="auto" w:fill="auto"/>
                                  </w:tcPr>
                                  <w:p w14:paraId="61001560" w14:textId="77777777" w:rsidR="00117380" w:rsidRPr="0015703D" w:rsidRDefault="00117380" w:rsidP="00E65606">
                                    <w:pPr>
                                      <w:rPr>
                                        <w:szCs w:val="24"/>
                                      </w:rPr>
                                    </w:pPr>
                                    <w:r w:rsidRPr="0015703D">
                                      <w:rPr>
                                        <w:szCs w:val="24"/>
                                      </w:rPr>
                                      <w:t>Sarah</w:t>
                                    </w:r>
                                  </w:p>
                                </w:tc>
                              </w:tr>
                              <w:tr w:rsidR="00117380" w:rsidRPr="0015703D" w14:paraId="71C6C997" w14:textId="77777777" w:rsidTr="00E65606">
                                <w:tc>
                                  <w:tcPr>
                                    <w:tcW w:w="2407" w:type="dxa"/>
                                    <w:shd w:val="clear" w:color="auto" w:fill="auto"/>
                                  </w:tcPr>
                                  <w:p w14:paraId="6391DB20" w14:textId="77777777" w:rsidR="00117380" w:rsidRPr="0015703D" w:rsidRDefault="00117380" w:rsidP="00E65606">
                                    <w:pPr>
                                      <w:rPr>
                                        <w:szCs w:val="24"/>
                                      </w:rPr>
                                    </w:pPr>
                                    <w:r w:rsidRPr="0015703D">
                                      <w:rPr>
                                        <w:szCs w:val="24"/>
                                      </w:rPr>
                                      <w:t>2.3</w:t>
                                    </w:r>
                                  </w:p>
                                </w:tc>
                                <w:tc>
                                  <w:tcPr>
                                    <w:tcW w:w="2407" w:type="dxa"/>
                                    <w:shd w:val="clear" w:color="auto" w:fill="auto"/>
                                  </w:tcPr>
                                  <w:p w14:paraId="6D903463" w14:textId="77777777" w:rsidR="00117380" w:rsidRPr="0015703D" w:rsidRDefault="00117380" w:rsidP="00E65606">
                                    <w:pPr>
                                      <w:rPr>
                                        <w:szCs w:val="24"/>
                                      </w:rPr>
                                    </w:pPr>
                                    <w:r w:rsidRPr="0015703D">
                                      <w:rPr>
                                        <w:szCs w:val="24"/>
                                      </w:rPr>
                                      <w:t>Edit Public Profile</w:t>
                                    </w:r>
                                  </w:p>
                                </w:tc>
                                <w:tc>
                                  <w:tcPr>
                                    <w:tcW w:w="2407" w:type="dxa"/>
                                    <w:shd w:val="clear" w:color="auto" w:fill="auto"/>
                                  </w:tcPr>
                                  <w:p w14:paraId="5036AB08" w14:textId="77777777" w:rsidR="00117380" w:rsidRPr="0015703D" w:rsidRDefault="00117380" w:rsidP="00E65606">
                                    <w:pPr>
                                      <w:rPr>
                                        <w:szCs w:val="24"/>
                                      </w:rPr>
                                    </w:pPr>
                                    <w:r w:rsidRPr="0015703D">
                                      <w:rPr>
                                        <w:szCs w:val="24"/>
                                      </w:rPr>
                                      <w:t>2 Days</w:t>
                                    </w:r>
                                  </w:p>
                                </w:tc>
                                <w:tc>
                                  <w:tcPr>
                                    <w:tcW w:w="2407" w:type="dxa"/>
                                    <w:shd w:val="clear" w:color="auto" w:fill="auto"/>
                                  </w:tcPr>
                                  <w:p w14:paraId="5C4C2F7E" w14:textId="77777777" w:rsidR="00117380" w:rsidRPr="0015703D" w:rsidRDefault="00117380" w:rsidP="00E65606">
                                    <w:pPr>
                                      <w:rPr>
                                        <w:szCs w:val="24"/>
                                      </w:rPr>
                                    </w:pPr>
                                    <w:proofErr w:type="spellStart"/>
                                    <w:r w:rsidRPr="0015703D">
                                      <w:rPr>
                                        <w:szCs w:val="24"/>
                                      </w:rPr>
                                      <w:t>Enaam</w:t>
                                    </w:r>
                                    <w:proofErr w:type="spellEnd"/>
                                  </w:p>
                                </w:tc>
                              </w:tr>
                              <w:tr w:rsidR="00117380" w:rsidRPr="0015703D" w14:paraId="7CA9BFB6" w14:textId="77777777" w:rsidTr="00E65606">
                                <w:tc>
                                  <w:tcPr>
                                    <w:tcW w:w="2407" w:type="dxa"/>
                                    <w:shd w:val="clear" w:color="auto" w:fill="auto"/>
                                  </w:tcPr>
                                  <w:p w14:paraId="7230975E" w14:textId="77777777" w:rsidR="00117380" w:rsidRPr="0015703D" w:rsidRDefault="00117380" w:rsidP="00E65606">
                                    <w:pPr>
                                      <w:rPr>
                                        <w:szCs w:val="24"/>
                                      </w:rPr>
                                    </w:pPr>
                                    <w:r w:rsidRPr="0015703D">
                                      <w:rPr>
                                        <w:szCs w:val="24"/>
                                      </w:rPr>
                                      <w:t>2.4</w:t>
                                    </w:r>
                                  </w:p>
                                </w:tc>
                                <w:tc>
                                  <w:tcPr>
                                    <w:tcW w:w="2407" w:type="dxa"/>
                                    <w:shd w:val="clear" w:color="auto" w:fill="auto"/>
                                  </w:tcPr>
                                  <w:p w14:paraId="4D2BF88B" w14:textId="77777777" w:rsidR="00117380" w:rsidRPr="0015703D" w:rsidRDefault="00117380" w:rsidP="00E65606">
                                    <w:pPr>
                                      <w:rPr>
                                        <w:szCs w:val="24"/>
                                      </w:rPr>
                                    </w:pPr>
                                    <w:r w:rsidRPr="0015703D">
                                      <w:rPr>
                                        <w:szCs w:val="24"/>
                                      </w:rPr>
                                      <w:t>Edit Private Profile</w:t>
                                    </w:r>
                                  </w:p>
                                </w:tc>
                                <w:tc>
                                  <w:tcPr>
                                    <w:tcW w:w="2407" w:type="dxa"/>
                                    <w:shd w:val="clear" w:color="auto" w:fill="auto"/>
                                  </w:tcPr>
                                  <w:p w14:paraId="2AEACF07" w14:textId="77777777" w:rsidR="00117380" w:rsidRPr="0015703D" w:rsidRDefault="00117380" w:rsidP="00E65606">
                                    <w:pPr>
                                      <w:rPr>
                                        <w:szCs w:val="24"/>
                                      </w:rPr>
                                    </w:pPr>
                                    <w:r w:rsidRPr="0015703D">
                                      <w:rPr>
                                        <w:szCs w:val="24"/>
                                      </w:rPr>
                                      <w:t>2 Days</w:t>
                                    </w:r>
                                  </w:p>
                                </w:tc>
                                <w:tc>
                                  <w:tcPr>
                                    <w:tcW w:w="2407" w:type="dxa"/>
                                    <w:shd w:val="clear" w:color="auto" w:fill="auto"/>
                                  </w:tcPr>
                                  <w:p w14:paraId="0D1513EA" w14:textId="77777777" w:rsidR="00117380" w:rsidRPr="0015703D" w:rsidRDefault="00117380" w:rsidP="00E65606">
                                    <w:pPr>
                                      <w:rPr>
                                        <w:szCs w:val="24"/>
                                      </w:rPr>
                                    </w:pPr>
                                    <w:r w:rsidRPr="0015703D">
                                      <w:rPr>
                                        <w:szCs w:val="24"/>
                                      </w:rPr>
                                      <w:t>Sarah</w:t>
                                    </w:r>
                                  </w:p>
                                </w:tc>
                              </w:tr>
                              <w:tr w:rsidR="00117380" w:rsidRPr="0015703D" w14:paraId="4681579E" w14:textId="77777777" w:rsidTr="00E65606">
                                <w:tc>
                                  <w:tcPr>
                                    <w:tcW w:w="2407" w:type="dxa"/>
                                    <w:shd w:val="clear" w:color="auto" w:fill="A0A0A0"/>
                                  </w:tcPr>
                                  <w:p w14:paraId="172CA2CE" w14:textId="77777777" w:rsidR="00117380" w:rsidRPr="0015703D" w:rsidRDefault="00117380" w:rsidP="00E65606">
                                    <w:pPr>
                                      <w:rPr>
                                        <w:b/>
                                        <w:szCs w:val="24"/>
                                      </w:rPr>
                                    </w:pPr>
                                    <w:r w:rsidRPr="0015703D">
                                      <w:rPr>
                                        <w:b/>
                                        <w:szCs w:val="24"/>
                                      </w:rPr>
                                      <w:t>3</w:t>
                                    </w:r>
                                  </w:p>
                                </w:tc>
                                <w:tc>
                                  <w:tcPr>
                                    <w:tcW w:w="2407" w:type="dxa"/>
                                    <w:shd w:val="clear" w:color="auto" w:fill="A0A0A0"/>
                                  </w:tcPr>
                                  <w:p w14:paraId="266E6BB7" w14:textId="77777777" w:rsidR="00117380" w:rsidRPr="0015703D" w:rsidRDefault="00117380" w:rsidP="00E65606">
                                    <w:pPr>
                                      <w:rPr>
                                        <w:b/>
                                        <w:szCs w:val="24"/>
                                      </w:rPr>
                                    </w:pPr>
                                    <w:r w:rsidRPr="0015703D">
                                      <w:rPr>
                                        <w:b/>
                                        <w:szCs w:val="24"/>
                                      </w:rPr>
                                      <w:t>Messaging System</w:t>
                                    </w:r>
                                  </w:p>
                                </w:tc>
                                <w:tc>
                                  <w:tcPr>
                                    <w:tcW w:w="2407" w:type="dxa"/>
                                    <w:shd w:val="clear" w:color="auto" w:fill="A0A0A0"/>
                                  </w:tcPr>
                                  <w:p w14:paraId="75270BC4" w14:textId="77777777" w:rsidR="00117380" w:rsidRPr="0015703D" w:rsidRDefault="00117380" w:rsidP="00E65606">
                                    <w:pPr>
                                      <w:rPr>
                                        <w:b/>
                                        <w:szCs w:val="24"/>
                                      </w:rPr>
                                    </w:pPr>
                                    <w:r w:rsidRPr="0015703D">
                                      <w:rPr>
                                        <w:b/>
                                        <w:szCs w:val="24"/>
                                      </w:rPr>
                                      <w:t>2 Days Total</w:t>
                                    </w:r>
                                  </w:p>
                                </w:tc>
                                <w:tc>
                                  <w:tcPr>
                                    <w:tcW w:w="2407" w:type="dxa"/>
                                    <w:shd w:val="clear" w:color="auto" w:fill="A0A0A0"/>
                                  </w:tcPr>
                                  <w:p w14:paraId="75FB588F" w14:textId="77777777" w:rsidR="00117380" w:rsidRPr="0015703D" w:rsidRDefault="00117380" w:rsidP="00E65606">
                                    <w:pPr>
                                      <w:rPr>
                                        <w:b/>
                                        <w:szCs w:val="24"/>
                                      </w:rPr>
                                    </w:pPr>
                                    <w:proofErr w:type="spellStart"/>
                                    <w:r w:rsidRPr="0015703D">
                                      <w:rPr>
                                        <w:b/>
                                        <w:szCs w:val="24"/>
                                      </w:rPr>
                                      <w:t>Feng</w:t>
                                    </w:r>
                                    <w:proofErr w:type="spellEnd"/>
                                    <w:r w:rsidRPr="0015703D">
                                      <w:rPr>
                                        <w:b/>
                                        <w:szCs w:val="24"/>
                                      </w:rPr>
                                      <w:t xml:space="preserve"> / Sarah </w:t>
                                    </w:r>
                                  </w:p>
                                </w:tc>
                              </w:tr>
                              <w:tr w:rsidR="00117380" w:rsidRPr="0015703D" w14:paraId="28D04EA2" w14:textId="77777777" w:rsidTr="00E65606">
                                <w:tc>
                                  <w:tcPr>
                                    <w:tcW w:w="2407" w:type="dxa"/>
                                    <w:shd w:val="clear" w:color="auto" w:fill="auto"/>
                                  </w:tcPr>
                                  <w:p w14:paraId="6B0B1100" w14:textId="77777777" w:rsidR="00117380" w:rsidRPr="0015703D" w:rsidRDefault="00117380" w:rsidP="00E65606">
                                    <w:pPr>
                                      <w:rPr>
                                        <w:szCs w:val="24"/>
                                      </w:rPr>
                                    </w:pPr>
                                    <w:r w:rsidRPr="0015703D">
                                      <w:rPr>
                                        <w:szCs w:val="24"/>
                                      </w:rPr>
                                      <w:t>3.1</w:t>
                                    </w:r>
                                  </w:p>
                                </w:tc>
                                <w:tc>
                                  <w:tcPr>
                                    <w:tcW w:w="2407" w:type="dxa"/>
                                    <w:shd w:val="clear" w:color="auto" w:fill="auto"/>
                                  </w:tcPr>
                                  <w:p w14:paraId="22982D94" w14:textId="77777777" w:rsidR="00117380" w:rsidRPr="0015703D" w:rsidRDefault="00117380" w:rsidP="00E65606">
                                    <w:pPr>
                                      <w:rPr>
                                        <w:szCs w:val="24"/>
                                      </w:rPr>
                                    </w:pPr>
                                    <w:r w:rsidRPr="0015703D">
                                      <w:rPr>
                                        <w:szCs w:val="24"/>
                                      </w:rPr>
                                      <w:t>Contact Another User</w:t>
                                    </w:r>
                                  </w:p>
                                </w:tc>
                                <w:tc>
                                  <w:tcPr>
                                    <w:tcW w:w="2407" w:type="dxa"/>
                                    <w:shd w:val="clear" w:color="auto" w:fill="auto"/>
                                  </w:tcPr>
                                  <w:p w14:paraId="431954EA" w14:textId="77777777" w:rsidR="00117380" w:rsidRPr="0015703D" w:rsidRDefault="00117380" w:rsidP="00E65606">
                                    <w:pPr>
                                      <w:rPr>
                                        <w:szCs w:val="24"/>
                                      </w:rPr>
                                    </w:pPr>
                                    <w:r w:rsidRPr="0015703D">
                                      <w:rPr>
                                        <w:szCs w:val="24"/>
                                      </w:rPr>
                                      <w:t>2 Days</w:t>
                                    </w:r>
                                  </w:p>
                                </w:tc>
                                <w:tc>
                                  <w:tcPr>
                                    <w:tcW w:w="2407" w:type="dxa"/>
                                    <w:shd w:val="clear" w:color="auto" w:fill="auto"/>
                                  </w:tcPr>
                                  <w:p w14:paraId="3DDB8028" w14:textId="77777777" w:rsidR="00117380" w:rsidRPr="0015703D" w:rsidRDefault="00117380" w:rsidP="00E65606">
                                    <w:pPr>
                                      <w:rPr>
                                        <w:szCs w:val="24"/>
                                      </w:rPr>
                                    </w:pPr>
                                    <w:proofErr w:type="spellStart"/>
                                    <w:r w:rsidRPr="0015703D">
                                      <w:rPr>
                                        <w:szCs w:val="24"/>
                                      </w:rPr>
                                      <w:t>Feng</w:t>
                                    </w:r>
                                    <w:proofErr w:type="spellEnd"/>
                                    <w:r w:rsidRPr="0015703D">
                                      <w:rPr>
                                        <w:szCs w:val="24"/>
                                      </w:rPr>
                                      <w:t xml:space="preserve"> / Sarah</w:t>
                                    </w:r>
                                  </w:p>
                                </w:tc>
                              </w:tr>
                              <w:tr w:rsidR="00117380" w:rsidRPr="0015703D" w14:paraId="12CD4EDC" w14:textId="77777777" w:rsidTr="00E65606">
                                <w:tc>
                                  <w:tcPr>
                                    <w:tcW w:w="2407" w:type="dxa"/>
                                    <w:shd w:val="clear" w:color="auto" w:fill="A0A0A0"/>
                                  </w:tcPr>
                                  <w:p w14:paraId="5A6556FF" w14:textId="77777777" w:rsidR="00117380" w:rsidRPr="0015703D" w:rsidRDefault="00117380" w:rsidP="00E65606">
                                    <w:pPr>
                                      <w:rPr>
                                        <w:b/>
                                        <w:szCs w:val="24"/>
                                      </w:rPr>
                                    </w:pPr>
                                    <w:r w:rsidRPr="0015703D">
                                      <w:rPr>
                                        <w:b/>
                                        <w:szCs w:val="24"/>
                                      </w:rPr>
                                      <w:t>4</w:t>
                                    </w:r>
                                  </w:p>
                                </w:tc>
                                <w:tc>
                                  <w:tcPr>
                                    <w:tcW w:w="2407" w:type="dxa"/>
                                    <w:shd w:val="clear" w:color="auto" w:fill="A0A0A0"/>
                                  </w:tcPr>
                                  <w:p w14:paraId="7CC74CAD" w14:textId="77777777" w:rsidR="00117380" w:rsidRPr="0015703D" w:rsidRDefault="00117380" w:rsidP="00E65606">
                                    <w:pPr>
                                      <w:rPr>
                                        <w:b/>
                                        <w:szCs w:val="24"/>
                                      </w:rPr>
                                    </w:pPr>
                                    <w:r w:rsidRPr="0015703D">
                                      <w:rPr>
                                        <w:b/>
                                        <w:szCs w:val="24"/>
                                      </w:rPr>
                                      <w:t>Venture Administration</w:t>
                                    </w:r>
                                  </w:p>
                                </w:tc>
                                <w:tc>
                                  <w:tcPr>
                                    <w:tcW w:w="2407" w:type="dxa"/>
                                    <w:shd w:val="clear" w:color="auto" w:fill="A0A0A0"/>
                                  </w:tcPr>
                                  <w:p w14:paraId="04D5731A" w14:textId="77777777" w:rsidR="00117380" w:rsidRPr="0015703D" w:rsidRDefault="00117380" w:rsidP="00E65606">
                                    <w:pPr>
                                      <w:rPr>
                                        <w:b/>
                                        <w:szCs w:val="24"/>
                                      </w:rPr>
                                    </w:pPr>
                                    <w:r w:rsidRPr="0015703D">
                                      <w:rPr>
                                        <w:b/>
                                        <w:szCs w:val="24"/>
                                      </w:rPr>
                                      <w:t>2 Days Total</w:t>
                                    </w:r>
                                  </w:p>
                                </w:tc>
                                <w:tc>
                                  <w:tcPr>
                                    <w:tcW w:w="2407" w:type="dxa"/>
                                    <w:shd w:val="clear" w:color="auto" w:fill="A0A0A0"/>
                                  </w:tcPr>
                                  <w:p w14:paraId="0BAD4F71" w14:textId="77777777" w:rsidR="00117380" w:rsidRPr="0015703D" w:rsidRDefault="00117380" w:rsidP="00E65606">
                                    <w:pPr>
                                      <w:rPr>
                                        <w:b/>
                                        <w:szCs w:val="24"/>
                                      </w:rPr>
                                    </w:pPr>
                                    <w:r w:rsidRPr="0015703D">
                                      <w:rPr>
                                        <w:b/>
                                        <w:szCs w:val="24"/>
                                      </w:rPr>
                                      <w:t xml:space="preserve">Irina / </w:t>
                                    </w:r>
                                    <w:proofErr w:type="spellStart"/>
                                    <w:r w:rsidRPr="0015703D">
                                      <w:rPr>
                                        <w:b/>
                                        <w:szCs w:val="24"/>
                                      </w:rPr>
                                      <w:t>Feng</w:t>
                                    </w:r>
                                    <w:proofErr w:type="spellEnd"/>
                                  </w:p>
                                </w:tc>
                              </w:tr>
                              <w:tr w:rsidR="00117380" w:rsidRPr="0015703D" w14:paraId="4D780450" w14:textId="77777777" w:rsidTr="00E65606">
                                <w:tc>
                                  <w:tcPr>
                                    <w:tcW w:w="2407" w:type="dxa"/>
                                    <w:shd w:val="clear" w:color="auto" w:fill="auto"/>
                                  </w:tcPr>
                                  <w:p w14:paraId="69571939" w14:textId="77777777" w:rsidR="00117380" w:rsidRPr="0015703D" w:rsidRDefault="00117380" w:rsidP="00E65606">
                                    <w:pPr>
                                      <w:rPr>
                                        <w:szCs w:val="24"/>
                                      </w:rPr>
                                    </w:pPr>
                                    <w:r w:rsidRPr="0015703D">
                                      <w:rPr>
                                        <w:szCs w:val="24"/>
                                      </w:rPr>
                                      <w:t>4.1</w:t>
                                    </w:r>
                                  </w:p>
                                </w:tc>
                                <w:tc>
                                  <w:tcPr>
                                    <w:tcW w:w="2407" w:type="dxa"/>
                                    <w:shd w:val="clear" w:color="auto" w:fill="auto"/>
                                  </w:tcPr>
                                  <w:p w14:paraId="4D6F8E9A" w14:textId="77777777" w:rsidR="00117380" w:rsidRPr="0015703D" w:rsidRDefault="00117380" w:rsidP="00E65606">
                                    <w:pPr>
                                      <w:rPr>
                                        <w:szCs w:val="24"/>
                                      </w:rPr>
                                    </w:pPr>
                                    <w:r w:rsidRPr="0015703D">
                                      <w:rPr>
                                        <w:szCs w:val="24"/>
                                      </w:rPr>
                                      <w:t>Create New Venture</w:t>
                                    </w:r>
                                  </w:p>
                                </w:tc>
                                <w:tc>
                                  <w:tcPr>
                                    <w:tcW w:w="2407" w:type="dxa"/>
                                    <w:shd w:val="clear" w:color="auto" w:fill="auto"/>
                                  </w:tcPr>
                                  <w:p w14:paraId="4BBE7D31" w14:textId="77777777" w:rsidR="00117380" w:rsidRPr="0015703D" w:rsidRDefault="00117380" w:rsidP="00E65606">
                                    <w:pPr>
                                      <w:rPr>
                                        <w:szCs w:val="24"/>
                                      </w:rPr>
                                    </w:pPr>
                                    <w:r w:rsidRPr="0015703D">
                                      <w:rPr>
                                        <w:szCs w:val="24"/>
                                      </w:rPr>
                                      <w:t>2 Days</w:t>
                                    </w:r>
                                  </w:p>
                                </w:tc>
                                <w:tc>
                                  <w:tcPr>
                                    <w:tcW w:w="2407" w:type="dxa"/>
                                    <w:shd w:val="clear" w:color="auto" w:fill="auto"/>
                                  </w:tcPr>
                                  <w:p w14:paraId="65D59312" w14:textId="77777777" w:rsidR="00117380" w:rsidRPr="0015703D" w:rsidRDefault="00117380" w:rsidP="00E65606">
                                    <w:pPr>
                                      <w:rPr>
                                        <w:szCs w:val="24"/>
                                      </w:rPr>
                                    </w:pPr>
                                    <w:r w:rsidRPr="0015703D">
                                      <w:rPr>
                                        <w:szCs w:val="24"/>
                                      </w:rPr>
                                      <w:t>Irina</w:t>
                                    </w:r>
                                  </w:p>
                                </w:tc>
                              </w:tr>
                              <w:tr w:rsidR="00117380" w:rsidRPr="0015703D" w14:paraId="235892AA" w14:textId="77777777" w:rsidTr="00E65606">
                                <w:tc>
                                  <w:tcPr>
                                    <w:tcW w:w="2407" w:type="dxa"/>
                                    <w:shd w:val="clear" w:color="auto" w:fill="auto"/>
                                  </w:tcPr>
                                  <w:p w14:paraId="104A44B0" w14:textId="77777777" w:rsidR="00117380" w:rsidRPr="0015703D" w:rsidRDefault="00117380" w:rsidP="00E65606">
                                    <w:pPr>
                                      <w:rPr>
                                        <w:szCs w:val="24"/>
                                      </w:rPr>
                                    </w:pPr>
                                    <w:r w:rsidRPr="0015703D">
                                      <w:rPr>
                                        <w:szCs w:val="24"/>
                                      </w:rPr>
                                      <w:t>4.2</w:t>
                                    </w:r>
                                  </w:p>
                                </w:tc>
                                <w:tc>
                                  <w:tcPr>
                                    <w:tcW w:w="2407" w:type="dxa"/>
                                    <w:shd w:val="clear" w:color="auto" w:fill="auto"/>
                                  </w:tcPr>
                                  <w:p w14:paraId="0C39BC54" w14:textId="77777777" w:rsidR="00117380" w:rsidRPr="0015703D" w:rsidRDefault="00117380" w:rsidP="00E65606">
                                    <w:pPr>
                                      <w:rPr>
                                        <w:szCs w:val="24"/>
                                      </w:rPr>
                                    </w:pPr>
                                    <w:r w:rsidRPr="0015703D">
                                      <w:rPr>
                                        <w:szCs w:val="24"/>
                                      </w:rPr>
                                      <w:t>Edit Venture Details</w:t>
                                    </w:r>
                                  </w:p>
                                </w:tc>
                                <w:tc>
                                  <w:tcPr>
                                    <w:tcW w:w="2407" w:type="dxa"/>
                                    <w:shd w:val="clear" w:color="auto" w:fill="auto"/>
                                  </w:tcPr>
                                  <w:p w14:paraId="1DFA9253" w14:textId="77777777" w:rsidR="00117380" w:rsidRPr="0015703D" w:rsidRDefault="00117380" w:rsidP="00E65606">
                                    <w:pPr>
                                      <w:rPr>
                                        <w:szCs w:val="24"/>
                                      </w:rPr>
                                    </w:pPr>
                                    <w:r w:rsidRPr="0015703D">
                                      <w:rPr>
                                        <w:szCs w:val="24"/>
                                      </w:rPr>
                                      <w:t>2 Days</w:t>
                                    </w:r>
                                  </w:p>
                                </w:tc>
                                <w:tc>
                                  <w:tcPr>
                                    <w:tcW w:w="2407" w:type="dxa"/>
                                    <w:shd w:val="clear" w:color="auto" w:fill="auto"/>
                                  </w:tcPr>
                                  <w:p w14:paraId="30CC2949" w14:textId="77777777" w:rsidR="00117380" w:rsidRPr="0015703D" w:rsidRDefault="00117380" w:rsidP="00E65606">
                                    <w:pPr>
                                      <w:rPr>
                                        <w:szCs w:val="24"/>
                                      </w:rPr>
                                    </w:pPr>
                                    <w:proofErr w:type="spellStart"/>
                                    <w:r w:rsidRPr="0015703D">
                                      <w:rPr>
                                        <w:szCs w:val="24"/>
                                      </w:rPr>
                                      <w:t>Feng</w:t>
                                    </w:r>
                                    <w:proofErr w:type="spellEnd"/>
                                  </w:p>
                                </w:tc>
                              </w:tr>
                              <w:tr w:rsidR="00117380" w:rsidRPr="0015703D" w14:paraId="72C7C402" w14:textId="77777777" w:rsidTr="00E65606">
                                <w:tc>
                                  <w:tcPr>
                                    <w:tcW w:w="2407" w:type="dxa"/>
                                    <w:shd w:val="clear" w:color="auto" w:fill="auto"/>
                                  </w:tcPr>
                                  <w:p w14:paraId="17FF3FA1" w14:textId="77777777" w:rsidR="00117380" w:rsidRPr="0015703D" w:rsidRDefault="00117380" w:rsidP="00E65606">
                                    <w:pPr>
                                      <w:rPr>
                                        <w:szCs w:val="24"/>
                                      </w:rPr>
                                    </w:pPr>
                                    <w:r w:rsidRPr="0015703D">
                                      <w:rPr>
                                        <w:szCs w:val="24"/>
                                      </w:rPr>
                                      <w:t>4.3</w:t>
                                    </w:r>
                                  </w:p>
                                </w:tc>
                                <w:tc>
                                  <w:tcPr>
                                    <w:tcW w:w="2407" w:type="dxa"/>
                                    <w:shd w:val="clear" w:color="auto" w:fill="auto"/>
                                  </w:tcPr>
                                  <w:p w14:paraId="3638BBFC" w14:textId="77777777" w:rsidR="00117380" w:rsidRPr="0015703D" w:rsidRDefault="00117380" w:rsidP="00E65606">
                                    <w:pPr>
                                      <w:rPr>
                                        <w:szCs w:val="24"/>
                                      </w:rPr>
                                    </w:pPr>
                                    <w:r w:rsidRPr="0015703D">
                                      <w:rPr>
                                        <w:szCs w:val="24"/>
                                      </w:rPr>
                                      <w:t>Build Team</w:t>
                                    </w:r>
                                  </w:p>
                                </w:tc>
                                <w:tc>
                                  <w:tcPr>
                                    <w:tcW w:w="2407" w:type="dxa"/>
                                    <w:shd w:val="clear" w:color="auto" w:fill="auto"/>
                                  </w:tcPr>
                                  <w:p w14:paraId="39908ABD" w14:textId="77777777" w:rsidR="00117380" w:rsidRPr="0015703D" w:rsidRDefault="00117380" w:rsidP="00E65606">
                                    <w:pPr>
                                      <w:rPr>
                                        <w:szCs w:val="24"/>
                                      </w:rPr>
                                    </w:pPr>
                                    <w:r w:rsidRPr="0015703D">
                                      <w:rPr>
                                        <w:szCs w:val="24"/>
                                      </w:rPr>
                                      <w:t>2 Days</w:t>
                                    </w:r>
                                  </w:p>
                                </w:tc>
                                <w:tc>
                                  <w:tcPr>
                                    <w:tcW w:w="2407" w:type="dxa"/>
                                    <w:shd w:val="clear" w:color="auto" w:fill="auto"/>
                                  </w:tcPr>
                                  <w:p w14:paraId="7927467B" w14:textId="77777777" w:rsidR="00117380" w:rsidRPr="0015703D" w:rsidRDefault="00117380" w:rsidP="00E65606">
                                    <w:pPr>
                                      <w:rPr>
                                        <w:szCs w:val="24"/>
                                      </w:rPr>
                                    </w:pPr>
                                    <w:proofErr w:type="spellStart"/>
                                    <w:r w:rsidRPr="0015703D">
                                      <w:rPr>
                                        <w:szCs w:val="24"/>
                                      </w:rPr>
                                      <w:t>Feng</w:t>
                                    </w:r>
                                    <w:proofErr w:type="spellEnd"/>
                                  </w:p>
                                </w:tc>
                              </w:tr>
                              <w:tr w:rsidR="00117380" w:rsidRPr="0015703D" w14:paraId="3F78F3AE" w14:textId="77777777" w:rsidTr="00E65606">
                                <w:tc>
                                  <w:tcPr>
                                    <w:tcW w:w="2407" w:type="dxa"/>
                                    <w:shd w:val="clear" w:color="auto" w:fill="auto"/>
                                  </w:tcPr>
                                  <w:p w14:paraId="74B76D25" w14:textId="77777777" w:rsidR="00117380" w:rsidRPr="0015703D" w:rsidRDefault="00117380" w:rsidP="00E65606">
                                    <w:pPr>
                                      <w:rPr>
                                        <w:szCs w:val="24"/>
                                      </w:rPr>
                                    </w:pPr>
                                    <w:r w:rsidRPr="0015703D">
                                      <w:rPr>
                                        <w:szCs w:val="24"/>
                                      </w:rPr>
                                      <w:t>4.4</w:t>
                                    </w:r>
                                  </w:p>
                                </w:tc>
                                <w:tc>
                                  <w:tcPr>
                                    <w:tcW w:w="2407" w:type="dxa"/>
                                    <w:shd w:val="clear" w:color="auto" w:fill="auto"/>
                                  </w:tcPr>
                                  <w:p w14:paraId="3BE31E5A" w14:textId="77777777" w:rsidR="00117380" w:rsidRPr="0015703D" w:rsidRDefault="00117380" w:rsidP="00E65606">
                                    <w:pPr>
                                      <w:rPr>
                                        <w:szCs w:val="24"/>
                                      </w:rPr>
                                    </w:pPr>
                                    <w:r w:rsidRPr="0015703D">
                                      <w:rPr>
                                        <w:szCs w:val="24"/>
                                      </w:rPr>
                                      <w:t>Enter Private Team Area</w:t>
                                    </w:r>
                                  </w:p>
                                </w:tc>
                                <w:tc>
                                  <w:tcPr>
                                    <w:tcW w:w="2407" w:type="dxa"/>
                                    <w:shd w:val="clear" w:color="auto" w:fill="auto"/>
                                  </w:tcPr>
                                  <w:p w14:paraId="13102A8E" w14:textId="77777777" w:rsidR="00117380" w:rsidRPr="0015703D" w:rsidRDefault="00117380" w:rsidP="00E65606">
                                    <w:pPr>
                                      <w:rPr>
                                        <w:szCs w:val="24"/>
                                      </w:rPr>
                                    </w:pPr>
                                    <w:r w:rsidRPr="0015703D">
                                      <w:rPr>
                                        <w:szCs w:val="24"/>
                                      </w:rPr>
                                      <w:t>2 Days</w:t>
                                    </w:r>
                                  </w:p>
                                </w:tc>
                                <w:tc>
                                  <w:tcPr>
                                    <w:tcW w:w="2407" w:type="dxa"/>
                                    <w:shd w:val="clear" w:color="auto" w:fill="auto"/>
                                  </w:tcPr>
                                  <w:p w14:paraId="6E3D447A" w14:textId="77777777" w:rsidR="00117380" w:rsidRPr="0015703D" w:rsidRDefault="00117380" w:rsidP="00E65606">
                                    <w:pPr>
                                      <w:rPr>
                                        <w:szCs w:val="24"/>
                                      </w:rPr>
                                    </w:pPr>
                                    <w:r w:rsidRPr="0015703D">
                                      <w:rPr>
                                        <w:szCs w:val="24"/>
                                      </w:rPr>
                                      <w:t>Irina</w:t>
                                    </w:r>
                                  </w:p>
                                </w:tc>
                              </w:tr>
                              <w:tr w:rsidR="00117380" w:rsidRPr="0015703D" w14:paraId="4A62259E" w14:textId="77777777" w:rsidTr="00E65606">
                                <w:tc>
                                  <w:tcPr>
                                    <w:tcW w:w="2407" w:type="dxa"/>
                                    <w:shd w:val="clear" w:color="auto" w:fill="A0A0A0"/>
                                  </w:tcPr>
                                  <w:p w14:paraId="1E2941B0" w14:textId="77777777" w:rsidR="00117380" w:rsidRPr="0015703D" w:rsidRDefault="00117380" w:rsidP="00E65606">
                                    <w:pPr>
                                      <w:rPr>
                                        <w:b/>
                                        <w:szCs w:val="24"/>
                                      </w:rPr>
                                    </w:pPr>
                                    <w:r w:rsidRPr="0015703D">
                                      <w:rPr>
                                        <w:b/>
                                        <w:szCs w:val="24"/>
                                      </w:rPr>
                                      <w:t>5</w:t>
                                    </w:r>
                                  </w:p>
                                </w:tc>
                                <w:tc>
                                  <w:tcPr>
                                    <w:tcW w:w="2407" w:type="dxa"/>
                                    <w:shd w:val="clear" w:color="auto" w:fill="A0A0A0"/>
                                  </w:tcPr>
                                  <w:p w14:paraId="2FC9D0DC" w14:textId="77777777" w:rsidR="00117380" w:rsidRPr="0015703D" w:rsidRDefault="00117380" w:rsidP="00E65606">
                                    <w:pPr>
                                      <w:rPr>
                                        <w:b/>
                                        <w:szCs w:val="24"/>
                                      </w:rPr>
                                    </w:pPr>
                                    <w:r w:rsidRPr="0015703D">
                                      <w:rPr>
                                        <w:b/>
                                        <w:szCs w:val="24"/>
                                      </w:rPr>
                                      <w:t>Site Administration</w:t>
                                    </w:r>
                                  </w:p>
                                </w:tc>
                                <w:tc>
                                  <w:tcPr>
                                    <w:tcW w:w="2407" w:type="dxa"/>
                                    <w:shd w:val="clear" w:color="auto" w:fill="A0A0A0"/>
                                  </w:tcPr>
                                  <w:p w14:paraId="6C5E4C2E" w14:textId="77777777" w:rsidR="00117380" w:rsidRPr="0015703D" w:rsidRDefault="00117380" w:rsidP="00E65606">
                                    <w:pPr>
                                      <w:rPr>
                                        <w:b/>
                                        <w:szCs w:val="24"/>
                                      </w:rPr>
                                    </w:pPr>
                                    <w:r w:rsidRPr="0015703D">
                                      <w:rPr>
                                        <w:b/>
                                        <w:szCs w:val="24"/>
                                      </w:rPr>
                                      <w:t>3 Days Total</w:t>
                                    </w:r>
                                  </w:p>
                                </w:tc>
                                <w:tc>
                                  <w:tcPr>
                                    <w:tcW w:w="2407" w:type="dxa"/>
                                    <w:shd w:val="clear" w:color="auto" w:fill="A0A0A0"/>
                                  </w:tcPr>
                                  <w:p w14:paraId="789D6CC1" w14:textId="77777777" w:rsidR="00117380" w:rsidRPr="0015703D" w:rsidRDefault="00117380"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117380" w:rsidRPr="00E419E9" w:rsidRDefault="00117380" w:rsidP="00E65606">
                              <w:pPr>
                                <w:ind w:left="180"/>
                                <w:rPr>
                                  <w:szCs w:val="24"/>
                                </w:rPr>
                              </w:pPr>
                            </w:p>
                            <w:p w14:paraId="5C34FD47" w14:textId="77777777" w:rsidR="00117380" w:rsidRPr="005B2CFF" w:rsidRDefault="00117380" w:rsidP="00E65606">
                              <w:pPr>
                                <w:ind w:left="360"/>
                                <w:rPr>
                                  <w:sz w:val="16"/>
                                  <w:szCs w:val="16"/>
                                </w:rPr>
                              </w:pPr>
                            </w:p>
                            <w:p w14:paraId="77E56FC5" w14:textId="77777777" w:rsidR="00117380" w:rsidRDefault="00117380" w:rsidP="00E65606"/>
                            <w:p w14:paraId="37FDD6BF"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68" o:spid="_x0000_s1102" type="#_x0000_t202" style="width:414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P5C4CAABb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">
                  <v:textbox style="mso-fit-shape-to-text:t">
                    <w:txbxContent>
                      <w:p w14:paraId="34196042"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117380" w:rsidRDefault="00117380" w:rsidP="00E65606">
                        <w:pPr>
                          <w:rPr>
                            <w:sz w:val="22"/>
                          </w:rPr>
                        </w:pPr>
                      </w:p>
                      <w:p w14:paraId="16E7457D" w14:textId="77777777" w:rsidR="00117380" w:rsidRDefault="00117380" w:rsidP="00E65606">
                        <w:pPr>
                          <w:rPr>
                            <w:sz w:val="22"/>
                          </w:rPr>
                        </w:pPr>
                        <w:r>
                          <w:rPr>
                            <w:sz w:val="22"/>
                          </w:rPr>
                          <w:t>ALL TO BE COMPLETED BEFORE NEXT MEETING</w:t>
                        </w:r>
                      </w:p>
                      <w:p w14:paraId="416182F5" w14:textId="77777777" w:rsidR="00117380" w:rsidRDefault="00117380" w:rsidP="00E65606">
                        <w:pPr>
                          <w:rPr>
                            <w:sz w:val="22"/>
                          </w:rPr>
                        </w:pPr>
                      </w:p>
                      <w:p w14:paraId="54E9D3D5" w14:textId="77777777" w:rsidR="00117380" w:rsidRPr="00F443E1" w:rsidRDefault="00117380"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117380" w:rsidRPr="0097211E" w:rsidRDefault="00117380"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117380" w:rsidRPr="0015703D" w14:paraId="1F697561" w14:textId="77777777" w:rsidTr="00E65606">
                          <w:tc>
                            <w:tcPr>
                              <w:tcW w:w="2407" w:type="dxa"/>
                              <w:tcBorders>
                                <w:bottom w:val="single" w:sz="4" w:space="0" w:color="auto"/>
                              </w:tcBorders>
                              <w:shd w:val="clear" w:color="auto" w:fill="auto"/>
                            </w:tcPr>
                            <w:p w14:paraId="5C4FEB59" w14:textId="77777777" w:rsidR="00117380" w:rsidRPr="0015703D" w:rsidRDefault="00117380"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117380" w:rsidRPr="0015703D" w:rsidRDefault="00117380"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117380" w:rsidRPr="0015703D" w:rsidRDefault="00117380"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117380" w:rsidRPr="0015703D" w:rsidRDefault="00117380" w:rsidP="00E65606">
                              <w:pPr>
                                <w:rPr>
                                  <w:szCs w:val="24"/>
                                </w:rPr>
                              </w:pPr>
                              <w:r w:rsidRPr="0015703D">
                                <w:rPr>
                                  <w:szCs w:val="24"/>
                                </w:rPr>
                                <w:t>Assigned To</w:t>
                              </w:r>
                            </w:p>
                          </w:tc>
                        </w:tr>
                        <w:tr w:rsidR="00117380" w:rsidRPr="0015703D" w14:paraId="11535478" w14:textId="77777777" w:rsidTr="00E65606">
                          <w:tc>
                            <w:tcPr>
                              <w:tcW w:w="2407" w:type="dxa"/>
                              <w:shd w:val="clear" w:color="auto" w:fill="A0A0A0"/>
                            </w:tcPr>
                            <w:p w14:paraId="2BC8C416" w14:textId="77777777" w:rsidR="00117380" w:rsidRPr="0015703D" w:rsidRDefault="00117380" w:rsidP="00E65606">
                              <w:pPr>
                                <w:rPr>
                                  <w:b/>
                                  <w:szCs w:val="24"/>
                                </w:rPr>
                              </w:pPr>
                              <w:r w:rsidRPr="0015703D">
                                <w:rPr>
                                  <w:b/>
                                  <w:szCs w:val="24"/>
                                </w:rPr>
                                <w:t>1</w:t>
                              </w:r>
                            </w:p>
                          </w:tc>
                          <w:tc>
                            <w:tcPr>
                              <w:tcW w:w="2407" w:type="dxa"/>
                              <w:shd w:val="clear" w:color="auto" w:fill="A0A0A0"/>
                            </w:tcPr>
                            <w:p w14:paraId="50173C29" w14:textId="77777777" w:rsidR="00117380" w:rsidRPr="0015703D" w:rsidRDefault="00117380" w:rsidP="00E65606">
                              <w:pPr>
                                <w:rPr>
                                  <w:b/>
                                  <w:szCs w:val="24"/>
                                </w:rPr>
                              </w:pPr>
                              <w:r w:rsidRPr="0015703D">
                                <w:rPr>
                                  <w:b/>
                                  <w:szCs w:val="24"/>
                                </w:rPr>
                                <w:t>User Authentication and Registration</w:t>
                              </w:r>
                            </w:p>
                          </w:tc>
                          <w:tc>
                            <w:tcPr>
                              <w:tcW w:w="2407" w:type="dxa"/>
                              <w:shd w:val="clear" w:color="auto" w:fill="A0A0A0"/>
                            </w:tcPr>
                            <w:p w14:paraId="266BC544" w14:textId="77777777" w:rsidR="00117380" w:rsidRPr="0015703D" w:rsidRDefault="00117380" w:rsidP="00E65606">
                              <w:pPr>
                                <w:rPr>
                                  <w:b/>
                                  <w:szCs w:val="24"/>
                                </w:rPr>
                              </w:pPr>
                              <w:r w:rsidRPr="0015703D">
                                <w:rPr>
                                  <w:b/>
                                  <w:szCs w:val="24"/>
                                </w:rPr>
                                <w:t>2 Days Total</w:t>
                              </w:r>
                            </w:p>
                          </w:tc>
                          <w:tc>
                            <w:tcPr>
                              <w:tcW w:w="2407" w:type="dxa"/>
                              <w:shd w:val="clear" w:color="auto" w:fill="A0A0A0"/>
                            </w:tcPr>
                            <w:p w14:paraId="0F7B896A" w14:textId="77777777" w:rsidR="00117380" w:rsidRPr="0015703D" w:rsidRDefault="00117380" w:rsidP="00E65606">
                              <w:pPr>
                                <w:rPr>
                                  <w:b/>
                                  <w:szCs w:val="24"/>
                                </w:rPr>
                              </w:pPr>
                              <w:r w:rsidRPr="0015703D">
                                <w:rPr>
                                  <w:b/>
                                  <w:szCs w:val="24"/>
                                </w:rPr>
                                <w:t>Bahit / Irina</w:t>
                              </w:r>
                            </w:p>
                          </w:tc>
                        </w:tr>
                        <w:tr w:rsidR="00117380" w:rsidRPr="0015703D" w14:paraId="56DF8371" w14:textId="77777777" w:rsidTr="00E65606">
                          <w:tc>
                            <w:tcPr>
                              <w:tcW w:w="2407" w:type="dxa"/>
                              <w:shd w:val="clear" w:color="auto" w:fill="auto"/>
                            </w:tcPr>
                            <w:p w14:paraId="44DC3278" w14:textId="77777777" w:rsidR="00117380" w:rsidRPr="0015703D" w:rsidRDefault="00117380" w:rsidP="00E65606">
                              <w:pPr>
                                <w:rPr>
                                  <w:szCs w:val="24"/>
                                </w:rPr>
                              </w:pPr>
                              <w:r w:rsidRPr="0015703D">
                                <w:rPr>
                                  <w:szCs w:val="24"/>
                                </w:rPr>
                                <w:t>1.1</w:t>
                              </w:r>
                            </w:p>
                          </w:tc>
                          <w:tc>
                            <w:tcPr>
                              <w:tcW w:w="2407" w:type="dxa"/>
                              <w:shd w:val="clear" w:color="auto" w:fill="auto"/>
                            </w:tcPr>
                            <w:p w14:paraId="4E890C3F" w14:textId="77777777" w:rsidR="00117380" w:rsidRPr="0015703D" w:rsidRDefault="00117380" w:rsidP="00E65606">
                              <w:pPr>
                                <w:rPr>
                                  <w:szCs w:val="24"/>
                                </w:rPr>
                              </w:pPr>
                              <w:r w:rsidRPr="0015703D">
                                <w:rPr>
                                  <w:szCs w:val="24"/>
                                </w:rPr>
                                <w:t>New User Registration</w:t>
                              </w:r>
                            </w:p>
                          </w:tc>
                          <w:tc>
                            <w:tcPr>
                              <w:tcW w:w="2407" w:type="dxa"/>
                              <w:shd w:val="clear" w:color="auto" w:fill="auto"/>
                            </w:tcPr>
                            <w:p w14:paraId="7AA7A0E1" w14:textId="77777777" w:rsidR="00117380" w:rsidRPr="0015703D" w:rsidRDefault="00117380" w:rsidP="00E65606">
                              <w:pPr>
                                <w:rPr>
                                  <w:szCs w:val="24"/>
                                </w:rPr>
                              </w:pPr>
                              <w:r w:rsidRPr="0015703D">
                                <w:rPr>
                                  <w:szCs w:val="24"/>
                                </w:rPr>
                                <w:t>2 Days</w:t>
                              </w:r>
                            </w:p>
                          </w:tc>
                          <w:tc>
                            <w:tcPr>
                              <w:tcW w:w="2407" w:type="dxa"/>
                              <w:shd w:val="clear" w:color="auto" w:fill="auto"/>
                            </w:tcPr>
                            <w:p w14:paraId="0BD3C955" w14:textId="77777777" w:rsidR="00117380" w:rsidRPr="0015703D" w:rsidRDefault="00117380" w:rsidP="00E65606">
                              <w:pPr>
                                <w:rPr>
                                  <w:szCs w:val="24"/>
                                </w:rPr>
                              </w:pPr>
                              <w:r w:rsidRPr="0015703D">
                                <w:rPr>
                                  <w:szCs w:val="24"/>
                                </w:rPr>
                                <w:t>Bahit</w:t>
                              </w:r>
                            </w:p>
                          </w:tc>
                        </w:tr>
                        <w:tr w:rsidR="00117380" w:rsidRPr="0015703D" w14:paraId="6E5D90A9" w14:textId="77777777" w:rsidTr="00E65606">
                          <w:tc>
                            <w:tcPr>
                              <w:tcW w:w="2407" w:type="dxa"/>
                              <w:shd w:val="clear" w:color="auto" w:fill="auto"/>
                            </w:tcPr>
                            <w:p w14:paraId="57C25D6B" w14:textId="77777777" w:rsidR="00117380" w:rsidRPr="0015703D" w:rsidRDefault="00117380" w:rsidP="00E65606">
                              <w:pPr>
                                <w:rPr>
                                  <w:szCs w:val="24"/>
                                </w:rPr>
                              </w:pPr>
                              <w:r w:rsidRPr="0015703D">
                                <w:rPr>
                                  <w:szCs w:val="24"/>
                                </w:rPr>
                                <w:t>1.2</w:t>
                              </w:r>
                            </w:p>
                          </w:tc>
                          <w:tc>
                            <w:tcPr>
                              <w:tcW w:w="2407" w:type="dxa"/>
                              <w:shd w:val="clear" w:color="auto" w:fill="auto"/>
                            </w:tcPr>
                            <w:p w14:paraId="5686A3C4" w14:textId="77777777" w:rsidR="00117380" w:rsidRPr="0015703D" w:rsidRDefault="00117380" w:rsidP="00E65606">
                              <w:pPr>
                                <w:rPr>
                                  <w:szCs w:val="24"/>
                                </w:rPr>
                              </w:pPr>
                              <w:r w:rsidRPr="0015703D">
                                <w:rPr>
                                  <w:szCs w:val="24"/>
                                </w:rPr>
                                <w:t>User Login</w:t>
                              </w:r>
                            </w:p>
                          </w:tc>
                          <w:tc>
                            <w:tcPr>
                              <w:tcW w:w="2407" w:type="dxa"/>
                              <w:shd w:val="clear" w:color="auto" w:fill="auto"/>
                            </w:tcPr>
                            <w:p w14:paraId="06458480" w14:textId="77777777" w:rsidR="00117380" w:rsidRPr="0015703D" w:rsidRDefault="00117380" w:rsidP="00E65606">
                              <w:pPr>
                                <w:rPr>
                                  <w:szCs w:val="24"/>
                                </w:rPr>
                              </w:pPr>
                              <w:r w:rsidRPr="0015703D">
                                <w:rPr>
                                  <w:szCs w:val="24"/>
                                </w:rPr>
                                <w:t>2 Days</w:t>
                              </w:r>
                            </w:p>
                          </w:tc>
                          <w:tc>
                            <w:tcPr>
                              <w:tcW w:w="2407" w:type="dxa"/>
                              <w:shd w:val="clear" w:color="auto" w:fill="auto"/>
                            </w:tcPr>
                            <w:p w14:paraId="33F8E45D" w14:textId="77777777" w:rsidR="00117380" w:rsidRPr="0015703D" w:rsidRDefault="00117380" w:rsidP="00E65606">
                              <w:pPr>
                                <w:rPr>
                                  <w:szCs w:val="24"/>
                                </w:rPr>
                              </w:pPr>
                              <w:r w:rsidRPr="0015703D">
                                <w:rPr>
                                  <w:szCs w:val="24"/>
                                </w:rPr>
                                <w:t>Bahit / Irina</w:t>
                              </w:r>
                            </w:p>
                          </w:tc>
                        </w:tr>
                        <w:tr w:rsidR="00117380" w:rsidRPr="0015703D" w14:paraId="22B97B85" w14:textId="77777777" w:rsidTr="00E65606">
                          <w:tc>
                            <w:tcPr>
                              <w:tcW w:w="2407" w:type="dxa"/>
                              <w:shd w:val="clear" w:color="auto" w:fill="A0A0A0"/>
                            </w:tcPr>
                            <w:p w14:paraId="16838B2C" w14:textId="77777777" w:rsidR="00117380" w:rsidRPr="0015703D" w:rsidRDefault="00117380" w:rsidP="00E65606">
                              <w:pPr>
                                <w:rPr>
                                  <w:b/>
                                  <w:szCs w:val="24"/>
                                </w:rPr>
                              </w:pPr>
                              <w:r w:rsidRPr="0015703D">
                                <w:rPr>
                                  <w:b/>
                                  <w:szCs w:val="24"/>
                                </w:rPr>
                                <w:t>2</w:t>
                              </w:r>
                            </w:p>
                          </w:tc>
                          <w:tc>
                            <w:tcPr>
                              <w:tcW w:w="2407" w:type="dxa"/>
                              <w:shd w:val="clear" w:color="auto" w:fill="A0A0A0"/>
                            </w:tcPr>
                            <w:p w14:paraId="4F7EE07D" w14:textId="77777777" w:rsidR="00117380" w:rsidRPr="0015703D" w:rsidRDefault="00117380" w:rsidP="00E65606">
                              <w:pPr>
                                <w:rPr>
                                  <w:b/>
                                  <w:szCs w:val="24"/>
                                </w:rPr>
                              </w:pPr>
                              <w:r w:rsidRPr="0015703D">
                                <w:rPr>
                                  <w:b/>
                                  <w:szCs w:val="24"/>
                                </w:rPr>
                                <w:t>Public Profiles</w:t>
                              </w:r>
                            </w:p>
                          </w:tc>
                          <w:tc>
                            <w:tcPr>
                              <w:tcW w:w="2407" w:type="dxa"/>
                              <w:shd w:val="clear" w:color="auto" w:fill="A0A0A0"/>
                            </w:tcPr>
                            <w:p w14:paraId="5176FC84" w14:textId="77777777" w:rsidR="00117380" w:rsidRPr="0015703D" w:rsidRDefault="00117380" w:rsidP="00E65606">
                              <w:pPr>
                                <w:rPr>
                                  <w:b/>
                                  <w:szCs w:val="24"/>
                                </w:rPr>
                              </w:pPr>
                              <w:r w:rsidRPr="0015703D">
                                <w:rPr>
                                  <w:b/>
                                  <w:szCs w:val="24"/>
                                </w:rPr>
                                <w:t>2 Days Total</w:t>
                              </w:r>
                            </w:p>
                          </w:tc>
                          <w:tc>
                            <w:tcPr>
                              <w:tcW w:w="2407" w:type="dxa"/>
                              <w:shd w:val="clear" w:color="auto" w:fill="A0A0A0"/>
                            </w:tcPr>
                            <w:p w14:paraId="5CC23D60" w14:textId="77777777" w:rsidR="00117380" w:rsidRPr="0015703D" w:rsidRDefault="00117380" w:rsidP="00E65606">
                              <w:pPr>
                                <w:rPr>
                                  <w:b/>
                                  <w:szCs w:val="24"/>
                                </w:rPr>
                              </w:pPr>
                              <w:r w:rsidRPr="0015703D">
                                <w:rPr>
                                  <w:b/>
                                  <w:szCs w:val="24"/>
                                </w:rPr>
                                <w:t xml:space="preserve">Sarah / </w:t>
                              </w:r>
                              <w:proofErr w:type="spellStart"/>
                              <w:r w:rsidRPr="0015703D">
                                <w:rPr>
                                  <w:b/>
                                  <w:szCs w:val="24"/>
                                </w:rPr>
                                <w:t>Enaam</w:t>
                              </w:r>
                              <w:proofErr w:type="spellEnd"/>
                            </w:p>
                          </w:tc>
                        </w:tr>
                        <w:tr w:rsidR="00117380" w:rsidRPr="0015703D" w14:paraId="0F519133" w14:textId="77777777" w:rsidTr="00E65606">
                          <w:tc>
                            <w:tcPr>
                              <w:tcW w:w="2407" w:type="dxa"/>
                              <w:shd w:val="clear" w:color="auto" w:fill="auto"/>
                            </w:tcPr>
                            <w:p w14:paraId="40C46985" w14:textId="77777777" w:rsidR="00117380" w:rsidRPr="0015703D" w:rsidRDefault="00117380" w:rsidP="00E65606">
                              <w:pPr>
                                <w:rPr>
                                  <w:szCs w:val="24"/>
                                </w:rPr>
                              </w:pPr>
                              <w:r w:rsidRPr="0015703D">
                                <w:rPr>
                                  <w:szCs w:val="24"/>
                                </w:rPr>
                                <w:t>2.1</w:t>
                              </w:r>
                            </w:p>
                          </w:tc>
                          <w:tc>
                            <w:tcPr>
                              <w:tcW w:w="2407" w:type="dxa"/>
                              <w:shd w:val="clear" w:color="auto" w:fill="auto"/>
                            </w:tcPr>
                            <w:p w14:paraId="4A10E2BD" w14:textId="77777777" w:rsidR="00117380" w:rsidRPr="0015703D" w:rsidRDefault="00117380" w:rsidP="00E65606">
                              <w:pPr>
                                <w:rPr>
                                  <w:szCs w:val="24"/>
                                </w:rPr>
                              </w:pPr>
                              <w:r w:rsidRPr="0015703D">
                                <w:rPr>
                                  <w:szCs w:val="24"/>
                                </w:rPr>
                                <w:t>Search Public Profiles</w:t>
                              </w:r>
                            </w:p>
                          </w:tc>
                          <w:tc>
                            <w:tcPr>
                              <w:tcW w:w="2407" w:type="dxa"/>
                              <w:shd w:val="clear" w:color="auto" w:fill="auto"/>
                            </w:tcPr>
                            <w:p w14:paraId="04D75B2F" w14:textId="77777777" w:rsidR="00117380" w:rsidRPr="0015703D" w:rsidRDefault="00117380" w:rsidP="00E65606">
                              <w:pPr>
                                <w:rPr>
                                  <w:szCs w:val="24"/>
                                </w:rPr>
                              </w:pPr>
                              <w:r w:rsidRPr="0015703D">
                                <w:rPr>
                                  <w:szCs w:val="24"/>
                                </w:rPr>
                                <w:t>2 Days</w:t>
                              </w:r>
                            </w:p>
                          </w:tc>
                          <w:tc>
                            <w:tcPr>
                              <w:tcW w:w="2407" w:type="dxa"/>
                              <w:shd w:val="clear" w:color="auto" w:fill="auto"/>
                            </w:tcPr>
                            <w:p w14:paraId="54D1CA7A" w14:textId="77777777" w:rsidR="00117380" w:rsidRPr="0015703D" w:rsidRDefault="00117380" w:rsidP="00E65606">
                              <w:pPr>
                                <w:rPr>
                                  <w:szCs w:val="24"/>
                                </w:rPr>
                              </w:pPr>
                              <w:proofErr w:type="spellStart"/>
                              <w:r w:rsidRPr="0015703D">
                                <w:rPr>
                                  <w:szCs w:val="24"/>
                                </w:rPr>
                                <w:t>Enaam</w:t>
                              </w:r>
                              <w:proofErr w:type="spellEnd"/>
                            </w:p>
                          </w:tc>
                        </w:tr>
                        <w:tr w:rsidR="00117380" w:rsidRPr="0015703D" w14:paraId="5B40E4AE" w14:textId="77777777" w:rsidTr="00E65606">
                          <w:tc>
                            <w:tcPr>
                              <w:tcW w:w="2407" w:type="dxa"/>
                              <w:shd w:val="clear" w:color="auto" w:fill="auto"/>
                            </w:tcPr>
                            <w:p w14:paraId="473C1410" w14:textId="77777777" w:rsidR="00117380" w:rsidRPr="0015703D" w:rsidRDefault="00117380" w:rsidP="00E65606">
                              <w:pPr>
                                <w:rPr>
                                  <w:szCs w:val="24"/>
                                </w:rPr>
                              </w:pPr>
                              <w:r w:rsidRPr="0015703D">
                                <w:rPr>
                                  <w:szCs w:val="24"/>
                                </w:rPr>
                                <w:t>2.2</w:t>
                              </w:r>
                            </w:p>
                          </w:tc>
                          <w:tc>
                            <w:tcPr>
                              <w:tcW w:w="2407" w:type="dxa"/>
                              <w:shd w:val="clear" w:color="auto" w:fill="auto"/>
                            </w:tcPr>
                            <w:p w14:paraId="66DA8F0A" w14:textId="77777777" w:rsidR="00117380" w:rsidRPr="0015703D" w:rsidRDefault="00117380" w:rsidP="00E65606">
                              <w:pPr>
                                <w:rPr>
                                  <w:szCs w:val="24"/>
                                </w:rPr>
                              </w:pPr>
                              <w:r w:rsidRPr="0015703D">
                                <w:rPr>
                                  <w:szCs w:val="24"/>
                                </w:rPr>
                                <w:t>View Public Profiles</w:t>
                              </w:r>
                            </w:p>
                          </w:tc>
                          <w:tc>
                            <w:tcPr>
                              <w:tcW w:w="2407" w:type="dxa"/>
                              <w:shd w:val="clear" w:color="auto" w:fill="auto"/>
                            </w:tcPr>
                            <w:p w14:paraId="69AE5BAE" w14:textId="77777777" w:rsidR="00117380" w:rsidRPr="0015703D" w:rsidRDefault="00117380" w:rsidP="00E65606">
                              <w:pPr>
                                <w:rPr>
                                  <w:szCs w:val="24"/>
                                </w:rPr>
                              </w:pPr>
                              <w:r w:rsidRPr="0015703D">
                                <w:rPr>
                                  <w:szCs w:val="24"/>
                                </w:rPr>
                                <w:t>2 Days</w:t>
                              </w:r>
                            </w:p>
                          </w:tc>
                          <w:tc>
                            <w:tcPr>
                              <w:tcW w:w="2407" w:type="dxa"/>
                              <w:shd w:val="clear" w:color="auto" w:fill="auto"/>
                            </w:tcPr>
                            <w:p w14:paraId="61001560" w14:textId="77777777" w:rsidR="00117380" w:rsidRPr="0015703D" w:rsidRDefault="00117380" w:rsidP="00E65606">
                              <w:pPr>
                                <w:rPr>
                                  <w:szCs w:val="24"/>
                                </w:rPr>
                              </w:pPr>
                              <w:r w:rsidRPr="0015703D">
                                <w:rPr>
                                  <w:szCs w:val="24"/>
                                </w:rPr>
                                <w:t>Sarah</w:t>
                              </w:r>
                            </w:p>
                          </w:tc>
                        </w:tr>
                        <w:tr w:rsidR="00117380" w:rsidRPr="0015703D" w14:paraId="71C6C997" w14:textId="77777777" w:rsidTr="00E65606">
                          <w:tc>
                            <w:tcPr>
                              <w:tcW w:w="2407" w:type="dxa"/>
                              <w:shd w:val="clear" w:color="auto" w:fill="auto"/>
                            </w:tcPr>
                            <w:p w14:paraId="6391DB20" w14:textId="77777777" w:rsidR="00117380" w:rsidRPr="0015703D" w:rsidRDefault="00117380" w:rsidP="00E65606">
                              <w:pPr>
                                <w:rPr>
                                  <w:szCs w:val="24"/>
                                </w:rPr>
                              </w:pPr>
                              <w:r w:rsidRPr="0015703D">
                                <w:rPr>
                                  <w:szCs w:val="24"/>
                                </w:rPr>
                                <w:t>2.3</w:t>
                              </w:r>
                            </w:p>
                          </w:tc>
                          <w:tc>
                            <w:tcPr>
                              <w:tcW w:w="2407" w:type="dxa"/>
                              <w:shd w:val="clear" w:color="auto" w:fill="auto"/>
                            </w:tcPr>
                            <w:p w14:paraId="6D903463" w14:textId="77777777" w:rsidR="00117380" w:rsidRPr="0015703D" w:rsidRDefault="00117380" w:rsidP="00E65606">
                              <w:pPr>
                                <w:rPr>
                                  <w:szCs w:val="24"/>
                                </w:rPr>
                              </w:pPr>
                              <w:r w:rsidRPr="0015703D">
                                <w:rPr>
                                  <w:szCs w:val="24"/>
                                </w:rPr>
                                <w:t>Edit Public Profile</w:t>
                              </w:r>
                            </w:p>
                          </w:tc>
                          <w:tc>
                            <w:tcPr>
                              <w:tcW w:w="2407" w:type="dxa"/>
                              <w:shd w:val="clear" w:color="auto" w:fill="auto"/>
                            </w:tcPr>
                            <w:p w14:paraId="5036AB08" w14:textId="77777777" w:rsidR="00117380" w:rsidRPr="0015703D" w:rsidRDefault="00117380" w:rsidP="00E65606">
                              <w:pPr>
                                <w:rPr>
                                  <w:szCs w:val="24"/>
                                </w:rPr>
                              </w:pPr>
                              <w:r w:rsidRPr="0015703D">
                                <w:rPr>
                                  <w:szCs w:val="24"/>
                                </w:rPr>
                                <w:t>2 Days</w:t>
                              </w:r>
                            </w:p>
                          </w:tc>
                          <w:tc>
                            <w:tcPr>
                              <w:tcW w:w="2407" w:type="dxa"/>
                              <w:shd w:val="clear" w:color="auto" w:fill="auto"/>
                            </w:tcPr>
                            <w:p w14:paraId="5C4C2F7E" w14:textId="77777777" w:rsidR="00117380" w:rsidRPr="0015703D" w:rsidRDefault="00117380" w:rsidP="00E65606">
                              <w:pPr>
                                <w:rPr>
                                  <w:szCs w:val="24"/>
                                </w:rPr>
                              </w:pPr>
                              <w:proofErr w:type="spellStart"/>
                              <w:r w:rsidRPr="0015703D">
                                <w:rPr>
                                  <w:szCs w:val="24"/>
                                </w:rPr>
                                <w:t>Enaam</w:t>
                              </w:r>
                              <w:proofErr w:type="spellEnd"/>
                            </w:p>
                          </w:tc>
                        </w:tr>
                        <w:tr w:rsidR="00117380" w:rsidRPr="0015703D" w14:paraId="7CA9BFB6" w14:textId="77777777" w:rsidTr="00E65606">
                          <w:tc>
                            <w:tcPr>
                              <w:tcW w:w="2407" w:type="dxa"/>
                              <w:shd w:val="clear" w:color="auto" w:fill="auto"/>
                            </w:tcPr>
                            <w:p w14:paraId="7230975E" w14:textId="77777777" w:rsidR="00117380" w:rsidRPr="0015703D" w:rsidRDefault="00117380" w:rsidP="00E65606">
                              <w:pPr>
                                <w:rPr>
                                  <w:szCs w:val="24"/>
                                </w:rPr>
                              </w:pPr>
                              <w:r w:rsidRPr="0015703D">
                                <w:rPr>
                                  <w:szCs w:val="24"/>
                                </w:rPr>
                                <w:t>2.4</w:t>
                              </w:r>
                            </w:p>
                          </w:tc>
                          <w:tc>
                            <w:tcPr>
                              <w:tcW w:w="2407" w:type="dxa"/>
                              <w:shd w:val="clear" w:color="auto" w:fill="auto"/>
                            </w:tcPr>
                            <w:p w14:paraId="4D2BF88B" w14:textId="77777777" w:rsidR="00117380" w:rsidRPr="0015703D" w:rsidRDefault="00117380" w:rsidP="00E65606">
                              <w:pPr>
                                <w:rPr>
                                  <w:szCs w:val="24"/>
                                </w:rPr>
                              </w:pPr>
                              <w:r w:rsidRPr="0015703D">
                                <w:rPr>
                                  <w:szCs w:val="24"/>
                                </w:rPr>
                                <w:t>Edit Private Profile</w:t>
                              </w:r>
                            </w:p>
                          </w:tc>
                          <w:tc>
                            <w:tcPr>
                              <w:tcW w:w="2407" w:type="dxa"/>
                              <w:shd w:val="clear" w:color="auto" w:fill="auto"/>
                            </w:tcPr>
                            <w:p w14:paraId="2AEACF07" w14:textId="77777777" w:rsidR="00117380" w:rsidRPr="0015703D" w:rsidRDefault="00117380" w:rsidP="00E65606">
                              <w:pPr>
                                <w:rPr>
                                  <w:szCs w:val="24"/>
                                </w:rPr>
                              </w:pPr>
                              <w:r w:rsidRPr="0015703D">
                                <w:rPr>
                                  <w:szCs w:val="24"/>
                                </w:rPr>
                                <w:t>2 Days</w:t>
                              </w:r>
                            </w:p>
                          </w:tc>
                          <w:tc>
                            <w:tcPr>
                              <w:tcW w:w="2407" w:type="dxa"/>
                              <w:shd w:val="clear" w:color="auto" w:fill="auto"/>
                            </w:tcPr>
                            <w:p w14:paraId="0D1513EA" w14:textId="77777777" w:rsidR="00117380" w:rsidRPr="0015703D" w:rsidRDefault="00117380" w:rsidP="00E65606">
                              <w:pPr>
                                <w:rPr>
                                  <w:szCs w:val="24"/>
                                </w:rPr>
                              </w:pPr>
                              <w:r w:rsidRPr="0015703D">
                                <w:rPr>
                                  <w:szCs w:val="24"/>
                                </w:rPr>
                                <w:t>Sarah</w:t>
                              </w:r>
                            </w:p>
                          </w:tc>
                        </w:tr>
                        <w:tr w:rsidR="00117380" w:rsidRPr="0015703D" w14:paraId="4681579E" w14:textId="77777777" w:rsidTr="00E65606">
                          <w:tc>
                            <w:tcPr>
                              <w:tcW w:w="2407" w:type="dxa"/>
                              <w:shd w:val="clear" w:color="auto" w:fill="A0A0A0"/>
                            </w:tcPr>
                            <w:p w14:paraId="172CA2CE" w14:textId="77777777" w:rsidR="00117380" w:rsidRPr="0015703D" w:rsidRDefault="00117380" w:rsidP="00E65606">
                              <w:pPr>
                                <w:rPr>
                                  <w:b/>
                                  <w:szCs w:val="24"/>
                                </w:rPr>
                              </w:pPr>
                              <w:r w:rsidRPr="0015703D">
                                <w:rPr>
                                  <w:b/>
                                  <w:szCs w:val="24"/>
                                </w:rPr>
                                <w:t>3</w:t>
                              </w:r>
                            </w:p>
                          </w:tc>
                          <w:tc>
                            <w:tcPr>
                              <w:tcW w:w="2407" w:type="dxa"/>
                              <w:shd w:val="clear" w:color="auto" w:fill="A0A0A0"/>
                            </w:tcPr>
                            <w:p w14:paraId="266E6BB7" w14:textId="77777777" w:rsidR="00117380" w:rsidRPr="0015703D" w:rsidRDefault="00117380" w:rsidP="00E65606">
                              <w:pPr>
                                <w:rPr>
                                  <w:b/>
                                  <w:szCs w:val="24"/>
                                </w:rPr>
                              </w:pPr>
                              <w:r w:rsidRPr="0015703D">
                                <w:rPr>
                                  <w:b/>
                                  <w:szCs w:val="24"/>
                                </w:rPr>
                                <w:t>Messaging System</w:t>
                              </w:r>
                            </w:p>
                          </w:tc>
                          <w:tc>
                            <w:tcPr>
                              <w:tcW w:w="2407" w:type="dxa"/>
                              <w:shd w:val="clear" w:color="auto" w:fill="A0A0A0"/>
                            </w:tcPr>
                            <w:p w14:paraId="75270BC4" w14:textId="77777777" w:rsidR="00117380" w:rsidRPr="0015703D" w:rsidRDefault="00117380" w:rsidP="00E65606">
                              <w:pPr>
                                <w:rPr>
                                  <w:b/>
                                  <w:szCs w:val="24"/>
                                </w:rPr>
                              </w:pPr>
                              <w:r w:rsidRPr="0015703D">
                                <w:rPr>
                                  <w:b/>
                                  <w:szCs w:val="24"/>
                                </w:rPr>
                                <w:t>2 Days Total</w:t>
                              </w:r>
                            </w:p>
                          </w:tc>
                          <w:tc>
                            <w:tcPr>
                              <w:tcW w:w="2407" w:type="dxa"/>
                              <w:shd w:val="clear" w:color="auto" w:fill="A0A0A0"/>
                            </w:tcPr>
                            <w:p w14:paraId="75FB588F" w14:textId="77777777" w:rsidR="00117380" w:rsidRPr="0015703D" w:rsidRDefault="00117380" w:rsidP="00E65606">
                              <w:pPr>
                                <w:rPr>
                                  <w:b/>
                                  <w:szCs w:val="24"/>
                                </w:rPr>
                              </w:pPr>
                              <w:proofErr w:type="spellStart"/>
                              <w:r w:rsidRPr="0015703D">
                                <w:rPr>
                                  <w:b/>
                                  <w:szCs w:val="24"/>
                                </w:rPr>
                                <w:t>Feng</w:t>
                              </w:r>
                              <w:proofErr w:type="spellEnd"/>
                              <w:r w:rsidRPr="0015703D">
                                <w:rPr>
                                  <w:b/>
                                  <w:szCs w:val="24"/>
                                </w:rPr>
                                <w:t xml:space="preserve"> / Sarah </w:t>
                              </w:r>
                            </w:p>
                          </w:tc>
                        </w:tr>
                        <w:tr w:rsidR="00117380" w:rsidRPr="0015703D" w14:paraId="28D04EA2" w14:textId="77777777" w:rsidTr="00E65606">
                          <w:tc>
                            <w:tcPr>
                              <w:tcW w:w="2407" w:type="dxa"/>
                              <w:shd w:val="clear" w:color="auto" w:fill="auto"/>
                            </w:tcPr>
                            <w:p w14:paraId="6B0B1100" w14:textId="77777777" w:rsidR="00117380" w:rsidRPr="0015703D" w:rsidRDefault="00117380" w:rsidP="00E65606">
                              <w:pPr>
                                <w:rPr>
                                  <w:szCs w:val="24"/>
                                </w:rPr>
                              </w:pPr>
                              <w:r w:rsidRPr="0015703D">
                                <w:rPr>
                                  <w:szCs w:val="24"/>
                                </w:rPr>
                                <w:t>3.1</w:t>
                              </w:r>
                            </w:p>
                          </w:tc>
                          <w:tc>
                            <w:tcPr>
                              <w:tcW w:w="2407" w:type="dxa"/>
                              <w:shd w:val="clear" w:color="auto" w:fill="auto"/>
                            </w:tcPr>
                            <w:p w14:paraId="22982D94" w14:textId="77777777" w:rsidR="00117380" w:rsidRPr="0015703D" w:rsidRDefault="00117380" w:rsidP="00E65606">
                              <w:pPr>
                                <w:rPr>
                                  <w:szCs w:val="24"/>
                                </w:rPr>
                              </w:pPr>
                              <w:r w:rsidRPr="0015703D">
                                <w:rPr>
                                  <w:szCs w:val="24"/>
                                </w:rPr>
                                <w:t>Contact Another User</w:t>
                              </w:r>
                            </w:p>
                          </w:tc>
                          <w:tc>
                            <w:tcPr>
                              <w:tcW w:w="2407" w:type="dxa"/>
                              <w:shd w:val="clear" w:color="auto" w:fill="auto"/>
                            </w:tcPr>
                            <w:p w14:paraId="431954EA" w14:textId="77777777" w:rsidR="00117380" w:rsidRPr="0015703D" w:rsidRDefault="00117380" w:rsidP="00E65606">
                              <w:pPr>
                                <w:rPr>
                                  <w:szCs w:val="24"/>
                                </w:rPr>
                              </w:pPr>
                              <w:r w:rsidRPr="0015703D">
                                <w:rPr>
                                  <w:szCs w:val="24"/>
                                </w:rPr>
                                <w:t>2 Days</w:t>
                              </w:r>
                            </w:p>
                          </w:tc>
                          <w:tc>
                            <w:tcPr>
                              <w:tcW w:w="2407" w:type="dxa"/>
                              <w:shd w:val="clear" w:color="auto" w:fill="auto"/>
                            </w:tcPr>
                            <w:p w14:paraId="3DDB8028" w14:textId="77777777" w:rsidR="00117380" w:rsidRPr="0015703D" w:rsidRDefault="00117380" w:rsidP="00E65606">
                              <w:pPr>
                                <w:rPr>
                                  <w:szCs w:val="24"/>
                                </w:rPr>
                              </w:pPr>
                              <w:proofErr w:type="spellStart"/>
                              <w:r w:rsidRPr="0015703D">
                                <w:rPr>
                                  <w:szCs w:val="24"/>
                                </w:rPr>
                                <w:t>Feng</w:t>
                              </w:r>
                              <w:proofErr w:type="spellEnd"/>
                              <w:r w:rsidRPr="0015703D">
                                <w:rPr>
                                  <w:szCs w:val="24"/>
                                </w:rPr>
                                <w:t xml:space="preserve"> / Sarah</w:t>
                              </w:r>
                            </w:p>
                          </w:tc>
                        </w:tr>
                        <w:tr w:rsidR="00117380" w:rsidRPr="0015703D" w14:paraId="12CD4EDC" w14:textId="77777777" w:rsidTr="00E65606">
                          <w:tc>
                            <w:tcPr>
                              <w:tcW w:w="2407" w:type="dxa"/>
                              <w:shd w:val="clear" w:color="auto" w:fill="A0A0A0"/>
                            </w:tcPr>
                            <w:p w14:paraId="5A6556FF" w14:textId="77777777" w:rsidR="00117380" w:rsidRPr="0015703D" w:rsidRDefault="00117380" w:rsidP="00E65606">
                              <w:pPr>
                                <w:rPr>
                                  <w:b/>
                                  <w:szCs w:val="24"/>
                                </w:rPr>
                              </w:pPr>
                              <w:r w:rsidRPr="0015703D">
                                <w:rPr>
                                  <w:b/>
                                  <w:szCs w:val="24"/>
                                </w:rPr>
                                <w:t>4</w:t>
                              </w:r>
                            </w:p>
                          </w:tc>
                          <w:tc>
                            <w:tcPr>
                              <w:tcW w:w="2407" w:type="dxa"/>
                              <w:shd w:val="clear" w:color="auto" w:fill="A0A0A0"/>
                            </w:tcPr>
                            <w:p w14:paraId="7CC74CAD" w14:textId="77777777" w:rsidR="00117380" w:rsidRPr="0015703D" w:rsidRDefault="00117380" w:rsidP="00E65606">
                              <w:pPr>
                                <w:rPr>
                                  <w:b/>
                                  <w:szCs w:val="24"/>
                                </w:rPr>
                              </w:pPr>
                              <w:r w:rsidRPr="0015703D">
                                <w:rPr>
                                  <w:b/>
                                  <w:szCs w:val="24"/>
                                </w:rPr>
                                <w:t>Venture Administration</w:t>
                              </w:r>
                            </w:p>
                          </w:tc>
                          <w:tc>
                            <w:tcPr>
                              <w:tcW w:w="2407" w:type="dxa"/>
                              <w:shd w:val="clear" w:color="auto" w:fill="A0A0A0"/>
                            </w:tcPr>
                            <w:p w14:paraId="04D5731A" w14:textId="77777777" w:rsidR="00117380" w:rsidRPr="0015703D" w:rsidRDefault="00117380" w:rsidP="00E65606">
                              <w:pPr>
                                <w:rPr>
                                  <w:b/>
                                  <w:szCs w:val="24"/>
                                </w:rPr>
                              </w:pPr>
                              <w:r w:rsidRPr="0015703D">
                                <w:rPr>
                                  <w:b/>
                                  <w:szCs w:val="24"/>
                                </w:rPr>
                                <w:t>2 Days Total</w:t>
                              </w:r>
                            </w:p>
                          </w:tc>
                          <w:tc>
                            <w:tcPr>
                              <w:tcW w:w="2407" w:type="dxa"/>
                              <w:shd w:val="clear" w:color="auto" w:fill="A0A0A0"/>
                            </w:tcPr>
                            <w:p w14:paraId="0BAD4F71" w14:textId="77777777" w:rsidR="00117380" w:rsidRPr="0015703D" w:rsidRDefault="00117380" w:rsidP="00E65606">
                              <w:pPr>
                                <w:rPr>
                                  <w:b/>
                                  <w:szCs w:val="24"/>
                                </w:rPr>
                              </w:pPr>
                              <w:r w:rsidRPr="0015703D">
                                <w:rPr>
                                  <w:b/>
                                  <w:szCs w:val="24"/>
                                </w:rPr>
                                <w:t xml:space="preserve">Irina / </w:t>
                              </w:r>
                              <w:proofErr w:type="spellStart"/>
                              <w:r w:rsidRPr="0015703D">
                                <w:rPr>
                                  <w:b/>
                                  <w:szCs w:val="24"/>
                                </w:rPr>
                                <w:t>Feng</w:t>
                              </w:r>
                              <w:proofErr w:type="spellEnd"/>
                            </w:p>
                          </w:tc>
                        </w:tr>
                        <w:tr w:rsidR="00117380" w:rsidRPr="0015703D" w14:paraId="4D780450" w14:textId="77777777" w:rsidTr="00E65606">
                          <w:tc>
                            <w:tcPr>
                              <w:tcW w:w="2407" w:type="dxa"/>
                              <w:shd w:val="clear" w:color="auto" w:fill="auto"/>
                            </w:tcPr>
                            <w:p w14:paraId="69571939" w14:textId="77777777" w:rsidR="00117380" w:rsidRPr="0015703D" w:rsidRDefault="00117380" w:rsidP="00E65606">
                              <w:pPr>
                                <w:rPr>
                                  <w:szCs w:val="24"/>
                                </w:rPr>
                              </w:pPr>
                              <w:r w:rsidRPr="0015703D">
                                <w:rPr>
                                  <w:szCs w:val="24"/>
                                </w:rPr>
                                <w:t>4.1</w:t>
                              </w:r>
                            </w:p>
                          </w:tc>
                          <w:tc>
                            <w:tcPr>
                              <w:tcW w:w="2407" w:type="dxa"/>
                              <w:shd w:val="clear" w:color="auto" w:fill="auto"/>
                            </w:tcPr>
                            <w:p w14:paraId="4D6F8E9A" w14:textId="77777777" w:rsidR="00117380" w:rsidRPr="0015703D" w:rsidRDefault="00117380" w:rsidP="00E65606">
                              <w:pPr>
                                <w:rPr>
                                  <w:szCs w:val="24"/>
                                </w:rPr>
                              </w:pPr>
                              <w:r w:rsidRPr="0015703D">
                                <w:rPr>
                                  <w:szCs w:val="24"/>
                                </w:rPr>
                                <w:t>Create New Venture</w:t>
                              </w:r>
                            </w:p>
                          </w:tc>
                          <w:tc>
                            <w:tcPr>
                              <w:tcW w:w="2407" w:type="dxa"/>
                              <w:shd w:val="clear" w:color="auto" w:fill="auto"/>
                            </w:tcPr>
                            <w:p w14:paraId="4BBE7D31" w14:textId="77777777" w:rsidR="00117380" w:rsidRPr="0015703D" w:rsidRDefault="00117380" w:rsidP="00E65606">
                              <w:pPr>
                                <w:rPr>
                                  <w:szCs w:val="24"/>
                                </w:rPr>
                              </w:pPr>
                              <w:r w:rsidRPr="0015703D">
                                <w:rPr>
                                  <w:szCs w:val="24"/>
                                </w:rPr>
                                <w:t>2 Days</w:t>
                              </w:r>
                            </w:p>
                          </w:tc>
                          <w:tc>
                            <w:tcPr>
                              <w:tcW w:w="2407" w:type="dxa"/>
                              <w:shd w:val="clear" w:color="auto" w:fill="auto"/>
                            </w:tcPr>
                            <w:p w14:paraId="65D59312" w14:textId="77777777" w:rsidR="00117380" w:rsidRPr="0015703D" w:rsidRDefault="00117380" w:rsidP="00E65606">
                              <w:pPr>
                                <w:rPr>
                                  <w:szCs w:val="24"/>
                                </w:rPr>
                              </w:pPr>
                              <w:r w:rsidRPr="0015703D">
                                <w:rPr>
                                  <w:szCs w:val="24"/>
                                </w:rPr>
                                <w:t>Irina</w:t>
                              </w:r>
                            </w:p>
                          </w:tc>
                        </w:tr>
                        <w:tr w:rsidR="00117380" w:rsidRPr="0015703D" w14:paraId="235892AA" w14:textId="77777777" w:rsidTr="00E65606">
                          <w:tc>
                            <w:tcPr>
                              <w:tcW w:w="2407" w:type="dxa"/>
                              <w:shd w:val="clear" w:color="auto" w:fill="auto"/>
                            </w:tcPr>
                            <w:p w14:paraId="104A44B0" w14:textId="77777777" w:rsidR="00117380" w:rsidRPr="0015703D" w:rsidRDefault="00117380" w:rsidP="00E65606">
                              <w:pPr>
                                <w:rPr>
                                  <w:szCs w:val="24"/>
                                </w:rPr>
                              </w:pPr>
                              <w:r w:rsidRPr="0015703D">
                                <w:rPr>
                                  <w:szCs w:val="24"/>
                                </w:rPr>
                                <w:t>4.2</w:t>
                              </w:r>
                            </w:p>
                          </w:tc>
                          <w:tc>
                            <w:tcPr>
                              <w:tcW w:w="2407" w:type="dxa"/>
                              <w:shd w:val="clear" w:color="auto" w:fill="auto"/>
                            </w:tcPr>
                            <w:p w14:paraId="0C39BC54" w14:textId="77777777" w:rsidR="00117380" w:rsidRPr="0015703D" w:rsidRDefault="00117380" w:rsidP="00E65606">
                              <w:pPr>
                                <w:rPr>
                                  <w:szCs w:val="24"/>
                                </w:rPr>
                              </w:pPr>
                              <w:r w:rsidRPr="0015703D">
                                <w:rPr>
                                  <w:szCs w:val="24"/>
                                </w:rPr>
                                <w:t>Edit Venture Details</w:t>
                              </w:r>
                            </w:p>
                          </w:tc>
                          <w:tc>
                            <w:tcPr>
                              <w:tcW w:w="2407" w:type="dxa"/>
                              <w:shd w:val="clear" w:color="auto" w:fill="auto"/>
                            </w:tcPr>
                            <w:p w14:paraId="1DFA9253" w14:textId="77777777" w:rsidR="00117380" w:rsidRPr="0015703D" w:rsidRDefault="00117380" w:rsidP="00E65606">
                              <w:pPr>
                                <w:rPr>
                                  <w:szCs w:val="24"/>
                                </w:rPr>
                              </w:pPr>
                              <w:r w:rsidRPr="0015703D">
                                <w:rPr>
                                  <w:szCs w:val="24"/>
                                </w:rPr>
                                <w:t>2 Days</w:t>
                              </w:r>
                            </w:p>
                          </w:tc>
                          <w:tc>
                            <w:tcPr>
                              <w:tcW w:w="2407" w:type="dxa"/>
                              <w:shd w:val="clear" w:color="auto" w:fill="auto"/>
                            </w:tcPr>
                            <w:p w14:paraId="30CC2949" w14:textId="77777777" w:rsidR="00117380" w:rsidRPr="0015703D" w:rsidRDefault="00117380" w:rsidP="00E65606">
                              <w:pPr>
                                <w:rPr>
                                  <w:szCs w:val="24"/>
                                </w:rPr>
                              </w:pPr>
                              <w:proofErr w:type="spellStart"/>
                              <w:r w:rsidRPr="0015703D">
                                <w:rPr>
                                  <w:szCs w:val="24"/>
                                </w:rPr>
                                <w:t>Feng</w:t>
                              </w:r>
                              <w:proofErr w:type="spellEnd"/>
                            </w:p>
                          </w:tc>
                        </w:tr>
                        <w:tr w:rsidR="00117380" w:rsidRPr="0015703D" w14:paraId="72C7C402" w14:textId="77777777" w:rsidTr="00E65606">
                          <w:tc>
                            <w:tcPr>
                              <w:tcW w:w="2407" w:type="dxa"/>
                              <w:shd w:val="clear" w:color="auto" w:fill="auto"/>
                            </w:tcPr>
                            <w:p w14:paraId="17FF3FA1" w14:textId="77777777" w:rsidR="00117380" w:rsidRPr="0015703D" w:rsidRDefault="00117380" w:rsidP="00E65606">
                              <w:pPr>
                                <w:rPr>
                                  <w:szCs w:val="24"/>
                                </w:rPr>
                              </w:pPr>
                              <w:r w:rsidRPr="0015703D">
                                <w:rPr>
                                  <w:szCs w:val="24"/>
                                </w:rPr>
                                <w:t>4.3</w:t>
                              </w:r>
                            </w:p>
                          </w:tc>
                          <w:tc>
                            <w:tcPr>
                              <w:tcW w:w="2407" w:type="dxa"/>
                              <w:shd w:val="clear" w:color="auto" w:fill="auto"/>
                            </w:tcPr>
                            <w:p w14:paraId="3638BBFC" w14:textId="77777777" w:rsidR="00117380" w:rsidRPr="0015703D" w:rsidRDefault="00117380" w:rsidP="00E65606">
                              <w:pPr>
                                <w:rPr>
                                  <w:szCs w:val="24"/>
                                </w:rPr>
                              </w:pPr>
                              <w:r w:rsidRPr="0015703D">
                                <w:rPr>
                                  <w:szCs w:val="24"/>
                                </w:rPr>
                                <w:t>Build Team</w:t>
                              </w:r>
                            </w:p>
                          </w:tc>
                          <w:tc>
                            <w:tcPr>
                              <w:tcW w:w="2407" w:type="dxa"/>
                              <w:shd w:val="clear" w:color="auto" w:fill="auto"/>
                            </w:tcPr>
                            <w:p w14:paraId="39908ABD" w14:textId="77777777" w:rsidR="00117380" w:rsidRPr="0015703D" w:rsidRDefault="00117380" w:rsidP="00E65606">
                              <w:pPr>
                                <w:rPr>
                                  <w:szCs w:val="24"/>
                                </w:rPr>
                              </w:pPr>
                              <w:r w:rsidRPr="0015703D">
                                <w:rPr>
                                  <w:szCs w:val="24"/>
                                </w:rPr>
                                <w:t>2 Days</w:t>
                              </w:r>
                            </w:p>
                          </w:tc>
                          <w:tc>
                            <w:tcPr>
                              <w:tcW w:w="2407" w:type="dxa"/>
                              <w:shd w:val="clear" w:color="auto" w:fill="auto"/>
                            </w:tcPr>
                            <w:p w14:paraId="7927467B" w14:textId="77777777" w:rsidR="00117380" w:rsidRPr="0015703D" w:rsidRDefault="00117380" w:rsidP="00E65606">
                              <w:pPr>
                                <w:rPr>
                                  <w:szCs w:val="24"/>
                                </w:rPr>
                              </w:pPr>
                              <w:proofErr w:type="spellStart"/>
                              <w:r w:rsidRPr="0015703D">
                                <w:rPr>
                                  <w:szCs w:val="24"/>
                                </w:rPr>
                                <w:t>Feng</w:t>
                              </w:r>
                              <w:proofErr w:type="spellEnd"/>
                            </w:p>
                          </w:tc>
                        </w:tr>
                        <w:tr w:rsidR="00117380" w:rsidRPr="0015703D" w14:paraId="3F78F3AE" w14:textId="77777777" w:rsidTr="00E65606">
                          <w:tc>
                            <w:tcPr>
                              <w:tcW w:w="2407" w:type="dxa"/>
                              <w:shd w:val="clear" w:color="auto" w:fill="auto"/>
                            </w:tcPr>
                            <w:p w14:paraId="74B76D25" w14:textId="77777777" w:rsidR="00117380" w:rsidRPr="0015703D" w:rsidRDefault="00117380" w:rsidP="00E65606">
                              <w:pPr>
                                <w:rPr>
                                  <w:szCs w:val="24"/>
                                </w:rPr>
                              </w:pPr>
                              <w:r w:rsidRPr="0015703D">
                                <w:rPr>
                                  <w:szCs w:val="24"/>
                                </w:rPr>
                                <w:t>4.4</w:t>
                              </w:r>
                            </w:p>
                          </w:tc>
                          <w:tc>
                            <w:tcPr>
                              <w:tcW w:w="2407" w:type="dxa"/>
                              <w:shd w:val="clear" w:color="auto" w:fill="auto"/>
                            </w:tcPr>
                            <w:p w14:paraId="3BE31E5A" w14:textId="77777777" w:rsidR="00117380" w:rsidRPr="0015703D" w:rsidRDefault="00117380" w:rsidP="00E65606">
                              <w:pPr>
                                <w:rPr>
                                  <w:szCs w:val="24"/>
                                </w:rPr>
                              </w:pPr>
                              <w:r w:rsidRPr="0015703D">
                                <w:rPr>
                                  <w:szCs w:val="24"/>
                                </w:rPr>
                                <w:t>Enter Private Team Area</w:t>
                              </w:r>
                            </w:p>
                          </w:tc>
                          <w:tc>
                            <w:tcPr>
                              <w:tcW w:w="2407" w:type="dxa"/>
                              <w:shd w:val="clear" w:color="auto" w:fill="auto"/>
                            </w:tcPr>
                            <w:p w14:paraId="13102A8E" w14:textId="77777777" w:rsidR="00117380" w:rsidRPr="0015703D" w:rsidRDefault="00117380" w:rsidP="00E65606">
                              <w:pPr>
                                <w:rPr>
                                  <w:szCs w:val="24"/>
                                </w:rPr>
                              </w:pPr>
                              <w:r w:rsidRPr="0015703D">
                                <w:rPr>
                                  <w:szCs w:val="24"/>
                                </w:rPr>
                                <w:t>2 Days</w:t>
                              </w:r>
                            </w:p>
                          </w:tc>
                          <w:tc>
                            <w:tcPr>
                              <w:tcW w:w="2407" w:type="dxa"/>
                              <w:shd w:val="clear" w:color="auto" w:fill="auto"/>
                            </w:tcPr>
                            <w:p w14:paraId="6E3D447A" w14:textId="77777777" w:rsidR="00117380" w:rsidRPr="0015703D" w:rsidRDefault="00117380" w:rsidP="00E65606">
                              <w:pPr>
                                <w:rPr>
                                  <w:szCs w:val="24"/>
                                </w:rPr>
                              </w:pPr>
                              <w:r w:rsidRPr="0015703D">
                                <w:rPr>
                                  <w:szCs w:val="24"/>
                                </w:rPr>
                                <w:t>Irina</w:t>
                              </w:r>
                            </w:p>
                          </w:tc>
                        </w:tr>
                        <w:tr w:rsidR="00117380" w:rsidRPr="0015703D" w14:paraId="4A62259E" w14:textId="77777777" w:rsidTr="00E65606">
                          <w:tc>
                            <w:tcPr>
                              <w:tcW w:w="2407" w:type="dxa"/>
                              <w:shd w:val="clear" w:color="auto" w:fill="A0A0A0"/>
                            </w:tcPr>
                            <w:p w14:paraId="1E2941B0" w14:textId="77777777" w:rsidR="00117380" w:rsidRPr="0015703D" w:rsidRDefault="00117380" w:rsidP="00E65606">
                              <w:pPr>
                                <w:rPr>
                                  <w:b/>
                                  <w:szCs w:val="24"/>
                                </w:rPr>
                              </w:pPr>
                              <w:r w:rsidRPr="0015703D">
                                <w:rPr>
                                  <w:b/>
                                  <w:szCs w:val="24"/>
                                </w:rPr>
                                <w:t>5</w:t>
                              </w:r>
                            </w:p>
                          </w:tc>
                          <w:tc>
                            <w:tcPr>
                              <w:tcW w:w="2407" w:type="dxa"/>
                              <w:shd w:val="clear" w:color="auto" w:fill="A0A0A0"/>
                            </w:tcPr>
                            <w:p w14:paraId="2FC9D0DC" w14:textId="77777777" w:rsidR="00117380" w:rsidRPr="0015703D" w:rsidRDefault="00117380" w:rsidP="00E65606">
                              <w:pPr>
                                <w:rPr>
                                  <w:b/>
                                  <w:szCs w:val="24"/>
                                </w:rPr>
                              </w:pPr>
                              <w:r w:rsidRPr="0015703D">
                                <w:rPr>
                                  <w:b/>
                                  <w:szCs w:val="24"/>
                                </w:rPr>
                                <w:t>Site Administration</w:t>
                              </w:r>
                            </w:p>
                          </w:tc>
                          <w:tc>
                            <w:tcPr>
                              <w:tcW w:w="2407" w:type="dxa"/>
                              <w:shd w:val="clear" w:color="auto" w:fill="A0A0A0"/>
                            </w:tcPr>
                            <w:p w14:paraId="6C5E4C2E" w14:textId="77777777" w:rsidR="00117380" w:rsidRPr="0015703D" w:rsidRDefault="00117380" w:rsidP="00E65606">
                              <w:pPr>
                                <w:rPr>
                                  <w:b/>
                                  <w:szCs w:val="24"/>
                                </w:rPr>
                              </w:pPr>
                              <w:r w:rsidRPr="0015703D">
                                <w:rPr>
                                  <w:b/>
                                  <w:szCs w:val="24"/>
                                </w:rPr>
                                <w:t>3 Days Total</w:t>
                              </w:r>
                            </w:p>
                          </w:tc>
                          <w:tc>
                            <w:tcPr>
                              <w:tcW w:w="2407" w:type="dxa"/>
                              <w:shd w:val="clear" w:color="auto" w:fill="A0A0A0"/>
                            </w:tcPr>
                            <w:p w14:paraId="789D6CC1" w14:textId="77777777" w:rsidR="00117380" w:rsidRPr="0015703D" w:rsidRDefault="00117380"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117380" w:rsidRPr="00E419E9" w:rsidRDefault="00117380" w:rsidP="00E65606">
                        <w:pPr>
                          <w:ind w:left="180"/>
                          <w:rPr>
                            <w:szCs w:val="24"/>
                          </w:rPr>
                        </w:pPr>
                      </w:p>
                      <w:p w14:paraId="5C34FD47" w14:textId="77777777" w:rsidR="00117380" w:rsidRPr="005B2CFF" w:rsidRDefault="00117380" w:rsidP="00E65606">
                        <w:pPr>
                          <w:ind w:left="360"/>
                          <w:rPr>
                            <w:sz w:val="16"/>
                            <w:szCs w:val="16"/>
                          </w:rPr>
                        </w:pPr>
                      </w:p>
                      <w:p w14:paraId="77E56FC5" w14:textId="77777777" w:rsidR="00117380" w:rsidRDefault="00117380" w:rsidP="00E65606"/>
                      <w:p w14:paraId="37FDD6BF" w14:textId="77777777" w:rsidR="00117380" w:rsidRDefault="00117380" w:rsidP="00E65606"/>
                    </w:txbxContent>
                  </v:textbox>
                  <w10:anchorlock/>
                </v:shape>
              </w:pict>
            </mc:Fallback>
          </mc:AlternateContent>
        </w:r>
      </w:ins>
    </w:p>
    <w:p w14:paraId="4DF27F9A" w14:textId="77777777" w:rsidR="00E65606" w:rsidRDefault="00E65606" w:rsidP="00E65606">
      <w:pPr>
        <w:rPr>
          <w:ins w:id="3604" w:author="Sarah Thomas" w:date="2014-03-12T15:01:00Z"/>
        </w:rPr>
      </w:pPr>
    </w:p>
    <w:p w14:paraId="6B16065E" w14:textId="0E50F37E" w:rsidR="00E65606" w:rsidRDefault="00E65606" w:rsidP="00E65606">
      <w:pPr>
        <w:rPr>
          <w:ins w:id="3605" w:author="Sarah Thomas" w:date="2014-03-12T15:01:00Z"/>
        </w:rPr>
      </w:pPr>
      <w:ins w:id="3606" w:author="Sarah Thomas" w:date="2014-03-12T15:01:00Z">
        <w:r>
          <w:rPr>
            <w:noProof/>
            <w:lang w:val="en-US"/>
          </w:rPr>
          <mc:AlternateContent>
            <mc:Choice Requires="wps">
              <w:drawing>
                <wp:inline distT="0" distB="0" distL="0" distR="0" wp14:anchorId="04A591A6" wp14:editId="25677DC7">
                  <wp:extent cx="5257800" cy="1210945"/>
                  <wp:effectExtent l="0" t="0" r="12700" b="8255"/>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7BB0581"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117380" w:rsidRDefault="00117380" w:rsidP="00E65606">
                              <w:pPr>
                                <w:rPr>
                                  <w:sz w:val="22"/>
                                </w:rPr>
                              </w:pPr>
                            </w:p>
                            <w:p w14:paraId="38F2D391" w14:textId="77777777" w:rsidR="00117380" w:rsidRDefault="00117380" w:rsidP="00E65606">
                              <w:pPr>
                                <w:rPr>
                                  <w:sz w:val="22"/>
                                </w:rPr>
                              </w:pPr>
                              <w:r>
                                <w:rPr>
                                  <w:sz w:val="22"/>
                                </w:rPr>
                                <w:t>Next Meeting: Thurs 20 Feb, 15:00, Orangery</w:t>
                              </w:r>
                            </w:p>
                            <w:p w14:paraId="56AB40E9" w14:textId="77777777" w:rsidR="00117380" w:rsidRDefault="00117380" w:rsidP="00E65606">
                              <w:pPr>
                                <w:rPr>
                                  <w:sz w:val="22"/>
                                </w:rPr>
                              </w:pPr>
                              <w:r>
                                <w:rPr>
                                  <w:sz w:val="22"/>
                                </w:rPr>
                                <w:t>Chair: SARAH</w:t>
                              </w:r>
                            </w:p>
                            <w:p w14:paraId="02E5FF51" w14:textId="77777777" w:rsidR="00117380" w:rsidRDefault="00117380" w:rsidP="00E65606">
                              <w:pPr>
                                <w:rPr>
                                  <w:sz w:val="22"/>
                                </w:rPr>
                              </w:pPr>
                              <w:r>
                                <w:rPr>
                                  <w:sz w:val="22"/>
                                </w:rPr>
                                <w:t>Secretary: ENAAM</w:t>
                              </w:r>
                            </w:p>
                            <w:p w14:paraId="4C8083A4"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67" o:spid="_x0000_s110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D23aHstAgAAWwQAAA4AAAAAAAAAAAAAAAAALAIAAGRycy9lMm9E&#10;b2MueG1sUEsBAi0AFAAGAAgAAAAhAN5g6XPaAAAABQEAAA8AAAAAAAAAAAAAAAAAhQQAAGRycy9k&#10;b3ducmV2LnhtbFBLBQYAAAAABAAEAPMAAACMBQAAAAA=&#10;">
                  <v:textbox style="mso-fit-shape-to-text:t">
                    <w:txbxContent>
                      <w:p w14:paraId="27BB0581"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117380" w:rsidRDefault="00117380" w:rsidP="00E65606">
                        <w:pPr>
                          <w:rPr>
                            <w:sz w:val="22"/>
                          </w:rPr>
                        </w:pPr>
                      </w:p>
                      <w:p w14:paraId="38F2D391" w14:textId="77777777" w:rsidR="00117380" w:rsidRDefault="00117380" w:rsidP="00E65606">
                        <w:pPr>
                          <w:rPr>
                            <w:sz w:val="22"/>
                          </w:rPr>
                        </w:pPr>
                        <w:r>
                          <w:rPr>
                            <w:sz w:val="22"/>
                          </w:rPr>
                          <w:t>Next Meeting: Thurs 20 Feb, 15:00, Orangery</w:t>
                        </w:r>
                      </w:p>
                      <w:p w14:paraId="56AB40E9" w14:textId="77777777" w:rsidR="00117380" w:rsidRDefault="00117380" w:rsidP="00E65606">
                        <w:pPr>
                          <w:rPr>
                            <w:sz w:val="22"/>
                          </w:rPr>
                        </w:pPr>
                        <w:r>
                          <w:rPr>
                            <w:sz w:val="22"/>
                          </w:rPr>
                          <w:t>Chair: SARAH</w:t>
                        </w:r>
                      </w:p>
                      <w:p w14:paraId="02E5FF51" w14:textId="77777777" w:rsidR="00117380" w:rsidRDefault="00117380" w:rsidP="00E65606">
                        <w:pPr>
                          <w:rPr>
                            <w:sz w:val="22"/>
                          </w:rPr>
                        </w:pPr>
                        <w:r>
                          <w:rPr>
                            <w:sz w:val="22"/>
                          </w:rPr>
                          <w:t>Secretary: ENAAM</w:t>
                        </w:r>
                      </w:p>
                      <w:p w14:paraId="4C8083A4" w14:textId="77777777" w:rsidR="00117380" w:rsidRDefault="00117380" w:rsidP="00E65606"/>
                    </w:txbxContent>
                  </v:textbox>
                  <w10:anchorlock/>
                </v:shape>
              </w:pict>
            </mc:Fallback>
          </mc:AlternateContent>
        </w:r>
      </w:ins>
    </w:p>
    <w:p w14:paraId="1C795B16" w14:textId="77777777" w:rsidR="00E65606" w:rsidRPr="0037694C" w:rsidRDefault="00E65606" w:rsidP="00E65606">
      <w:pPr>
        <w:jc w:val="center"/>
        <w:rPr>
          <w:ins w:id="3607" w:author="Sarah Thomas" w:date="2014-03-12T15:02:00Z"/>
          <w:b/>
          <w:szCs w:val="24"/>
          <w:u w:val="single"/>
        </w:rPr>
      </w:pPr>
      <w:ins w:id="3608" w:author="Sarah Thomas" w:date="2014-03-12T15:02:00Z">
        <w:r>
          <w:rPr>
            <w:b/>
            <w:szCs w:val="24"/>
            <w:u w:val="single"/>
          </w:rPr>
          <w:t xml:space="preserve">CE903-1 </w:t>
        </w:r>
        <w:r w:rsidRPr="0037694C">
          <w:rPr>
            <w:b/>
            <w:szCs w:val="24"/>
            <w:u w:val="single"/>
          </w:rPr>
          <w:t>Minutes of Group Meetings</w:t>
        </w:r>
      </w:ins>
    </w:p>
    <w:p w14:paraId="76A80BB1" w14:textId="77777777" w:rsidR="00E65606" w:rsidRPr="00DF4BA9" w:rsidRDefault="00E65606" w:rsidP="00E65606">
      <w:pPr>
        <w:jc w:val="center"/>
        <w:rPr>
          <w:ins w:id="3609" w:author="Sarah Thomas" w:date="2014-03-12T15:02:00Z"/>
          <w:b/>
          <w:sz w:val="22"/>
          <w:u w:val="single"/>
        </w:rPr>
      </w:pPr>
    </w:p>
    <w:p w14:paraId="05A68C51" w14:textId="08C60363" w:rsidR="00E65606" w:rsidRDefault="00E65606" w:rsidP="00E65606">
      <w:pPr>
        <w:rPr>
          <w:ins w:id="3610" w:author="Sarah Thomas" w:date="2014-03-12T15:02:00Z"/>
          <w:sz w:val="22"/>
        </w:rPr>
      </w:pPr>
      <w:ins w:id="3611" w:author="Sarah Thomas" w:date="2014-03-12T15:02:00Z">
        <w:r>
          <w:rPr>
            <w:noProof/>
            <w:sz w:val="22"/>
            <w:lang w:val="en-US"/>
            <w:rPrChange w:id="3612" w:author="Unknown">
              <w:rPr>
                <w:noProof/>
                <w:lang w:val="en-US"/>
              </w:rPr>
            </w:rPrChange>
          </w:rPr>
          <mc:AlternateContent>
            <mc:Choice Requires="wps">
              <w:drawing>
                <wp:inline distT="0" distB="0" distL="0" distR="0" wp14:anchorId="5AA404CE" wp14:editId="5F6A36D2">
                  <wp:extent cx="5257800" cy="422275"/>
                  <wp:effectExtent l="0" t="0" r="12700" b="12700"/>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1DE3DAD"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117380" w:rsidRPr="0084728E"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90" o:spid="_x0000_s1104"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">
                  <v:textbox style="mso-fit-shape-to-text:t">
                    <w:txbxContent>
                      <w:p w14:paraId="21DE3DAD" w14:textId="77777777" w:rsidR="00117380" w:rsidRDefault="00117380"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117380" w:rsidRPr="0084728E" w:rsidRDefault="00117380" w:rsidP="00E65606">
                        <w:pPr>
                          <w:rPr>
                            <w:sz w:val="22"/>
                          </w:rPr>
                        </w:pPr>
                      </w:p>
                    </w:txbxContent>
                  </v:textbox>
                  <w10:anchorlock/>
                </v:shape>
              </w:pict>
            </mc:Fallback>
          </mc:AlternateContent>
        </w:r>
      </w:ins>
    </w:p>
    <w:p w14:paraId="7BA61EC2" w14:textId="30F1F924" w:rsidR="00E65606" w:rsidRDefault="00E65606" w:rsidP="00E65606">
      <w:pPr>
        <w:rPr>
          <w:ins w:id="3613" w:author="Sarah Thomas" w:date="2014-03-12T15:02:00Z"/>
        </w:rPr>
      </w:pPr>
      <w:ins w:id="3614" w:author="Sarah Thomas" w:date="2014-03-12T15:02:00Z">
        <w:r>
          <w:rPr>
            <w:noProof/>
            <w:lang w:val="en-US"/>
          </w:rPr>
          <mc:AlternateContent>
            <mc:Choice Requires="wps">
              <w:drawing>
                <wp:inline distT="0" distB="0" distL="0" distR="0" wp14:anchorId="6159269B" wp14:editId="389E6E15">
                  <wp:extent cx="5257800" cy="407670"/>
                  <wp:effectExtent l="0" t="3175" r="12700" b="8255"/>
                  <wp:docPr id="9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858C6F"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91" o:spid="_x0000_s110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HzPjzQwAgAAWgQAAA4AAAAAAAAAAAAAAAAALAIAAGRycy9l&#10;Mm9Eb2MueG1sUEsBAi0AFAAGAAgAAAAhADAk75faAAAABAEAAA8AAAAAAAAAAAAAAAAAiAQAAGRy&#10;cy9kb3ducmV2LnhtbFBLBQYAAAAABAAEAPMAAACPBQAAAAA=&#10;">
                  <v:textbox style="mso-fit-shape-to-text:t">
                    <w:txbxContent>
                      <w:p w14:paraId="2F858C6F" w14:textId="77777777" w:rsidR="00117380" w:rsidRPr="00B031AA" w:rsidRDefault="00117380"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117380" w:rsidRDefault="00117380" w:rsidP="00E65606"/>
                    </w:txbxContent>
                  </v:textbox>
                  <w10:anchorlock/>
                </v:shape>
              </w:pict>
            </mc:Fallback>
          </mc:AlternateContent>
        </w:r>
      </w:ins>
    </w:p>
    <w:p w14:paraId="5552AA13" w14:textId="07BA87DE" w:rsidR="00E65606" w:rsidRDefault="00E65606" w:rsidP="00E65606">
      <w:pPr>
        <w:rPr>
          <w:ins w:id="3615" w:author="Sarah Thomas" w:date="2014-03-12T15:02:00Z"/>
        </w:rPr>
      </w:pPr>
      <w:ins w:id="3616" w:author="Sarah Thomas" w:date="2014-03-12T15:02:00Z">
        <w:r>
          <w:rPr>
            <w:noProof/>
            <w:lang w:val="en-US"/>
          </w:rPr>
          <mc:AlternateContent>
            <mc:Choice Requires="wps">
              <w:drawing>
                <wp:inline distT="0" distB="0" distL="0" distR="0" wp14:anchorId="342AE4FF" wp14:editId="15D0D650">
                  <wp:extent cx="5257800" cy="1210945"/>
                  <wp:effectExtent l="0" t="0" r="12700" b="11430"/>
                  <wp:docPr id="9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FB7EAC2" w14:textId="77777777" w:rsidR="00117380" w:rsidRDefault="00117380" w:rsidP="00E65606">
                              <w:pPr>
                                <w:rPr>
                                  <w:sz w:val="22"/>
                                </w:rPr>
                              </w:pPr>
                              <w:r w:rsidRPr="00683722">
                                <w:rPr>
                                  <w:sz w:val="22"/>
                                </w:rPr>
                                <w:t>Group members present:</w:t>
                              </w:r>
                              <w:r>
                                <w:rPr>
                                  <w:sz w:val="22"/>
                                </w:rPr>
                                <w:t xml:space="preserve"> </w:t>
                              </w:r>
                            </w:p>
                            <w:p w14:paraId="5DB5E672" w14:textId="77777777" w:rsidR="00117380" w:rsidRPr="00F445D6" w:rsidRDefault="00117380" w:rsidP="00E65606">
                              <w:pPr>
                                <w:rPr>
                                  <w:sz w:val="22"/>
                                </w:rPr>
                              </w:pPr>
                              <w:r w:rsidRPr="00F445D6">
                                <w:rPr>
                                  <w:sz w:val="22"/>
                                </w:rPr>
                                <w:t>ALSHUAIBI, ENAAM ABDULMONEM O</w:t>
                              </w:r>
                            </w:p>
                            <w:p w14:paraId="265698AE" w14:textId="77777777" w:rsidR="00117380" w:rsidRPr="00F445D6" w:rsidRDefault="00117380" w:rsidP="00E65606">
                              <w:pPr>
                                <w:rPr>
                                  <w:sz w:val="22"/>
                                </w:rPr>
                              </w:pPr>
                              <w:r w:rsidRPr="00F445D6">
                                <w:rPr>
                                  <w:sz w:val="22"/>
                                </w:rPr>
                                <w:t>HAMID, BAHIT BIN</w:t>
                              </w:r>
                            </w:p>
                            <w:p w14:paraId="632C08F3" w14:textId="77777777" w:rsidR="00117380" w:rsidRPr="00F445D6" w:rsidRDefault="00117380" w:rsidP="00E65606">
                              <w:pPr>
                                <w:rPr>
                                  <w:sz w:val="22"/>
                                </w:rPr>
                              </w:pPr>
                              <w:r w:rsidRPr="00F445D6">
                                <w:rPr>
                                  <w:sz w:val="22"/>
                                </w:rPr>
                                <w:t>HERASCU, IRINA</w:t>
                              </w:r>
                            </w:p>
                            <w:p w14:paraId="2B6045E5" w14:textId="77777777" w:rsidR="00117380" w:rsidRDefault="00117380" w:rsidP="00E65606">
                              <w:pPr>
                                <w:rPr>
                                  <w:sz w:val="22"/>
                                </w:rPr>
                              </w:pPr>
                              <w:r w:rsidRPr="00F445D6">
                                <w:rPr>
                                  <w:sz w:val="22"/>
                                </w:rPr>
                                <w:t>THOMAS, SARAH ANNE</w:t>
                              </w:r>
                            </w:p>
                            <w:p w14:paraId="27662016" w14:textId="77777777" w:rsidR="00117380" w:rsidRDefault="00117380" w:rsidP="00E65606">
                              <w:pPr>
                                <w:rPr>
                                  <w:sz w:val="22"/>
                                </w:rPr>
                              </w:pPr>
                              <w:r>
                                <w:rPr>
                                  <w:sz w:val="22"/>
                                </w:rPr>
                                <w:t>CHEN, XIAOFENG</w:t>
                              </w:r>
                            </w:p>
                            <w:p w14:paraId="13E9A0D2"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89" o:spid="_x0000_s1106"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ENgzctAgAAWwQAAA4AAAAAAAAAAAAAAAAALAIAAGRycy9lMm9E&#10;b2MueG1sUEsBAi0AFAAGAAgAAAAhAN5g6XPaAAAABQEAAA8AAAAAAAAAAAAAAAAAhQQAAGRycy9k&#10;b3ducmV2LnhtbFBLBQYAAAAABAAEAPMAAACMBQAAAAA=&#10;">
                  <v:textbox style="mso-fit-shape-to-text:t">
                    <w:txbxContent>
                      <w:p w14:paraId="4FB7EAC2" w14:textId="77777777" w:rsidR="00117380" w:rsidRDefault="00117380" w:rsidP="00E65606">
                        <w:pPr>
                          <w:rPr>
                            <w:sz w:val="22"/>
                          </w:rPr>
                        </w:pPr>
                        <w:r w:rsidRPr="00683722">
                          <w:rPr>
                            <w:sz w:val="22"/>
                          </w:rPr>
                          <w:t>Group members present:</w:t>
                        </w:r>
                        <w:r>
                          <w:rPr>
                            <w:sz w:val="22"/>
                          </w:rPr>
                          <w:t xml:space="preserve"> </w:t>
                        </w:r>
                      </w:p>
                      <w:p w14:paraId="5DB5E672" w14:textId="77777777" w:rsidR="00117380" w:rsidRPr="00F445D6" w:rsidRDefault="00117380" w:rsidP="00E65606">
                        <w:pPr>
                          <w:rPr>
                            <w:sz w:val="22"/>
                          </w:rPr>
                        </w:pPr>
                        <w:r w:rsidRPr="00F445D6">
                          <w:rPr>
                            <w:sz w:val="22"/>
                          </w:rPr>
                          <w:t>ALSHUAIBI, ENAAM ABDULMONEM O</w:t>
                        </w:r>
                      </w:p>
                      <w:p w14:paraId="265698AE" w14:textId="77777777" w:rsidR="00117380" w:rsidRPr="00F445D6" w:rsidRDefault="00117380" w:rsidP="00E65606">
                        <w:pPr>
                          <w:rPr>
                            <w:sz w:val="22"/>
                          </w:rPr>
                        </w:pPr>
                        <w:r w:rsidRPr="00F445D6">
                          <w:rPr>
                            <w:sz w:val="22"/>
                          </w:rPr>
                          <w:t>HAMID, BAHIT BIN</w:t>
                        </w:r>
                      </w:p>
                      <w:p w14:paraId="632C08F3" w14:textId="77777777" w:rsidR="00117380" w:rsidRPr="00F445D6" w:rsidRDefault="00117380" w:rsidP="00E65606">
                        <w:pPr>
                          <w:rPr>
                            <w:sz w:val="22"/>
                          </w:rPr>
                        </w:pPr>
                        <w:r w:rsidRPr="00F445D6">
                          <w:rPr>
                            <w:sz w:val="22"/>
                          </w:rPr>
                          <w:t>HERASCU, IRINA</w:t>
                        </w:r>
                      </w:p>
                      <w:p w14:paraId="2B6045E5" w14:textId="77777777" w:rsidR="00117380" w:rsidRDefault="00117380" w:rsidP="00E65606">
                        <w:pPr>
                          <w:rPr>
                            <w:sz w:val="22"/>
                          </w:rPr>
                        </w:pPr>
                        <w:r w:rsidRPr="00F445D6">
                          <w:rPr>
                            <w:sz w:val="22"/>
                          </w:rPr>
                          <w:t>THOMAS, SARAH ANNE</w:t>
                        </w:r>
                      </w:p>
                      <w:p w14:paraId="27662016" w14:textId="77777777" w:rsidR="00117380" w:rsidRDefault="00117380" w:rsidP="00E65606">
                        <w:pPr>
                          <w:rPr>
                            <w:sz w:val="22"/>
                          </w:rPr>
                        </w:pPr>
                        <w:r>
                          <w:rPr>
                            <w:sz w:val="22"/>
                          </w:rPr>
                          <w:t>CHEN, XIAOFENG</w:t>
                        </w:r>
                      </w:p>
                      <w:p w14:paraId="13E9A0D2" w14:textId="77777777" w:rsidR="00117380" w:rsidRDefault="00117380" w:rsidP="00E65606"/>
                    </w:txbxContent>
                  </v:textbox>
                  <w10:anchorlock/>
                </v:shape>
              </w:pict>
            </mc:Fallback>
          </mc:AlternateContent>
        </w:r>
      </w:ins>
    </w:p>
    <w:p w14:paraId="227E2E7F" w14:textId="411B344B" w:rsidR="00E65606" w:rsidRDefault="00E65606" w:rsidP="00E65606">
      <w:pPr>
        <w:rPr>
          <w:ins w:id="3617" w:author="Sarah Thomas" w:date="2014-03-12T15:02:00Z"/>
        </w:rPr>
      </w:pPr>
      <w:ins w:id="3618" w:author="Sarah Thomas" w:date="2014-03-12T15:02:00Z">
        <w:r>
          <w:rPr>
            <w:noProof/>
            <w:lang w:val="en-US"/>
          </w:rPr>
          <mc:AlternateContent>
            <mc:Choice Requires="wps">
              <w:drawing>
                <wp:inline distT="0" distB="0" distL="0" distR="0" wp14:anchorId="6C9FD88F" wp14:editId="4B240D33">
                  <wp:extent cx="5257800" cy="582930"/>
                  <wp:effectExtent l="0" t="3175" r="12700" b="10795"/>
                  <wp:docPr id="9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0679CC21"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117380" w:rsidRPr="0074570A" w:rsidRDefault="00117380" w:rsidP="00E65606">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92" o:spid="_x0000_s1107"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EZnKHAtAgAAWgQAAA4AAAAAAAAAAAAAAAAALAIAAGRycy9lMm9E&#10;b2MueG1sUEsBAi0AFAAGAAgAAAAhAHVgZY3aAAAABAEAAA8AAAAAAAAAAAAAAAAAhQQAAGRycy9k&#10;b3ducmV2LnhtbFBLBQYAAAAABAAEAPMAAACMBQAAAAA=&#10;">
                  <v:textbox style="mso-fit-shape-to-text:t">
                    <w:txbxContent>
                      <w:p w14:paraId="0679CC21" w14:textId="77777777" w:rsidR="00117380" w:rsidRDefault="00117380"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117380" w:rsidRPr="0074570A" w:rsidRDefault="00117380" w:rsidP="00E65606">
                        <w:pPr>
                          <w:rPr>
                            <w:sz w:val="22"/>
                          </w:rPr>
                        </w:pPr>
                        <w:r>
                          <w:rPr>
                            <w:sz w:val="22"/>
                          </w:rPr>
                          <w:tab/>
                        </w:r>
                        <w:r>
                          <w:rPr>
                            <w:sz w:val="22"/>
                          </w:rPr>
                          <w:tab/>
                        </w:r>
                        <w:r>
                          <w:rPr>
                            <w:sz w:val="22"/>
                          </w:rPr>
                          <w:tab/>
                        </w:r>
                      </w:p>
                    </w:txbxContent>
                  </v:textbox>
                  <w10:anchorlock/>
                </v:shape>
              </w:pict>
            </mc:Fallback>
          </mc:AlternateContent>
        </w:r>
      </w:ins>
    </w:p>
    <w:p w14:paraId="5DCA7AD4" w14:textId="77777777" w:rsidR="00E65606" w:rsidRDefault="00E65606" w:rsidP="00E65606">
      <w:pPr>
        <w:rPr>
          <w:ins w:id="3619" w:author="Sarah Thomas" w:date="2014-03-12T15:02:00Z"/>
        </w:rPr>
      </w:pPr>
    </w:p>
    <w:p w14:paraId="3BD6F5CD" w14:textId="30D2E556" w:rsidR="00E65606" w:rsidRDefault="00E65606" w:rsidP="00E65606">
      <w:pPr>
        <w:rPr>
          <w:ins w:id="3620" w:author="Sarah Thomas" w:date="2014-03-12T15:02:00Z"/>
        </w:rPr>
      </w:pPr>
      <w:ins w:id="3621" w:author="Sarah Thomas" w:date="2014-03-12T15:02:00Z">
        <w:r>
          <w:rPr>
            <w:noProof/>
            <w:lang w:val="en-US"/>
          </w:rPr>
          <mc:AlternateContent>
            <mc:Choice Requires="wps">
              <w:drawing>
                <wp:inline distT="0" distB="0" distL="0" distR="0" wp14:anchorId="4B43E28E" wp14:editId="33BB3AFE">
                  <wp:extent cx="5257800" cy="407670"/>
                  <wp:effectExtent l="0" t="0" r="12700" b="15240"/>
                  <wp:docPr id="9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0816B6A"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10029DBF"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88" o:spid="_x0000_s110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UZ2y3LgIAAFoEAAAOAAAAAAAAAAAAAAAAACwCAABkcnMvZTJv&#10;RG9jLnhtbFBLAQItABQABgAIAAAAIQAwJO+X2gAAAAQBAAAPAAAAAAAAAAAAAAAAAIYEAABkcnMv&#10;ZG93bnJldi54bWxQSwUGAAAAAAQABADzAAAAjQUAAAAA&#10;">
                  <v:textbox style="mso-fit-shape-to-text:t">
                    <w:txbxContent>
                      <w:p w14:paraId="50816B6A" w14:textId="77777777" w:rsidR="00117380" w:rsidRDefault="00117380" w:rsidP="00E65606">
                        <w:pPr>
                          <w:rPr>
                            <w:sz w:val="22"/>
                          </w:rPr>
                        </w:pPr>
                        <w:r w:rsidRPr="00683722">
                          <w:rPr>
                            <w:sz w:val="22"/>
                          </w:rPr>
                          <w:t>All other group members</w:t>
                        </w:r>
                        <w:r>
                          <w:rPr>
                            <w:sz w:val="22"/>
                          </w:rPr>
                          <w:t xml:space="preserve"> (that is, those not listed in the previous two boxes):</w:t>
                        </w:r>
                      </w:p>
                      <w:p w14:paraId="10029DBF" w14:textId="77777777" w:rsidR="00117380" w:rsidRDefault="00117380" w:rsidP="00E65606"/>
                    </w:txbxContent>
                  </v:textbox>
                  <w10:anchorlock/>
                </v:shape>
              </w:pict>
            </mc:Fallback>
          </mc:AlternateContent>
        </w:r>
      </w:ins>
    </w:p>
    <w:p w14:paraId="69F5A49B" w14:textId="679BAFFB" w:rsidR="00E65606" w:rsidRDefault="00E65606" w:rsidP="00E65606">
      <w:pPr>
        <w:rPr>
          <w:ins w:id="3622" w:author="Sarah Thomas" w:date="2014-03-12T15:02:00Z"/>
        </w:rPr>
      </w:pPr>
      <w:ins w:id="3623" w:author="Sarah Thomas" w:date="2014-03-12T15:02:00Z">
        <w:r>
          <w:rPr>
            <w:noProof/>
            <w:lang w:val="en-US"/>
          </w:rPr>
          <mc:AlternateContent>
            <mc:Choice Requires="wps">
              <w:drawing>
                <wp:inline distT="0" distB="0" distL="0" distR="0" wp14:anchorId="06573E20" wp14:editId="1D6C879F">
                  <wp:extent cx="5257800" cy="407670"/>
                  <wp:effectExtent l="0" t="2540" r="12700" b="8890"/>
                  <wp:docPr id="9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1C57741"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87" o:spid="_x0000_s110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1BuKLgIAAFoEAAAOAAAAAAAAAAAAAAAAACwCAABkcnMvZTJv&#10;RG9jLnhtbFBLAQItABQABgAIAAAAIQAwJO+X2gAAAAQBAAAPAAAAAAAAAAAAAAAAAIYEAABkcnMv&#10;ZG93bnJldi54bWxQSwUGAAAAAAQABADzAAAAjQUAAAAA&#10;">
                  <v:textbox style="mso-fit-shape-to-text:t">
                    <w:txbxContent>
                      <w:p w14:paraId="41C57741" w14:textId="77777777" w:rsidR="00117380" w:rsidRDefault="00117380"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117380" w:rsidRDefault="00117380" w:rsidP="00E65606"/>
                    </w:txbxContent>
                  </v:textbox>
                  <w10:anchorlock/>
                </v:shape>
              </w:pict>
            </mc:Fallback>
          </mc:AlternateContent>
        </w:r>
      </w:ins>
    </w:p>
    <w:p w14:paraId="3C0E94D8" w14:textId="00F6818E" w:rsidR="00E65606" w:rsidRDefault="00E65606" w:rsidP="00E65606">
      <w:pPr>
        <w:rPr>
          <w:ins w:id="3624" w:author="Sarah Thomas" w:date="2014-03-12T15:02:00Z"/>
        </w:rPr>
      </w:pPr>
      <w:ins w:id="3625" w:author="Sarah Thomas" w:date="2014-03-12T15:02:00Z">
        <w:r>
          <w:rPr>
            <w:noProof/>
            <w:lang w:val="en-US"/>
          </w:rPr>
          <mc:AlternateContent>
            <mc:Choice Requires="wps">
              <w:drawing>
                <wp:inline distT="0" distB="0" distL="0" distR="0" wp14:anchorId="5BF7119D" wp14:editId="2772FA3B">
                  <wp:extent cx="5257800" cy="407670"/>
                  <wp:effectExtent l="0" t="0" r="12700" b="15240"/>
                  <wp:docPr id="9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6217F67" w14:textId="77777777" w:rsidR="00117380" w:rsidRPr="00F445D6"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86" o:spid="_x0000_s111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FcgzEEtAgAAWgQAAA4AAAAAAAAAAAAAAAAALAIAAGRycy9lMm9E&#10;b2MueG1sUEsBAi0AFAAGAAgAAAAhADAk75faAAAABAEAAA8AAAAAAAAAAAAAAAAAhQQAAGRycy9k&#10;b3ducmV2LnhtbFBLBQYAAAAABAAEAPMAAACMBQAAAAA=&#10;">
                  <v:textbox style="mso-fit-shape-to-text:t">
                    <w:txbxContent>
                      <w:p w14:paraId="56217F67" w14:textId="77777777" w:rsidR="00117380" w:rsidRPr="00F445D6" w:rsidRDefault="00117380"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117380" w:rsidRDefault="00117380" w:rsidP="00E65606"/>
                    </w:txbxContent>
                  </v:textbox>
                  <w10:anchorlock/>
                </v:shape>
              </w:pict>
            </mc:Fallback>
          </mc:AlternateContent>
        </w:r>
      </w:ins>
    </w:p>
    <w:p w14:paraId="08A307D5" w14:textId="450EE9B8" w:rsidR="00E65606" w:rsidRDefault="00E65606" w:rsidP="00E65606">
      <w:pPr>
        <w:rPr>
          <w:ins w:id="3626" w:author="Sarah Thomas" w:date="2014-03-12T15:02:00Z"/>
        </w:rPr>
      </w:pPr>
      <w:ins w:id="3627" w:author="Sarah Thomas" w:date="2014-03-12T15:02:00Z">
        <w:r>
          <w:rPr>
            <w:noProof/>
            <w:lang w:val="en-US"/>
          </w:rPr>
          <mc:AlternateContent>
            <mc:Choice Requires="wps">
              <w:drawing>
                <wp:inline distT="0" distB="0" distL="0" distR="0" wp14:anchorId="306B9285" wp14:editId="53B4402D">
                  <wp:extent cx="5257800" cy="889635"/>
                  <wp:effectExtent l="0" t="2540" r="12700" b="9525"/>
                  <wp:docPr id="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AC1C13A"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117380" w:rsidRDefault="00117380" w:rsidP="00E65606">
                              <w:pPr>
                                <w:rPr>
                                  <w:sz w:val="22"/>
                                </w:rPr>
                              </w:pPr>
                            </w:p>
                            <w:p w14:paraId="1DF1CBCA" w14:textId="77777777" w:rsidR="00117380" w:rsidRDefault="00117380" w:rsidP="00E65606">
                              <w:pPr>
                                <w:rPr>
                                  <w:sz w:val="22"/>
                                </w:rPr>
                              </w:pPr>
                              <w:r w:rsidRPr="00683722">
                                <w:rPr>
                                  <w:sz w:val="22"/>
                                </w:rPr>
                                <w:t>List any correc</w:t>
                              </w:r>
                              <w:r>
                                <w:rPr>
                                  <w:sz w:val="22"/>
                                </w:rPr>
                                <w:t>tions of matters of fact here:</w:t>
                              </w:r>
                            </w:p>
                            <w:p w14:paraId="6023C2A6"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85" o:spid="_x0000_s1111"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3tqNxKwIAAFoEAAAOAAAAAAAAAAAAAAAAACwCAABkcnMvZTJvRG9j&#10;LnhtbFBLAQItABQABgAIAAAAIQCe5eRG2gAAAAUBAAAPAAAAAAAAAAAAAAAAAIMEAABkcnMvZG93&#10;bnJldi54bWxQSwUGAAAAAAQABADzAAAAigUAAAAA&#10;">
                  <v:textbox style="mso-fit-shape-to-text:t">
                    <w:txbxContent>
                      <w:p w14:paraId="0AC1C13A" w14:textId="77777777" w:rsidR="00117380" w:rsidRDefault="00117380"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117380" w:rsidRDefault="00117380" w:rsidP="00E65606">
                        <w:pPr>
                          <w:rPr>
                            <w:sz w:val="22"/>
                          </w:rPr>
                        </w:pPr>
                      </w:p>
                      <w:p w14:paraId="1DF1CBCA" w14:textId="77777777" w:rsidR="00117380" w:rsidRDefault="00117380" w:rsidP="00E65606">
                        <w:pPr>
                          <w:rPr>
                            <w:sz w:val="22"/>
                          </w:rPr>
                        </w:pPr>
                        <w:r w:rsidRPr="00683722">
                          <w:rPr>
                            <w:sz w:val="22"/>
                          </w:rPr>
                          <w:t>List any correc</w:t>
                        </w:r>
                        <w:r>
                          <w:rPr>
                            <w:sz w:val="22"/>
                          </w:rPr>
                          <w:t>tions of matters of fact here:</w:t>
                        </w:r>
                      </w:p>
                      <w:p w14:paraId="6023C2A6" w14:textId="77777777" w:rsidR="00117380" w:rsidRDefault="00117380" w:rsidP="00E65606"/>
                    </w:txbxContent>
                  </v:textbox>
                  <w10:anchorlock/>
                </v:shape>
              </w:pict>
            </mc:Fallback>
          </mc:AlternateContent>
        </w:r>
      </w:ins>
    </w:p>
    <w:p w14:paraId="748744CF" w14:textId="1587094C" w:rsidR="00E65606" w:rsidRDefault="00E65606" w:rsidP="00E65606">
      <w:pPr>
        <w:rPr>
          <w:ins w:id="3628" w:author="Sarah Thomas" w:date="2014-03-12T15:02:00Z"/>
        </w:rPr>
      </w:pPr>
      <w:ins w:id="3629" w:author="Sarah Thomas" w:date="2014-03-12T15:02:00Z">
        <w:r>
          <w:rPr>
            <w:noProof/>
            <w:lang w:val="en-US"/>
          </w:rPr>
          <mc:AlternateContent>
            <mc:Choice Requires="wps">
              <w:drawing>
                <wp:inline distT="0" distB="0" distL="0" distR="0" wp14:anchorId="29E0D408" wp14:editId="2E267C9B">
                  <wp:extent cx="5257800" cy="582930"/>
                  <wp:effectExtent l="0" t="0" r="12700" b="17780"/>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315CE4DD"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117380" w:rsidRPr="00F03A6F" w:rsidRDefault="00117380"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84" o:spid="_x0000_s1112"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">
                  <v:textbox style="mso-fit-shape-to-text:t">
                    <w:txbxContent>
                      <w:p w14:paraId="315CE4DD" w14:textId="77777777" w:rsidR="00117380" w:rsidRDefault="00117380"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117380" w:rsidRPr="00F03A6F" w:rsidRDefault="00117380" w:rsidP="00E65606">
                        <w:pPr>
                          <w:rPr>
                            <w:sz w:val="22"/>
                          </w:rPr>
                        </w:pPr>
                      </w:p>
                    </w:txbxContent>
                  </v:textbox>
                  <w10:anchorlock/>
                </v:shape>
              </w:pict>
            </mc:Fallback>
          </mc:AlternateContent>
        </w:r>
      </w:ins>
    </w:p>
    <w:p w14:paraId="18B3C804" w14:textId="790C46BD" w:rsidR="00E65606" w:rsidRDefault="00E65606" w:rsidP="00E65606">
      <w:pPr>
        <w:rPr>
          <w:ins w:id="3630" w:author="Sarah Thomas" w:date="2014-03-12T15:02:00Z"/>
        </w:rPr>
      </w:pPr>
      <w:ins w:id="3631" w:author="Sarah Thomas" w:date="2014-03-12T15:02:00Z">
        <w:r>
          <w:rPr>
            <w:noProof/>
            <w:lang w:val="en-US"/>
          </w:rPr>
          <mc:AlternateContent>
            <mc:Choice Requires="wps">
              <w:drawing>
                <wp:inline distT="0" distB="0" distL="0" distR="0" wp14:anchorId="3132F6F9" wp14:editId="0A2CF053">
                  <wp:extent cx="5257800" cy="568325"/>
                  <wp:effectExtent l="0" t="2540" r="12700" b="13335"/>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6805E35"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83" o:spid="_x0000_s1113"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DieeLLKwIAAFoEAAAOAAAAAAAAAAAAAAAAACwCAABkcnMvZTJvRG9j&#10;LnhtbFBLAQItABQABgAIAAAAIQBmpU+42gAAAAQBAAAPAAAAAAAAAAAAAAAAAIMEAABkcnMvZG93&#10;bnJldi54bWxQSwUGAAAAAAQABADzAAAAigUAAAAA&#10;">
                  <v:textbox style="mso-fit-shape-to-text:t">
                    <w:txbxContent>
                      <w:p w14:paraId="26805E35" w14:textId="77777777" w:rsidR="00117380" w:rsidRDefault="00117380"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117380" w:rsidRDefault="00117380" w:rsidP="00E65606"/>
                    </w:txbxContent>
                  </v:textbox>
                  <w10:anchorlock/>
                </v:shape>
              </w:pict>
            </mc:Fallback>
          </mc:AlternateContent>
        </w:r>
      </w:ins>
    </w:p>
    <w:p w14:paraId="40148085" w14:textId="53FDD3FE" w:rsidR="00E65606" w:rsidRDefault="00E65606" w:rsidP="00E65606">
      <w:pPr>
        <w:rPr>
          <w:ins w:id="3632" w:author="Sarah Thomas" w:date="2014-03-12T15:02:00Z"/>
        </w:rPr>
      </w:pPr>
      <w:ins w:id="3633" w:author="Sarah Thomas" w:date="2014-03-12T15:02:00Z">
        <w:r>
          <w:rPr>
            <w:noProof/>
            <w:lang w:val="en-US"/>
          </w:rPr>
          <mc:AlternateContent>
            <mc:Choice Requires="wps">
              <w:drawing>
                <wp:inline distT="0" distB="0" distL="0" distR="0" wp14:anchorId="0B396D8D" wp14:editId="5D45A5FD">
                  <wp:extent cx="5257800" cy="714375"/>
                  <wp:effectExtent l="0" t="0" r="12700" b="13335"/>
                  <wp:docPr id="8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14375"/>
                          </a:xfrm>
                          <a:prstGeom prst="rect">
                            <a:avLst/>
                          </a:prstGeom>
                          <a:solidFill>
                            <a:srgbClr val="FFFFFF"/>
                          </a:solidFill>
                          <a:ln w="9525">
                            <a:solidFill>
                              <a:srgbClr val="000000"/>
                            </a:solidFill>
                            <a:miter lim="800000"/>
                            <a:headEnd/>
                            <a:tailEnd/>
                          </a:ln>
                        </wps:spPr>
                        <wps:txbx>
                          <w:txbxContent>
                            <w:p w14:paraId="4B6048AC" w14:textId="77777777" w:rsidR="00117380" w:rsidRDefault="00117380" w:rsidP="00E65606">
                              <w:pPr>
                                <w:rPr>
                                  <w:sz w:val="22"/>
                                </w:rPr>
                              </w:pPr>
                              <w:r w:rsidRPr="00683722">
                                <w:rPr>
                                  <w:sz w:val="22"/>
                                </w:rPr>
                                <w:t>New matters discussed</w:t>
                              </w:r>
                              <w:r>
                                <w:rPr>
                                  <w:sz w:val="22"/>
                                </w:rPr>
                                <w:t>:</w:t>
                              </w:r>
                            </w:p>
                            <w:p w14:paraId="47D0BF8E" w14:textId="77777777" w:rsidR="00117380" w:rsidRDefault="00117380" w:rsidP="00E65606"/>
                            <w:p w14:paraId="2E5198F5" w14:textId="77777777" w:rsidR="00117380" w:rsidRPr="00674F95" w:rsidRDefault="00117380" w:rsidP="00E65606">
                              <w:pPr>
                                <w:rPr>
                                  <w:sz w:val="22"/>
                                </w:rPr>
                              </w:pPr>
                              <w:r w:rsidRPr="00674F95">
                                <w:rPr>
                                  <w:sz w:val="22"/>
                                </w:rPr>
                                <w:t>Issues/problems to be reported to project supervisor:</w:t>
                              </w:r>
                            </w:p>
                            <w:p w14:paraId="0B65B7D6" w14:textId="77777777" w:rsidR="00117380" w:rsidRDefault="00117380" w:rsidP="00E65606"/>
                          </w:txbxContent>
                        </wps:txbx>
                        <wps:bodyPr rot="0" vert="horz" wrap="square" lIns="91440" tIns="45720" rIns="91440" bIns="45720" anchor="t" anchorCtr="0" upright="1">
                          <a:spAutoFit/>
                        </wps:bodyPr>
                      </wps:wsp>
                    </a:graphicData>
                  </a:graphic>
                </wp:inline>
              </w:drawing>
            </mc:Choice>
            <mc:Fallback>
              <w:pict>
                <v:shape id="Text Box 82" o:spid="_x0000_s1114"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">
                  <v:textbox style="mso-fit-shape-to-text:t">
                    <w:txbxContent>
                      <w:p w14:paraId="4B6048AC" w14:textId="77777777" w:rsidR="00117380" w:rsidRDefault="00117380" w:rsidP="00E65606">
                        <w:pPr>
                          <w:rPr>
                            <w:sz w:val="22"/>
                          </w:rPr>
                        </w:pPr>
                        <w:r w:rsidRPr="00683722">
                          <w:rPr>
                            <w:sz w:val="22"/>
                          </w:rPr>
                          <w:t>New matters discussed</w:t>
                        </w:r>
                        <w:r>
                          <w:rPr>
                            <w:sz w:val="22"/>
                          </w:rPr>
                          <w:t>:</w:t>
                        </w:r>
                      </w:p>
                      <w:p w14:paraId="47D0BF8E" w14:textId="77777777" w:rsidR="00117380" w:rsidRDefault="00117380" w:rsidP="00E65606"/>
                      <w:p w14:paraId="2E5198F5" w14:textId="77777777" w:rsidR="00117380" w:rsidRPr="00674F95" w:rsidRDefault="00117380" w:rsidP="00E65606">
                        <w:pPr>
                          <w:rPr>
                            <w:sz w:val="22"/>
                          </w:rPr>
                        </w:pPr>
                        <w:r w:rsidRPr="00674F95">
                          <w:rPr>
                            <w:sz w:val="22"/>
                          </w:rPr>
                          <w:t>Issues/problems to be reported to project supervisor:</w:t>
                        </w:r>
                      </w:p>
                      <w:p w14:paraId="0B65B7D6" w14:textId="77777777" w:rsidR="00117380" w:rsidRDefault="00117380" w:rsidP="00E65606"/>
                    </w:txbxContent>
                  </v:textbox>
                  <w10:anchorlock/>
                </v:shape>
              </w:pict>
            </mc:Fallback>
          </mc:AlternateContent>
        </w:r>
      </w:ins>
    </w:p>
    <w:p w14:paraId="6D935411" w14:textId="77777777" w:rsidR="00E65606" w:rsidRDefault="00E65606" w:rsidP="00E65606">
      <w:pPr>
        <w:rPr>
          <w:ins w:id="3634" w:author="Sarah Thomas" w:date="2014-03-12T15:02:00Z"/>
        </w:rPr>
      </w:pPr>
    </w:p>
    <w:p w14:paraId="480D03A4" w14:textId="7CDF05A0" w:rsidR="00E65606" w:rsidRDefault="00E65606" w:rsidP="00E65606">
      <w:pPr>
        <w:rPr>
          <w:ins w:id="3635" w:author="Sarah Thomas" w:date="2014-03-12T15:02:00Z"/>
        </w:rPr>
      </w:pPr>
      <w:ins w:id="3636" w:author="Sarah Thomas" w:date="2014-03-12T15:02:00Z">
        <w:r>
          <w:rPr>
            <w:noProof/>
            <w:lang w:val="en-US"/>
          </w:rPr>
          <mc:AlternateContent>
            <mc:Choice Requires="wps">
              <w:drawing>
                <wp:inline distT="0" distB="0" distL="0" distR="0" wp14:anchorId="352C6B74" wp14:editId="560AF17C">
                  <wp:extent cx="5257800" cy="1503045"/>
                  <wp:effectExtent l="0" t="6350" r="12700" b="14605"/>
                  <wp:docPr id="8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03045"/>
                          </a:xfrm>
                          <a:prstGeom prst="rect">
                            <a:avLst/>
                          </a:prstGeom>
                          <a:solidFill>
                            <a:srgbClr val="FFFFFF"/>
                          </a:solidFill>
                          <a:ln w="9525">
                            <a:solidFill>
                              <a:srgbClr val="000000"/>
                            </a:solidFill>
                            <a:miter lim="800000"/>
                            <a:headEnd/>
                            <a:tailEnd/>
                          </a:ln>
                        </wps:spPr>
                        <wps:txbx>
                          <w:txbxContent>
                            <w:p w14:paraId="36BED14A"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117380" w:rsidRDefault="00117380" w:rsidP="00E65606"/>
                            <w:p w14:paraId="489D3648" w14:textId="77777777" w:rsidR="00117380" w:rsidRDefault="00117380" w:rsidP="00E65606">
                              <w:pPr>
                                <w:numPr>
                                  <w:ilvl w:val="0"/>
                                  <w:numId w:val="64"/>
                                </w:numPr>
                                <w:spacing w:after="0"/>
                                <w:rPr>
                                  <w:sz w:val="22"/>
                                </w:rPr>
                              </w:pPr>
                              <w:r>
                                <w:rPr>
                                  <w:sz w:val="22"/>
                                </w:rPr>
                                <w:t>Learn Laravel and DB implementation.</w:t>
                              </w:r>
                            </w:p>
                            <w:p w14:paraId="52383136" w14:textId="04FE2478" w:rsidR="00117380" w:rsidRDefault="00117380" w:rsidP="00E65606">
                              <w:pPr>
                                <w:numPr>
                                  <w:ilvl w:val="0"/>
                                  <w:numId w:val="64"/>
                                </w:numPr>
                                <w:spacing w:after="0"/>
                              </w:pPr>
                              <w:r>
                                <w:t xml:space="preserve">Each members </w:t>
                              </w:r>
                              <w:del w:id="3637" w:author="Sarah Thomas" w:date="2014-03-12T15:07:00Z">
                                <w:r w:rsidDel="006067F3">
                                  <w:delText xml:space="preserve">strat </w:delText>
                                </w:r>
                              </w:del>
                              <w:ins w:id="3638" w:author="Sarah Thomas" w:date="2014-03-12T15:07:00Z">
                                <w:r>
                                  <w:t xml:space="preserve">start </w:t>
                                </w:r>
                              </w:ins>
                              <w:r>
                                <w:t xml:space="preserve">to implement interface of pages that assign to them from the </w:t>
                              </w:r>
                              <w:del w:id="3639" w:author="Sarah Thomas" w:date="2014-03-12T15:07:00Z">
                                <w:r w:rsidDel="006067F3">
                                  <w:delText xml:space="preserve">pervious </w:delText>
                                </w:r>
                              </w:del>
                              <w:ins w:id="3640" w:author="Sarah Thomas" w:date="2014-03-12T15:07:00Z">
                                <w:r>
                                  <w:t xml:space="preserve">previous </w:t>
                                </w:r>
                              </w:ins>
                              <w:r>
                                <w:t xml:space="preserve">meeting by PHP </w:t>
                              </w:r>
                            </w:p>
                          </w:txbxContent>
                        </wps:txbx>
                        <wps:bodyPr rot="0" vert="horz" wrap="square" lIns="91440" tIns="45720" rIns="91440" bIns="45720" anchor="t" anchorCtr="0" upright="1">
                          <a:spAutoFit/>
                        </wps:bodyPr>
                      </wps:wsp>
                    </a:graphicData>
                  </a:graphic>
                </wp:inline>
              </w:drawing>
            </mc:Choice>
            <mc:Fallback>
              <w:pict>
                <v:shape id="Text Box 81" o:spid="_x0000_s1115"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">
                  <v:textbox style="mso-fit-shape-to-text:t">
                    <w:txbxContent>
                      <w:p w14:paraId="36BED14A" w14:textId="77777777" w:rsidR="00117380" w:rsidRDefault="00117380"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117380" w:rsidRDefault="00117380" w:rsidP="00E65606"/>
                      <w:p w14:paraId="489D3648" w14:textId="77777777" w:rsidR="00117380" w:rsidRDefault="00117380" w:rsidP="00E65606">
                        <w:pPr>
                          <w:numPr>
                            <w:ilvl w:val="0"/>
                            <w:numId w:val="64"/>
                          </w:numPr>
                          <w:spacing w:after="0"/>
                          <w:rPr>
                            <w:sz w:val="22"/>
                          </w:rPr>
                        </w:pPr>
                        <w:r>
                          <w:rPr>
                            <w:sz w:val="22"/>
                          </w:rPr>
                          <w:t>Learn Laravel and DB implementation.</w:t>
                        </w:r>
                      </w:p>
                      <w:p w14:paraId="52383136" w14:textId="04FE2478" w:rsidR="00117380" w:rsidRDefault="00117380" w:rsidP="00E65606">
                        <w:pPr>
                          <w:numPr>
                            <w:ilvl w:val="0"/>
                            <w:numId w:val="64"/>
                          </w:numPr>
                          <w:spacing w:after="0"/>
                        </w:pPr>
                        <w:r>
                          <w:t xml:space="preserve">Each members </w:t>
                        </w:r>
                        <w:del w:id="3641" w:author="Sarah Thomas" w:date="2014-03-12T15:07:00Z">
                          <w:r w:rsidDel="006067F3">
                            <w:delText xml:space="preserve">strat </w:delText>
                          </w:r>
                        </w:del>
                        <w:ins w:id="3642" w:author="Sarah Thomas" w:date="2014-03-12T15:07:00Z">
                          <w:r>
                            <w:t xml:space="preserve">start </w:t>
                          </w:r>
                        </w:ins>
                        <w:r>
                          <w:t xml:space="preserve">to implement interface of pages that assign to them from the </w:t>
                        </w:r>
                        <w:del w:id="3643" w:author="Sarah Thomas" w:date="2014-03-12T15:07:00Z">
                          <w:r w:rsidDel="006067F3">
                            <w:delText xml:space="preserve">pervious </w:delText>
                          </w:r>
                        </w:del>
                        <w:ins w:id="3644" w:author="Sarah Thomas" w:date="2014-03-12T15:07:00Z">
                          <w:r>
                            <w:t xml:space="preserve">previous </w:t>
                          </w:r>
                        </w:ins>
                        <w:r>
                          <w:t xml:space="preserve">meeting by PHP </w:t>
                        </w:r>
                      </w:p>
                    </w:txbxContent>
                  </v:textbox>
                  <w10:anchorlock/>
                </v:shape>
              </w:pict>
            </mc:Fallback>
          </mc:AlternateContent>
        </w:r>
      </w:ins>
    </w:p>
    <w:p w14:paraId="6FCD947D" w14:textId="44F14BEC" w:rsidR="00E65606" w:rsidRDefault="00E65606" w:rsidP="00E65606">
      <w:pPr>
        <w:rPr>
          <w:ins w:id="3645" w:author="Sarah Thomas" w:date="2014-03-12T15:02:00Z"/>
        </w:rPr>
      </w:pPr>
      <w:ins w:id="3646" w:author="Sarah Thomas" w:date="2014-03-12T15:02:00Z">
        <w:r>
          <w:rPr>
            <w:noProof/>
            <w:lang w:val="en-US"/>
          </w:rPr>
          <mc:AlternateContent>
            <mc:Choice Requires="wps">
              <w:drawing>
                <wp:inline distT="0" distB="0" distL="0" distR="0" wp14:anchorId="04230195" wp14:editId="58CCD417">
                  <wp:extent cx="5257800" cy="1006475"/>
                  <wp:effectExtent l="0" t="0" r="12700" b="9525"/>
                  <wp:docPr id="8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275DF995"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117380" w:rsidRDefault="00117380" w:rsidP="00E65606"/>
                            <w:p w14:paraId="3D73563A" w14:textId="77777777" w:rsidR="00117380" w:rsidRDefault="00117380" w:rsidP="00E65606">
                              <w:r>
                                <w:t xml:space="preserve">Next Meeting:  Tuesday, 25 Feb 2014 in </w:t>
                              </w:r>
                              <w:proofErr w:type="spellStart"/>
                              <w:r>
                                <w:t>Dr.</w:t>
                              </w:r>
                              <w:proofErr w:type="spellEnd"/>
                              <w:r>
                                <w:t xml:space="preserve"> Gardner’s office at 4 pm </w:t>
                              </w:r>
                            </w:p>
                            <w:p w14:paraId="0CBFC70A" w14:textId="77777777" w:rsidR="00117380" w:rsidRDefault="00117380" w:rsidP="00E65606">
                              <w:r>
                                <w:t xml:space="preserve">Chair: </w:t>
                              </w:r>
                              <w:proofErr w:type="spellStart"/>
                              <w:r>
                                <w:t>Enaam</w:t>
                              </w:r>
                              <w:proofErr w:type="spellEnd"/>
                            </w:p>
                            <w:p w14:paraId="3443878D" w14:textId="77777777" w:rsidR="00117380" w:rsidRDefault="00117380" w:rsidP="00E65606">
                              <w:r>
                                <w:t>Secretary: Irina</w:t>
                              </w:r>
                            </w:p>
                          </w:txbxContent>
                        </wps:txbx>
                        <wps:bodyPr rot="0" vert="horz" wrap="square" lIns="91440" tIns="45720" rIns="91440" bIns="45720" anchor="t" anchorCtr="0" upright="1">
                          <a:spAutoFit/>
                        </wps:bodyPr>
                      </wps:wsp>
                    </a:graphicData>
                  </a:graphic>
                </wp:inline>
              </w:drawing>
            </mc:Choice>
            <mc:Fallback>
              <w:pict>
                <v:shape id="Text Box 80" o:spid="_x0000_s1116"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">
                  <v:textbox style="mso-fit-shape-to-text:t">
                    <w:txbxContent>
                      <w:p w14:paraId="275DF995" w14:textId="77777777" w:rsidR="00117380" w:rsidRDefault="00117380"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117380" w:rsidRDefault="00117380" w:rsidP="00E65606"/>
                      <w:p w14:paraId="3D73563A" w14:textId="77777777" w:rsidR="00117380" w:rsidRDefault="00117380" w:rsidP="00E65606">
                        <w:r>
                          <w:t xml:space="preserve">Next Meeting:  Tuesday, 25 Feb 2014 in </w:t>
                        </w:r>
                        <w:proofErr w:type="spellStart"/>
                        <w:r>
                          <w:t>Dr.</w:t>
                        </w:r>
                        <w:proofErr w:type="spellEnd"/>
                        <w:r>
                          <w:t xml:space="preserve"> Gardner’s office at 4 pm </w:t>
                        </w:r>
                      </w:p>
                      <w:p w14:paraId="0CBFC70A" w14:textId="77777777" w:rsidR="00117380" w:rsidRDefault="00117380" w:rsidP="00E65606">
                        <w:r>
                          <w:t xml:space="preserve">Chair: </w:t>
                        </w:r>
                        <w:proofErr w:type="spellStart"/>
                        <w:r>
                          <w:t>Enaam</w:t>
                        </w:r>
                        <w:proofErr w:type="spellEnd"/>
                      </w:p>
                      <w:p w14:paraId="3443878D" w14:textId="77777777" w:rsidR="00117380" w:rsidRDefault="00117380" w:rsidP="00E65606">
                        <w:r>
                          <w:t>Secretary: Irina</w:t>
                        </w:r>
                      </w:p>
                    </w:txbxContent>
                  </v:textbox>
                  <w10:anchorlock/>
                </v:shape>
              </w:pict>
            </mc:Fallback>
          </mc:AlternateContent>
        </w:r>
      </w:ins>
    </w:p>
    <w:p w14:paraId="3CC67CEA" w14:textId="77777777" w:rsidR="00E65606" w:rsidRPr="00486475" w:rsidRDefault="00E65606" w:rsidP="00E65606">
      <w:pPr>
        <w:rPr>
          <w:ins w:id="3647" w:author="Sarah Thomas" w:date="2014-03-12T15:02:00Z"/>
        </w:rPr>
      </w:pPr>
    </w:p>
    <w:p w14:paraId="42AE6B0B" w14:textId="77777777" w:rsidR="009B4863" w:rsidRPr="0037694C" w:rsidRDefault="009B4863" w:rsidP="009B4863">
      <w:pPr>
        <w:jc w:val="center"/>
        <w:rPr>
          <w:ins w:id="3648" w:author="Sarah Thomas" w:date="2014-03-12T15:17:00Z"/>
          <w:b/>
          <w:szCs w:val="24"/>
          <w:u w:val="single"/>
        </w:rPr>
      </w:pPr>
      <w:ins w:id="3649" w:author="Sarah Thomas" w:date="2014-03-12T15:17:00Z">
        <w:r>
          <w:rPr>
            <w:b/>
            <w:szCs w:val="24"/>
            <w:u w:val="single"/>
          </w:rPr>
          <w:t xml:space="preserve">CE903-1 </w:t>
        </w:r>
        <w:r w:rsidRPr="0037694C">
          <w:rPr>
            <w:b/>
            <w:szCs w:val="24"/>
            <w:u w:val="single"/>
          </w:rPr>
          <w:t>Minutes of Group Meetings</w:t>
        </w:r>
      </w:ins>
    </w:p>
    <w:p w14:paraId="384D65BB" w14:textId="77777777" w:rsidR="009B4863" w:rsidRPr="00DF4BA9" w:rsidRDefault="009B4863" w:rsidP="009B4863">
      <w:pPr>
        <w:jc w:val="center"/>
        <w:rPr>
          <w:ins w:id="3650" w:author="Sarah Thomas" w:date="2014-03-12T15:17:00Z"/>
          <w:b/>
          <w:sz w:val="22"/>
          <w:u w:val="single"/>
        </w:rPr>
      </w:pPr>
    </w:p>
    <w:p w14:paraId="0C447D85" w14:textId="77777777" w:rsidR="009B4863" w:rsidRDefault="009B4863" w:rsidP="009B4863">
      <w:pPr>
        <w:rPr>
          <w:ins w:id="3651" w:author="Sarah Thomas" w:date="2014-03-12T15:17:00Z"/>
          <w:sz w:val="22"/>
        </w:rPr>
      </w:pPr>
    </w:p>
    <w:p w14:paraId="3A900ED7" w14:textId="77777777" w:rsidR="009B4863" w:rsidRDefault="009B4863" w:rsidP="009B4863">
      <w:pPr>
        <w:rPr>
          <w:ins w:id="3652" w:author="Sarah Thomas" w:date="2014-03-12T15:17:00Z"/>
          <w:sz w:val="22"/>
        </w:rPr>
      </w:pPr>
    </w:p>
    <w:p w14:paraId="4396186F" w14:textId="0A312CBA" w:rsidR="009B4863" w:rsidRDefault="009B4863" w:rsidP="009B4863">
      <w:pPr>
        <w:rPr>
          <w:ins w:id="3653" w:author="Sarah Thomas" w:date="2014-03-12T15:17:00Z"/>
          <w:sz w:val="22"/>
        </w:rPr>
      </w:pPr>
      <w:ins w:id="3654" w:author="Sarah Thomas" w:date="2014-03-12T15:17:00Z">
        <w:r>
          <w:rPr>
            <w:noProof/>
            <w:sz w:val="22"/>
            <w:lang w:val="en-US"/>
            <w:rPrChange w:id="3655" w:author="Unknown">
              <w:rPr>
                <w:noProof/>
                <w:lang w:val="en-US"/>
              </w:rPr>
            </w:rPrChange>
          </w:rPr>
          <mc:AlternateContent>
            <mc:Choice Requires="wps">
              <w:drawing>
                <wp:inline distT="0" distB="0" distL="0" distR="0" wp14:anchorId="3334EA96" wp14:editId="1F5B3C9E">
                  <wp:extent cx="5257800" cy="422275"/>
                  <wp:effectExtent l="0" t="0" r="12700" b="9525"/>
                  <wp:docPr id="10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6B41827" w14:textId="77777777" w:rsidR="00117380" w:rsidRDefault="00117380"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117380" w:rsidRPr="0084728E" w:rsidRDefault="00117380"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103" o:spid="_x0000_s111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EzMf5LgIAAFwEAAAOAAAAAAAAAAAAAAAAACwCAABkcnMvZTJv&#10;RG9jLnhtbFBLAQItABQABgAIAAAAIQD32R8X2gAAAAQBAAAPAAAAAAAAAAAAAAAAAIYEAABkcnMv&#10;ZG93bnJldi54bWxQSwUGAAAAAAQABADzAAAAjQUAAAAA&#10;">
                  <v:textbox style="mso-fit-shape-to-text:t">
                    <w:txbxContent>
                      <w:p w14:paraId="16B41827" w14:textId="77777777" w:rsidR="00117380" w:rsidRDefault="00117380"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117380" w:rsidRPr="0084728E" w:rsidRDefault="00117380" w:rsidP="009B4863">
                        <w:pPr>
                          <w:rPr>
                            <w:sz w:val="22"/>
                          </w:rPr>
                        </w:pPr>
                      </w:p>
                    </w:txbxContent>
                  </v:textbox>
                  <w10:anchorlock/>
                </v:shape>
              </w:pict>
            </mc:Fallback>
          </mc:AlternateContent>
        </w:r>
      </w:ins>
    </w:p>
    <w:p w14:paraId="1ED5F484" w14:textId="2719C620" w:rsidR="009B4863" w:rsidRDefault="009B4863" w:rsidP="009B4863">
      <w:pPr>
        <w:rPr>
          <w:ins w:id="3656" w:author="Sarah Thomas" w:date="2014-03-12T15:17:00Z"/>
        </w:rPr>
      </w:pPr>
      <w:ins w:id="3657" w:author="Sarah Thomas" w:date="2014-03-12T15:17:00Z">
        <w:r>
          <w:rPr>
            <w:noProof/>
            <w:lang w:val="en-US"/>
          </w:rPr>
          <mc:AlternateContent>
            <mc:Choice Requires="wps">
              <w:drawing>
                <wp:inline distT="0" distB="0" distL="0" distR="0" wp14:anchorId="10184626" wp14:editId="5EA62657">
                  <wp:extent cx="5257800" cy="407670"/>
                  <wp:effectExtent l="0" t="0" r="12700" b="11430"/>
                  <wp:docPr id="10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6FDB01" w14:textId="77777777" w:rsidR="00117380" w:rsidRPr="00B031AA" w:rsidRDefault="00117380"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117380" w:rsidRDefault="00117380" w:rsidP="009B4863"/>
                          </w:txbxContent>
                        </wps:txbx>
                        <wps:bodyPr rot="0" vert="horz" wrap="square" lIns="91440" tIns="45720" rIns="91440" bIns="45720" anchor="t" anchorCtr="0" upright="1">
                          <a:spAutoFit/>
                        </wps:bodyPr>
                      </wps:wsp>
                    </a:graphicData>
                  </a:graphic>
                </wp:inline>
              </w:drawing>
            </mc:Choice>
            <mc:Fallback>
              <w:pict>
                <v:shape id="Text Box 104" o:spid="_x0000_s111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9kZ5lLgIAAFwEAAAOAAAAAAAAAAAAAAAAACwCAABkcnMvZTJv&#10;RG9jLnhtbFBLAQItABQABgAIAAAAIQAwJO+X2gAAAAQBAAAPAAAAAAAAAAAAAAAAAIYEAABkcnMv&#10;ZG93bnJldi54bWxQSwUGAAAAAAQABADzAAAAjQUAAAAA&#10;">
                  <v:textbox style="mso-fit-shape-to-text:t">
                    <w:txbxContent>
                      <w:p w14:paraId="376FDB01" w14:textId="77777777" w:rsidR="00117380" w:rsidRPr="00B031AA" w:rsidRDefault="00117380"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117380" w:rsidRDefault="00117380" w:rsidP="009B4863"/>
                    </w:txbxContent>
                  </v:textbox>
                  <w10:anchorlock/>
                </v:shape>
              </w:pict>
            </mc:Fallback>
          </mc:AlternateContent>
        </w:r>
      </w:ins>
    </w:p>
    <w:p w14:paraId="0334E3A2" w14:textId="613AA6FE" w:rsidR="009B4863" w:rsidRDefault="009B4863" w:rsidP="009B4863">
      <w:pPr>
        <w:rPr>
          <w:ins w:id="3658" w:author="Sarah Thomas" w:date="2014-03-12T15:17:00Z"/>
        </w:rPr>
      </w:pPr>
      <w:ins w:id="3659" w:author="Sarah Thomas" w:date="2014-03-12T15:17:00Z">
        <w:r>
          <w:rPr>
            <w:noProof/>
            <w:lang w:val="en-US"/>
          </w:rPr>
          <mc:AlternateContent>
            <mc:Choice Requires="wps">
              <w:drawing>
                <wp:inline distT="0" distB="0" distL="0" distR="0" wp14:anchorId="0E47E87D" wp14:editId="3326593F">
                  <wp:extent cx="5257800" cy="1210945"/>
                  <wp:effectExtent l="0" t="0" r="12700" b="8255"/>
                  <wp:docPr id="10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82268C" w14:textId="77777777" w:rsidR="00117380" w:rsidRDefault="00117380" w:rsidP="009B4863">
                              <w:pPr>
                                <w:rPr>
                                  <w:sz w:val="22"/>
                                </w:rPr>
                              </w:pPr>
                              <w:r w:rsidRPr="00683722">
                                <w:rPr>
                                  <w:sz w:val="22"/>
                                </w:rPr>
                                <w:t>Group members present:</w:t>
                              </w:r>
                              <w:r>
                                <w:rPr>
                                  <w:sz w:val="22"/>
                                </w:rPr>
                                <w:t xml:space="preserve"> </w:t>
                              </w:r>
                            </w:p>
                            <w:p w14:paraId="1B0D755F" w14:textId="77777777" w:rsidR="00117380" w:rsidRPr="00F445D6" w:rsidRDefault="00117380" w:rsidP="009B4863">
                              <w:pPr>
                                <w:rPr>
                                  <w:sz w:val="22"/>
                                </w:rPr>
                              </w:pPr>
                              <w:r w:rsidRPr="00F445D6">
                                <w:rPr>
                                  <w:sz w:val="22"/>
                                </w:rPr>
                                <w:t>ALSHUAIBI, ENAAM ABDULMONEM O</w:t>
                              </w:r>
                            </w:p>
                            <w:p w14:paraId="6E5C6CF0" w14:textId="77777777" w:rsidR="00117380" w:rsidRPr="00F445D6" w:rsidRDefault="00117380" w:rsidP="009B4863">
                              <w:pPr>
                                <w:rPr>
                                  <w:sz w:val="22"/>
                                </w:rPr>
                              </w:pPr>
                              <w:r w:rsidRPr="00F445D6">
                                <w:rPr>
                                  <w:sz w:val="22"/>
                                </w:rPr>
                                <w:t>HAMID, BAHIT BIN</w:t>
                              </w:r>
                            </w:p>
                            <w:p w14:paraId="6ACC3290" w14:textId="77777777" w:rsidR="00117380" w:rsidRPr="00F445D6" w:rsidRDefault="00117380" w:rsidP="009B4863">
                              <w:pPr>
                                <w:rPr>
                                  <w:sz w:val="22"/>
                                </w:rPr>
                              </w:pPr>
                              <w:r w:rsidRPr="00F445D6">
                                <w:rPr>
                                  <w:sz w:val="22"/>
                                </w:rPr>
                                <w:t>HERASCU, IRINA</w:t>
                              </w:r>
                            </w:p>
                            <w:p w14:paraId="36BCB66C" w14:textId="77777777" w:rsidR="00117380" w:rsidRDefault="00117380" w:rsidP="009B4863">
                              <w:pPr>
                                <w:rPr>
                                  <w:sz w:val="22"/>
                                </w:rPr>
                              </w:pPr>
                              <w:r w:rsidRPr="00F445D6">
                                <w:rPr>
                                  <w:sz w:val="22"/>
                                </w:rPr>
                                <w:t>THOMAS, SARAH ANNE</w:t>
                              </w:r>
                            </w:p>
                            <w:p w14:paraId="00AF2DAC" w14:textId="77777777" w:rsidR="00117380" w:rsidRDefault="00117380" w:rsidP="009B4863">
                              <w:pPr>
                                <w:rPr>
                                  <w:sz w:val="22"/>
                                </w:rPr>
                              </w:pPr>
                              <w:r>
                                <w:rPr>
                                  <w:sz w:val="22"/>
                                </w:rPr>
                                <w:t>CHEN, XIAOFENG</w:t>
                              </w:r>
                            </w:p>
                            <w:p w14:paraId="5B77CA31" w14:textId="77777777" w:rsidR="00117380" w:rsidRDefault="00117380" w:rsidP="009B4863"/>
                          </w:txbxContent>
                        </wps:txbx>
                        <wps:bodyPr rot="0" vert="horz" wrap="square" lIns="91440" tIns="45720" rIns="91440" bIns="45720" anchor="t" anchorCtr="0" upright="1">
                          <a:spAutoFit/>
                        </wps:bodyPr>
                      </wps:wsp>
                    </a:graphicData>
                  </a:graphic>
                </wp:inline>
              </w:drawing>
            </mc:Choice>
            <mc:Fallback>
              <w:pict>
                <v:shape id="Text Box 102" o:spid="_x0000_s111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xnOv7S8CAABdBAAADgAAAAAAAAAAAAAAAAAsAgAAZHJzL2Uy&#10;b0RvYy54bWxQSwECLQAUAAYACAAAACEA3mDpc9oAAAAFAQAADwAAAAAAAAAAAAAAAACHBAAAZHJz&#10;L2Rvd25yZXYueG1sUEsFBgAAAAAEAAQA8wAAAI4FAAAAAA==&#10;">
                  <v:textbox style="mso-fit-shape-to-text:t">
                    <w:txbxContent>
                      <w:p w14:paraId="0B82268C" w14:textId="77777777" w:rsidR="00117380" w:rsidRDefault="00117380" w:rsidP="009B4863">
                        <w:pPr>
                          <w:rPr>
                            <w:sz w:val="22"/>
                          </w:rPr>
                        </w:pPr>
                        <w:r w:rsidRPr="00683722">
                          <w:rPr>
                            <w:sz w:val="22"/>
                          </w:rPr>
                          <w:t>Group members present:</w:t>
                        </w:r>
                        <w:r>
                          <w:rPr>
                            <w:sz w:val="22"/>
                          </w:rPr>
                          <w:t xml:space="preserve"> </w:t>
                        </w:r>
                      </w:p>
                      <w:p w14:paraId="1B0D755F" w14:textId="77777777" w:rsidR="00117380" w:rsidRPr="00F445D6" w:rsidRDefault="00117380" w:rsidP="009B4863">
                        <w:pPr>
                          <w:rPr>
                            <w:sz w:val="22"/>
                          </w:rPr>
                        </w:pPr>
                        <w:r w:rsidRPr="00F445D6">
                          <w:rPr>
                            <w:sz w:val="22"/>
                          </w:rPr>
                          <w:t>ALSHUAIBI, ENAAM ABDULMONEM O</w:t>
                        </w:r>
                      </w:p>
                      <w:p w14:paraId="6E5C6CF0" w14:textId="77777777" w:rsidR="00117380" w:rsidRPr="00F445D6" w:rsidRDefault="00117380" w:rsidP="009B4863">
                        <w:pPr>
                          <w:rPr>
                            <w:sz w:val="22"/>
                          </w:rPr>
                        </w:pPr>
                        <w:r w:rsidRPr="00F445D6">
                          <w:rPr>
                            <w:sz w:val="22"/>
                          </w:rPr>
                          <w:t>HAMID, BAHIT BIN</w:t>
                        </w:r>
                      </w:p>
                      <w:p w14:paraId="6ACC3290" w14:textId="77777777" w:rsidR="00117380" w:rsidRPr="00F445D6" w:rsidRDefault="00117380" w:rsidP="009B4863">
                        <w:pPr>
                          <w:rPr>
                            <w:sz w:val="22"/>
                          </w:rPr>
                        </w:pPr>
                        <w:r w:rsidRPr="00F445D6">
                          <w:rPr>
                            <w:sz w:val="22"/>
                          </w:rPr>
                          <w:t>HERASCU, IRINA</w:t>
                        </w:r>
                      </w:p>
                      <w:p w14:paraId="36BCB66C" w14:textId="77777777" w:rsidR="00117380" w:rsidRDefault="00117380" w:rsidP="009B4863">
                        <w:pPr>
                          <w:rPr>
                            <w:sz w:val="22"/>
                          </w:rPr>
                        </w:pPr>
                        <w:r w:rsidRPr="00F445D6">
                          <w:rPr>
                            <w:sz w:val="22"/>
                          </w:rPr>
                          <w:t>THOMAS, SARAH ANNE</w:t>
                        </w:r>
                      </w:p>
                      <w:p w14:paraId="00AF2DAC" w14:textId="77777777" w:rsidR="00117380" w:rsidRDefault="00117380" w:rsidP="009B4863">
                        <w:pPr>
                          <w:rPr>
                            <w:sz w:val="22"/>
                          </w:rPr>
                        </w:pPr>
                        <w:r>
                          <w:rPr>
                            <w:sz w:val="22"/>
                          </w:rPr>
                          <w:t>CHEN, XIAOFENG</w:t>
                        </w:r>
                      </w:p>
                      <w:p w14:paraId="5B77CA31" w14:textId="77777777" w:rsidR="00117380" w:rsidRDefault="00117380" w:rsidP="009B4863"/>
                    </w:txbxContent>
                  </v:textbox>
                  <w10:anchorlock/>
                </v:shape>
              </w:pict>
            </mc:Fallback>
          </mc:AlternateContent>
        </w:r>
      </w:ins>
    </w:p>
    <w:p w14:paraId="5F7CCF50" w14:textId="40BD2484" w:rsidR="009B4863" w:rsidRDefault="009B4863" w:rsidP="009B4863">
      <w:pPr>
        <w:rPr>
          <w:ins w:id="3660" w:author="Sarah Thomas" w:date="2014-03-12T15:17:00Z"/>
        </w:rPr>
      </w:pPr>
      <w:ins w:id="3661" w:author="Sarah Thomas" w:date="2014-03-12T15:17:00Z">
        <w:r>
          <w:rPr>
            <w:noProof/>
            <w:lang w:val="en-US"/>
          </w:rPr>
          <mc:AlternateContent>
            <mc:Choice Requires="wps">
              <w:drawing>
                <wp:inline distT="0" distB="0" distL="0" distR="0" wp14:anchorId="77AEBE3A" wp14:editId="28402AF8">
                  <wp:extent cx="5257800" cy="582930"/>
                  <wp:effectExtent l="0" t="0" r="12700" b="13970"/>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B047447" w14:textId="77777777" w:rsidR="00117380" w:rsidRDefault="00117380"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117380" w:rsidRPr="0074570A" w:rsidRDefault="00117380" w:rsidP="009B4863">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105" o:spid="_x0000_s1120"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K3JXpy8CAABcBAAADgAAAAAAAAAAAAAAAAAsAgAAZHJzL2Uy&#10;b0RvYy54bWxQSwECLQAUAAYACAAAACEAdWBljdoAAAAEAQAADwAAAAAAAAAAAAAAAACHBAAAZHJz&#10;L2Rvd25yZXYueG1sUEsFBgAAAAAEAAQA8wAAAI4FAAAAAA==&#10;">
                  <v:textbox style="mso-fit-shape-to-text:t">
                    <w:txbxContent>
                      <w:p w14:paraId="6B047447" w14:textId="77777777" w:rsidR="00117380" w:rsidRDefault="00117380"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117380" w:rsidRPr="0074570A" w:rsidRDefault="00117380" w:rsidP="009B4863">
                        <w:pPr>
                          <w:rPr>
                            <w:sz w:val="22"/>
                          </w:rPr>
                        </w:pPr>
                        <w:r>
                          <w:rPr>
                            <w:sz w:val="22"/>
                          </w:rPr>
                          <w:tab/>
                        </w:r>
                        <w:r>
                          <w:rPr>
                            <w:sz w:val="22"/>
                          </w:rPr>
                          <w:tab/>
                        </w:r>
                        <w:r>
                          <w:rPr>
                            <w:sz w:val="22"/>
                          </w:rPr>
                          <w:tab/>
                        </w:r>
                      </w:p>
                    </w:txbxContent>
                  </v:textbox>
                  <w10:anchorlock/>
                </v:shape>
              </w:pict>
            </mc:Fallback>
          </mc:AlternateContent>
        </w:r>
      </w:ins>
    </w:p>
    <w:p w14:paraId="33714194" w14:textId="3A985314" w:rsidR="009B4863" w:rsidRDefault="009B4863" w:rsidP="009B4863">
      <w:pPr>
        <w:rPr>
          <w:ins w:id="3662" w:author="Sarah Thomas" w:date="2014-03-12T15:17:00Z"/>
        </w:rPr>
      </w:pPr>
      <w:ins w:id="3663" w:author="Sarah Thomas" w:date="2014-03-12T15:17:00Z">
        <w:r>
          <w:rPr>
            <w:noProof/>
            <w:lang w:val="en-US"/>
          </w:rPr>
          <mc:AlternateContent>
            <mc:Choice Requires="wps">
              <w:drawing>
                <wp:inline distT="0" distB="0" distL="0" distR="0" wp14:anchorId="05C4A777" wp14:editId="3DD8A0A9">
                  <wp:extent cx="5257800" cy="407670"/>
                  <wp:effectExtent l="0" t="0" r="12700" b="11430"/>
                  <wp:docPr id="10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54A45B7" w14:textId="77777777" w:rsidR="00117380" w:rsidRDefault="00117380" w:rsidP="009B4863">
                              <w:pPr>
                                <w:rPr>
                                  <w:sz w:val="22"/>
                                </w:rPr>
                              </w:pPr>
                              <w:r w:rsidRPr="00683722">
                                <w:rPr>
                                  <w:sz w:val="22"/>
                                </w:rPr>
                                <w:t>All other group members</w:t>
                              </w:r>
                              <w:r>
                                <w:rPr>
                                  <w:sz w:val="22"/>
                                </w:rPr>
                                <w:t xml:space="preserve"> (that is, those not listed in the previous two boxes):</w:t>
                              </w:r>
                            </w:p>
                            <w:p w14:paraId="4D6167A7" w14:textId="77777777" w:rsidR="00117380" w:rsidRDefault="00117380" w:rsidP="009B4863"/>
                          </w:txbxContent>
                        </wps:txbx>
                        <wps:bodyPr rot="0" vert="horz" wrap="square" lIns="91440" tIns="45720" rIns="91440" bIns="45720" anchor="t" anchorCtr="0" upright="1">
                          <a:spAutoFit/>
                        </wps:bodyPr>
                      </wps:wsp>
                    </a:graphicData>
                  </a:graphic>
                </wp:inline>
              </w:drawing>
            </mc:Choice>
            <mc:Fallback>
              <w:pict>
                <v:shape id="Text Box 101" o:spid="_x0000_s112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">
                  <v:textbox style="mso-fit-shape-to-text:t">
                    <w:txbxContent>
                      <w:p w14:paraId="454A45B7" w14:textId="77777777" w:rsidR="00117380" w:rsidRDefault="00117380" w:rsidP="009B4863">
                        <w:pPr>
                          <w:rPr>
                            <w:sz w:val="22"/>
                          </w:rPr>
                        </w:pPr>
                        <w:r w:rsidRPr="00683722">
                          <w:rPr>
                            <w:sz w:val="22"/>
                          </w:rPr>
                          <w:t>All other group members</w:t>
                        </w:r>
                        <w:r>
                          <w:rPr>
                            <w:sz w:val="22"/>
                          </w:rPr>
                          <w:t xml:space="preserve"> (that is, those not listed in the previous two boxes):</w:t>
                        </w:r>
                      </w:p>
                      <w:p w14:paraId="4D6167A7" w14:textId="77777777" w:rsidR="00117380" w:rsidRDefault="00117380" w:rsidP="009B4863"/>
                    </w:txbxContent>
                  </v:textbox>
                  <w10:anchorlock/>
                </v:shape>
              </w:pict>
            </mc:Fallback>
          </mc:AlternateContent>
        </w:r>
      </w:ins>
    </w:p>
    <w:p w14:paraId="2AF2F2EC" w14:textId="6829BA4A" w:rsidR="009B4863" w:rsidRDefault="009B4863" w:rsidP="009B4863">
      <w:pPr>
        <w:rPr>
          <w:ins w:id="3664" w:author="Sarah Thomas" w:date="2014-03-12T15:17:00Z"/>
        </w:rPr>
      </w:pPr>
      <w:ins w:id="3665" w:author="Sarah Thomas" w:date="2014-03-12T15:17:00Z">
        <w:r>
          <w:rPr>
            <w:noProof/>
            <w:lang w:val="en-US"/>
          </w:rPr>
          <mc:AlternateContent>
            <mc:Choice Requires="wps">
              <w:drawing>
                <wp:inline distT="0" distB="0" distL="0" distR="0" wp14:anchorId="64594563" wp14:editId="65AAE540">
                  <wp:extent cx="5257800" cy="407670"/>
                  <wp:effectExtent l="0" t="0" r="12700" b="11430"/>
                  <wp:docPr id="10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CDDD26C" w14:textId="77777777" w:rsidR="00117380" w:rsidRDefault="00117380"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117380" w:rsidRDefault="00117380" w:rsidP="009B4863"/>
                          </w:txbxContent>
                        </wps:txbx>
                        <wps:bodyPr rot="0" vert="horz" wrap="square" lIns="91440" tIns="45720" rIns="91440" bIns="45720" anchor="t" anchorCtr="0" upright="1">
                          <a:spAutoFit/>
                        </wps:bodyPr>
                      </wps:wsp>
                    </a:graphicData>
                  </a:graphic>
                </wp:inline>
              </w:drawing>
            </mc:Choice>
            <mc:Fallback>
              <w:pict>
                <v:shape id="Text Box 100" o:spid="_x0000_s112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a0cKhy8CAABcBAAADgAAAAAAAAAAAAAAAAAsAgAAZHJzL2Uy&#10;b0RvYy54bWxQSwECLQAUAAYACAAAACEAMCTvl9oAAAAEAQAADwAAAAAAAAAAAAAAAACHBAAAZHJz&#10;L2Rvd25yZXYueG1sUEsFBgAAAAAEAAQA8wAAAI4FAAAAAA==&#10;">
                  <v:textbox style="mso-fit-shape-to-text:t">
                    <w:txbxContent>
                      <w:p w14:paraId="1CDDD26C" w14:textId="77777777" w:rsidR="00117380" w:rsidRDefault="00117380"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117380" w:rsidRDefault="00117380" w:rsidP="009B4863"/>
                    </w:txbxContent>
                  </v:textbox>
                  <w10:anchorlock/>
                </v:shape>
              </w:pict>
            </mc:Fallback>
          </mc:AlternateContent>
        </w:r>
      </w:ins>
    </w:p>
    <w:p w14:paraId="42472F1B" w14:textId="4ADDB88B" w:rsidR="009B4863" w:rsidRDefault="009B4863" w:rsidP="009B4863">
      <w:pPr>
        <w:rPr>
          <w:ins w:id="3666" w:author="Sarah Thomas" w:date="2014-03-12T15:17:00Z"/>
        </w:rPr>
      </w:pPr>
      <w:ins w:id="3667" w:author="Sarah Thomas" w:date="2014-03-12T15:17:00Z">
        <w:r>
          <w:rPr>
            <w:noProof/>
            <w:lang w:val="en-US"/>
          </w:rPr>
          <mc:AlternateContent>
            <mc:Choice Requires="wps">
              <w:drawing>
                <wp:inline distT="0" distB="0" distL="0" distR="0" wp14:anchorId="4FC7D9E7" wp14:editId="131FED42">
                  <wp:extent cx="5257800" cy="407670"/>
                  <wp:effectExtent l="0" t="0" r="12700" b="11430"/>
                  <wp:docPr id="10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F6AFD86" w14:textId="77777777" w:rsidR="00117380" w:rsidRPr="00F445D6" w:rsidRDefault="00117380"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117380" w:rsidRDefault="00117380" w:rsidP="009B4863"/>
                          </w:txbxContent>
                        </wps:txbx>
                        <wps:bodyPr rot="0" vert="horz" wrap="square" lIns="91440" tIns="45720" rIns="91440" bIns="45720" anchor="t" anchorCtr="0" upright="1">
                          <a:spAutoFit/>
                        </wps:bodyPr>
                      </wps:wsp>
                    </a:graphicData>
                  </a:graphic>
                </wp:inline>
              </w:drawing>
            </mc:Choice>
            <mc:Fallback>
              <w:pict>
                <v:shape id="Text Box 99" o:spid="_x0000_s112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3xef5LgIAAFsEAAAOAAAAAAAAAAAAAAAAACwCAABkcnMvZTJv&#10;RG9jLnhtbFBLAQItABQABgAIAAAAIQAwJO+X2gAAAAQBAAAPAAAAAAAAAAAAAAAAAIYEAABkcnMv&#10;ZG93bnJldi54bWxQSwUGAAAAAAQABADzAAAAjQUAAAAA&#10;">
                  <v:textbox style="mso-fit-shape-to-text:t">
                    <w:txbxContent>
                      <w:p w14:paraId="4F6AFD86" w14:textId="77777777" w:rsidR="00117380" w:rsidRPr="00F445D6" w:rsidRDefault="00117380"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117380" w:rsidRDefault="00117380" w:rsidP="009B4863"/>
                    </w:txbxContent>
                  </v:textbox>
                  <w10:anchorlock/>
                </v:shape>
              </w:pict>
            </mc:Fallback>
          </mc:AlternateContent>
        </w:r>
      </w:ins>
    </w:p>
    <w:p w14:paraId="3FE70682" w14:textId="77777777" w:rsidR="009B4863" w:rsidRDefault="009B4863" w:rsidP="009B4863">
      <w:pPr>
        <w:rPr>
          <w:ins w:id="3668" w:author="Sarah Thomas" w:date="2014-03-12T15:17:00Z"/>
        </w:rPr>
      </w:pPr>
    </w:p>
    <w:p w14:paraId="1CF1920E" w14:textId="63ACEFAC" w:rsidR="009B4863" w:rsidRDefault="009B4863" w:rsidP="009B4863">
      <w:pPr>
        <w:rPr>
          <w:ins w:id="3669" w:author="Sarah Thomas" w:date="2014-03-12T15:17:00Z"/>
        </w:rPr>
      </w:pPr>
      <w:ins w:id="3670" w:author="Sarah Thomas" w:date="2014-03-12T15:17:00Z">
        <w:r>
          <w:rPr>
            <w:noProof/>
            <w:lang w:val="en-US"/>
          </w:rPr>
          <mc:AlternateContent>
            <mc:Choice Requires="wps">
              <w:drawing>
                <wp:inline distT="0" distB="0" distL="0" distR="0" wp14:anchorId="40FF652F" wp14:editId="5C347658">
                  <wp:extent cx="5257800" cy="889635"/>
                  <wp:effectExtent l="0" t="0" r="12700" b="12065"/>
                  <wp:docPr id="10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428D8EEC" w14:textId="77777777" w:rsidR="00117380" w:rsidRDefault="00117380"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117380" w:rsidRDefault="00117380" w:rsidP="009B4863">
                              <w:pPr>
                                <w:rPr>
                                  <w:sz w:val="22"/>
                                </w:rPr>
                              </w:pPr>
                            </w:p>
                            <w:p w14:paraId="57DF9CAE" w14:textId="77777777" w:rsidR="00117380" w:rsidRDefault="00117380" w:rsidP="009B4863">
                              <w:pPr>
                                <w:rPr>
                                  <w:sz w:val="22"/>
                                </w:rPr>
                              </w:pPr>
                              <w:r w:rsidRPr="00683722">
                                <w:rPr>
                                  <w:sz w:val="22"/>
                                </w:rPr>
                                <w:t>List any correc</w:t>
                              </w:r>
                              <w:r>
                                <w:rPr>
                                  <w:sz w:val="22"/>
                                </w:rPr>
                                <w:t>tions of matters of fact here:</w:t>
                              </w:r>
                            </w:p>
                            <w:p w14:paraId="388A9142" w14:textId="77777777" w:rsidR="00117380" w:rsidRDefault="00117380" w:rsidP="009B4863"/>
                          </w:txbxContent>
                        </wps:txbx>
                        <wps:bodyPr rot="0" vert="horz" wrap="square" lIns="91440" tIns="45720" rIns="91440" bIns="45720" anchor="t" anchorCtr="0" upright="1">
                          <a:spAutoFit/>
                        </wps:bodyPr>
                      </wps:wsp>
                    </a:graphicData>
                  </a:graphic>
                </wp:inline>
              </w:drawing>
            </mc:Choice>
            <mc:Fallback>
              <w:pict>
                <v:shape id="Text Box 98" o:spid="_x0000_s112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xAVXbSwCAABbBAAADgAAAAAAAAAAAAAAAAAsAgAAZHJzL2Uyb0Rv&#10;Yy54bWxQSwECLQAUAAYACAAAACEAnuXkRtoAAAAFAQAADwAAAAAAAAAAAAAAAACEBAAAZHJzL2Rv&#10;d25yZXYueG1sUEsFBgAAAAAEAAQA8wAAAIsFAAAAAA==&#10;">
                  <v:textbox style="mso-fit-shape-to-text:t">
                    <w:txbxContent>
                      <w:p w14:paraId="428D8EEC" w14:textId="77777777" w:rsidR="00117380" w:rsidRDefault="00117380"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117380" w:rsidRDefault="00117380" w:rsidP="009B4863">
                        <w:pPr>
                          <w:rPr>
                            <w:sz w:val="22"/>
                          </w:rPr>
                        </w:pPr>
                      </w:p>
                      <w:p w14:paraId="57DF9CAE" w14:textId="77777777" w:rsidR="00117380" w:rsidRDefault="00117380" w:rsidP="009B4863">
                        <w:pPr>
                          <w:rPr>
                            <w:sz w:val="22"/>
                          </w:rPr>
                        </w:pPr>
                        <w:r w:rsidRPr="00683722">
                          <w:rPr>
                            <w:sz w:val="22"/>
                          </w:rPr>
                          <w:t>List any correc</w:t>
                        </w:r>
                        <w:r>
                          <w:rPr>
                            <w:sz w:val="22"/>
                          </w:rPr>
                          <w:t>tions of matters of fact here:</w:t>
                        </w:r>
                      </w:p>
                      <w:p w14:paraId="388A9142" w14:textId="77777777" w:rsidR="00117380" w:rsidRDefault="00117380" w:rsidP="009B4863"/>
                    </w:txbxContent>
                  </v:textbox>
                  <w10:anchorlock/>
                </v:shape>
              </w:pict>
            </mc:Fallback>
          </mc:AlternateContent>
        </w:r>
      </w:ins>
    </w:p>
    <w:p w14:paraId="7A7CDAFB" w14:textId="77777777" w:rsidR="009B4863" w:rsidRDefault="009B4863" w:rsidP="009B4863">
      <w:pPr>
        <w:rPr>
          <w:ins w:id="3671" w:author="Sarah Thomas" w:date="2014-03-12T15:17:00Z"/>
        </w:rPr>
      </w:pPr>
    </w:p>
    <w:p w14:paraId="22E9BC5B" w14:textId="67F4AC91" w:rsidR="009B4863" w:rsidRDefault="009B4863" w:rsidP="009B4863">
      <w:pPr>
        <w:rPr>
          <w:ins w:id="3672" w:author="Sarah Thomas" w:date="2014-03-12T15:17:00Z"/>
        </w:rPr>
      </w:pPr>
      <w:ins w:id="3673" w:author="Sarah Thomas" w:date="2014-03-12T15:17:00Z">
        <w:r>
          <w:rPr>
            <w:noProof/>
            <w:lang w:val="en-US"/>
          </w:rPr>
          <mc:AlternateContent>
            <mc:Choice Requires="wps">
              <w:drawing>
                <wp:inline distT="0" distB="0" distL="0" distR="0" wp14:anchorId="20D995FE" wp14:editId="437E8658">
                  <wp:extent cx="5257800" cy="582930"/>
                  <wp:effectExtent l="0" t="0" r="12700" b="13970"/>
                  <wp:docPr id="10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2BD4C74" w14:textId="77777777" w:rsidR="00117380" w:rsidRDefault="00117380"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117380" w:rsidRDefault="00117380" w:rsidP="009B4863">
                              <w:pPr>
                                <w:rPr>
                                  <w:sz w:val="22"/>
                                </w:rPr>
                              </w:pPr>
                            </w:p>
                            <w:p w14:paraId="3BD7FEF0" w14:textId="77777777" w:rsidR="00117380" w:rsidRDefault="00117380"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117380" w:rsidRPr="00F03A6F" w:rsidRDefault="00117380"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97" o:spid="_x0000_s1125"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HF0ohi8CAABcBAAADgAAAAAAAAAAAAAAAAAsAgAAZHJzL2Uy&#10;b0RvYy54bWxQSwECLQAUAAYACAAAACEAdWBljdoAAAAEAQAADwAAAAAAAAAAAAAAAACHBAAAZHJz&#10;L2Rvd25yZXYueG1sUEsFBgAAAAAEAAQA8wAAAI4FAAAAAA==&#10;">
                  <v:textbox style="mso-fit-shape-to-text:t">
                    <w:txbxContent>
                      <w:p w14:paraId="32BD4C74" w14:textId="77777777" w:rsidR="00117380" w:rsidRDefault="00117380"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117380" w:rsidRDefault="00117380" w:rsidP="009B4863">
                        <w:pPr>
                          <w:rPr>
                            <w:sz w:val="22"/>
                          </w:rPr>
                        </w:pPr>
                      </w:p>
                      <w:p w14:paraId="3BD7FEF0" w14:textId="77777777" w:rsidR="00117380" w:rsidRDefault="00117380"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117380" w:rsidRPr="00F03A6F" w:rsidRDefault="00117380" w:rsidP="009B4863">
                        <w:pPr>
                          <w:rPr>
                            <w:sz w:val="22"/>
                          </w:rPr>
                        </w:pPr>
                      </w:p>
                    </w:txbxContent>
                  </v:textbox>
                  <w10:anchorlock/>
                </v:shape>
              </w:pict>
            </mc:Fallback>
          </mc:AlternateContent>
        </w:r>
      </w:ins>
    </w:p>
    <w:p w14:paraId="1D874840" w14:textId="383095A2" w:rsidR="009B4863" w:rsidRDefault="009B4863" w:rsidP="009B4863">
      <w:pPr>
        <w:rPr>
          <w:ins w:id="3674" w:author="Sarah Thomas" w:date="2014-03-12T15:17:00Z"/>
        </w:rPr>
      </w:pPr>
      <w:ins w:id="3675" w:author="Sarah Thomas" w:date="2014-03-12T15:17:00Z">
        <w:r>
          <w:rPr>
            <w:noProof/>
            <w:lang w:val="en-US"/>
          </w:rPr>
          <mc:AlternateContent>
            <mc:Choice Requires="wps">
              <w:drawing>
                <wp:inline distT="0" distB="0" distL="0" distR="0" wp14:anchorId="565BE38D" wp14:editId="071E8067">
                  <wp:extent cx="5257800" cy="568325"/>
                  <wp:effectExtent l="0" t="0" r="12700" b="15875"/>
                  <wp:docPr id="10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FAB7E78" w14:textId="77777777" w:rsidR="00117380" w:rsidRDefault="00117380"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117380" w:rsidRDefault="00117380" w:rsidP="009B4863"/>
                          </w:txbxContent>
                        </wps:txbx>
                        <wps:bodyPr rot="0" vert="horz" wrap="square" lIns="91440" tIns="45720" rIns="91440" bIns="45720" anchor="t" anchorCtr="0" upright="1">
                          <a:spAutoFit/>
                        </wps:bodyPr>
                      </wps:wsp>
                    </a:graphicData>
                  </a:graphic>
                </wp:inline>
              </w:drawing>
            </mc:Choice>
            <mc:Fallback>
              <w:pict>
                <v:shape id="Text Box 96" o:spid="_x0000_s112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K7oZMKwIAAFwEAAAOAAAAAAAAAAAAAAAAACwCAABkcnMvZTJvRG9j&#10;LnhtbFBLAQItABQABgAIAAAAIQBmpU+42gAAAAQBAAAPAAAAAAAAAAAAAAAAAIMEAABkcnMvZG93&#10;bnJldi54bWxQSwUGAAAAAAQABADzAAAAigUAAAAA&#10;">
                  <v:textbox style="mso-fit-shape-to-text:t">
                    <w:txbxContent>
                      <w:p w14:paraId="5FAB7E78" w14:textId="77777777" w:rsidR="00117380" w:rsidRDefault="00117380"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117380" w:rsidRDefault="00117380" w:rsidP="009B4863"/>
                    </w:txbxContent>
                  </v:textbox>
                  <w10:anchorlock/>
                </v:shape>
              </w:pict>
            </mc:Fallback>
          </mc:AlternateContent>
        </w:r>
      </w:ins>
    </w:p>
    <w:p w14:paraId="093E1401" w14:textId="528A3387" w:rsidR="009B4863" w:rsidRDefault="009B4863" w:rsidP="009B4863">
      <w:pPr>
        <w:rPr>
          <w:ins w:id="3676" w:author="Sarah Thomas" w:date="2014-03-12T15:17:00Z"/>
        </w:rPr>
      </w:pPr>
      <w:ins w:id="3677" w:author="Sarah Thomas" w:date="2014-03-12T15:17:00Z">
        <w:r>
          <w:rPr>
            <w:noProof/>
            <w:lang w:val="en-US"/>
          </w:rPr>
          <mc:AlternateContent>
            <mc:Choice Requires="wps">
              <w:drawing>
                <wp:inline distT="0" distB="0" distL="0" distR="0" wp14:anchorId="1E356D7E" wp14:editId="0D4CB360">
                  <wp:extent cx="5257800" cy="714375"/>
                  <wp:effectExtent l="0" t="0" r="12700" b="9525"/>
                  <wp:docPr id="9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35685"/>
                          </a:xfrm>
                          <a:prstGeom prst="rect">
                            <a:avLst/>
                          </a:prstGeom>
                          <a:solidFill>
                            <a:srgbClr val="FFFFFF"/>
                          </a:solidFill>
                          <a:ln w="9525">
                            <a:solidFill>
                              <a:srgbClr val="000000"/>
                            </a:solidFill>
                            <a:miter lim="800000"/>
                            <a:headEnd/>
                            <a:tailEnd/>
                          </a:ln>
                        </wps:spPr>
                        <wps:txbx>
                          <w:txbxContent>
                            <w:p w14:paraId="5A9F3F87" w14:textId="77777777" w:rsidR="00117380" w:rsidRDefault="00117380" w:rsidP="009B4863">
                              <w:pPr>
                                <w:rPr>
                                  <w:sz w:val="22"/>
                                </w:rPr>
                              </w:pPr>
                              <w:r w:rsidRPr="00683722">
                                <w:rPr>
                                  <w:sz w:val="22"/>
                                </w:rPr>
                                <w:t>New matters discussed</w:t>
                              </w:r>
                              <w:r>
                                <w:rPr>
                                  <w:sz w:val="22"/>
                                </w:rPr>
                                <w:t>:</w:t>
                              </w:r>
                            </w:p>
                            <w:p w14:paraId="2A55103C" w14:textId="77777777" w:rsidR="00117380" w:rsidRDefault="00117380" w:rsidP="009B4863">
                              <w:pPr>
                                <w:rPr>
                                  <w:sz w:val="22"/>
                                </w:rPr>
                              </w:pPr>
                            </w:p>
                            <w:p w14:paraId="1C5CA0BF" w14:textId="77777777" w:rsidR="00117380" w:rsidRDefault="00117380" w:rsidP="009B4863">
                              <w:pPr>
                                <w:rPr>
                                  <w:sz w:val="22"/>
                                </w:rPr>
                              </w:pPr>
                              <w:r>
                                <w:rPr>
                                  <w:sz w:val="22"/>
                                </w:rPr>
                                <w:t>Task allocation for report, presentation and finalising system</w:t>
                              </w:r>
                            </w:p>
                            <w:p w14:paraId="288F75C9" w14:textId="77777777" w:rsidR="00117380" w:rsidRDefault="00117380" w:rsidP="009B4863"/>
                            <w:p w14:paraId="22A674EA" w14:textId="77777777" w:rsidR="00117380" w:rsidRPr="00674F95" w:rsidRDefault="00117380" w:rsidP="009B4863">
                              <w:pPr>
                                <w:rPr>
                                  <w:sz w:val="22"/>
                                </w:rPr>
                              </w:pPr>
                              <w:r w:rsidRPr="00674F95">
                                <w:rPr>
                                  <w:sz w:val="22"/>
                                </w:rPr>
                                <w:t>Issues/problems to be reported to project supervisor:</w:t>
                              </w:r>
                            </w:p>
                            <w:p w14:paraId="66E00721" w14:textId="77777777" w:rsidR="00117380" w:rsidRDefault="00117380" w:rsidP="009B4863"/>
                          </w:txbxContent>
                        </wps:txbx>
                        <wps:bodyPr rot="0" vert="horz" wrap="square" lIns="91440" tIns="45720" rIns="91440" bIns="45720" anchor="t" anchorCtr="0" upright="1">
                          <a:spAutoFit/>
                        </wps:bodyPr>
                      </wps:wsp>
                    </a:graphicData>
                  </a:graphic>
                </wp:inline>
              </w:drawing>
            </mc:Choice>
            <mc:Fallback>
              <w:pict>
                <v:shape id="Text Box 95" o:spid="_x0000_s1127"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">
                  <v:textbox style="mso-fit-shape-to-text:t">
                    <w:txbxContent>
                      <w:p w14:paraId="5A9F3F87" w14:textId="77777777" w:rsidR="00117380" w:rsidRDefault="00117380" w:rsidP="009B4863">
                        <w:pPr>
                          <w:rPr>
                            <w:sz w:val="22"/>
                          </w:rPr>
                        </w:pPr>
                        <w:r w:rsidRPr="00683722">
                          <w:rPr>
                            <w:sz w:val="22"/>
                          </w:rPr>
                          <w:t>New matters discussed</w:t>
                        </w:r>
                        <w:r>
                          <w:rPr>
                            <w:sz w:val="22"/>
                          </w:rPr>
                          <w:t>:</w:t>
                        </w:r>
                      </w:p>
                      <w:p w14:paraId="2A55103C" w14:textId="77777777" w:rsidR="00117380" w:rsidRDefault="00117380" w:rsidP="009B4863">
                        <w:pPr>
                          <w:rPr>
                            <w:sz w:val="22"/>
                          </w:rPr>
                        </w:pPr>
                      </w:p>
                      <w:p w14:paraId="1C5CA0BF" w14:textId="77777777" w:rsidR="00117380" w:rsidRDefault="00117380" w:rsidP="009B4863">
                        <w:pPr>
                          <w:rPr>
                            <w:sz w:val="22"/>
                          </w:rPr>
                        </w:pPr>
                        <w:r>
                          <w:rPr>
                            <w:sz w:val="22"/>
                          </w:rPr>
                          <w:t>Task allocation for report, presentation and finalising system</w:t>
                        </w:r>
                      </w:p>
                      <w:p w14:paraId="288F75C9" w14:textId="77777777" w:rsidR="00117380" w:rsidRDefault="00117380" w:rsidP="009B4863"/>
                      <w:p w14:paraId="22A674EA" w14:textId="77777777" w:rsidR="00117380" w:rsidRPr="00674F95" w:rsidRDefault="00117380" w:rsidP="009B4863">
                        <w:pPr>
                          <w:rPr>
                            <w:sz w:val="22"/>
                          </w:rPr>
                        </w:pPr>
                        <w:r w:rsidRPr="00674F95">
                          <w:rPr>
                            <w:sz w:val="22"/>
                          </w:rPr>
                          <w:t>Issues/problems to be reported to project supervisor:</w:t>
                        </w:r>
                      </w:p>
                      <w:p w14:paraId="66E00721" w14:textId="77777777" w:rsidR="00117380" w:rsidRDefault="00117380" w:rsidP="009B4863"/>
                    </w:txbxContent>
                  </v:textbox>
                  <w10:anchorlock/>
                </v:shape>
              </w:pict>
            </mc:Fallback>
          </mc:AlternateContent>
        </w:r>
      </w:ins>
    </w:p>
    <w:p w14:paraId="59675496" w14:textId="2ADD4EB3" w:rsidR="009B4863" w:rsidRDefault="009B4863" w:rsidP="009B4863">
      <w:pPr>
        <w:rPr>
          <w:ins w:id="3678" w:author="Sarah Thomas" w:date="2014-03-12T15:17:00Z"/>
        </w:rPr>
      </w:pPr>
      <w:ins w:id="3679" w:author="Sarah Thomas" w:date="2014-03-12T15:17:00Z">
        <w:r>
          <w:rPr>
            <w:noProof/>
            <w:lang w:val="en-US"/>
          </w:rPr>
          <mc:AlternateContent>
            <mc:Choice Requires="wps">
              <w:drawing>
                <wp:inline distT="0" distB="0" distL="0" distR="0" wp14:anchorId="02B64961" wp14:editId="4C95D370">
                  <wp:extent cx="5257800" cy="1503045"/>
                  <wp:effectExtent l="0" t="0" r="12700" b="8255"/>
                  <wp:docPr id="9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948CF83" w14:textId="77777777" w:rsidR="00117380" w:rsidRDefault="00117380"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117380" w:rsidRDefault="00117380" w:rsidP="009B4863">
                              <w:pPr>
                                <w:rPr>
                                  <w:sz w:val="22"/>
                                </w:rPr>
                              </w:pPr>
                            </w:p>
                            <w:p w14:paraId="382315ED" w14:textId="77777777" w:rsidR="00117380" w:rsidRDefault="00117380" w:rsidP="009B4863">
                              <w:pPr>
                                <w:rPr>
                                  <w:sz w:val="22"/>
                                </w:rPr>
                              </w:pPr>
                              <w:r>
                                <w:rPr>
                                  <w:sz w:val="22"/>
                                </w:rPr>
                                <w:t>All jobs that need to be completed for report allocated using Trello. Please see screenshot below.</w:t>
                              </w:r>
                            </w:p>
                            <w:p w14:paraId="350D047B" w14:textId="77777777" w:rsidR="00117380" w:rsidRDefault="00117380" w:rsidP="009B4863">
                              <w:pPr>
                                <w:rPr>
                                  <w:sz w:val="22"/>
                                </w:rPr>
                              </w:pPr>
                            </w:p>
                            <w:p w14:paraId="4F71C54A" w14:textId="77777777" w:rsidR="00117380" w:rsidRDefault="00117380" w:rsidP="009B4863"/>
                          </w:txbxContent>
                        </wps:txbx>
                        <wps:bodyPr rot="0" vert="horz" wrap="square" lIns="91440" tIns="45720" rIns="91440" bIns="45720" anchor="t" anchorCtr="0" upright="1">
                          <a:spAutoFit/>
                        </wps:bodyPr>
                      </wps:wsp>
                    </a:graphicData>
                  </a:graphic>
                </wp:inline>
              </w:drawing>
            </mc:Choice>
            <mc:Fallback>
              <w:pict>
                <v:shape id="Text Box 94" o:spid="_x0000_s1128"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">
                  <v:textbox style="mso-fit-shape-to-text:t">
                    <w:txbxContent>
                      <w:p w14:paraId="7948CF83" w14:textId="77777777" w:rsidR="00117380" w:rsidRDefault="00117380"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117380" w:rsidRDefault="00117380" w:rsidP="009B4863">
                        <w:pPr>
                          <w:rPr>
                            <w:sz w:val="22"/>
                          </w:rPr>
                        </w:pPr>
                      </w:p>
                      <w:p w14:paraId="382315ED" w14:textId="77777777" w:rsidR="00117380" w:rsidRDefault="00117380" w:rsidP="009B4863">
                        <w:pPr>
                          <w:rPr>
                            <w:sz w:val="22"/>
                          </w:rPr>
                        </w:pPr>
                        <w:r>
                          <w:rPr>
                            <w:sz w:val="22"/>
                          </w:rPr>
                          <w:t>All jobs that need to be completed for report allocated using Trello. Please see screenshot below.</w:t>
                        </w:r>
                      </w:p>
                      <w:p w14:paraId="350D047B" w14:textId="77777777" w:rsidR="00117380" w:rsidRDefault="00117380" w:rsidP="009B4863">
                        <w:pPr>
                          <w:rPr>
                            <w:sz w:val="22"/>
                          </w:rPr>
                        </w:pPr>
                      </w:p>
                      <w:p w14:paraId="4F71C54A" w14:textId="77777777" w:rsidR="00117380" w:rsidRDefault="00117380" w:rsidP="009B4863"/>
                    </w:txbxContent>
                  </v:textbox>
                  <w10:anchorlock/>
                </v:shape>
              </w:pict>
            </mc:Fallback>
          </mc:AlternateContent>
        </w:r>
      </w:ins>
    </w:p>
    <w:p w14:paraId="6C24EB36" w14:textId="77777777" w:rsidR="009B4863" w:rsidRDefault="009B4863" w:rsidP="009B4863">
      <w:pPr>
        <w:rPr>
          <w:ins w:id="3680" w:author="Sarah Thomas" w:date="2014-03-12T15:17:00Z"/>
        </w:rPr>
      </w:pPr>
    </w:p>
    <w:p w14:paraId="5F6065F6" w14:textId="32DA3A69" w:rsidR="009B4863" w:rsidRDefault="009B4863" w:rsidP="009B4863">
      <w:pPr>
        <w:rPr>
          <w:ins w:id="3681" w:author="Sarah Thomas" w:date="2014-03-12T15:17:00Z"/>
        </w:rPr>
      </w:pPr>
      <w:ins w:id="3682" w:author="Sarah Thomas" w:date="2014-03-12T15:17:00Z">
        <w:r>
          <w:rPr>
            <w:noProof/>
            <w:lang w:val="en-US"/>
          </w:rPr>
          <w:drawing>
            <wp:inline distT="0" distB="0" distL="0" distR="0" wp14:anchorId="4E7E31AD" wp14:editId="25B88530">
              <wp:extent cx="5266055" cy="64687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6468745"/>
                      </a:xfrm>
                      <a:prstGeom prst="rect">
                        <a:avLst/>
                      </a:prstGeom>
                      <a:noFill/>
                      <a:ln>
                        <a:noFill/>
                      </a:ln>
                    </pic:spPr>
                  </pic:pic>
                </a:graphicData>
              </a:graphic>
            </wp:inline>
          </w:drawing>
        </w:r>
      </w:ins>
    </w:p>
    <w:p w14:paraId="10346536" w14:textId="77777777" w:rsidR="009B4863" w:rsidRDefault="009B4863" w:rsidP="009B4863">
      <w:pPr>
        <w:rPr>
          <w:ins w:id="3683" w:author="Sarah Thomas" w:date="2014-03-12T15:17:00Z"/>
        </w:rPr>
      </w:pPr>
    </w:p>
    <w:p w14:paraId="451B9019" w14:textId="2641DA75" w:rsidR="009B4863" w:rsidRDefault="009B4863" w:rsidP="009B4863">
      <w:pPr>
        <w:rPr>
          <w:ins w:id="3684" w:author="Sarah Thomas" w:date="2014-03-12T15:17:00Z"/>
        </w:rPr>
      </w:pPr>
      <w:ins w:id="3685" w:author="Sarah Thomas" w:date="2014-03-12T15:17:00Z">
        <w:r w:rsidRPr="009B4863">
          <w:rPr>
            <w:noProof/>
            <w:sz w:val="20"/>
            <w:szCs w:val="20"/>
            <w:lang w:val="en-US"/>
            <w:rPrChange w:id="3686" w:author="Unknown">
              <w:rPr>
                <w:noProof/>
                <w:lang w:val="en-US"/>
              </w:rPr>
            </w:rPrChange>
          </w:rPr>
          <mc:AlternateContent>
            <mc:Choice Requires="wps">
              <w:drawing>
                <wp:inline distT="0" distB="0" distL="0" distR="0" wp14:anchorId="2629B01C" wp14:editId="0B8D747C">
                  <wp:extent cx="5257800" cy="1006475"/>
                  <wp:effectExtent l="0" t="0" r="25400" b="33020"/>
                  <wp:docPr id="9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5A78E54B" w14:textId="77777777" w:rsidR="00117380" w:rsidRPr="009B4863" w:rsidRDefault="00117380" w:rsidP="009B4863">
                              <w:pPr>
                                <w:rPr>
                                  <w:sz w:val="20"/>
                                  <w:szCs w:val="20"/>
                                  <w:rPrChange w:id="3687" w:author="Sarah Thomas" w:date="2014-03-12T15:23:00Z">
                                    <w:rPr>
                                      <w:sz w:val="22"/>
                                    </w:rPr>
                                  </w:rPrChange>
                                </w:rPr>
                              </w:pPr>
                              <w:r w:rsidRPr="009B4863">
                                <w:rPr>
                                  <w:sz w:val="20"/>
                                  <w:szCs w:val="20"/>
                                  <w:rPrChange w:id="3688" w:author="Sarah Thomas" w:date="2014-03-12T15:23:00Z">
                                    <w:rPr>
                                      <w:sz w:val="22"/>
                                    </w:rPr>
                                  </w:rPrChange>
                                </w:rPr>
                                <w:t>Record here the agreed chairperson, secretary, date, time and place of next formal meeting:</w:t>
                              </w:r>
                            </w:p>
                            <w:p w14:paraId="6B0141F0" w14:textId="77777777" w:rsidR="00117380" w:rsidRPr="009B4863" w:rsidRDefault="00117380" w:rsidP="009B4863">
                              <w:pPr>
                                <w:rPr>
                                  <w:sz w:val="20"/>
                                  <w:szCs w:val="20"/>
                                  <w:rPrChange w:id="3689" w:author="Sarah Thomas" w:date="2014-03-12T15:23:00Z">
                                    <w:rPr/>
                                  </w:rPrChange>
                                </w:rPr>
                              </w:pPr>
                            </w:p>
                            <w:p w14:paraId="2A4B9045" w14:textId="77777777" w:rsidR="00117380" w:rsidRPr="009B4863" w:rsidRDefault="00117380" w:rsidP="009B4863">
                              <w:pPr>
                                <w:rPr>
                                  <w:sz w:val="20"/>
                                  <w:szCs w:val="20"/>
                                  <w:rPrChange w:id="3690" w:author="Sarah Thomas" w:date="2014-03-12T15:23:00Z">
                                    <w:rPr/>
                                  </w:rPrChange>
                                </w:rPr>
                              </w:pPr>
                              <w:r w:rsidRPr="009B4863">
                                <w:rPr>
                                  <w:sz w:val="20"/>
                                  <w:szCs w:val="20"/>
                                  <w:rPrChange w:id="3691" w:author="Sarah Thomas" w:date="2014-03-12T15:23:00Z">
                                    <w:rPr/>
                                  </w:rPrChange>
                                </w:rPr>
                                <w:t xml:space="preserve">Next Meeting:  Monday, 17 Mar 2014 in Lab 4 12 pm </w:t>
                              </w:r>
                            </w:p>
                            <w:p w14:paraId="2FEA791D" w14:textId="77777777" w:rsidR="00117380" w:rsidRPr="009B4863" w:rsidRDefault="00117380" w:rsidP="009B4863">
                              <w:pPr>
                                <w:rPr>
                                  <w:sz w:val="20"/>
                                  <w:szCs w:val="20"/>
                                  <w:rPrChange w:id="3692" w:author="Sarah Thomas" w:date="2014-03-12T15:23:00Z">
                                    <w:rPr/>
                                  </w:rPrChange>
                                </w:rPr>
                              </w:pPr>
                              <w:r w:rsidRPr="009B4863">
                                <w:rPr>
                                  <w:sz w:val="20"/>
                                  <w:szCs w:val="20"/>
                                  <w:rPrChange w:id="3693" w:author="Sarah Thomas" w:date="2014-03-12T15:23:00Z">
                                    <w:rPr/>
                                  </w:rPrChange>
                                </w:rPr>
                                <w:t>Chair: Bahit</w:t>
                              </w:r>
                            </w:p>
                            <w:p w14:paraId="51352367" w14:textId="77777777" w:rsidR="00117380" w:rsidRPr="009B4863" w:rsidRDefault="00117380" w:rsidP="009B4863">
                              <w:pPr>
                                <w:rPr>
                                  <w:sz w:val="20"/>
                                  <w:szCs w:val="20"/>
                                  <w:rPrChange w:id="3694" w:author="Sarah Thomas" w:date="2014-03-12T15:23:00Z">
                                    <w:rPr/>
                                  </w:rPrChange>
                                </w:rPr>
                              </w:pPr>
                              <w:r w:rsidRPr="009B4863">
                                <w:rPr>
                                  <w:sz w:val="20"/>
                                  <w:szCs w:val="20"/>
                                  <w:rPrChange w:id="3695" w:author="Sarah Thomas" w:date="2014-03-12T15:23:00Z">
                                    <w:rPr/>
                                  </w:rPrChange>
                                </w:rPr>
                                <w:t>Secretary: Irina</w:t>
                              </w:r>
                            </w:p>
                          </w:txbxContent>
                        </wps:txbx>
                        <wps:bodyPr rot="0" vert="horz" wrap="square" lIns="91440" tIns="45720" rIns="91440" bIns="45720" anchor="t" anchorCtr="0" upright="1">
                          <a:spAutoFit/>
                        </wps:bodyPr>
                      </wps:wsp>
                    </a:graphicData>
                  </a:graphic>
                </wp:inline>
              </w:drawing>
            </mc:Choice>
            <mc:Fallback>
              <w:pict>
                <v:shape id="Text Box 93" o:spid="_x0000_s1129"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">
                  <v:textbox style="mso-fit-shape-to-text:t">
                    <w:txbxContent>
                      <w:p w14:paraId="5A78E54B" w14:textId="77777777" w:rsidR="00117380" w:rsidRPr="009B4863" w:rsidRDefault="00117380" w:rsidP="009B4863">
                        <w:pPr>
                          <w:rPr>
                            <w:sz w:val="20"/>
                            <w:szCs w:val="20"/>
                            <w:rPrChange w:id="3696" w:author="Sarah Thomas" w:date="2014-03-12T15:23:00Z">
                              <w:rPr>
                                <w:sz w:val="22"/>
                              </w:rPr>
                            </w:rPrChange>
                          </w:rPr>
                        </w:pPr>
                        <w:r w:rsidRPr="009B4863">
                          <w:rPr>
                            <w:sz w:val="20"/>
                            <w:szCs w:val="20"/>
                            <w:rPrChange w:id="3697" w:author="Sarah Thomas" w:date="2014-03-12T15:23:00Z">
                              <w:rPr>
                                <w:sz w:val="22"/>
                              </w:rPr>
                            </w:rPrChange>
                          </w:rPr>
                          <w:t>Record here the agreed chairperson, secretary, date, time and place of next formal meeting:</w:t>
                        </w:r>
                      </w:p>
                      <w:p w14:paraId="6B0141F0" w14:textId="77777777" w:rsidR="00117380" w:rsidRPr="009B4863" w:rsidRDefault="00117380" w:rsidP="009B4863">
                        <w:pPr>
                          <w:rPr>
                            <w:sz w:val="20"/>
                            <w:szCs w:val="20"/>
                            <w:rPrChange w:id="3698" w:author="Sarah Thomas" w:date="2014-03-12T15:23:00Z">
                              <w:rPr/>
                            </w:rPrChange>
                          </w:rPr>
                        </w:pPr>
                      </w:p>
                      <w:p w14:paraId="2A4B9045" w14:textId="77777777" w:rsidR="00117380" w:rsidRPr="009B4863" w:rsidRDefault="00117380" w:rsidP="009B4863">
                        <w:pPr>
                          <w:rPr>
                            <w:sz w:val="20"/>
                            <w:szCs w:val="20"/>
                            <w:rPrChange w:id="3699" w:author="Sarah Thomas" w:date="2014-03-12T15:23:00Z">
                              <w:rPr/>
                            </w:rPrChange>
                          </w:rPr>
                        </w:pPr>
                        <w:r w:rsidRPr="009B4863">
                          <w:rPr>
                            <w:sz w:val="20"/>
                            <w:szCs w:val="20"/>
                            <w:rPrChange w:id="3700" w:author="Sarah Thomas" w:date="2014-03-12T15:23:00Z">
                              <w:rPr/>
                            </w:rPrChange>
                          </w:rPr>
                          <w:t xml:space="preserve">Next Meeting:  Monday, 17 Mar 2014 in Lab 4 12 pm </w:t>
                        </w:r>
                      </w:p>
                      <w:p w14:paraId="2FEA791D" w14:textId="77777777" w:rsidR="00117380" w:rsidRPr="009B4863" w:rsidRDefault="00117380" w:rsidP="009B4863">
                        <w:pPr>
                          <w:rPr>
                            <w:sz w:val="20"/>
                            <w:szCs w:val="20"/>
                            <w:rPrChange w:id="3701" w:author="Sarah Thomas" w:date="2014-03-12T15:23:00Z">
                              <w:rPr/>
                            </w:rPrChange>
                          </w:rPr>
                        </w:pPr>
                        <w:r w:rsidRPr="009B4863">
                          <w:rPr>
                            <w:sz w:val="20"/>
                            <w:szCs w:val="20"/>
                            <w:rPrChange w:id="3702" w:author="Sarah Thomas" w:date="2014-03-12T15:23:00Z">
                              <w:rPr/>
                            </w:rPrChange>
                          </w:rPr>
                          <w:t>Chair: Bahit</w:t>
                        </w:r>
                      </w:p>
                      <w:p w14:paraId="51352367" w14:textId="77777777" w:rsidR="00117380" w:rsidRPr="009B4863" w:rsidRDefault="00117380" w:rsidP="009B4863">
                        <w:pPr>
                          <w:rPr>
                            <w:sz w:val="20"/>
                            <w:szCs w:val="20"/>
                            <w:rPrChange w:id="3703" w:author="Sarah Thomas" w:date="2014-03-12T15:23:00Z">
                              <w:rPr/>
                            </w:rPrChange>
                          </w:rPr>
                        </w:pPr>
                        <w:r w:rsidRPr="009B4863">
                          <w:rPr>
                            <w:sz w:val="20"/>
                            <w:szCs w:val="20"/>
                            <w:rPrChange w:id="3704" w:author="Sarah Thomas" w:date="2014-03-12T15:23:00Z">
                              <w:rPr/>
                            </w:rPrChange>
                          </w:rPr>
                          <w:t>Secretary: Irina</w:t>
                        </w:r>
                      </w:p>
                    </w:txbxContent>
                  </v:textbox>
                  <w10:anchorlock/>
                </v:shape>
              </w:pict>
            </mc:Fallback>
          </mc:AlternateContent>
        </w:r>
      </w:ins>
    </w:p>
    <w:p w14:paraId="4D73F3DC" w14:textId="77777777" w:rsidR="009B4863" w:rsidRPr="00486475" w:rsidRDefault="009B4863" w:rsidP="009B4863">
      <w:pPr>
        <w:rPr>
          <w:ins w:id="3705" w:author="Sarah Thomas" w:date="2014-03-12T15:17:00Z"/>
        </w:rPr>
      </w:pPr>
    </w:p>
    <w:p w14:paraId="745F2486" w14:textId="77777777" w:rsidR="009B4863" w:rsidRPr="00486475" w:rsidRDefault="009B4863" w:rsidP="009B4863">
      <w:pPr>
        <w:jc w:val="center"/>
        <w:rPr>
          <w:ins w:id="3706" w:author="Sarah Thomas" w:date="2014-03-12T15:17:00Z"/>
        </w:rPr>
      </w:pPr>
    </w:p>
    <w:p w14:paraId="25B30071" w14:textId="77777777" w:rsidR="00E65606" w:rsidRPr="00486475" w:rsidRDefault="00E65606" w:rsidP="00E65606">
      <w:pPr>
        <w:jc w:val="center"/>
        <w:rPr>
          <w:ins w:id="3707" w:author="Sarah Thomas" w:date="2014-03-12T15:02:00Z"/>
        </w:rPr>
      </w:pPr>
    </w:p>
    <w:p w14:paraId="4747A0F6" w14:textId="77777777" w:rsidR="00E65606" w:rsidRPr="00486475" w:rsidRDefault="00E65606" w:rsidP="00E65606">
      <w:pPr>
        <w:jc w:val="center"/>
        <w:rPr>
          <w:ins w:id="3708" w:author="Sarah Thomas" w:date="2014-03-12T15:01:00Z"/>
        </w:rPr>
      </w:pPr>
    </w:p>
    <w:p w14:paraId="0418B768" w14:textId="77777777" w:rsidR="00E65606" w:rsidRPr="00486475" w:rsidRDefault="00E65606" w:rsidP="00E65606">
      <w:pPr>
        <w:jc w:val="center"/>
        <w:rPr>
          <w:ins w:id="3709" w:author="Sarah Thomas" w:date="2014-03-12T15:01:00Z"/>
        </w:rPr>
      </w:pPr>
    </w:p>
    <w:p w14:paraId="15425F52" w14:textId="77777777" w:rsidR="00E65606" w:rsidRPr="00486475" w:rsidRDefault="00E65606" w:rsidP="00E65606">
      <w:pPr>
        <w:rPr>
          <w:ins w:id="3710" w:author="Sarah Thomas" w:date="2014-03-12T14:56:00Z"/>
        </w:rPr>
      </w:pPr>
    </w:p>
    <w:p w14:paraId="2E4F8AD5" w14:textId="77777777" w:rsidR="00E65606" w:rsidRPr="00486475" w:rsidRDefault="00E65606" w:rsidP="00E65606">
      <w:pPr>
        <w:jc w:val="center"/>
        <w:rPr>
          <w:ins w:id="3711" w:author="Sarah Thomas" w:date="2014-03-12T14:56:00Z"/>
        </w:rPr>
      </w:pPr>
    </w:p>
    <w:p w14:paraId="47772853" w14:textId="77777777" w:rsidR="00E65606" w:rsidRPr="00E65606" w:rsidRDefault="00E65606">
      <w:pPr>
        <w:rPr>
          <w:ins w:id="3712" w:author="Sarah Thomas" w:date="2014-03-03T14:22:00Z"/>
          <w:rPrChange w:id="3713" w:author="Sarah Thomas" w:date="2014-03-12T14:53:00Z">
            <w:rPr>
              <w:ins w:id="3714" w:author="Sarah Thomas" w:date="2014-03-03T14:22:00Z"/>
              <w:rFonts w:ascii="Times" w:hAnsi="Times" w:cs="Times"/>
              <w:sz w:val="30"/>
              <w:szCs w:val="30"/>
            </w:rPr>
          </w:rPrChange>
        </w:rPr>
        <w:pPrChange w:id="3715" w:author="Sarah Thomas" w:date="2014-03-12T14:53:00Z">
          <w:pPr>
            <w:widowControl w:val="0"/>
            <w:autoSpaceDE w:val="0"/>
            <w:autoSpaceDN w:val="0"/>
            <w:adjustRightInd w:val="0"/>
          </w:pPr>
        </w:pPrChange>
      </w:pPr>
    </w:p>
    <w:p w14:paraId="7FD9E9C6" w14:textId="2C959B37" w:rsidR="00F15707" w:rsidRPr="00FB0B3E" w:rsidRDefault="00F15707">
      <w:pPr>
        <w:pStyle w:val="Heading2"/>
        <w:rPr>
          <w:ins w:id="3716" w:author="Sarah Thomas" w:date="2014-03-03T14:11:00Z"/>
          <w:szCs w:val="24"/>
        </w:rPr>
        <w:pPrChange w:id="3717" w:author="Sarah Thomas" w:date="2014-03-03T14:22:00Z">
          <w:pPr>
            <w:widowControl w:val="0"/>
            <w:autoSpaceDE w:val="0"/>
            <w:autoSpaceDN w:val="0"/>
            <w:adjustRightInd w:val="0"/>
          </w:pPr>
        </w:pPrChange>
      </w:pPr>
      <w:bookmarkStart w:id="3718" w:name="_Toc256589010"/>
      <w:ins w:id="3719" w:author="Sarah Thomas" w:date="2014-03-03T14:11:00Z">
        <w:r w:rsidRPr="00812194">
          <w:t>C. Full Code Listing</w:t>
        </w:r>
        <w:bookmarkEnd w:id="3718"/>
      </w:ins>
    </w:p>
    <w:p w14:paraId="65EA5C72" w14:textId="77777777" w:rsidR="00F15707" w:rsidRPr="00766C26" w:rsidRDefault="00F15707">
      <w:pPr>
        <w:pStyle w:val="BodyText"/>
        <w:rPr>
          <w:ins w:id="3720" w:author="Sarah Thomas" w:date="2014-03-03T14:11:00Z"/>
          <w:rStyle w:val="Emphasis"/>
          <w:rPrChange w:id="3721" w:author="Sarah Thomas" w:date="2014-03-03T14:25:00Z">
            <w:rPr>
              <w:ins w:id="3722" w:author="Sarah Thomas" w:date="2014-03-03T14:11:00Z"/>
              <w:szCs w:val="24"/>
            </w:rPr>
          </w:rPrChange>
        </w:rPr>
        <w:pPrChange w:id="3723" w:author="Sarah Thomas" w:date="2014-03-03T14:24:00Z">
          <w:pPr>
            <w:widowControl w:val="0"/>
            <w:autoSpaceDE w:val="0"/>
            <w:autoSpaceDN w:val="0"/>
            <w:adjustRightInd w:val="0"/>
          </w:pPr>
        </w:pPrChange>
      </w:pPr>
      <w:ins w:id="3724" w:author="Sarah Thomas" w:date="2014-03-03T14:11:00Z">
        <w:r w:rsidRPr="00766C26">
          <w:rPr>
            <w:rStyle w:val="Emphasis"/>
            <w:highlight w:val="lightGray"/>
            <w:rPrChange w:id="3725" w:author="Sarah Thomas" w:date="2014-03-03T14:25:00Z">
              <w:rPr>
                <w:rFonts w:ascii="Times" w:hAnsi="Times" w:cs="Times"/>
                <w:sz w:val="30"/>
                <w:szCs w:val="30"/>
              </w:rPr>
            </w:rPrChange>
          </w:rPr>
          <w:t xml:space="preserve">(Hard copy is unnecessary. Please save your code in </w:t>
        </w:r>
        <w:proofErr w:type="gramStart"/>
        <w:r w:rsidRPr="00766C26">
          <w:rPr>
            <w:rStyle w:val="Emphasis"/>
            <w:highlight w:val="lightGray"/>
            <w:rPrChange w:id="3726" w:author="Sarah Thomas" w:date="2014-03-03T14:25:00Z">
              <w:rPr>
                <w:rFonts w:ascii="Times" w:hAnsi="Times" w:cs="Times"/>
                <w:sz w:val="30"/>
                <w:szCs w:val="30"/>
              </w:rPr>
            </w:rPrChange>
          </w:rPr>
          <w:t>well structured</w:t>
        </w:r>
        <w:proofErr w:type="gramEnd"/>
        <w:r w:rsidRPr="00766C26">
          <w:rPr>
            <w:rStyle w:val="Emphasis"/>
            <w:highlight w:val="lightGray"/>
            <w:rPrChange w:id="3727" w:author="Sarah Thomas" w:date="2014-03-03T14:25:00Z">
              <w:rPr>
                <w:rFonts w:ascii="Times" w:hAnsi="Times" w:cs="Times"/>
                <w:sz w:val="30"/>
                <w:szCs w:val="30"/>
              </w:rPr>
            </w:rPrChange>
          </w:rPr>
          <w:t xml:space="preserve"> folders in the CD)</w:t>
        </w:r>
      </w:ins>
    </w:p>
    <w:p w14:paraId="0F2D6BB8" w14:textId="77777777" w:rsidR="00F15707" w:rsidRPr="00812194" w:rsidRDefault="00F15707">
      <w:pPr>
        <w:pPrChange w:id="3728" w:author="Sarah Thomas" w:date="2014-03-03T14:11:00Z">
          <w:pPr>
            <w:pStyle w:val="Heading1"/>
          </w:pPr>
        </w:pPrChange>
      </w:pPr>
    </w:p>
    <w:p w14:paraId="45ECCA05" w14:textId="3E2C60D6" w:rsidR="00B04225" w:rsidDel="00F15707" w:rsidRDefault="00B04225" w:rsidP="00B04225">
      <w:pPr>
        <w:pStyle w:val="Heading2"/>
        <w:rPr>
          <w:del w:id="3729" w:author="Sarah Thomas" w:date="2014-03-03T14:11:00Z"/>
        </w:rPr>
      </w:pPr>
      <w:del w:id="3730" w:author="Sarah Thomas" w:date="2014-03-03T14:11:00Z">
        <w:r w:rsidDel="00F15707">
          <w:delText>Look and Feel</w:delText>
        </w:r>
      </w:del>
    </w:p>
    <w:p w14:paraId="18D68419" w14:textId="576D178D" w:rsidR="0028129D" w:rsidRPr="00F0790D" w:rsidDel="00F15707" w:rsidRDefault="00B04225" w:rsidP="00F0790D">
      <w:pPr>
        <w:rPr>
          <w:del w:id="3731" w:author="Sarah Thomas" w:date="2014-03-03T14:11:00Z"/>
        </w:rPr>
      </w:pPr>
      <w:del w:id="3732" w:author="Sarah Thomas" w:date="2014-03-03T14:11:00Z">
        <w:r w:rsidDel="00F15707">
          <w:delText>An example of how the user interface may look in the final website</w:delText>
        </w:r>
      </w:del>
    </w:p>
    <w:p w14:paraId="175CFD4E" w14:textId="28B983D1" w:rsidR="00B04225" w:rsidDel="00F15707" w:rsidRDefault="00B04225" w:rsidP="00F0790D">
      <w:pPr>
        <w:pStyle w:val="BodyText"/>
        <w:keepNext/>
        <w:jc w:val="center"/>
        <w:rPr>
          <w:del w:id="3733" w:author="Sarah Thomas" w:date="2014-03-03T14:11:00Z"/>
        </w:rPr>
      </w:pPr>
      <w:del w:id="3734" w:author="Sarah Thomas" w:date="2014-03-03T14:11:00Z">
        <w:r w:rsidDel="00F15707">
          <w:rPr>
            <w:noProof/>
            <w:lang w:val="en-US"/>
          </w:rPr>
          <w:drawing>
            <wp:inline distT="0" distB="0" distL="0" distR="0" wp14:anchorId="47E3F412" wp14:editId="4EEDEE29">
              <wp:extent cx="2190750" cy="2425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_Up2.jpg"/>
                      <pic:cNvPicPr/>
                    </pic:nvPicPr>
                    <pic:blipFill>
                      <a:blip r:embed="rId37">
                        <a:extLst>
                          <a:ext uri="{28A0092B-C50C-407E-A947-70E740481C1C}">
                            <a14:useLocalDpi xmlns:a14="http://schemas.microsoft.com/office/drawing/2010/main" val="0"/>
                          </a:ext>
                        </a:extLst>
                      </a:blip>
                      <a:stretch>
                        <a:fillRect/>
                      </a:stretch>
                    </pic:blipFill>
                    <pic:spPr>
                      <a:xfrm>
                        <a:off x="0" y="0"/>
                        <a:ext cx="2190750" cy="2425700"/>
                      </a:xfrm>
                      <a:prstGeom prst="rect">
                        <a:avLst/>
                      </a:prstGeom>
                    </pic:spPr>
                  </pic:pic>
                </a:graphicData>
              </a:graphic>
            </wp:inline>
          </w:drawing>
        </w:r>
      </w:del>
    </w:p>
    <w:p w14:paraId="1E9C9A4D" w14:textId="7D2781B0" w:rsidR="00B04225" w:rsidRPr="00B04225" w:rsidDel="00F15707" w:rsidRDefault="00B04225" w:rsidP="00F0790D">
      <w:pPr>
        <w:pStyle w:val="Caption"/>
        <w:jc w:val="center"/>
        <w:rPr>
          <w:del w:id="3735" w:author="Sarah Thomas" w:date="2014-03-03T14:11:00Z"/>
        </w:rPr>
      </w:pPr>
      <w:del w:id="3736" w:author="Sarah Thomas" w:date="2014-03-03T14:11: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3</w:delText>
        </w:r>
        <w:r w:rsidR="00246E0B" w:rsidDel="00F15707">
          <w:rPr>
            <w:b w:val="0"/>
            <w:bCs w:val="0"/>
            <w:noProof/>
          </w:rPr>
          <w:fldChar w:fldCharType="end"/>
        </w:r>
        <w:r w:rsidDel="00F15707">
          <w:delText xml:space="preserve"> - Sample user interface</w:delText>
        </w:r>
      </w:del>
    </w:p>
    <w:p w14:paraId="4FCB661D" w14:textId="7B439E08" w:rsidR="009D6792" w:rsidRPr="00B70B99" w:rsidDel="00F15707" w:rsidRDefault="009D6792" w:rsidP="009D6792">
      <w:pPr>
        <w:pStyle w:val="Heading2"/>
        <w:rPr>
          <w:del w:id="3737" w:author="Sarah Thomas" w:date="2014-03-03T14:11:00Z"/>
        </w:rPr>
      </w:pPr>
      <w:del w:id="3738" w:author="Sarah Thomas" w:date="2014-03-03T14:11:00Z">
        <w:r w:rsidRPr="00B70B99" w:rsidDel="00F15707">
          <w:delText>Skill keyword ontology/hierarchy</w:delText>
        </w:r>
      </w:del>
    </w:p>
    <w:p w14:paraId="68239BEB" w14:textId="14749A5B" w:rsidR="009D6792" w:rsidDel="00F15707" w:rsidRDefault="009D6792" w:rsidP="009D6792">
      <w:pPr>
        <w:rPr>
          <w:del w:id="3739" w:author="Sarah Thomas" w:date="2014-03-03T14:11:00Z"/>
        </w:rPr>
      </w:pPr>
      <w:del w:id="3740" w:author="Sarah Thomas" w:date="2014-03-03T14:11:00Z">
        <w:r w:rsidDel="00F15707">
          <w:delText xml:space="preserve">A summary of skill keywords to be used in profiles and search organized into a hierarchy of categories. </w:delText>
        </w:r>
        <w:r w:rsidR="00C773D7" w:rsidDel="00F15707">
          <w:delText xml:space="preserve">This is to be considered provisional at this stage. </w:delText>
        </w:r>
      </w:del>
    </w:p>
    <w:tbl>
      <w:tblPr>
        <w:tblStyle w:val="TableGrid"/>
        <w:tblW w:w="0" w:type="auto"/>
        <w:tblLook w:val="04A0" w:firstRow="1" w:lastRow="0" w:firstColumn="1" w:lastColumn="0" w:noHBand="0" w:noVBand="1"/>
      </w:tblPr>
      <w:tblGrid>
        <w:gridCol w:w="2570"/>
        <w:gridCol w:w="5946"/>
      </w:tblGrid>
      <w:tr w:rsidR="00B70B99" w:rsidRPr="0060716E" w:rsidDel="00F15707" w14:paraId="69DD11D8" w14:textId="1AD7F024" w:rsidTr="00B70B99">
        <w:trPr>
          <w:del w:id="3741" w:author="Sarah Thomas" w:date="2014-03-03T14:11:00Z"/>
        </w:trPr>
        <w:tc>
          <w:tcPr>
            <w:tcW w:w="2570" w:type="dxa"/>
          </w:tcPr>
          <w:p w14:paraId="61919019" w14:textId="6BA6740C" w:rsidR="00B70B99" w:rsidRPr="0060716E" w:rsidDel="00F15707" w:rsidRDefault="00B70B99" w:rsidP="00B70B99">
            <w:pPr>
              <w:jc w:val="center"/>
              <w:rPr>
                <w:del w:id="3742" w:author="Sarah Thomas" w:date="2014-03-03T14:11:00Z"/>
                <w:rFonts w:cs="Times New Roman"/>
                <w:b/>
                <w:color w:val="000000" w:themeColor="text1"/>
                <w:szCs w:val="24"/>
              </w:rPr>
            </w:pPr>
            <w:del w:id="3743" w:author="Sarah Thomas" w:date="2014-03-03T14:11:00Z">
              <w:r w:rsidRPr="0060716E" w:rsidDel="00F15707">
                <w:rPr>
                  <w:rFonts w:cs="Times New Roman"/>
                  <w:b/>
                  <w:color w:val="000000" w:themeColor="text1"/>
                  <w:szCs w:val="24"/>
                </w:rPr>
                <w:delText>Category</w:delText>
              </w:r>
            </w:del>
          </w:p>
        </w:tc>
        <w:tc>
          <w:tcPr>
            <w:tcW w:w="5946" w:type="dxa"/>
          </w:tcPr>
          <w:p w14:paraId="2851EC25" w14:textId="1300A573" w:rsidR="00B70B99" w:rsidRPr="0060716E" w:rsidDel="00F15707" w:rsidRDefault="00B70B99" w:rsidP="00B70B99">
            <w:pPr>
              <w:jc w:val="center"/>
              <w:rPr>
                <w:del w:id="3744" w:author="Sarah Thomas" w:date="2014-03-03T14:11:00Z"/>
                <w:rFonts w:cs="Times New Roman"/>
                <w:b/>
                <w:color w:val="000000" w:themeColor="text1"/>
                <w:szCs w:val="24"/>
              </w:rPr>
            </w:pPr>
            <w:del w:id="3745" w:author="Sarah Thomas" w:date="2014-03-03T14:11:00Z">
              <w:r w:rsidRPr="0060716E" w:rsidDel="00F15707">
                <w:rPr>
                  <w:rFonts w:cs="Times New Roman"/>
                  <w:b/>
                  <w:color w:val="000000" w:themeColor="text1"/>
                  <w:szCs w:val="24"/>
                </w:rPr>
                <w:delText>Skills/ key words</w:delText>
              </w:r>
            </w:del>
          </w:p>
        </w:tc>
      </w:tr>
      <w:tr w:rsidR="00B70B99" w:rsidRPr="0060716E" w:rsidDel="00F15707" w14:paraId="5C00F04B" w14:textId="5E54D56F" w:rsidTr="00B70B99">
        <w:trPr>
          <w:del w:id="3746" w:author="Sarah Thomas" w:date="2014-03-03T14:11:00Z"/>
        </w:trPr>
        <w:tc>
          <w:tcPr>
            <w:tcW w:w="2570" w:type="dxa"/>
          </w:tcPr>
          <w:p w14:paraId="29C655DA" w14:textId="31B24DBB" w:rsidR="00B70B99" w:rsidRPr="0060716E" w:rsidDel="00F15707" w:rsidRDefault="00B70B99" w:rsidP="00B70B99">
            <w:pPr>
              <w:rPr>
                <w:del w:id="3747" w:author="Sarah Thomas" w:date="2014-03-03T14:11:00Z"/>
                <w:rFonts w:cs="Times New Roman"/>
                <w:color w:val="000000" w:themeColor="text1"/>
                <w:szCs w:val="24"/>
              </w:rPr>
            </w:pPr>
            <w:del w:id="3748" w:author="Sarah Thomas" w:date="2014-03-03T14:11:00Z">
              <w:r w:rsidRPr="0060716E" w:rsidDel="00F15707">
                <w:rPr>
                  <w:rFonts w:cs="Times New Roman"/>
                  <w:color w:val="000000" w:themeColor="text1"/>
                  <w:szCs w:val="24"/>
                  <w:shd w:val="clear" w:color="auto" w:fill="FFFFFF"/>
                  <w:lang w:eastAsia="zh-CN"/>
                </w:rPr>
                <w:delText>Engineering</w:delText>
              </w:r>
            </w:del>
          </w:p>
        </w:tc>
        <w:tc>
          <w:tcPr>
            <w:tcW w:w="5946" w:type="dxa"/>
          </w:tcPr>
          <w:p w14:paraId="38D845F7" w14:textId="6C10DF56" w:rsidR="00B70B99" w:rsidRPr="0060716E" w:rsidDel="00F15707" w:rsidRDefault="00A9041C" w:rsidP="00B70B99">
            <w:pPr>
              <w:rPr>
                <w:del w:id="3749" w:author="Sarah Thomas" w:date="2014-03-03T14:11:00Z"/>
                <w:rFonts w:cs="Times New Roman"/>
                <w:color w:val="000000" w:themeColor="text1"/>
                <w:szCs w:val="24"/>
              </w:rPr>
            </w:pPr>
            <w:del w:id="3750" w:author="Sarah Thomas" w:date="2014-03-03T14:11:00Z">
              <w:r w:rsidRPr="0060716E" w:rsidDel="00F15707">
                <w:rPr>
                  <w:rFonts w:cs="Times New Roman"/>
                  <w:color w:val="000000" w:themeColor="text1"/>
                  <w:szCs w:val="24"/>
                  <w:shd w:val="clear" w:color="auto" w:fill="FFFFFF"/>
                </w:rPr>
                <w:delText>Mechanics</w:delText>
              </w:r>
              <w:r w:rsidR="00B70B99" w:rsidRPr="0060716E" w:rsidDel="00F15707">
                <w:rPr>
                  <w:rFonts w:cs="Times New Roman"/>
                  <w:color w:val="000000" w:themeColor="text1"/>
                  <w:szCs w:val="24"/>
                  <w:shd w:val="clear" w:color="auto" w:fill="FFFFFF"/>
                </w:rPr>
                <w:delText>, optics, civil engineering, materials, heat transfer, highway engineering, structural engineering</w:delText>
              </w:r>
            </w:del>
          </w:p>
        </w:tc>
      </w:tr>
      <w:tr w:rsidR="00B70B99" w:rsidRPr="0060716E" w:rsidDel="00F15707" w14:paraId="22C5291E" w14:textId="3775FDA3" w:rsidTr="00B70B99">
        <w:trPr>
          <w:del w:id="3751" w:author="Sarah Thomas" w:date="2014-03-03T14:11:00Z"/>
        </w:trPr>
        <w:tc>
          <w:tcPr>
            <w:tcW w:w="2570" w:type="dxa"/>
          </w:tcPr>
          <w:p w14:paraId="2B0F45BD" w14:textId="5D29ADF2" w:rsidR="00B70B99" w:rsidRPr="0060716E" w:rsidDel="00F15707" w:rsidRDefault="00B70B99" w:rsidP="00B70B99">
            <w:pPr>
              <w:rPr>
                <w:del w:id="3752" w:author="Sarah Thomas" w:date="2014-03-03T14:11:00Z"/>
                <w:rFonts w:cs="Times New Roman"/>
                <w:color w:val="000000" w:themeColor="text1"/>
                <w:szCs w:val="24"/>
              </w:rPr>
            </w:pPr>
            <w:del w:id="3753" w:author="Sarah Thomas" w:date="2014-03-03T14:11:00Z">
              <w:r w:rsidRPr="0060716E" w:rsidDel="00F15707">
                <w:rPr>
                  <w:rFonts w:cs="Times New Roman"/>
                  <w:color w:val="000000" w:themeColor="text1"/>
                  <w:szCs w:val="24"/>
                  <w:shd w:val="clear" w:color="auto" w:fill="FFFFFF"/>
                  <w:lang w:eastAsia="zh-CN"/>
                </w:rPr>
                <w:delText>Computer</w:delText>
              </w:r>
              <w:r w:rsidRPr="0060716E" w:rsidDel="00F15707">
                <w:rPr>
                  <w:rFonts w:cs="Times New Roman"/>
                  <w:color w:val="000000" w:themeColor="text1"/>
                  <w:szCs w:val="24"/>
                  <w:shd w:val="clear" w:color="auto" w:fill="FFFFFF"/>
                </w:rPr>
                <w:delText xml:space="preserve"> Science</w:delText>
              </w:r>
            </w:del>
          </w:p>
        </w:tc>
        <w:tc>
          <w:tcPr>
            <w:tcW w:w="5946" w:type="dxa"/>
          </w:tcPr>
          <w:p w14:paraId="03F32AFF" w14:textId="4C8F7B32" w:rsidR="00B70B99" w:rsidRPr="0060716E" w:rsidDel="00F15707" w:rsidRDefault="00A9041C" w:rsidP="00B70B99">
            <w:pPr>
              <w:rPr>
                <w:del w:id="3754" w:author="Sarah Thomas" w:date="2014-03-03T14:11:00Z"/>
                <w:rFonts w:cs="Times New Roman"/>
                <w:color w:val="000000" w:themeColor="text1"/>
                <w:szCs w:val="24"/>
              </w:rPr>
            </w:pPr>
            <w:del w:id="3755" w:author="Sarah Thomas" w:date="2014-03-03T14:11:00Z">
              <w:r w:rsidRPr="0060716E" w:rsidDel="00F15707">
                <w:rPr>
                  <w:rFonts w:cs="Times New Roman"/>
                  <w:color w:val="000000" w:themeColor="text1"/>
                  <w:szCs w:val="24"/>
                  <w:shd w:val="clear" w:color="auto" w:fill="FFFFFF"/>
                </w:rPr>
                <w:delText>Software</w:delText>
              </w:r>
              <w:r w:rsidR="00B70B99" w:rsidRPr="0060716E" w:rsidDel="00F15707">
                <w:rPr>
                  <w:rFonts w:cs="Times New Roman"/>
                  <w:color w:val="000000" w:themeColor="text1"/>
                  <w:szCs w:val="24"/>
                  <w:shd w:val="clear" w:color="auto" w:fill="FFFFFF"/>
                </w:rPr>
                <w:delText xml:space="preserve"> engineering, networks, computational vision, computer architecture, robotics, cloud computing, machine learning, AI Systems, SQL, PHP, JAVA, ASP.NET, JSP.NET, C++, C</w:delText>
              </w:r>
              <w:r w:rsidR="00B70B99" w:rsidRPr="0060716E" w:rsidDel="00F15707">
                <w:rPr>
                  <w:rFonts w:cs="Times New Roman"/>
                  <w:color w:val="000000" w:themeColor="text1"/>
                  <w:szCs w:val="24"/>
                </w:rPr>
                <w:delText xml:space="preserve"> #, Python, Perl, Linux, Windows</w:delText>
              </w:r>
            </w:del>
          </w:p>
        </w:tc>
      </w:tr>
      <w:tr w:rsidR="00C773D7" w:rsidRPr="0060716E" w:rsidDel="00F15707" w14:paraId="3096A193" w14:textId="40B41DED" w:rsidTr="00C773D7">
        <w:trPr>
          <w:del w:id="3756" w:author="Sarah Thomas" w:date="2014-03-03T14:11:00Z"/>
        </w:trPr>
        <w:tc>
          <w:tcPr>
            <w:tcW w:w="2570" w:type="dxa"/>
          </w:tcPr>
          <w:p w14:paraId="671A940F" w14:textId="6B091553" w:rsidR="00C773D7" w:rsidRPr="0060716E" w:rsidDel="00F15707" w:rsidRDefault="00C773D7" w:rsidP="00C773D7">
            <w:pPr>
              <w:rPr>
                <w:del w:id="3757" w:author="Sarah Thomas" w:date="2014-03-03T14:11:00Z"/>
                <w:rFonts w:cs="Times New Roman"/>
                <w:color w:val="000000" w:themeColor="text1"/>
                <w:szCs w:val="24"/>
              </w:rPr>
            </w:pPr>
            <w:del w:id="3758" w:author="Sarah Thomas" w:date="2014-03-03T14:11:00Z">
              <w:r w:rsidRPr="0060716E" w:rsidDel="00F15707">
                <w:rPr>
                  <w:rFonts w:cs="Times New Roman"/>
                  <w:color w:val="000000" w:themeColor="text1"/>
                  <w:szCs w:val="24"/>
                  <w:shd w:val="clear" w:color="auto" w:fill="FFFFFF"/>
                  <w:lang w:eastAsia="zh-CN"/>
                </w:rPr>
                <w:delText>Law</w:delText>
              </w:r>
            </w:del>
          </w:p>
        </w:tc>
        <w:tc>
          <w:tcPr>
            <w:tcW w:w="5946" w:type="dxa"/>
          </w:tcPr>
          <w:p w14:paraId="01AEF917" w14:textId="0C876180" w:rsidR="00C773D7" w:rsidRPr="0060716E" w:rsidDel="00F15707" w:rsidRDefault="00A9041C" w:rsidP="00C773D7">
            <w:pPr>
              <w:rPr>
                <w:del w:id="3759" w:author="Sarah Thomas" w:date="2014-03-03T14:11:00Z"/>
                <w:rFonts w:cs="Times New Roman"/>
                <w:color w:val="000000" w:themeColor="text1"/>
                <w:szCs w:val="24"/>
              </w:rPr>
            </w:pPr>
            <w:del w:id="3760" w:author="Sarah Thomas" w:date="2014-03-03T14:11:00Z">
              <w:r w:rsidDel="00F15707">
                <w:rPr>
                  <w:rFonts w:cs="Times New Roman"/>
                  <w:color w:val="000000" w:themeColor="text1"/>
                  <w:szCs w:val="24"/>
                  <w:shd w:val="clear" w:color="auto" w:fill="FFFFFF"/>
                </w:rPr>
                <w:delText>Entrepreneurial</w:delText>
              </w:r>
              <w:r w:rsidR="00C773D7" w:rsidRPr="0060716E" w:rsidDel="00F15707">
                <w:rPr>
                  <w:rFonts w:cs="Times New Roman"/>
                  <w:color w:val="000000" w:themeColor="text1"/>
                  <w:szCs w:val="24"/>
                  <w:shd w:val="clear" w:color="auto" w:fill="FFFFFF"/>
                </w:rPr>
                <w:delText>, communication, commercial awareness, intellectual property law, attention to detail, contract law, criminal law, equity &amp; trusts, jurisprudence, European Union law, international court, employment law</w:delText>
              </w:r>
            </w:del>
          </w:p>
        </w:tc>
      </w:tr>
      <w:tr w:rsidR="00C773D7" w:rsidRPr="0060716E" w:rsidDel="00F15707" w14:paraId="2D2C0B3B" w14:textId="2A6A68FE" w:rsidTr="00C773D7">
        <w:trPr>
          <w:del w:id="3761" w:author="Sarah Thomas" w:date="2014-03-03T14:11:00Z"/>
        </w:trPr>
        <w:tc>
          <w:tcPr>
            <w:tcW w:w="2570" w:type="dxa"/>
          </w:tcPr>
          <w:p w14:paraId="33B11D3D" w14:textId="63C6C3A4" w:rsidR="00C773D7" w:rsidRPr="0060716E" w:rsidDel="00F15707" w:rsidRDefault="00C773D7" w:rsidP="00C773D7">
            <w:pPr>
              <w:rPr>
                <w:del w:id="3762" w:author="Sarah Thomas" w:date="2014-03-03T14:11:00Z"/>
                <w:rFonts w:cs="Times New Roman"/>
                <w:color w:val="000000" w:themeColor="text1"/>
                <w:szCs w:val="24"/>
              </w:rPr>
            </w:pPr>
            <w:del w:id="3763" w:author="Sarah Thomas" w:date="2014-03-03T14:11:00Z">
              <w:r w:rsidRPr="0060716E" w:rsidDel="00F15707">
                <w:rPr>
                  <w:rFonts w:cs="Times New Roman"/>
                  <w:color w:val="000000" w:themeColor="text1"/>
                  <w:szCs w:val="24"/>
                  <w:shd w:val="clear" w:color="auto" w:fill="FFFFFF"/>
                  <w:lang w:eastAsia="zh-CN"/>
                </w:rPr>
                <w:delText>E</w:delText>
              </w:r>
              <w:r w:rsidRPr="0060716E" w:rsidDel="00F15707">
                <w:rPr>
                  <w:rFonts w:cs="Times New Roman"/>
                  <w:color w:val="000000" w:themeColor="text1"/>
                  <w:szCs w:val="24"/>
                  <w:shd w:val="clear" w:color="auto" w:fill="FFFFFF"/>
                </w:rPr>
                <w:delText>conomics</w:delText>
              </w:r>
            </w:del>
          </w:p>
        </w:tc>
        <w:tc>
          <w:tcPr>
            <w:tcW w:w="5946" w:type="dxa"/>
          </w:tcPr>
          <w:p w14:paraId="2CBB6C07" w14:textId="6B54AC7F" w:rsidR="00C773D7" w:rsidRPr="0060716E" w:rsidDel="00F15707" w:rsidRDefault="00A9041C" w:rsidP="00C773D7">
            <w:pPr>
              <w:tabs>
                <w:tab w:val="left" w:pos="2141"/>
              </w:tabs>
              <w:rPr>
                <w:del w:id="3764" w:author="Sarah Thomas" w:date="2014-03-03T14:11:00Z"/>
                <w:rFonts w:cs="Times New Roman"/>
                <w:color w:val="000000" w:themeColor="text1"/>
                <w:szCs w:val="24"/>
              </w:rPr>
            </w:pPr>
            <w:del w:id="3765" w:author="Sarah Thomas" w:date="2014-03-03T14:11:00Z">
              <w:r w:rsidRPr="0060716E" w:rsidDel="00F15707">
                <w:rPr>
                  <w:rFonts w:cs="Times New Roman"/>
                  <w:color w:val="000000" w:themeColor="text1"/>
                  <w:szCs w:val="24"/>
                  <w:shd w:val="clear" w:color="auto" w:fill="FFFFFF"/>
                </w:rPr>
                <w:delText>Business</w:delText>
              </w:r>
              <w:r w:rsidR="00C773D7" w:rsidRPr="0060716E" w:rsidDel="00F15707">
                <w:rPr>
                  <w:rFonts w:cs="Times New Roman"/>
                  <w:color w:val="000000" w:themeColor="text1"/>
                  <w:szCs w:val="24"/>
                  <w:shd w:val="clear" w:color="auto" w:fill="FFFFFF"/>
                </w:rPr>
                <w:delText xml:space="preserve"> communication, finance, interpreting data, negotiation, commercial awareness, statistics, marketing, accounting, management, advertising, consumer psychology, global supply chains</w:delText>
              </w:r>
            </w:del>
          </w:p>
        </w:tc>
      </w:tr>
      <w:tr w:rsidR="00C773D7" w:rsidRPr="0060716E" w:rsidDel="00F15707" w14:paraId="55F0142A" w14:textId="4220251F" w:rsidTr="00C773D7">
        <w:trPr>
          <w:del w:id="3766" w:author="Sarah Thomas" w:date="2014-03-03T14:11:00Z"/>
        </w:trPr>
        <w:tc>
          <w:tcPr>
            <w:tcW w:w="2570" w:type="dxa"/>
          </w:tcPr>
          <w:p w14:paraId="704DD9AF" w14:textId="32194312" w:rsidR="00C773D7" w:rsidRPr="0060716E" w:rsidDel="00F15707" w:rsidRDefault="00C773D7" w:rsidP="00C773D7">
            <w:pPr>
              <w:rPr>
                <w:del w:id="3767" w:author="Sarah Thomas" w:date="2014-03-03T14:11:00Z"/>
                <w:rFonts w:cs="Times New Roman"/>
                <w:color w:val="000000" w:themeColor="text1"/>
                <w:szCs w:val="24"/>
              </w:rPr>
            </w:pPr>
            <w:del w:id="3768" w:author="Sarah Thomas" w:date="2014-03-03T14:11:00Z">
              <w:r w:rsidRPr="0060716E" w:rsidDel="00F15707">
                <w:rPr>
                  <w:rFonts w:cs="Times New Roman"/>
                  <w:color w:val="000000" w:themeColor="text1"/>
                  <w:szCs w:val="24"/>
                  <w:shd w:val="clear" w:color="auto" w:fill="FFFFFF"/>
                  <w:lang w:eastAsia="zh-CN"/>
                </w:rPr>
                <w:delText>M</w:delText>
              </w:r>
              <w:r w:rsidRPr="0060716E" w:rsidDel="00F15707">
                <w:rPr>
                  <w:rFonts w:cs="Times New Roman"/>
                  <w:color w:val="000000" w:themeColor="text1"/>
                  <w:szCs w:val="24"/>
                  <w:shd w:val="clear" w:color="auto" w:fill="FFFFFF"/>
                </w:rPr>
                <w:delText>edical sciences</w:delText>
              </w:r>
            </w:del>
          </w:p>
        </w:tc>
        <w:tc>
          <w:tcPr>
            <w:tcW w:w="5946" w:type="dxa"/>
          </w:tcPr>
          <w:p w14:paraId="75A4FFA3" w14:textId="73709C11" w:rsidR="00C773D7" w:rsidRPr="0060716E" w:rsidDel="00F15707" w:rsidRDefault="00C773D7" w:rsidP="00C773D7">
            <w:pPr>
              <w:rPr>
                <w:del w:id="3769" w:author="Sarah Thomas" w:date="2014-03-03T14:11:00Z"/>
                <w:rFonts w:cs="Times New Roman"/>
                <w:color w:val="000000" w:themeColor="text1"/>
                <w:szCs w:val="24"/>
              </w:rPr>
            </w:pPr>
            <w:del w:id="3770" w:author="Sarah Thomas" w:date="2014-03-03T14:11:00Z">
              <w:r w:rsidRPr="0060716E" w:rsidDel="00F15707">
                <w:rPr>
                  <w:rFonts w:cs="Times New Roman"/>
                  <w:color w:val="000000" w:themeColor="text1"/>
                  <w:szCs w:val="24"/>
                  <w:shd w:val="clear" w:color="auto" w:fill="FFFFFF"/>
                </w:rPr>
                <w:delText>Pharmacology, Endocrinology, microbiology, neurobiology, physiology, chemotherapy, toxicology</w:delText>
              </w:r>
            </w:del>
          </w:p>
        </w:tc>
      </w:tr>
      <w:tr w:rsidR="00C773D7" w:rsidRPr="0060716E" w:rsidDel="00F15707" w14:paraId="27B20274" w14:textId="101DE697" w:rsidTr="00B70B99">
        <w:trPr>
          <w:del w:id="3771" w:author="Sarah Thomas" w:date="2014-03-03T14:11:00Z"/>
        </w:trPr>
        <w:tc>
          <w:tcPr>
            <w:tcW w:w="2570" w:type="dxa"/>
          </w:tcPr>
          <w:p w14:paraId="69C3891F" w14:textId="4B74DFE0" w:rsidR="00C773D7" w:rsidDel="00F15707" w:rsidRDefault="00C773D7" w:rsidP="00B70B99">
            <w:pPr>
              <w:rPr>
                <w:del w:id="3772" w:author="Sarah Thomas" w:date="2014-03-03T14:11:00Z"/>
                <w:rFonts w:cs="Times New Roman"/>
                <w:color w:val="000000" w:themeColor="text1"/>
                <w:szCs w:val="24"/>
                <w:shd w:val="clear" w:color="auto" w:fill="FFFFFF"/>
                <w:lang w:eastAsia="zh-CN"/>
              </w:rPr>
            </w:pPr>
            <w:del w:id="3773" w:author="Sarah Thomas" w:date="2014-03-03T14:11:00Z">
              <w:r w:rsidDel="00F15707">
                <w:rPr>
                  <w:rFonts w:cs="Times New Roman"/>
                  <w:color w:val="000000" w:themeColor="text1"/>
                  <w:szCs w:val="24"/>
                  <w:shd w:val="clear" w:color="auto" w:fill="FFFFFF"/>
                  <w:lang w:eastAsia="zh-CN"/>
                </w:rPr>
                <w:delText>Marketing</w:delText>
              </w:r>
            </w:del>
          </w:p>
        </w:tc>
        <w:tc>
          <w:tcPr>
            <w:tcW w:w="5946" w:type="dxa"/>
          </w:tcPr>
          <w:p w14:paraId="0D704920" w14:textId="4711C776" w:rsidR="00C773D7" w:rsidDel="00F15707" w:rsidRDefault="00C773D7" w:rsidP="00B70B99">
            <w:pPr>
              <w:rPr>
                <w:del w:id="3774" w:author="Sarah Thomas" w:date="2014-03-03T14:11:00Z"/>
                <w:rFonts w:cs="Times New Roman"/>
                <w:color w:val="000000" w:themeColor="text1"/>
                <w:szCs w:val="24"/>
                <w:shd w:val="clear" w:color="auto" w:fill="FFFFFF"/>
              </w:rPr>
            </w:pPr>
            <w:del w:id="3775" w:author="Sarah Thomas" w:date="2014-03-03T14:11:00Z">
              <w:r w:rsidDel="00F15707">
                <w:rPr>
                  <w:rFonts w:cs="Times New Roman"/>
                  <w:color w:val="000000" w:themeColor="text1"/>
                  <w:szCs w:val="24"/>
                  <w:shd w:val="clear" w:color="auto" w:fill="FFFFFF"/>
                </w:rPr>
                <w:delText>Advertising, product launces, international business</w:delText>
              </w:r>
            </w:del>
          </w:p>
        </w:tc>
      </w:tr>
      <w:tr w:rsidR="00C773D7" w:rsidRPr="0060716E" w:rsidDel="00F15707" w14:paraId="370084A0" w14:textId="1BA59EE1" w:rsidTr="00B70B99">
        <w:trPr>
          <w:del w:id="3776" w:author="Sarah Thomas" w:date="2014-03-03T14:11:00Z"/>
        </w:trPr>
        <w:tc>
          <w:tcPr>
            <w:tcW w:w="2570" w:type="dxa"/>
          </w:tcPr>
          <w:p w14:paraId="301039B8" w14:textId="0CE7A370" w:rsidR="00C773D7" w:rsidRPr="0060716E" w:rsidDel="00F15707" w:rsidRDefault="00C773D7" w:rsidP="00B70B99">
            <w:pPr>
              <w:rPr>
                <w:del w:id="3777" w:author="Sarah Thomas" w:date="2014-03-03T14:11:00Z"/>
                <w:rFonts w:cs="Times New Roman"/>
                <w:color w:val="000000" w:themeColor="text1"/>
                <w:szCs w:val="24"/>
                <w:shd w:val="clear" w:color="auto" w:fill="FFFFFF"/>
                <w:lang w:eastAsia="zh-CN"/>
              </w:rPr>
            </w:pPr>
            <w:del w:id="3778" w:author="Sarah Thomas" w:date="2014-03-03T14:11:00Z">
              <w:r w:rsidDel="00F15707">
                <w:rPr>
                  <w:rFonts w:cs="Times New Roman"/>
                  <w:color w:val="000000" w:themeColor="text1"/>
                  <w:szCs w:val="24"/>
                  <w:shd w:val="clear" w:color="auto" w:fill="FFFFFF"/>
                  <w:lang w:eastAsia="zh-CN"/>
                </w:rPr>
                <w:delText>Business skills</w:delText>
              </w:r>
            </w:del>
          </w:p>
        </w:tc>
        <w:tc>
          <w:tcPr>
            <w:tcW w:w="5946" w:type="dxa"/>
          </w:tcPr>
          <w:p w14:paraId="798323C7" w14:textId="5C35EBD8" w:rsidR="00C773D7" w:rsidRPr="0060716E" w:rsidDel="00F15707" w:rsidRDefault="00C773D7" w:rsidP="00B70B99">
            <w:pPr>
              <w:rPr>
                <w:del w:id="3779" w:author="Sarah Thomas" w:date="2014-03-03T14:11:00Z"/>
                <w:rFonts w:cs="Times New Roman"/>
                <w:color w:val="000000" w:themeColor="text1"/>
                <w:szCs w:val="24"/>
                <w:shd w:val="clear" w:color="auto" w:fill="FFFFFF"/>
              </w:rPr>
            </w:pPr>
            <w:del w:id="3780" w:author="Sarah Thomas" w:date="2014-03-03T14:11:00Z">
              <w:r w:rsidDel="00F15707">
                <w:rPr>
                  <w:rFonts w:cs="Times New Roman"/>
                  <w:color w:val="000000" w:themeColor="text1"/>
                  <w:szCs w:val="24"/>
                  <w:shd w:val="clear" w:color="auto" w:fill="FFFFFF"/>
                </w:rPr>
                <w:delText>E</w:delText>
              </w:r>
              <w:r w:rsidRPr="0060716E" w:rsidDel="00F15707">
                <w:rPr>
                  <w:rFonts w:cs="Times New Roman"/>
                  <w:color w:val="000000" w:themeColor="text1"/>
                  <w:szCs w:val="24"/>
                  <w:shd w:val="clear" w:color="auto" w:fill="FFFFFF"/>
                </w:rPr>
                <w:delText>ntrepreneurial</w:delText>
              </w:r>
              <w:r w:rsidDel="00F15707">
                <w:rPr>
                  <w:rFonts w:cs="Times New Roman"/>
                  <w:color w:val="000000" w:themeColor="text1"/>
                  <w:szCs w:val="24"/>
                  <w:shd w:val="clear" w:color="auto" w:fill="FFFFFF"/>
                </w:rPr>
                <w:delText>, administration, finance</w:delText>
              </w:r>
            </w:del>
          </w:p>
        </w:tc>
      </w:tr>
      <w:tr w:rsidR="00B70B99" w:rsidRPr="0060716E" w:rsidDel="00F15707" w14:paraId="506E983C" w14:textId="0929CE90" w:rsidTr="00B70B99">
        <w:trPr>
          <w:del w:id="3781" w:author="Sarah Thomas" w:date="2014-03-03T14:11:00Z"/>
        </w:trPr>
        <w:tc>
          <w:tcPr>
            <w:tcW w:w="2570" w:type="dxa"/>
          </w:tcPr>
          <w:p w14:paraId="61027378" w14:textId="75D78C9F" w:rsidR="00B70B99" w:rsidRPr="0060716E" w:rsidDel="00F15707" w:rsidRDefault="00B70B99" w:rsidP="00B70B99">
            <w:pPr>
              <w:rPr>
                <w:del w:id="3782" w:author="Sarah Thomas" w:date="2014-03-03T14:11:00Z"/>
                <w:rFonts w:cs="Times New Roman"/>
                <w:color w:val="000000" w:themeColor="text1"/>
                <w:szCs w:val="24"/>
              </w:rPr>
            </w:pPr>
            <w:del w:id="3783" w:author="Sarah Thomas" w:date="2014-03-03T14:11:00Z">
              <w:r w:rsidRPr="0060716E" w:rsidDel="00F15707">
                <w:rPr>
                  <w:rFonts w:cs="Times New Roman"/>
                  <w:color w:val="000000" w:themeColor="text1"/>
                  <w:szCs w:val="24"/>
                  <w:shd w:val="clear" w:color="auto" w:fill="FFFFFF"/>
                  <w:lang w:eastAsia="zh-CN"/>
                </w:rPr>
                <w:delText>P</w:delText>
              </w:r>
              <w:r w:rsidRPr="0060716E" w:rsidDel="00F15707">
                <w:rPr>
                  <w:rFonts w:cs="Times New Roman"/>
                  <w:color w:val="000000" w:themeColor="text1"/>
                  <w:szCs w:val="24"/>
                  <w:shd w:val="clear" w:color="auto" w:fill="FFFFFF"/>
                </w:rPr>
                <w:delText>hilosophy</w:delText>
              </w:r>
            </w:del>
          </w:p>
        </w:tc>
        <w:tc>
          <w:tcPr>
            <w:tcW w:w="5946" w:type="dxa"/>
          </w:tcPr>
          <w:p w14:paraId="3614A0EE" w14:textId="07D172B2" w:rsidR="00B70B99" w:rsidRPr="0060716E" w:rsidDel="00F15707" w:rsidRDefault="00B70B99" w:rsidP="00B70B99">
            <w:pPr>
              <w:rPr>
                <w:del w:id="3784" w:author="Sarah Thomas" w:date="2014-03-03T14:11:00Z"/>
                <w:rFonts w:cs="Times New Roman"/>
                <w:color w:val="000000" w:themeColor="text1"/>
                <w:szCs w:val="24"/>
              </w:rPr>
            </w:pPr>
            <w:del w:id="3785" w:author="Sarah Thomas" w:date="2014-03-03T14:11:00Z">
              <w:r w:rsidRPr="0060716E" w:rsidDel="00F15707">
                <w:rPr>
                  <w:rFonts w:cs="Times New Roman"/>
                  <w:color w:val="000000" w:themeColor="text1"/>
                  <w:szCs w:val="24"/>
                  <w:shd w:val="clear" w:color="auto" w:fill="FFFFFF"/>
                </w:rPr>
                <w:delText>Greek philosophy, ethics</w:delText>
              </w:r>
            </w:del>
          </w:p>
        </w:tc>
      </w:tr>
      <w:tr w:rsidR="00B70B99" w:rsidRPr="0060716E" w:rsidDel="00F15707" w14:paraId="0685ADBC" w14:textId="225BB8D3" w:rsidTr="00B70B99">
        <w:trPr>
          <w:del w:id="3786" w:author="Sarah Thomas" w:date="2014-03-03T14:11:00Z"/>
        </w:trPr>
        <w:tc>
          <w:tcPr>
            <w:tcW w:w="2570" w:type="dxa"/>
          </w:tcPr>
          <w:p w14:paraId="5E5BAA1A" w14:textId="50F73EB0" w:rsidR="00B70B99" w:rsidRPr="0060716E" w:rsidDel="00F15707" w:rsidRDefault="00B70B99" w:rsidP="00B70B99">
            <w:pPr>
              <w:rPr>
                <w:del w:id="3787" w:author="Sarah Thomas" w:date="2014-03-03T14:11:00Z"/>
                <w:rFonts w:cs="Times New Roman"/>
                <w:color w:val="000000" w:themeColor="text1"/>
                <w:szCs w:val="24"/>
              </w:rPr>
            </w:pPr>
            <w:del w:id="3788" w:author="Sarah Thomas" w:date="2014-03-03T14:11:00Z">
              <w:r w:rsidRPr="0060716E" w:rsidDel="00F15707">
                <w:rPr>
                  <w:rFonts w:cs="Times New Roman"/>
                  <w:color w:val="000000" w:themeColor="text1"/>
                  <w:szCs w:val="24"/>
                  <w:shd w:val="clear" w:color="auto" w:fill="FFFFFF"/>
                  <w:lang w:eastAsia="zh-CN"/>
                </w:rPr>
                <w:delText>Education</w:delText>
              </w:r>
            </w:del>
          </w:p>
        </w:tc>
        <w:tc>
          <w:tcPr>
            <w:tcW w:w="5946" w:type="dxa"/>
          </w:tcPr>
          <w:p w14:paraId="7D998B65" w14:textId="17A14EE0" w:rsidR="00B70B99" w:rsidRPr="0060716E" w:rsidDel="00F15707" w:rsidRDefault="00A9041C" w:rsidP="00B70B99">
            <w:pPr>
              <w:tabs>
                <w:tab w:val="left" w:pos="1678"/>
              </w:tabs>
              <w:rPr>
                <w:del w:id="3789" w:author="Sarah Thomas" w:date="2014-03-03T14:11:00Z"/>
                <w:rFonts w:cs="Times New Roman"/>
                <w:color w:val="000000" w:themeColor="text1"/>
                <w:szCs w:val="24"/>
              </w:rPr>
            </w:pPr>
            <w:del w:id="3790" w:author="Sarah Thomas" w:date="2014-03-03T14:11:00Z">
              <w:r w:rsidRPr="0060716E" w:rsidDel="00F15707">
                <w:rPr>
                  <w:rFonts w:cs="Times New Roman"/>
                  <w:color w:val="000000" w:themeColor="text1"/>
                  <w:szCs w:val="24"/>
                  <w:shd w:val="clear" w:color="auto" w:fill="FFFFFF"/>
                </w:rPr>
                <w:delText>Communication</w:delText>
              </w:r>
              <w:r w:rsidR="00B70B99" w:rsidRPr="0060716E" w:rsidDel="00F15707">
                <w:rPr>
                  <w:rFonts w:cs="Times New Roman"/>
                  <w:color w:val="000000" w:themeColor="text1"/>
                  <w:szCs w:val="24"/>
                  <w:shd w:val="clear" w:color="auto" w:fill="FFFFFF"/>
                </w:rPr>
                <w:delText>, history, pre-school, middle-school, high-school, university</w:delText>
              </w:r>
            </w:del>
          </w:p>
        </w:tc>
      </w:tr>
      <w:tr w:rsidR="00B70B99" w:rsidRPr="0060716E" w:rsidDel="00F15707" w14:paraId="00633701" w14:textId="70448551" w:rsidTr="00B70B99">
        <w:trPr>
          <w:del w:id="3791" w:author="Sarah Thomas" w:date="2014-03-03T14:11:00Z"/>
        </w:trPr>
        <w:tc>
          <w:tcPr>
            <w:tcW w:w="2570" w:type="dxa"/>
          </w:tcPr>
          <w:p w14:paraId="5166CB81" w14:textId="09BF884F" w:rsidR="00B70B99" w:rsidRPr="0060716E" w:rsidDel="00F15707" w:rsidRDefault="00B70B99" w:rsidP="00B70B99">
            <w:pPr>
              <w:rPr>
                <w:del w:id="3792" w:author="Sarah Thomas" w:date="2014-03-03T14:11:00Z"/>
                <w:rFonts w:cs="Times New Roman"/>
                <w:color w:val="000000" w:themeColor="text1"/>
                <w:szCs w:val="24"/>
              </w:rPr>
            </w:pPr>
            <w:del w:id="3793" w:author="Sarah Thomas" w:date="2014-03-03T14:11:00Z">
              <w:r w:rsidRPr="0060716E" w:rsidDel="00F15707">
                <w:rPr>
                  <w:rFonts w:cs="Times New Roman"/>
                  <w:color w:val="000000" w:themeColor="text1"/>
                  <w:szCs w:val="24"/>
                  <w:shd w:val="clear" w:color="auto" w:fill="FFFFFF"/>
                  <w:lang w:eastAsia="zh-CN"/>
                </w:rPr>
                <w:delText>Literature</w:delText>
              </w:r>
            </w:del>
          </w:p>
        </w:tc>
        <w:tc>
          <w:tcPr>
            <w:tcW w:w="5946" w:type="dxa"/>
          </w:tcPr>
          <w:p w14:paraId="6F99F544" w14:textId="2BD6F367" w:rsidR="00B70B99" w:rsidRPr="0060716E" w:rsidDel="00F15707" w:rsidRDefault="00A9041C" w:rsidP="00B70B99">
            <w:pPr>
              <w:rPr>
                <w:del w:id="3794" w:author="Sarah Thomas" w:date="2014-03-03T14:11:00Z"/>
                <w:rFonts w:cs="Times New Roman"/>
                <w:color w:val="000000" w:themeColor="text1"/>
                <w:szCs w:val="24"/>
              </w:rPr>
            </w:pPr>
            <w:del w:id="3795" w:author="Sarah Thomas" w:date="2014-03-03T14:11:00Z">
              <w:r w:rsidRPr="0060716E" w:rsidDel="00F15707">
                <w:rPr>
                  <w:rFonts w:cs="Times New Roman"/>
                  <w:color w:val="000000" w:themeColor="text1"/>
                  <w:szCs w:val="24"/>
                  <w:shd w:val="clear" w:color="auto" w:fill="FFFFFF"/>
                </w:rPr>
                <w:delText>Creative</w:delText>
              </w:r>
              <w:r w:rsidR="00B70B99" w:rsidRPr="0060716E" w:rsidDel="00F15707">
                <w:rPr>
                  <w:rFonts w:cs="Times New Roman"/>
                  <w:color w:val="000000" w:themeColor="text1"/>
                  <w:szCs w:val="24"/>
                  <w:shd w:val="clear" w:color="auto" w:fill="FFFFFF"/>
                </w:rPr>
                <w:delText xml:space="preserve"> writing, essay writing, American literature, British literature, fiction, novels, poetry</w:delText>
              </w:r>
            </w:del>
          </w:p>
        </w:tc>
      </w:tr>
      <w:tr w:rsidR="00B70B99" w:rsidRPr="0060716E" w:rsidDel="00F15707" w14:paraId="27DE3B33" w14:textId="2B4FD1C4" w:rsidTr="00B70B99">
        <w:trPr>
          <w:del w:id="3796" w:author="Sarah Thomas" w:date="2014-03-03T14:11:00Z"/>
        </w:trPr>
        <w:tc>
          <w:tcPr>
            <w:tcW w:w="2570" w:type="dxa"/>
          </w:tcPr>
          <w:p w14:paraId="7941DA3B" w14:textId="214026A9" w:rsidR="00B70B99" w:rsidRPr="0060716E" w:rsidDel="00F15707" w:rsidRDefault="00B70B99" w:rsidP="00B70B99">
            <w:pPr>
              <w:tabs>
                <w:tab w:val="left" w:pos="1903"/>
              </w:tabs>
              <w:rPr>
                <w:del w:id="3797" w:author="Sarah Thomas" w:date="2014-03-03T14:11:00Z"/>
                <w:rFonts w:cs="Times New Roman"/>
                <w:color w:val="000000" w:themeColor="text1"/>
                <w:szCs w:val="24"/>
              </w:rPr>
            </w:pPr>
            <w:del w:id="3798" w:author="Sarah Thomas" w:date="2014-03-03T14:11:00Z">
              <w:r w:rsidRPr="0060716E" w:rsidDel="00F15707">
                <w:rPr>
                  <w:rFonts w:cs="Times New Roman"/>
                  <w:color w:val="000000" w:themeColor="text1"/>
                  <w:szCs w:val="24"/>
                  <w:shd w:val="clear" w:color="auto" w:fill="FFFFFF"/>
                  <w:lang w:eastAsia="zh-CN"/>
                </w:rPr>
                <w:delText>History</w:delText>
              </w:r>
            </w:del>
          </w:p>
        </w:tc>
        <w:tc>
          <w:tcPr>
            <w:tcW w:w="5946" w:type="dxa"/>
          </w:tcPr>
          <w:p w14:paraId="6E5E0477" w14:textId="6FDDCEB4" w:rsidR="00B70B99" w:rsidRPr="0060716E" w:rsidDel="00F15707" w:rsidRDefault="00B70B99" w:rsidP="00B70B99">
            <w:pPr>
              <w:tabs>
                <w:tab w:val="left" w:pos="1377"/>
              </w:tabs>
              <w:rPr>
                <w:del w:id="3799" w:author="Sarah Thomas" w:date="2014-03-03T14:11:00Z"/>
                <w:rFonts w:cs="Times New Roman"/>
                <w:color w:val="000000" w:themeColor="text1"/>
                <w:szCs w:val="24"/>
              </w:rPr>
            </w:pPr>
            <w:del w:id="3800" w:author="Sarah Thomas" w:date="2014-03-03T14:11:00Z">
              <w:r w:rsidRPr="0060716E" w:rsidDel="00F15707">
                <w:rPr>
                  <w:rFonts w:cs="Times New Roman"/>
                  <w:color w:val="000000" w:themeColor="text1"/>
                  <w:szCs w:val="24"/>
                  <w:shd w:val="clear" w:color="auto" w:fill="FFFFFF"/>
                </w:rPr>
                <w:delText>British History, European history, wars</w:delText>
              </w:r>
            </w:del>
          </w:p>
        </w:tc>
      </w:tr>
      <w:tr w:rsidR="00B70B99" w:rsidRPr="0060716E" w:rsidDel="00F15707" w14:paraId="7D034621" w14:textId="1953EF77" w:rsidTr="00B70B99">
        <w:trPr>
          <w:del w:id="3801" w:author="Sarah Thomas" w:date="2014-03-03T14:11:00Z"/>
        </w:trPr>
        <w:tc>
          <w:tcPr>
            <w:tcW w:w="2570" w:type="dxa"/>
          </w:tcPr>
          <w:p w14:paraId="1391D1A5" w14:textId="22D81F74" w:rsidR="00B70B99" w:rsidRPr="0060716E" w:rsidDel="00F15707" w:rsidRDefault="00B70B99" w:rsidP="00B70B99">
            <w:pPr>
              <w:rPr>
                <w:del w:id="3802" w:author="Sarah Thomas" w:date="2014-03-03T14:11:00Z"/>
                <w:rFonts w:cs="Times New Roman"/>
                <w:color w:val="000000" w:themeColor="text1"/>
                <w:szCs w:val="24"/>
              </w:rPr>
            </w:pPr>
            <w:del w:id="3803" w:author="Sarah Thomas" w:date="2014-03-03T14:11:00Z">
              <w:r w:rsidRPr="0060716E" w:rsidDel="00F15707">
                <w:rPr>
                  <w:rFonts w:cs="Times New Roman"/>
                  <w:color w:val="000000" w:themeColor="text1"/>
                  <w:szCs w:val="24"/>
                  <w:shd w:val="clear" w:color="auto" w:fill="FFFFFF"/>
                  <w:lang w:eastAsia="zh-CN"/>
                </w:rPr>
                <w:delText>Math</w:delText>
              </w:r>
              <w:r w:rsidRPr="0060716E" w:rsidDel="00F15707">
                <w:rPr>
                  <w:rFonts w:cs="Times New Roman"/>
                  <w:color w:val="000000" w:themeColor="text1"/>
                  <w:szCs w:val="24"/>
                  <w:shd w:val="clear" w:color="auto" w:fill="FFFFFF"/>
                </w:rPr>
                <w:delText>ematics</w:delText>
              </w:r>
            </w:del>
          </w:p>
        </w:tc>
        <w:tc>
          <w:tcPr>
            <w:tcW w:w="5946" w:type="dxa"/>
          </w:tcPr>
          <w:p w14:paraId="5C2470AB" w14:textId="58C85AE5" w:rsidR="00B70B99" w:rsidRPr="0060716E" w:rsidDel="00F15707" w:rsidRDefault="00A9041C" w:rsidP="00B70B99">
            <w:pPr>
              <w:rPr>
                <w:del w:id="3804" w:author="Sarah Thomas" w:date="2014-03-03T14:11:00Z"/>
                <w:rFonts w:cs="Times New Roman"/>
                <w:color w:val="000000" w:themeColor="text1"/>
                <w:szCs w:val="24"/>
              </w:rPr>
            </w:pPr>
            <w:del w:id="3805" w:author="Sarah Thomas" w:date="2014-03-03T14:11:00Z">
              <w:r w:rsidRPr="0060716E" w:rsidDel="00F15707">
                <w:rPr>
                  <w:rFonts w:cs="Times New Roman"/>
                  <w:color w:val="000000" w:themeColor="text1"/>
                  <w:szCs w:val="24"/>
                  <w:shd w:val="clear" w:color="auto" w:fill="FFFFFF"/>
                </w:rPr>
                <w:delText>Calculus</w:delText>
              </w:r>
              <w:r w:rsidR="00B70B99" w:rsidRPr="0060716E" w:rsidDel="00F15707">
                <w:rPr>
                  <w:rFonts w:cs="Times New Roman"/>
                  <w:color w:val="000000" w:themeColor="text1"/>
                  <w:szCs w:val="24"/>
                  <w:shd w:val="clear" w:color="auto" w:fill="FFFFFF"/>
                </w:rPr>
                <w:delText xml:space="preserve">, algebra, statistics, geometry, </w:delText>
              </w:r>
              <w:r w:rsidR="00C773D7" w:rsidRPr="0060716E" w:rsidDel="00F15707">
                <w:rPr>
                  <w:rFonts w:cs="Times New Roman"/>
                  <w:color w:val="000000" w:themeColor="text1"/>
                  <w:szCs w:val="24"/>
                  <w:shd w:val="clear" w:color="auto" w:fill="FFFFFF"/>
                </w:rPr>
                <w:delText>probability</w:delText>
              </w:r>
              <w:r w:rsidR="00B70B99" w:rsidRPr="0060716E" w:rsidDel="00F15707">
                <w:rPr>
                  <w:rFonts w:cs="Times New Roman"/>
                  <w:color w:val="000000" w:themeColor="text1"/>
                  <w:szCs w:val="24"/>
                  <w:shd w:val="clear" w:color="auto" w:fill="FFFFFF"/>
                </w:rPr>
                <w:delText>, equations, fractals, combinatorics</w:delText>
              </w:r>
            </w:del>
          </w:p>
        </w:tc>
      </w:tr>
      <w:tr w:rsidR="00B70B99" w:rsidRPr="0060716E" w:rsidDel="00F15707" w14:paraId="35E2C963" w14:textId="43B2C406" w:rsidTr="00B70B99">
        <w:trPr>
          <w:del w:id="3806" w:author="Sarah Thomas" w:date="2014-03-03T14:11:00Z"/>
        </w:trPr>
        <w:tc>
          <w:tcPr>
            <w:tcW w:w="2570" w:type="dxa"/>
          </w:tcPr>
          <w:p w14:paraId="01A6636B" w14:textId="2B7DC143" w:rsidR="00B70B99" w:rsidRPr="0060716E" w:rsidDel="00F15707" w:rsidRDefault="00B70B99" w:rsidP="00B70B99">
            <w:pPr>
              <w:rPr>
                <w:del w:id="3807" w:author="Sarah Thomas" w:date="2014-03-03T14:11:00Z"/>
                <w:rFonts w:cs="Times New Roman"/>
                <w:color w:val="000000" w:themeColor="text1"/>
                <w:szCs w:val="24"/>
              </w:rPr>
            </w:pPr>
            <w:del w:id="3808" w:author="Sarah Thomas" w:date="2014-03-03T14:11:00Z">
              <w:r w:rsidRPr="0060716E" w:rsidDel="00F15707">
                <w:rPr>
                  <w:rFonts w:cs="Times New Roman"/>
                  <w:color w:val="000000" w:themeColor="text1"/>
                  <w:szCs w:val="24"/>
                  <w:shd w:val="clear" w:color="auto" w:fill="FFFFFF"/>
                  <w:lang w:eastAsia="zh-CN"/>
                </w:rPr>
                <w:delText>Physics</w:delText>
              </w:r>
            </w:del>
          </w:p>
        </w:tc>
        <w:tc>
          <w:tcPr>
            <w:tcW w:w="5946" w:type="dxa"/>
          </w:tcPr>
          <w:p w14:paraId="6740A40F" w14:textId="3C05C065" w:rsidR="00B70B99" w:rsidRPr="0060716E" w:rsidDel="00F15707" w:rsidRDefault="00A9041C" w:rsidP="00B70B99">
            <w:pPr>
              <w:rPr>
                <w:del w:id="3809" w:author="Sarah Thomas" w:date="2014-03-03T14:11:00Z"/>
                <w:rFonts w:cs="Times New Roman"/>
                <w:color w:val="000000" w:themeColor="text1"/>
                <w:szCs w:val="24"/>
              </w:rPr>
            </w:pPr>
            <w:del w:id="3810" w:author="Sarah Thomas" w:date="2014-03-03T14:11:00Z">
              <w:r w:rsidRPr="0060716E" w:rsidDel="00F15707">
                <w:rPr>
                  <w:rFonts w:cs="Times New Roman"/>
                  <w:color w:val="000000" w:themeColor="text1"/>
                  <w:szCs w:val="24"/>
                  <w:shd w:val="clear" w:color="auto" w:fill="FFFFFF"/>
                </w:rPr>
                <w:delText>Relativity</w:delText>
              </w:r>
              <w:r w:rsidR="00B70B99" w:rsidRPr="0060716E" w:rsidDel="00F15707">
                <w:rPr>
                  <w:rFonts w:cs="Times New Roman"/>
                  <w:color w:val="000000" w:themeColor="text1"/>
                  <w:szCs w:val="24"/>
                  <w:shd w:val="clear" w:color="auto" w:fill="FFFFFF"/>
                </w:rPr>
                <w:delText>, optics, mechanics, electricity, magnetism, crystal physics, spectroscopy, nuclear, electrodynamics, thermodynamics, laser</w:delText>
              </w:r>
            </w:del>
          </w:p>
        </w:tc>
      </w:tr>
      <w:tr w:rsidR="00B70B99" w:rsidRPr="0060716E" w:rsidDel="00F15707" w14:paraId="03D9335C" w14:textId="2CA1A31B" w:rsidTr="00B70B99">
        <w:trPr>
          <w:del w:id="3811" w:author="Sarah Thomas" w:date="2014-03-03T14:11:00Z"/>
        </w:trPr>
        <w:tc>
          <w:tcPr>
            <w:tcW w:w="2570" w:type="dxa"/>
          </w:tcPr>
          <w:p w14:paraId="5854BC85" w14:textId="59DC7E88" w:rsidR="00B70B99" w:rsidRPr="0060716E" w:rsidDel="00F15707" w:rsidRDefault="00B70B99" w:rsidP="00B70B99">
            <w:pPr>
              <w:rPr>
                <w:del w:id="3812" w:author="Sarah Thomas" w:date="2014-03-03T14:11:00Z"/>
                <w:rFonts w:cs="Times New Roman"/>
                <w:color w:val="000000" w:themeColor="text1"/>
                <w:szCs w:val="24"/>
              </w:rPr>
            </w:pPr>
            <w:del w:id="3813" w:author="Sarah Thomas" w:date="2014-03-03T14:11:00Z">
              <w:r w:rsidRPr="0060716E" w:rsidDel="00F15707">
                <w:rPr>
                  <w:rFonts w:cs="Times New Roman"/>
                  <w:color w:val="000000" w:themeColor="text1"/>
                  <w:szCs w:val="24"/>
                  <w:shd w:val="clear" w:color="auto" w:fill="FFFFFF"/>
                  <w:lang w:eastAsia="zh-CN"/>
                </w:rPr>
                <w:delText>C</w:delText>
              </w:r>
              <w:r w:rsidRPr="0060716E" w:rsidDel="00F15707">
                <w:rPr>
                  <w:rFonts w:cs="Times New Roman"/>
                  <w:color w:val="000000" w:themeColor="text1"/>
                  <w:szCs w:val="24"/>
                  <w:shd w:val="clear" w:color="auto" w:fill="FFFFFF"/>
                </w:rPr>
                <w:delText>hemistry</w:delText>
              </w:r>
            </w:del>
          </w:p>
        </w:tc>
        <w:tc>
          <w:tcPr>
            <w:tcW w:w="5946" w:type="dxa"/>
          </w:tcPr>
          <w:p w14:paraId="45D12730" w14:textId="34A4AD85" w:rsidR="00B70B99" w:rsidRPr="0060716E" w:rsidDel="00F15707" w:rsidRDefault="00A9041C" w:rsidP="00B70B99">
            <w:pPr>
              <w:rPr>
                <w:del w:id="3814" w:author="Sarah Thomas" w:date="2014-03-03T14:11:00Z"/>
                <w:rFonts w:cs="Times New Roman"/>
                <w:color w:val="000000" w:themeColor="text1"/>
                <w:szCs w:val="24"/>
              </w:rPr>
            </w:pPr>
            <w:del w:id="3815" w:author="Sarah Thomas" w:date="2014-03-03T14:11:00Z">
              <w:r w:rsidRPr="0060716E" w:rsidDel="00F15707">
                <w:rPr>
                  <w:rFonts w:cs="Times New Roman"/>
                  <w:color w:val="000000" w:themeColor="text1"/>
                  <w:szCs w:val="24"/>
                  <w:shd w:val="clear" w:color="auto" w:fill="FFFFFF"/>
                </w:rPr>
                <w:delText>Spectroscopy</w:delText>
              </w:r>
              <w:r w:rsidR="00B70B99" w:rsidRPr="0060716E" w:rsidDel="00F15707">
                <w:rPr>
                  <w:rFonts w:cs="Times New Roman"/>
                  <w:color w:val="000000" w:themeColor="text1"/>
                  <w:szCs w:val="24"/>
                  <w:shd w:val="clear" w:color="auto" w:fill="FFFFFF"/>
                </w:rPr>
                <w:delText xml:space="preserve">, synthesis, kinetics, thermodynamics, </w:delText>
              </w:r>
              <w:r w:rsidR="00C773D7" w:rsidRPr="0060716E" w:rsidDel="00F15707">
                <w:rPr>
                  <w:rFonts w:cs="Times New Roman"/>
                  <w:color w:val="000000" w:themeColor="text1"/>
                  <w:szCs w:val="24"/>
                  <w:shd w:val="clear" w:color="auto" w:fill="FFFFFF"/>
                </w:rPr>
                <w:delText>analytical</w:delText>
              </w:r>
              <w:r w:rsidR="00B70B99" w:rsidRPr="0060716E" w:rsidDel="00F15707">
                <w:rPr>
                  <w:rFonts w:cs="Times New Roman"/>
                  <w:color w:val="000000" w:themeColor="text1"/>
                  <w:szCs w:val="24"/>
                  <w:shd w:val="clear" w:color="auto" w:fill="FFFFFF"/>
                </w:rPr>
                <w:delText xml:space="preserve"> chemistry, optical spectroscopy, quantum mechanics, x-ray diffraction, photochemistry</w:delText>
              </w:r>
            </w:del>
          </w:p>
        </w:tc>
      </w:tr>
      <w:tr w:rsidR="00B70B99" w:rsidRPr="0060716E" w:rsidDel="00F15707" w14:paraId="2BB78B15" w14:textId="061DEE2C" w:rsidTr="00B70B99">
        <w:trPr>
          <w:del w:id="3816" w:author="Sarah Thomas" w:date="2014-03-03T14:11:00Z"/>
        </w:trPr>
        <w:tc>
          <w:tcPr>
            <w:tcW w:w="2570" w:type="dxa"/>
          </w:tcPr>
          <w:p w14:paraId="3E93F882" w14:textId="04F4C6A8" w:rsidR="00B70B99" w:rsidRPr="0060716E" w:rsidDel="00F15707" w:rsidRDefault="00B70B99" w:rsidP="00B70B99">
            <w:pPr>
              <w:tabs>
                <w:tab w:val="left" w:pos="1778"/>
              </w:tabs>
              <w:rPr>
                <w:del w:id="3817" w:author="Sarah Thomas" w:date="2014-03-03T14:11:00Z"/>
                <w:rFonts w:cs="Times New Roman"/>
                <w:color w:val="000000" w:themeColor="text1"/>
                <w:szCs w:val="24"/>
              </w:rPr>
            </w:pPr>
            <w:del w:id="3818"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stronomy</w:delText>
              </w:r>
            </w:del>
          </w:p>
        </w:tc>
        <w:tc>
          <w:tcPr>
            <w:tcW w:w="5946" w:type="dxa"/>
          </w:tcPr>
          <w:p w14:paraId="4DB173E2" w14:textId="50FC9CF3" w:rsidR="00B70B99" w:rsidRPr="0060716E" w:rsidDel="00F15707" w:rsidRDefault="00A9041C" w:rsidP="00B70B99">
            <w:pPr>
              <w:rPr>
                <w:del w:id="3819" w:author="Sarah Thomas" w:date="2014-03-03T14:11:00Z"/>
                <w:rFonts w:cs="Times New Roman"/>
                <w:color w:val="000000" w:themeColor="text1"/>
                <w:szCs w:val="24"/>
              </w:rPr>
            </w:pPr>
            <w:del w:id="3820" w:author="Sarah Thomas" w:date="2014-03-03T14:11:00Z">
              <w:r w:rsidRPr="0060716E" w:rsidDel="00F15707">
                <w:rPr>
                  <w:rFonts w:cs="Times New Roman"/>
                  <w:color w:val="000000" w:themeColor="text1"/>
                  <w:szCs w:val="24"/>
                  <w:shd w:val="clear" w:color="auto" w:fill="FFFFFF"/>
                </w:rPr>
                <w:delText>Galaxies</w:delText>
              </w:r>
              <w:r w:rsidR="00B70B99" w:rsidRPr="0060716E" w:rsidDel="00F15707">
                <w:rPr>
                  <w:rFonts w:cs="Times New Roman"/>
                  <w:color w:val="000000" w:themeColor="text1"/>
                  <w:szCs w:val="24"/>
                  <w:shd w:val="clear" w:color="auto" w:fill="FFFFFF"/>
                </w:rPr>
                <w:delText>, the solar system, light &amp; optics, heat &amp; magnetism, astronomical techniques, dark matter, particle physics</w:delText>
              </w:r>
            </w:del>
          </w:p>
        </w:tc>
      </w:tr>
      <w:tr w:rsidR="00B70B99" w:rsidRPr="0060716E" w:rsidDel="00F15707" w14:paraId="0EDCBF29" w14:textId="2C79A06C" w:rsidTr="00B70B99">
        <w:trPr>
          <w:del w:id="3821" w:author="Sarah Thomas" w:date="2014-03-03T14:11:00Z"/>
        </w:trPr>
        <w:tc>
          <w:tcPr>
            <w:tcW w:w="2570" w:type="dxa"/>
          </w:tcPr>
          <w:p w14:paraId="3B5F6046" w14:textId="535436EA" w:rsidR="00B70B99" w:rsidRPr="0060716E" w:rsidDel="00F15707" w:rsidRDefault="00B70B99" w:rsidP="00B70B99">
            <w:pPr>
              <w:rPr>
                <w:del w:id="3822" w:author="Sarah Thomas" w:date="2014-03-03T14:11:00Z"/>
                <w:rFonts w:cs="Times New Roman"/>
                <w:color w:val="000000" w:themeColor="text1"/>
                <w:szCs w:val="24"/>
              </w:rPr>
            </w:pPr>
            <w:del w:id="3823" w:author="Sarah Thomas" w:date="2014-03-03T14:11:00Z">
              <w:r w:rsidRPr="0060716E" w:rsidDel="00F15707">
                <w:rPr>
                  <w:rFonts w:cs="Times New Roman"/>
                  <w:color w:val="000000" w:themeColor="text1"/>
                  <w:szCs w:val="24"/>
                  <w:shd w:val="clear" w:color="auto" w:fill="FFFFFF"/>
                  <w:lang w:eastAsia="zh-CN"/>
                </w:rPr>
                <w:delText>G</w:delText>
              </w:r>
              <w:r w:rsidRPr="0060716E" w:rsidDel="00F15707">
                <w:rPr>
                  <w:rFonts w:cs="Times New Roman"/>
                  <w:color w:val="000000" w:themeColor="text1"/>
                  <w:szCs w:val="24"/>
                  <w:shd w:val="clear" w:color="auto" w:fill="FFFFFF"/>
                </w:rPr>
                <w:delText>eography</w:delText>
              </w:r>
            </w:del>
          </w:p>
        </w:tc>
        <w:tc>
          <w:tcPr>
            <w:tcW w:w="5946" w:type="dxa"/>
          </w:tcPr>
          <w:p w14:paraId="54FD2762" w14:textId="54E691F1" w:rsidR="00B70B99" w:rsidRPr="0060716E" w:rsidDel="00F15707" w:rsidRDefault="00A9041C" w:rsidP="00B70B99">
            <w:pPr>
              <w:rPr>
                <w:del w:id="3824" w:author="Sarah Thomas" w:date="2014-03-03T14:11:00Z"/>
                <w:rFonts w:cs="Times New Roman"/>
                <w:color w:val="000000" w:themeColor="text1"/>
                <w:szCs w:val="24"/>
              </w:rPr>
            </w:pPr>
            <w:del w:id="3825" w:author="Sarah Thomas" w:date="2014-03-03T14:11:00Z">
              <w:r w:rsidRPr="0060716E" w:rsidDel="00F15707">
                <w:rPr>
                  <w:rFonts w:cs="Times New Roman"/>
                  <w:color w:val="000000" w:themeColor="text1"/>
                  <w:szCs w:val="24"/>
                  <w:shd w:val="clear" w:color="auto" w:fill="FFFFFF"/>
                </w:rPr>
                <w:delText>Geomorphology</w:delText>
              </w:r>
              <w:r w:rsidR="00B70B99" w:rsidRPr="0060716E" w:rsidDel="00F15707">
                <w:rPr>
                  <w:rFonts w:cs="Times New Roman"/>
                  <w:color w:val="000000" w:themeColor="text1"/>
                  <w:szCs w:val="24"/>
                  <w:shd w:val="clear" w:color="auto" w:fill="FFFFFF"/>
                </w:rPr>
                <w:delText>, hydroclimatology, urban geography, geodemographics, migration</w:delText>
              </w:r>
            </w:del>
          </w:p>
        </w:tc>
      </w:tr>
      <w:tr w:rsidR="00B70B99" w:rsidRPr="0060716E" w:rsidDel="00F15707" w14:paraId="6A38D6CD" w14:textId="53A73043" w:rsidTr="00B70B99">
        <w:trPr>
          <w:del w:id="3826" w:author="Sarah Thomas" w:date="2014-03-03T14:11:00Z"/>
        </w:trPr>
        <w:tc>
          <w:tcPr>
            <w:tcW w:w="2570" w:type="dxa"/>
          </w:tcPr>
          <w:p w14:paraId="459E323B" w14:textId="3C9AF6CF" w:rsidR="00B70B99" w:rsidRPr="0060716E" w:rsidDel="00F15707" w:rsidRDefault="00B70B99" w:rsidP="00B70B99">
            <w:pPr>
              <w:rPr>
                <w:del w:id="3827" w:author="Sarah Thomas" w:date="2014-03-03T14:11:00Z"/>
                <w:rFonts w:cs="Times New Roman"/>
                <w:color w:val="000000" w:themeColor="text1"/>
                <w:szCs w:val="24"/>
              </w:rPr>
            </w:pPr>
            <w:del w:id="3828" w:author="Sarah Thomas" w:date="2014-03-03T14:11:00Z">
              <w:r w:rsidRPr="0060716E" w:rsidDel="00F15707">
                <w:rPr>
                  <w:rFonts w:cs="Times New Roman"/>
                  <w:color w:val="000000" w:themeColor="text1"/>
                  <w:szCs w:val="24"/>
                  <w:shd w:val="clear" w:color="auto" w:fill="FFFFFF"/>
                  <w:lang w:eastAsia="zh-CN"/>
                </w:rPr>
                <w:delText>B</w:delText>
              </w:r>
              <w:r w:rsidRPr="0060716E" w:rsidDel="00F15707">
                <w:rPr>
                  <w:rFonts w:cs="Times New Roman"/>
                  <w:color w:val="000000" w:themeColor="text1"/>
                  <w:szCs w:val="24"/>
                  <w:shd w:val="clear" w:color="auto" w:fill="FFFFFF"/>
                </w:rPr>
                <w:delText>iology</w:delText>
              </w:r>
            </w:del>
          </w:p>
        </w:tc>
        <w:tc>
          <w:tcPr>
            <w:tcW w:w="5946" w:type="dxa"/>
          </w:tcPr>
          <w:p w14:paraId="60F9CCF6" w14:textId="40C7FFA5" w:rsidR="00B70B99" w:rsidRPr="0060716E" w:rsidDel="00F15707" w:rsidRDefault="00A9041C" w:rsidP="00B70B99">
            <w:pPr>
              <w:rPr>
                <w:del w:id="3829" w:author="Sarah Thomas" w:date="2014-03-03T14:11:00Z"/>
                <w:rFonts w:cs="Times New Roman"/>
                <w:color w:val="000000" w:themeColor="text1"/>
                <w:szCs w:val="24"/>
              </w:rPr>
            </w:pPr>
            <w:del w:id="3830" w:author="Sarah Thomas" w:date="2014-03-03T14:11:00Z">
              <w:r w:rsidRPr="0060716E" w:rsidDel="00F15707">
                <w:rPr>
                  <w:rFonts w:cs="Times New Roman"/>
                  <w:color w:val="000000" w:themeColor="text1"/>
                  <w:szCs w:val="24"/>
                  <w:shd w:val="clear" w:color="auto" w:fill="FFFFFF"/>
                </w:rPr>
                <w:delText>Animal</w:delText>
              </w:r>
              <w:r w:rsidR="00B70B99" w:rsidRPr="0060716E" w:rsidDel="00F15707">
                <w:rPr>
                  <w:rFonts w:cs="Times New Roman"/>
                  <w:color w:val="000000" w:themeColor="text1"/>
                  <w:szCs w:val="24"/>
                  <w:shd w:val="clear" w:color="auto" w:fill="FFFFFF"/>
                </w:rPr>
                <w:delText xml:space="preserve"> </w:delText>
              </w:r>
              <w:r w:rsidR="00C773D7" w:rsidRPr="0060716E" w:rsidDel="00F15707">
                <w:rPr>
                  <w:rFonts w:cs="Times New Roman"/>
                  <w:color w:val="000000" w:themeColor="text1"/>
                  <w:szCs w:val="24"/>
                  <w:shd w:val="clear" w:color="auto" w:fill="FFFFFF"/>
                </w:rPr>
                <w:delText>behavior</w:delText>
              </w:r>
              <w:r w:rsidR="00B70B99" w:rsidRPr="0060716E" w:rsidDel="00F15707">
                <w:rPr>
                  <w:rFonts w:cs="Times New Roman"/>
                  <w:color w:val="000000" w:themeColor="text1"/>
                  <w:szCs w:val="24"/>
                  <w:shd w:val="clear" w:color="auto" w:fill="FFFFFF"/>
                </w:rPr>
                <w:delText>, bioenergetics, bioinformatics, extinct animals, cell structure, evolution, infection &amp; disease, neuroscience, pharmacology, zoology</w:delText>
              </w:r>
            </w:del>
          </w:p>
        </w:tc>
      </w:tr>
      <w:tr w:rsidR="00B70B99" w:rsidRPr="0060716E" w:rsidDel="00F15707" w14:paraId="546F6BF2" w14:textId="5AD3DC3A" w:rsidTr="00B70B99">
        <w:trPr>
          <w:del w:id="3831" w:author="Sarah Thomas" w:date="2014-03-03T14:11:00Z"/>
        </w:trPr>
        <w:tc>
          <w:tcPr>
            <w:tcW w:w="2570" w:type="dxa"/>
          </w:tcPr>
          <w:p w14:paraId="328091D3" w14:textId="03264BDF" w:rsidR="00B70B99" w:rsidRPr="0060716E" w:rsidDel="00F15707" w:rsidRDefault="00B70B99" w:rsidP="00B70B99">
            <w:pPr>
              <w:rPr>
                <w:del w:id="3832" w:author="Sarah Thomas" w:date="2014-03-03T14:11:00Z"/>
                <w:rFonts w:cs="Times New Roman"/>
                <w:color w:val="000000" w:themeColor="text1"/>
                <w:szCs w:val="24"/>
              </w:rPr>
            </w:pPr>
            <w:del w:id="3833"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griculture</w:delText>
              </w:r>
            </w:del>
          </w:p>
        </w:tc>
        <w:tc>
          <w:tcPr>
            <w:tcW w:w="5946" w:type="dxa"/>
          </w:tcPr>
          <w:p w14:paraId="09672126" w14:textId="3DAE17CD" w:rsidR="00B70B99" w:rsidRPr="0060716E" w:rsidDel="00F15707" w:rsidRDefault="00A9041C" w:rsidP="00B70B99">
            <w:pPr>
              <w:tabs>
                <w:tab w:val="left" w:pos="1916"/>
              </w:tabs>
              <w:rPr>
                <w:del w:id="3834" w:author="Sarah Thomas" w:date="2014-03-03T14:11:00Z"/>
                <w:rFonts w:cs="Times New Roman"/>
                <w:color w:val="000000" w:themeColor="text1"/>
                <w:szCs w:val="24"/>
              </w:rPr>
            </w:pPr>
            <w:del w:id="3835" w:author="Sarah Thomas" w:date="2014-03-03T14:11:00Z">
              <w:r w:rsidRPr="0060716E" w:rsidDel="00F15707">
                <w:rPr>
                  <w:rFonts w:cs="Times New Roman"/>
                  <w:color w:val="000000" w:themeColor="text1"/>
                  <w:szCs w:val="24"/>
                  <w:shd w:val="clear" w:color="auto" w:fill="FFFFFF"/>
                </w:rPr>
                <w:delText>Agri</w:delText>
              </w:r>
              <w:r w:rsidR="00B70B99" w:rsidRPr="0060716E" w:rsidDel="00F15707">
                <w:rPr>
                  <w:rFonts w:cs="Times New Roman"/>
                  <w:color w:val="000000" w:themeColor="text1"/>
                  <w:szCs w:val="24"/>
                  <w:shd w:val="clear" w:color="auto" w:fill="FFFFFF"/>
                </w:rPr>
                <w:delText>-business economics, environment and land resources, genetics, animal health, plant biology, animal breeding, agronomy, agricultural markets</w:delText>
              </w:r>
            </w:del>
          </w:p>
        </w:tc>
      </w:tr>
      <w:tr w:rsidR="00B70B99" w:rsidRPr="0060716E" w:rsidDel="00F15707" w14:paraId="5F6AF533" w14:textId="276B11FE" w:rsidTr="00B70B99">
        <w:trPr>
          <w:del w:id="3836" w:author="Sarah Thomas" w:date="2014-03-03T14:11:00Z"/>
        </w:trPr>
        <w:tc>
          <w:tcPr>
            <w:tcW w:w="2570" w:type="dxa"/>
          </w:tcPr>
          <w:p w14:paraId="63DB0A14" w14:textId="0467A19E" w:rsidR="00B70B99" w:rsidRPr="0060716E" w:rsidDel="00F15707" w:rsidRDefault="00B70B99" w:rsidP="00B70B99">
            <w:pPr>
              <w:tabs>
                <w:tab w:val="left" w:pos="1903"/>
              </w:tabs>
              <w:rPr>
                <w:del w:id="3837" w:author="Sarah Thomas" w:date="2014-03-03T14:11:00Z"/>
                <w:rFonts w:cs="Times New Roman"/>
                <w:color w:val="000000" w:themeColor="text1"/>
                <w:szCs w:val="24"/>
              </w:rPr>
            </w:pPr>
            <w:del w:id="3838" w:author="Sarah Thomas" w:date="2014-03-03T14:11:00Z">
              <w:r w:rsidRPr="0060716E" w:rsidDel="00F15707">
                <w:rPr>
                  <w:rFonts w:cs="Times New Roman"/>
                  <w:color w:val="000000" w:themeColor="text1"/>
                  <w:szCs w:val="24"/>
                  <w:shd w:val="clear" w:color="auto" w:fill="FFFFFF"/>
                </w:rPr>
                <w:delText>Architecture</w:delText>
              </w:r>
            </w:del>
          </w:p>
        </w:tc>
        <w:tc>
          <w:tcPr>
            <w:tcW w:w="5946" w:type="dxa"/>
          </w:tcPr>
          <w:p w14:paraId="651E8897" w14:textId="3721D166" w:rsidR="00B70B99" w:rsidRPr="0060716E" w:rsidDel="00F15707" w:rsidRDefault="00A9041C" w:rsidP="00B70B99">
            <w:pPr>
              <w:rPr>
                <w:del w:id="3839" w:author="Sarah Thomas" w:date="2014-03-03T14:11:00Z"/>
                <w:rFonts w:cs="Times New Roman"/>
                <w:color w:val="000000" w:themeColor="text1"/>
                <w:szCs w:val="24"/>
              </w:rPr>
            </w:pPr>
            <w:del w:id="3840" w:author="Sarah Thomas" w:date="2014-03-03T14:11:00Z">
              <w:r w:rsidRPr="0060716E" w:rsidDel="00F15707">
                <w:rPr>
                  <w:rFonts w:cs="Times New Roman"/>
                  <w:color w:val="000000" w:themeColor="text1"/>
                  <w:szCs w:val="24"/>
                  <w:shd w:val="clear" w:color="auto" w:fill="FFFFFF"/>
                </w:rPr>
                <w:delText>Urban</w:delText>
              </w:r>
              <w:r w:rsidR="00B70B99" w:rsidRPr="0060716E" w:rsidDel="00F15707">
                <w:rPr>
                  <w:rFonts w:cs="Times New Roman"/>
                  <w:color w:val="000000" w:themeColor="text1"/>
                  <w:szCs w:val="24"/>
                  <w:shd w:val="clear" w:color="auto" w:fill="FFFFFF"/>
                </w:rPr>
                <w:delText xml:space="preserve"> design, interior design, garden design</w:delText>
              </w:r>
            </w:del>
          </w:p>
        </w:tc>
      </w:tr>
      <w:tr w:rsidR="00B70B99" w:rsidRPr="0060716E" w:rsidDel="00F15707" w14:paraId="13B61B2A" w14:textId="367289CF" w:rsidTr="00B70B99">
        <w:trPr>
          <w:del w:id="3841" w:author="Sarah Thomas" w:date="2014-03-03T14:11:00Z"/>
        </w:trPr>
        <w:tc>
          <w:tcPr>
            <w:tcW w:w="2570" w:type="dxa"/>
          </w:tcPr>
          <w:p w14:paraId="254D9865" w14:textId="382EAD9D" w:rsidR="00B70B99" w:rsidRPr="0060716E" w:rsidDel="00F15707" w:rsidRDefault="00B70B99" w:rsidP="00B70B99">
            <w:pPr>
              <w:rPr>
                <w:del w:id="3842" w:author="Sarah Thomas" w:date="2014-03-03T14:11:00Z"/>
                <w:rFonts w:cs="Times New Roman"/>
                <w:color w:val="000000" w:themeColor="text1"/>
                <w:szCs w:val="24"/>
              </w:rPr>
            </w:pPr>
            <w:del w:id="3843" w:author="Sarah Thomas" w:date="2014-03-03T14:11:00Z">
              <w:r w:rsidRPr="0060716E" w:rsidDel="00F15707">
                <w:rPr>
                  <w:rFonts w:cs="Times New Roman"/>
                  <w:color w:val="000000" w:themeColor="text1"/>
                  <w:szCs w:val="24"/>
                  <w:shd w:val="clear" w:color="auto" w:fill="FFFFFF"/>
                  <w:lang w:eastAsia="zh-CN"/>
                </w:rPr>
                <w:delText>Music</w:delText>
              </w:r>
            </w:del>
          </w:p>
        </w:tc>
        <w:tc>
          <w:tcPr>
            <w:tcW w:w="5946" w:type="dxa"/>
          </w:tcPr>
          <w:p w14:paraId="2CDC1FA0" w14:textId="58FB2976" w:rsidR="00B70B99" w:rsidRPr="0060716E" w:rsidDel="00F15707" w:rsidRDefault="00A9041C" w:rsidP="00B70B99">
            <w:pPr>
              <w:rPr>
                <w:del w:id="3844" w:author="Sarah Thomas" w:date="2014-03-03T14:11:00Z"/>
                <w:rFonts w:cs="Times New Roman"/>
                <w:color w:val="000000" w:themeColor="text1"/>
                <w:szCs w:val="24"/>
              </w:rPr>
            </w:pPr>
            <w:del w:id="3845" w:author="Sarah Thomas" w:date="2014-03-03T14:11:00Z">
              <w:r w:rsidRPr="0060716E" w:rsidDel="00F15707">
                <w:rPr>
                  <w:rFonts w:cs="Times New Roman"/>
                  <w:color w:val="000000" w:themeColor="text1"/>
                  <w:szCs w:val="24"/>
                  <w:shd w:val="clear" w:color="auto" w:fill="FFFFFF"/>
                </w:rPr>
                <w:delText>Aural</w:delText>
              </w:r>
              <w:r w:rsidR="00B70B99" w:rsidRPr="0060716E" w:rsidDel="00F15707">
                <w:rPr>
                  <w:rFonts w:cs="Times New Roman"/>
                  <w:color w:val="000000" w:themeColor="text1"/>
                  <w:szCs w:val="24"/>
                  <w:shd w:val="clear" w:color="auto" w:fill="FFFFFF"/>
                </w:rPr>
                <w:delText xml:space="preserve"> skills, sound design, guitar, violin, cello, drums, bass, piano, trumpet</w:delText>
              </w:r>
            </w:del>
          </w:p>
        </w:tc>
      </w:tr>
      <w:tr w:rsidR="00B70B99" w:rsidRPr="0060716E" w:rsidDel="00F15707" w14:paraId="34F331C8" w14:textId="515B6C4A" w:rsidTr="00B70B99">
        <w:trPr>
          <w:del w:id="3846" w:author="Sarah Thomas" w:date="2014-03-03T14:11:00Z"/>
        </w:trPr>
        <w:tc>
          <w:tcPr>
            <w:tcW w:w="2570" w:type="dxa"/>
          </w:tcPr>
          <w:p w14:paraId="4C3CCC29" w14:textId="004DE649" w:rsidR="00B70B99" w:rsidRPr="0060716E" w:rsidDel="00F15707" w:rsidRDefault="00B70B99" w:rsidP="00B70B99">
            <w:pPr>
              <w:rPr>
                <w:del w:id="3847" w:author="Sarah Thomas" w:date="2014-03-03T14:11:00Z"/>
                <w:rFonts w:cs="Times New Roman"/>
                <w:color w:val="000000" w:themeColor="text1"/>
                <w:szCs w:val="24"/>
              </w:rPr>
            </w:pPr>
            <w:del w:id="3848" w:author="Sarah Thomas" w:date="2014-03-03T14:11:00Z">
              <w:r w:rsidRPr="0060716E" w:rsidDel="00F15707">
                <w:rPr>
                  <w:rFonts w:cs="Times New Roman"/>
                  <w:color w:val="000000" w:themeColor="text1"/>
                  <w:szCs w:val="24"/>
                  <w:shd w:val="clear" w:color="auto" w:fill="FFFFFF"/>
                  <w:lang w:eastAsia="zh-CN"/>
                </w:rPr>
                <w:delText>Dance</w:delText>
              </w:r>
            </w:del>
          </w:p>
        </w:tc>
        <w:tc>
          <w:tcPr>
            <w:tcW w:w="5946" w:type="dxa"/>
          </w:tcPr>
          <w:p w14:paraId="537119AF" w14:textId="5490C827" w:rsidR="00B70B99" w:rsidRPr="0060716E" w:rsidDel="00F15707" w:rsidRDefault="00A9041C" w:rsidP="00B70B99">
            <w:pPr>
              <w:rPr>
                <w:del w:id="3849" w:author="Sarah Thomas" w:date="2014-03-03T14:11:00Z"/>
                <w:rFonts w:cs="Times New Roman"/>
                <w:color w:val="000000" w:themeColor="text1"/>
                <w:szCs w:val="24"/>
              </w:rPr>
            </w:pPr>
            <w:del w:id="3850" w:author="Sarah Thomas" w:date="2014-03-03T14:11:00Z">
              <w:r w:rsidRPr="0060716E" w:rsidDel="00F15707">
                <w:rPr>
                  <w:rFonts w:cs="Times New Roman"/>
                  <w:color w:val="000000" w:themeColor="text1"/>
                  <w:szCs w:val="24"/>
                  <w:shd w:val="clear" w:color="auto" w:fill="FFFFFF"/>
                </w:rPr>
                <w:delText>Choreography</w:delText>
              </w:r>
              <w:r w:rsidR="00B70B99" w:rsidRPr="0060716E" w:rsidDel="00F15707">
                <w:rPr>
                  <w:rFonts w:cs="Times New Roman"/>
                  <w:color w:val="000000" w:themeColor="text1"/>
                  <w:szCs w:val="24"/>
                  <w:shd w:val="clear" w:color="auto" w:fill="FFFFFF"/>
                </w:rPr>
                <w:delText>, improvisation, ballet</w:delText>
              </w:r>
            </w:del>
          </w:p>
        </w:tc>
      </w:tr>
      <w:tr w:rsidR="00B70B99" w:rsidRPr="0060716E" w:rsidDel="00F15707" w14:paraId="3A20FF2B" w14:textId="1525FEE3" w:rsidTr="00B70B99">
        <w:trPr>
          <w:del w:id="3851" w:author="Sarah Thomas" w:date="2014-03-03T14:11:00Z"/>
        </w:trPr>
        <w:tc>
          <w:tcPr>
            <w:tcW w:w="2570" w:type="dxa"/>
          </w:tcPr>
          <w:p w14:paraId="70C98C03" w14:textId="749C9FC3" w:rsidR="00B70B99" w:rsidRPr="0060716E" w:rsidDel="00F15707" w:rsidRDefault="00B70B99" w:rsidP="00B70B99">
            <w:pPr>
              <w:rPr>
                <w:del w:id="3852" w:author="Sarah Thomas" w:date="2014-03-03T14:11:00Z"/>
                <w:rFonts w:cs="Times New Roman"/>
                <w:color w:val="000000" w:themeColor="text1"/>
                <w:szCs w:val="24"/>
              </w:rPr>
            </w:pPr>
            <w:del w:id="3853" w:author="Sarah Thomas" w:date="2014-03-03T14:11:00Z">
              <w:r w:rsidRPr="0060716E" w:rsidDel="00F15707">
                <w:rPr>
                  <w:rFonts w:cs="Times New Roman"/>
                  <w:color w:val="000000" w:themeColor="text1"/>
                  <w:szCs w:val="24"/>
                  <w:shd w:val="clear" w:color="auto" w:fill="FFFFFF"/>
                  <w:lang w:eastAsia="zh-CN"/>
                </w:rPr>
                <w:delText>Fine Arts</w:delText>
              </w:r>
            </w:del>
          </w:p>
        </w:tc>
        <w:tc>
          <w:tcPr>
            <w:tcW w:w="5946" w:type="dxa"/>
          </w:tcPr>
          <w:p w14:paraId="7F0D3E6E" w14:textId="01B19822" w:rsidR="00B70B99" w:rsidRPr="0060716E" w:rsidDel="00F15707" w:rsidRDefault="00A9041C" w:rsidP="00B70B99">
            <w:pPr>
              <w:rPr>
                <w:del w:id="3854" w:author="Sarah Thomas" w:date="2014-03-03T14:11:00Z"/>
                <w:rFonts w:cs="Times New Roman"/>
                <w:color w:val="000000" w:themeColor="text1"/>
                <w:szCs w:val="24"/>
              </w:rPr>
            </w:pPr>
            <w:del w:id="3855" w:author="Sarah Thomas" w:date="2014-03-03T14:11:00Z">
              <w:r w:rsidRPr="0060716E" w:rsidDel="00F15707">
                <w:rPr>
                  <w:rFonts w:cs="Times New Roman"/>
                  <w:color w:val="000000" w:themeColor="text1"/>
                  <w:szCs w:val="24"/>
                  <w:shd w:val="clear" w:color="auto" w:fill="FFFFFF"/>
                </w:rPr>
                <w:delText>Oil</w:delText>
              </w:r>
              <w:r w:rsidR="00B70B99" w:rsidRPr="0060716E" w:rsidDel="00F15707">
                <w:rPr>
                  <w:rFonts w:cs="Times New Roman"/>
                  <w:color w:val="000000" w:themeColor="text1"/>
                  <w:szCs w:val="24"/>
                  <w:shd w:val="clear" w:color="auto" w:fill="FFFFFF"/>
                </w:rPr>
                <w:delText xml:space="preserve"> painting, watercolors, pencil drawing, carbon drawing, digital drawing, graphic design, renaissance, modern art, contemporary art, sculpting, photography </w:delText>
              </w:r>
            </w:del>
          </w:p>
        </w:tc>
      </w:tr>
    </w:tbl>
    <w:p w14:paraId="1EE9DC2E" w14:textId="2CF43BBD" w:rsidR="00B70B99" w:rsidRPr="0060716E" w:rsidDel="00F15707" w:rsidRDefault="00B70B99" w:rsidP="00B70B99">
      <w:pPr>
        <w:rPr>
          <w:del w:id="3856" w:author="Sarah Thomas" w:date="2014-03-03T14:13:00Z"/>
          <w:color w:val="000000" w:themeColor="text1"/>
        </w:rPr>
      </w:pPr>
    </w:p>
    <w:p w14:paraId="2E20DF51" w14:textId="30A48206" w:rsidR="003614D6" w:rsidDel="00F15707" w:rsidRDefault="003614D6" w:rsidP="00B70B99">
      <w:pPr>
        <w:pStyle w:val="BodyText"/>
        <w:rPr>
          <w:del w:id="3857" w:author="Sarah Thomas" w:date="2014-03-03T14:13:00Z"/>
        </w:rPr>
        <w:sectPr w:rsidR="003614D6" w:rsidDel="00F15707" w:rsidSect="00812194">
          <w:pgSz w:w="11900" w:h="16840"/>
          <w:pgMar w:top="1440" w:right="1800" w:bottom="1440" w:left="1800" w:header="708" w:footer="708" w:gutter="0"/>
          <w:pgNumType w:start="1"/>
          <w:cols w:space="708"/>
          <w:docGrid w:linePitch="360"/>
        </w:sectPr>
      </w:pPr>
    </w:p>
    <w:p w14:paraId="1F4674DF" w14:textId="1285DC8D" w:rsidR="005C63CB" w:rsidDel="00F15707" w:rsidRDefault="005C63CB" w:rsidP="0080393E">
      <w:pPr>
        <w:pStyle w:val="Heading2"/>
        <w:rPr>
          <w:del w:id="3858" w:author="Sarah Thomas" w:date="2014-03-03T14:13:00Z"/>
        </w:rPr>
      </w:pPr>
      <w:bookmarkStart w:id="3859" w:name="_Toc253043816"/>
      <w:del w:id="3860" w:author="Sarah Thomas" w:date="2014-03-03T14:13:00Z">
        <w:r w:rsidRPr="00F0790D" w:rsidDel="00F15707">
          <w:delText>Gantt chart</w:delText>
        </w:r>
        <w:bookmarkEnd w:id="3859"/>
      </w:del>
    </w:p>
    <w:p w14:paraId="66E3DD7C" w14:textId="4AEB0484" w:rsidR="00FF23AD" w:rsidRPr="00F0790D" w:rsidDel="00F15707" w:rsidRDefault="00FF23AD" w:rsidP="00F0790D">
      <w:pPr>
        <w:rPr>
          <w:del w:id="3861" w:author="Sarah Thomas" w:date="2014-03-03T14:13:00Z"/>
        </w:rPr>
      </w:pPr>
      <w:del w:id="3862" w:author="Sarah Thomas" w:date="2014-03-03T14:13:00Z">
        <w:r w:rsidDel="00F15707">
          <w:delText xml:space="preserve">The Gantt </w:delText>
        </w:r>
        <w:r w:rsidR="009D3710" w:rsidDel="00F15707">
          <w:delText>chart</w:delText>
        </w:r>
        <w:r w:rsidDel="00F15707">
          <w:delText xml:space="preserve"> below illustrates the waterfall methodology that the project uses. The iteration happens during stage 4, 5 and 6 where the systems are being design, tested and implemented.</w:delText>
        </w:r>
      </w:del>
    </w:p>
    <w:p w14:paraId="02A18B1E" w14:textId="35191FD5" w:rsidR="003614D6" w:rsidDel="00F15707" w:rsidRDefault="003614D6" w:rsidP="003614D6">
      <w:pPr>
        <w:rPr>
          <w:del w:id="3863" w:author="Sarah Thomas" w:date="2014-03-03T14:13:00Z"/>
        </w:rPr>
      </w:pPr>
    </w:p>
    <w:p w14:paraId="0C8196FD" w14:textId="7DEDF59B" w:rsidR="0028129D" w:rsidDel="00F15707" w:rsidRDefault="00F7467D" w:rsidP="00F0790D">
      <w:pPr>
        <w:pStyle w:val="BodyText"/>
        <w:keepNext/>
        <w:rPr>
          <w:del w:id="3864" w:author="Sarah Thomas" w:date="2014-03-03T14:13:00Z"/>
        </w:rPr>
      </w:pPr>
      <w:del w:id="3865" w:author="Sarah Thomas" w:date="2014-03-03T14:13:00Z">
        <w:r w:rsidDel="00F15707">
          <w:rPr>
            <w:noProof/>
            <w:lang w:val="en-US"/>
          </w:rPr>
          <w:drawing>
            <wp:inline distT="0" distB="0" distL="0" distR="0" wp14:anchorId="3B4E0FED" wp14:editId="49354957">
              <wp:extent cx="8864600" cy="2304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8">
                        <a:extLst>
                          <a:ext uri="{28A0092B-C50C-407E-A947-70E740481C1C}">
                            <a14:useLocalDpi xmlns:a14="http://schemas.microsoft.com/office/drawing/2010/main" val="0"/>
                          </a:ext>
                        </a:extLst>
                      </a:blip>
                      <a:stretch>
                        <a:fillRect/>
                      </a:stretch>
                    </pic:blipFill>
                    <pic:spPr>
                      <a:xfrm>
                        <a:off x="0" y="0"/>
                        <a:ext cx="8864600" cy="2304415"/>
                      </a:xfrm>
                      <a:prstGeom prst="rect">
                        <a:avLst/>
                      </a:prstGeom>
                    </pic:spPr>
                  </pic:pic>
                </a:graphicData>
              </a:graphic>
            </wp:inline>
          </w:drawing>
        </w:r>
      </w:del>
    </w:p>
    <w:p w14:paraId="063BAD10" w14:textId="6FDF28E7" w:rsidR="003614D6" w:rsidRPr="00F0790D" w:rsidDel="00766C26" w:rsidRDefault="0028129D">
      <w:pPr>
        <w:pStyle w:val="BodyText"/>
        <w:rPr>
          <w:del w:id="3866" w:author="Sarah Thomas" w:date="2014-03-03T14:23:00Z"/>
          <w:b/>
          <w:bCs/>
        </w:rPr>
        <w:sectPr w:rsidR="003614D6" w:rsidRPr="00F0790D" w:rsidDel="00766C26" w:rsidSect="00812194">
          <w:pgSz w:w="11900" w:h="16840"/>
          <w:pgMar w:top="1440" w:right="1800" w:bottom="1440" w:left="1800" w:header="708" w:footer="708" w:gutter="0"/>
          <w:cols w:space="708"/>
          <w:docGrid w:linePitch="360"/>
        </w:sectPr>
        <w:pPrChange w:id="3867" w:author="Sarah Thomas" w:date="2014-03-03T14:24:00Z">
          <w:pPr>
            <w:pStyle w:val="Caption"/>
            <w:jc w:val="center"/>
          </w:pPr>
        </w:pPrChange>
      </w:pPr>
      <w:del w:id="3868" w:author="Sarah Thomas" w:date="2014-03-03T14:23:00Z">
        <w:r w:rsidDel="00766C26">
          <w:delText xml:space="preserve">Figure </w:delText>
        </w:r>
        <w:r w:rsidR="00246E0B" w:rsidDel="00766C26">
          <w:fldChar w:fldCharType="begin"/>
        </w:r>
        <w:r w:rsidR="00246E0B" w:rsidDel="00766C26">
          <w:delInstrText xml:space="preserve"> SEQ Figure \* ARABIC </w:delInstrText>
        </w:r>
        <w:r w:rsidR="00246E0B" w:rsidDel="00766C26">
          <w:fldChar w:fldCharType="separate"/>
        </w:r>
        <w:r w:rsidDel="00766C26">
          <w:rPr>
            <w:noProof/>
          </w:rPr>
          <w:delText>4</w:delText>
        </w:r>
        <w:r w:rsidR="00246E0B" w:rsidDel="00766C26">
          <w:rPr>
            <w:noProof/>
          </w:rPr>
          <w:fldChar w:fldCharType="end"/>
        </w:r>
        <w:r w:rsidDel="00766C26">
          <w:delText xml:space="preserve"> - Gantt Chart</w:delText>
        </w:r>
      </w:del>
    </w:p>
    <w:p w14:paraId="135E9DD6" w14:textId="3E23E8AA" w:rsidR="003614D6" w:rsidRPr="00F0790D" w:rsidRDefault="003614D6">
      <w:pPr>
        <w:pStyle w:val="BodyText"/>
        <w:pPrChange w:id="3869" w:author="Sarah Thomas" w:date="2014-03-03T14:24:00Z">
          <w:pPr/>
        </w:pPrChange>
      </w:pPr>
    </w:p>
    <w:p w14:paraId="0A169CA0" w14:textId="79703097" w:rsidR="00A11C25" w:rsidDel="00F15707" w:rsidRDefault="00A11C25" w:rsidP="0080393E">
      <w:pPr>
        <w:pStyle w:val="Heading2"/>
        <w:rPr>
          <w:del w:id="3870" w:author="Sarah Thomas" w:date="2014-03-03T14:13:00Z"/>
        </w:rPr>
      </w:pPr>
      <w:bookmarkStart w:id="3871" w:name="_Toc253043817"/>
      <w:del w:id="3872" w:author="Sarah Thomas" w:date="2014-03-03T14:13:00Z">
        <w:r w:rsidDel="00F15707">
          <w:delText>Mind Map</w:delText>
        </w:r>
        <w:bookmarkEnd w:id="3871"/>
      </w:del>
    </w:p>
    <w:p w14:paraId="20834A64" w14:textId="3B068BA9" w:rsidR="00A11C25" w:rsidDel="00F15707" w:rsidRDefault="00860F9F" w:rsidP="00A11C25">
      <w:pPr>
        <w:pStyle w:val="BodyText"/>
        <w:rPr>
          <w:del w:id="3873" w:author="Sarah Thomas" w:date="2014-03-03T14:13:00Z"/>
        </w:rPr>
      </w:pPr>
      <w:del w:id="3874" w:author="Sarah Thomas" w:date="2014-03-03T14:13:00Z">
        <w:r w:rsidDel="00F15707">
          <w:delText>Available</w:delText>
        </w:r>
        <w:r w:rsidR="00A11C25" w:rsidDel="00F15707">
          <w:delText xml:space="preserve"> at </w:delText>
        </w:r>
        <w:r w:rsidR="00A11C25" w:rsidRPr="00F0790D" w:rsidDel="00F15707">
          <w:delText>https://www.mindmeister.com/366697119</w:delText>
        </w:r>
      </w:del>
    </w:p>
    <w:p w14:paraId="3FE411F5" w14:textId="0D93F448" w:rsidR="001E34AB" w:rsidRDefault="00A5192B" w:rsidP="00F0790D">
      <w:pPr>
        <w:pStyle w:val="Heading1"/>
      </w:pPr>
      <w:bookmarkStart w:id="3875" w:name="_Toc253043818"/>
      <w:bookmarkStart w:id="3876" w:name="_Toc256589011"/>
      <w:r>
        <w:t>Glossary</w:t>
      </w:r>
      <w:bookmarkEnd w:id="3875"/>
      <w:bookmarkEnd w:id="3876"/>
    </w:p>
    <w:p w14:paraId="113B2BBB" w14:textId="77777777" w:rsidR="0080393E" w:rsidRPr="00C12AC5" w:rsidRDefault="0080393E" w:rsidP="008D0C79">
      <w:pPr>
        <w:pStyle w:val="BodyText"/>
      </w:pPr>
      <w:r w:rsidRPr="00C12AC5">
        <w:rPr>
          <w:b/>
        </w:rPr>
        <w:t>External eco-system</w:t>
      </w:r>
      <w:r>
        <w:t xml:space="preserve"> includes professionals and advisors from non-academic organizations and businesses </w:t>
      </w:r>
    </w:p>
    <w:p w14:paraId="7C303DD4" w14:textId="0C3CC6F3" w:rsidR="00C12AC5" w:rsidRDefault="00C12AC5" w:rsidP="008D0C79">
      <w:pPr>
        <w:pStyle w:val="BodyText"/>
      </w:pPr>
      <w:r w:rsidRPr="00C12AC5">
        <w:rPr>
          <w:b/>
        </w:rPr>
        <w:t>University eco-system</w:t>
      </w:r>
      <w:r>
        <w:t xml:space="preserve"> includes students, and staff based in university</w:t>
      </w:r>
    </w:p>
    <w:p w14:paraId="7199A2BB" w14:textId="77777777" w:rsidR="0080393E" w:rsidRDefault="0080393E" w:rsidP="008D0C79">
      <w:pPr>
        <w:pStyle w:val="BodyText"/>
      </w:pPr>
      <w:r w:rsidRPr="0080393E">
        <w:rPr>
          <w:b/>
        </w:rPr>
        <w:t>Venture</w:t>
      </w:r>
      <w:r>
        <w:rPr>
          <w:b/>
        </w:rPr>
        <w:t xml:space="preserve"> </w:t>
      </w:r>
      <w:r>
        <w:t>a business idea or e</w:t>
      </w:r>
      <w:r w:rsidRPr="0080393E">
        <w:t>ntrepreneurial</w:t>
      </w:r>
      <w:r>
        <w:t xml:space="preserve"> activity requiring a team leader and team members</w:t>
      </w:r>
    </w:p>
    <w:p w14:paraId="1EA3A2A5" w14:textId="5A966D9E" w:rsidR="00A9041C" w:rsidRDefault="00A9041C" w:rsidP="008D0C79">
      <w:pPr>
        <w:pStyle w:val="BodyText"/>
      </w:pPr>
      <w:r w:rsidRPr="00F0790D">
        <w:rPr>
          <w:b/>
        </w:rPr>
        <w:t>HTTP</w:t>
      </w:r>
      <w:r>
        <w:t xml:space="preserve"> </w:t>
      </w:r>
      <w:r w:rsidR="00D72006">
        <w:t>(</w:t>
      </w:r>
      <w:r>
        <w:t>hypertext transport protocol</w:t>
      </w:r>
      <w:r w:rsidR="00D72006">
        <w:t>) is a communication protocol used by the Internet to communicate from one node to another.</w:t>
      </w:r>
    </w:p>
    <w:p w14:paraId="414B2984" w14:textId="34334DB5" w:rsidR="00D72006" w:rsidRDefault="00D72006" w:rsidP="008D0C79">
      <w:pPr>
        <w:pStyle w:val="BodyText"/>
      </w:pPr>
      <w:r w:rsidRPr="00F0790D">
        <w:rPr>
          <w:b/>
        </w:rPr>
        <w:t>HTTPS</w:t>
      </w:r>
      <w:r>
        <w:t xml:space="preserve"> </w:t>
      </w:r>
      <w:r w:rsidR="00353480">
        <w:t>(</w:t>
      </w:r>
      <w:r>
        <w:t>hypertext transport protocol</w:t>
      </w:r>
      <w:r w:rsidR="00353480">
        <w:t xml:space="preserve"> </w:t>
      </w:r>
      <w:r>
        <w:t>secure</w:t>
      </w:r>
      <w:r w:rsidR="00353480">
        <w:t>) is</w:t>
      </w:r>
      <w:r>
        <w:t xml:space="preserve"> a communication protocol for secure communication over a computer network. Layering HTTP on top of SSL/TLS, adding it to standard HTTP communication.</w:t>
      </w:r>
    </w:p>
    <w:p w14:paraId="13BD254B" w14:textId="56D1E13E" w:rsidR="00AB54C7" w:rsidRDefault="00D72006" w:rsidP="008D0C79">
      <w:pPr>
        <w:pStyle w:val="BodyText"/>
      </w:pPr>
      <w:r w:rsidRPr="00F0790D">
        <w:rPr>
          <w:b/>
        </w:rPr>
        <w:t>SSL</w:t>
      </w:r>
      <w:r>
        <w:t xml:space="preserve"> </w:t>
      </w:r>
      <w:r w:rsidR="00353480">
        <w:t xml:space="preserve">(Secure Socket Layer) a cryptographic protocol designed to provide secure communication over the </w:t>
      </w:r>
      <w:r w:rsidR="00AB54C7">
        <w:t>I</w:t>
      </w:r>
      <w:r w:rsidR="00353480">
        <w:t>nternet.</w:t>
      </w:r>
    </w:p>
    <w:p w14:paraId="4044FCC2" w14:textId="3A0E8463" w:rsidR="00AB54C7" w:rsidRDefault="00AB54C7" w:rsidP="008D0C79">
      <w:pPr>
        <w:pStyle w:val="BodyText"/>
      </w:pPr>
      <w:r w:rsidRPr="00F0790D">
        <w:rPr>
          <w:b/>
        </w:rPr>
        <w:t>UX</w:t>
      </w:r>
      <w:r>
        <w:t xml:space="preserve"> (User Experience) mainly deals with how users interaction and how they perceive the website design and layout.</w:t>
      </w:r>
    </w:p>
    <w:p w14:paraId="44EEC33A" w14:textId="09205FF9" w:rsidR="00AB54C7" w:rsidRPr="0080393E" w:rsidRDefault="00AB54C7" w:rsidP="008D0C79">
      <w:pPr>
        <w:pStyle w:val="BodyText"/>
      </w:pPr>
      <w:r w:rsidRPr="00F0790D">
        <w:rPr>
          <w:b/>
        </w:rPr>
        <w:t>UI</w:t>
      </w:r>
      <w:r>
        <w:t xml:space="preserve"> (User Interface) mainly deals with the design of the layout of the website.</w:t>
      </w:r>
    </w:p>
    <w:p w14:paraId="2B91A844" w14:textId="0DF0FE64" w:rsidR="001E34AB" w:rsidRDefault="001E34AB" w:rsidP="00F0790D">
      <w:pPr>
        <w:pStyle w:val="Heading1"/>
      </w:pPr>
      <w:bookmarkStart w:id="3877" w:name="_Toc253043819"/>
      <w:bookmarkStart w:id="3878" w:name="_Toc256589012"/>
      <w:r>
        <w:t>References</w:t>
      </w:r>
      <w:bookmarkEnd w:id="3877"/>
      <w:bookmarkEnd w:id="3878"/>
    </w:p>
    <w:p w14:paraId="31E4F9E1" w14:textId="4D4E1CEB" w:rsidR="00302EDD" w:rsidRPr="00302EDD" w:rsidRDefault="001E34AB">
      <w:pPr>
        <w:pStyle w:val="NormalWeb"/>
        <w:ind w:left="640" w:hanging="640"/>
        <w:divId w:val="625505678"/>
        <w:rPr>
          <w:rFonts w:ascii="Cambria" w:hAnsi="Cambria"/>
          <w:noProof/>
          <w:sz w:val="22"/>
        </w:rPr>
      </w:pPr>
      <w:r>
        <w:fldChar w:fldCharType="begin" w:fldLock="1"/>
      </w:r>
      <w:r>
        <w:instrText xml:space="preserve">ADDIN Mendeley Bibliography CSL_BIBLIOGRAPHY </w:instrText>
      </w:r>
      <w:r>
        <w:fldChar w:fldCharType="separate"/>
      </w:r>
      <w:r w:rsidR="00302EDD" w:rsidRPr="00302EDD">
        <w:rPr>
          <w:rFonts w:ascii="Cambria" w:hAnsi="Cambria"/>
          <w:noProof/>
          <w:sz w:val="22"/>
        </w:rPr>
        <w:t>[1]</w:t>
      </w:r>
      <w:r w:rsidR="00302EDD" w:rsidRPr="00302EDD">
        <w:rPr>
          <w:rFonts w:ascii="Cambria" w:hAnsi="Cambria"/>
          <w:noProof/>
          <w:sz w:val="22"/>
        </w:rPr>
        <w:tab/>
        <w:t xml:space="preserve">M. Gardner, “The Faculty Cooperative – An Interactive Website for ‘Crowd Sourced’ Academic Entrepreneurial Activity,” </w:t>
      </w:r>
      <w:r w:rsidR="00302EDD" w:rsidRPr="00302EDD">
        <w:rPr>
          <w:rFonts w:ascii="Cambria" w:hAnsi="Cambria"/>
          <w:i/>
          <w:iCs/>
          <w:noProof/>
          <w:sz w:val="22"/>
        </w:rPr>
        <w:t>List CE903 MSc Gr. Proj. – 2014 MSc Adv. Web Eng.</w:t>
      </w:r>
      <w:r w:rsidR="00302EDD" w:rsidRPr="00302EDD">
        <w:rPr>
          <w:rFonts w:ascii="Cambria" w:hAnsi="Cambria"/>
          <w:noProof/>
          <w:sz w:val="22"/>
        </w:rPr>
        <w:t>, pp. 1–7, 2014.</w:t>
      </w:r>
    </w:p>
    <w:p w14:paraId="38530561" w14:textId="77777777" w:rsidR="00302EDD" w:rsidRPr="00302EDD" w:rsidRDefault="00302EDD">
      <w:pPr>
        <w:pStyle w:val="NormalWeb"/>
        <w:ind w:left="640" w:hanging="640"/>
        <w:divId w:val="625505678"/>
        <w:rPr>
          <w:rFonts w:ascii="Cambria" w:hAnsi="Cambria"/>
          <w:noProof/>
          <w:sz w:val="22"/>
        </w:rPr>
      </w:pPr>
      <w:r w:rsidRPr="00302EDD">
        <w:rPr>
          <w:rFonts w:ascii="Cambria" w:hAnsi="Cambria"/>
          <w:noProof/>
          <w:sz w:val="22"/>
        </w:rPr>
        <w:t>[2]</w:t>
      </w:r>
      <w:r w:rsidRPr="00302EDD">
        <w:rPr>
          <w:rFonts w:ascii="Cambria" w:hAnsi="Cambria"/>
          <w:noProof/>
          <w:sz w:val="22"/>
        </w:rPr>
        <w:tab/>
        <w:t>E. A. O. Alshuaibi, X. Chen, B. BIN Hamid, I. Herascu, and S. A. Thomas, “CE903 Group 1 -System Requirements Specification Document.”</w:t>
      </w:r>
    </w:p>
    <w:p w14:paraId="64022F81" w14:textId="77777777" w:rsidR="00302EDD" w:rsidRPr="00302EDD" w:rsidRDefault="00302EDD">
      <w:pPr>
        <w:pStyle w:val="NormalWeb"/>
        <w:ind w:left="640" w:hanging="640"/>
        <w:divId w:val="625505678"/>
        <w:rPr>
          <w:rFonts w:ascii="Cambria" w:hAnsi="Cambria"/>
          <w:noProof/>
          <w:sz w:val="22"/>
        </w:rPr>
      </w:pPr>
      <w:r w:rsidRPr="00302EDD">
        <w:rPr>
          <w:rFonts w:ascii="Cambria" w:hAnsi="Cambria"/>
          <w:noProof/>
          <w:sz w:val="22"/>
        </w:rPr>
        <w:t>[3]</w:t>
      </w:r>
      <w:r w:rsidRPr="00302EDD">
        <w:rPr>
          <w:rFonts w:ascii="Cambria" w:hAnsi="Cambria"/>
          <w:noProof/>
          <w:sz w:val="22"/>
        </w:rPr>
        <w:tab/>
        <w:t>“University of Essex :: Module Directory :: Module details.” [Online]. Available: https://www.essex.ac.uk/modules/default.aspx?coursecode=CE881&amp;level=7&amp;period=SP. [Accessed: 07-Feb-2014].</w:t>
      </w:r>
    </w:p>
    <w:p w14:paraId="42E55CD4" w14:textId="77777777" w:rsidR="00302EDD" w:rsidRPr="00302EDD" w:rsidRDefault="00302EDD">
      <w:pPr>
        <w:pStyle w:val="NormalWeb"/>
        <w:ind w:left="640" w:hanging="640"/>
        <w:divId w:val="625505678"/>
        <w:rPr>
          <w:rFonts w:ascii="Cambria" w:hAnsi="Cambria"/>
          <w:noProof/>
          <w:sz w:val="22"/>
        </w:rPr>
      </w:pPr>
      <w:r w:rsidRPr="00302EDD">
        <w:rPr>
          <w:rFonts w:ascii="Cambria" w:hAnsi="Cambria"/>
          <w:noProof/>
          <w:sz w:val="22"/>
        </w:rPr>
        <w:t>[4]</w:t>
      </w:r>
      <w:r w:rsidRPr="00302EDD">
        <w:rPr>
          <w:rFonts w:ascii="Cambria" w:hAnsi="Cambria"/>
          <w:noProof/>
          <w:sz w:val="22"/>
        </w:rPr>
        <w:tab/>
        <w:t>“Choose the right PHP framework | Web design | Creative Bloq.” [Online]. Available: http://www.creativebloq.com/design/choose-right-php-framework-12122774. [Accessed: 12-Mar-2014].</w:t>
      </w:r>
    </w:p>
    <w:p w14:paraId="7426F93E" w14:textId="77777777" w:rsidR="00302EDD" w:rsidRPr="00302EDD" w:rsidRDefault="00302EDD">
      <w:pPr>
        <w:pStyle w:val="NormalWeb"/>
        <w:ind w:left="640" w:hanging="640"/>
        <w:divId w:val="625505678"/>
        <w:rPr>
          <w:rFonts w:ascii="Cambria" w:hAnsi="Cambria"/>
          <w:noProof/>
          <w:sz w:val="22"/>
        </w:rPr>
      </w:pPr>
      <w:r w:rsidRPr="00302EDD">
        <w:rPr>
          <w:rFonts w:ascii="Cambria" w:hAnsi="Cambria"/>
          <w:noProof/>
          <w:sz w:val="22"/>
        </w:rPr>
        <w:t>[5]</w:t>
      </w:r>
      <w:r w:rsidRPr="00302EDD">
        <w:rPr>
          <w:rFonts w:ascii="Cambria" w:hAnsi="Cambria"/>
          <w:noProof/>
          <w:sz w:val="22"/>
        </w:rPr>
        <w:tab/>
        <w:t>Phpframework, “PHP Frameworks.” [Online]. Available: http://www.phpframeworks.com/. [Accessed: 12-Mar-2014].</w:t>
      </w:r>
    </w:p>
    <w:p w14:paraId="1634C3A0" w14:textId="77777777" w:rsidR="00302EDD" w:rsidRPr="00302EDD" w:rsidRDefault="00302EDD">
      <w:pPr>
        <w:pStyle w:val="NormalWeb"/>
        <w:ind w:left="640" w:hanging="640"/>
        <w:divId w:val="625505678"/>
        <w:rPr>
          <w:rFonts w:ascii="Cambria" w:hAnsi="Cambria"/>
          <w:noProof/>
          <w:sz w:val="22"/>
        </w:rPr>
      </w:pPr>
      <w:r w:rsidRPr="00302EDD">
        <w:rPr>
          <w:rFonts w:ascii="Cambria" w:hAnsi="Cambria"/>
          <w:noProof/>
          <w:sz w:val="22"/>
        </w:rPr>
        <w:t>[6]</w:t>
      </w:r>
      <w:r w:rsidRPr="00302EDD">
        <w:rPr>
          <w:rFonts w:ascii="Cambria" w:hAnsi="Cambria"/>
          <w:noProof/>
          <w:sz w:val="22"/>
        </w:rPr>
        <w:tab/>
        <w:t>“Google Trends.” [Online]. Available: http://www.google.co.uk/trends/. [Accessed: 28-Jan-2014].</w:t>
      </w:r>
    </w:p>
    <w:p w14:paraId="01418D99" w14:textId="77777777" w:rsidR="00302EDD" w:rsidRPr="00302EDD" w:rsidRDefault="00302EDD">
      <w:pPr>
        <w:pStyle w:val="NormalWeb"/>
        <w:ind w:left="640" w:hanging="640"/>
        <w:divId w:val="625505678"/>
        <w:rPr>
          <w:rFonts w:ascii="Cambria" w:hAnsi="Cambria"/>
          <w:noProof/>
          <w:sz w:val="22"/>
        </w:rPr>
      </w:pPr>
      <w:r w:rsidRPr="00302EDD">
        <w:rPr>
          <w:rFonts w:ascii="Cambria" w:hAnsi="Cambria"/>
          <w:noProof/>
          <w:sz w:val="22"/>
        </w:rPr>
        <w:t>[7]</w:t>
      </w:r>
      <w:r w:rsidRPr="00302EDD">
        <w:rPr>
          <w:rFonts w:ascii="Cambria" w:hAnsi="Cambria"/>
          <w:noProof/>
          <w:sz w:val="22"/>
        </w:rPr>
        <w:tab/>
        <w:t>“Laravel - The PHP framework for web artisans.” [Online]. Available: http://laravel.com/. [Accessed: 12-Mar-2014].</w:t>
      </w:r>
    </w:p>
    <w:p w14:paraId="4AE1CA19" w14:textId="77777777" w:rsidR="00302EDD" w:rsidRPr="00302EDD" w:rsidRDefault="00302EDD">
      <w:pPr>
        <w:pStyle w:val="NormalWeb"/>
        <w:ind w:left="640" w:hanging="640"/>
        <w:divId w:val="625505678"/>
        <w:rPr>
          <w:rFonts w:ascii="Cambria" w:hAnsi="Cambria"/>
          <w:noProof/>
          <w:sz w:val="22"/>
        </w:rPr>
      </w:pPr>
      <w:r w:rsidRPr="00302EDD">
        <w:rPr>
          <w:rFonts w:ascii="Cambria" w:hAnsi="Cambria"/>
          <w:noProof/>
          <w:sz w:val="22"/>
        </w:rPr>
        <w:t>[8]</w:t>
      </w:r>
      <w:r w:rsidRPr="00302EDD">
        <w:rPr>
          <w:rFonts w:ascii="Cambria" w:hAnsi="Cambria"/>
          <w:noProof/>
          <w:sz w:val="22"/>
        </w:rPr>
        <w:tab/>
        <w:t>M. Surguy, “History of Laravel PHP framework, Eloquence emerging - Maks Surguy’s blog on PHP and Laravel.” [Online]. Available: http://maxoffsky.com/code-blog/history-of-laravel-php-framework-eloquence-emerging. [Accessed: 12-Mar-2014].</w:t>
      </w:r>
    </w:p>
    <w:p w14:paraId="5312FEAB" w14:textId="77777777" w:rsidR="00302EDD" w:rsidRPr="00302EDD" w:rsidRDefault="00302EDD">
      <w:pPr>
        <w:pStyle w:val="NormalWeb"/>
        <w:ind w:left="640" w:hanging="640"/>
        <w:divId w:val="625505678"/>
        <w:rPr>
          <w:rFonts w:ascii="Cambria" w:hAnsi="Cambria"/>
          <w:noProof/>
          <w:sz w:val="22"/>
        </w:rPr>
      </w:pPr>
      <w:r w:rsidRPr="00302EDD">
        <w:rPr>
          <w:rFonts w:ascii="Cambria" w:hAnsi="Cambria"/>
          <w:noProof/>
          <w:sz w:val="22"/>
        </w:rPr>
        <w:t>[9]</w:t>
      </w:r>
      <w:r w:rsidRPr="00302EDD">
        <w:rPr>
          <w:rFonts w:ascii="Cambria" w:hAnsi="Cambria"/>
          <w:noProof/>
          <w:sz w:val="22"/>
        </w:rPr>
        <w:tab/>
        <w:t>N. Adermann and J. Boggiano, “Composer.” [Online]. Available: https://getcomposer.org/. [Accessed: 12-Mar-2014].</w:t>
      </w:r>
    </w:p>
    <w:p w14:paraId="1AC0C668" w14:textId="77777777" w:rsidR="00302EDD" w:rsidRPr="00302EDD" w:rsidRDefault="00302EDD">
      <w:pPr>
        <w:pStyle w:val="NormalWeb"/>
        <w:ind w:left="640" w:hanging="640"/>
        <w:divId w:val="625505678"/>
        <w:rPr>
          <w:rFonts w:ascii="Cambria" w:hAnsi="Cambria"/>
          <w:noProof/>
          <w:sz w:val="22"/>
        </w:rPr>
      </w:pPr>
      <w:r w:rsidRPr="00302EDD">
        <w:rPr>
          <w:rFonts w:ascii="Cambria" w:hAnsi="Cambria"/>
          <w:noProof/>
          <w:sz w:val="22"/>
        </w:rPr>
        <w:t>[10]</w:t>
      </w:r>
      <w:r w:rsidRPr="00302EDD">
        <w:rPr>
          <w:rFonts w:ascii="Cambria" w:hAnsi="Cambria"/>
          <w:noProof/>
          <w:sz w:val="22"/>
        </w:rPr>
        <w:tab/>
        <w:t>“Input Validation with Laravel - Laravel Book.” [Online]. Available: http://laravelbook.com/laravel-input-validation/. [Accessed: 13-Mar-2014].</w:t>
      </w:r>
    </w:p>
    <w:p w14:paraId="708846EA" w14:textId="77777777" w:rsidR="00302EDD" w:rsidRPr="00302EDD" w:rsidRDefault="00302EDD">
      <w:pPr>
        <w:pStyle w:val="NormalWeb"/>
        <w:ind w:left="640" w:hanging="640"/>
        <w:divId w:val="625505678"/>
        <w:rPr>
          <w:rFonts w:ascii="Cambria" w:hAnsi="Cambria"/>
          <w:noProof/>
          <w:sz w:val="22"/>
        </w:rPr>
      </w:pPr>
      <w:r w:rsidRPr="00302EDD">
        <w:rPr>
          <w:rFonts w:ascii="Cambria" w:hAnsi="Cambria"/>
          <w:noProof/>
          <w:sz w:val="22"/>
        </w:rPr>
        <w:t>[11]</w:t>
      </w:r>
      <w:r w:rsidRPr="00302EDD">
        <w:rPr>
          <w:rFonts w:ascii="Cambria" w:hAnsi="Cambria"/>
          <w:noProof/>
          <w:sz w:val="22"/>
        </w:rPr>
        <w:tab/>
        <w:t>“Github.” [Online]. Available: https://github.com/features. [Accessed: 17-Mar-2014].</w:t>
      </w:r>
    </w:p>
    <w:p w14:paraId="3715759F" w14:textId="77777777" w:rsidR="00302EDD" w:rsidRPr="00302EDD" w:rsidRDefault="00302EDD">
      <w:pPr>
        <w:pStyle w:val="NormalWeb"/>
        <w:ind w:left="640" w:hanging="640"/>
        <w:divId w:val="625505678"/>
        <w:rPr>
          <w:rFonts w:ascii="Cambria" w:hAnsi="Cambria"/>
          <w:noProof/>
          <w:sz w:val="22"/>
        </w:rPr>
      </w:pPr>
      <w:r w:rsidRPr="00302EDD">
        <w:rPr>
          <w:rFonts w:ascii="Cambria" w:hAnsi="Cambria"/>
          <w:noProof/>
          <w:sz w:val="22"/>
        </w:rPr>
        <w:t>[12]</w:t>
      </w:r>
      <w:r w:rsidRPr="00302EDD">
        <w:rPr>
          <w:rFonts w:ascii="Cambria" w:hAnsi="Cambria"/>
          <w:noProof/>
          <w:sz w:val="22"/>
        </w:rPr>
        <w:tab/>
        <w:t xml:space="preserve">“Trello.” . </w:t>
      </w:r>
    </w:p>
    <w:p w14:paraId="715BF2F4" w14:textId="1056EE0D" w:rsidR="001E34AB" w:rsidRPr="00F0790D" w:rsidRDefault="001E34AB" w:rsidP="00302EDD">
      <w:pPr>
        <w:pStyle w:val="NormalWeb"/>
        <w:ind w:left="640" w:hanging="640"/>
        <w:divId w:val="2032686264"/>
        <w:rPr>
          <w:i/>
        </w:rPr>
      </w:pPr>
      <w:r>
        <w:fldChar w:fldCharType="end"/>
      </w:r>
    </w:p>
    <w:sectPr w:rsidR="001E34AB" w:rsidRPr="00F0790D" w:rsidSect="0081219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BB26CD" w14:textId="77777777" w:rsidR="00117380" w:rsidRDefault="00117380" w:rsidP="00C5786B">
      <w:pPr>
        <w:spacing w:after="0"/>
      </w:pPr>
      <w:r>
        <w:separator/>
      </w:r>
    </w:p>
  </w:endnote>
  <w:endnote w:type="continuationSeparator" w:id="0">
    <w:p w14:paraId="1477E4A6" w14:textId="77777777" w:rsidR="00117380" w:rsidRDefault="00117380" w:rsidP="00C57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Segoe UI">
    <w:charset w:val="00"/>
    <w:family w:val="auto"/>
    <w:pitch w:val="default"/>
    <w:sig w:usb0="E10022FF" w:usb1="C000E47F" w:usb2="00000029" w:usb3="00000000" w:csb0="200001DF" w:csb1="20000000"/>
  </w:font>
  <w:font w:name="Consolas">
    <w:panose1 w:val="020B0609020204030204"/>
    <w:charset w:val="00"/>
    <w:family w:val="auto"/>
    <w:pitch w:val="variable"/>
    <w:sig w:usb0="E10002FF" w:usb1="4000FCFF" w:usb2="00000009" w:usb3="00000000" w:csb0="0000019F" w:csb1="00000000"/>
  </w:font>
  <w:font w:name="Helvetica Neue">
    <w:panose1 w:val="02000503000000020004"/>
    <w:charset w:val="00"/>
    <w:family w:val="auto"/>
    <w:pitch w:val="variable"/>
    <w:sig w:usb0="80000067"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D23A8" w14:textId="77777777" w:rsidR="00117380" w:rsidRDefault="00117380"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A441CC" w14:textId="77777777" w:rsidR="00117380" w:rsidRDefault="001173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DE5E1" w14:textId="77777777" w:rsidR="00117380" w:rsidRDefault="00117380"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0279C">
      <w:rPr>
        <w:rStyle w:val="PageNumber"/>
        <w:noProof/>
      </w:rPr>
      <w:t>ii</w:t>
    </w:r>
    <w:r>
      <w:rPr>
        <w:rStyle w:val="PageNumber"/>
      </w:rPr>
      <w:fldChar w:fldCharType="end"/>
    </w:r>
  </w:p>
  <w:p w14:paraId="165A249D" w14:textId="3A4EED9E" w:rsidR="00117380" w:rsidRDefault="00117380" w:rsidP="00C5786B">
    <w:pPr>
      <w:pStyle w:val="Footer"/>
      <w:tabs>
        <w:tab w:val="clear" w:pos="4320"/>
        <w:tab w:val="clear" w:pos="8640"/>
        <w:tab w:val="left" w:pos="2384"/>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7FC93" w14:textId="475F5500" w:rsidR="00117380" w:rsidRDefault="00117380"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0279C">
      <w:rPr>
        <w:rStyle w:val="PageNumber"/>
        <w:noProof/>
      </w:rPr>
      <w:t>17</w:t>
    </w:r>
    <w:r>
      <w:rPr>
        <w:rStyle w:val="PageNumber"/>
      </w:rPr>
      <w:fldChar w:fldCharType="end"/>
    </w:r>
  </w:p>
  <w:p w14:paraId="1481763C" w14:textId="77777777" w:rsidR="00117380" w:rsidRDefault="00117380" w:rsidP="00C5786B">
    <w:pPr>
      <w:pStyle w:val="Footer"/>
      <w:tabs>
        <w:tab w:val="clear" w:pos="4320"/>
        <w:tab w:val="clear" w:pos="8640"/>
        <w:tab w:val="left" w:pos="2384"/>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2CB2F" w14:textId="77777777" w:rsidR="00117380" w:rsidRDefault="00117380" w:rsidP="00C5786B">
      <w:pPr>
        <w:spacing w:after="0"/>
      </w:pPr>
      <w:r>
        <w:separator/>
      </w:r>
    </w:p>
  </w:footnote>
  <w:footnote w:type="continuationSeparator" w:id="0">
    <w:p w14:paraId="5692FDA2" w14:textId="77777777" w:rsidR="00117380" w:rsidRDefault="00117380" w:rsidP="00C5786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E8157" w14:textId="2D944C65" w:rsidR="00117380" w:rsidRPr="00C5786B" w:rsidRDefault="00117380" w:rsidP="00C5786B">
    <w:pPr>
      <w:pStyle w:val="Header"/>
      <w:jc w:val="right"/>
      <w:rPr>
        <w:rStyle w:val="SubtleEmphasis"/>
        <w:sz w:val="20"/>
        <w:szCs w:val="20"/>
      </w:rPr>
    </w:pPr>
    <w:r w:rsidRPr="00C5786B">
      <w:rPr>
        <w:rStyle w:val="SubtleEmphasis"/>
        <w:sz w:val="20"/>
        <w:szCs w:val="20"/>
      </w:rPr>
      <w:t xml:space="preserve">CE903 Group 1 </w:t>
    </w:r>
    <w:del w:id="426" w:author="Sarah Thomas" w:date="2014-03-12T17:22:00Z">
      <w:r w:rsidRPr="00C5786B" w:rsidDel="007D6E1E">
        <w:rPr>
          <w:rStyle w:val="SubtleEmphasis"/>
          <w:sz w:val="20"/>
          <w:szCs w:val="20"/>
        </w:rPr>
        <w:delText>- System Requirements Specification Document</w:delText>
      </w:r>
    </w:del>
    <w:ins w:id="427" w:author="Sarah Thomas" w:date="2014-03-12T17:22:00Z">
      <w:r>
        <w:rPr>
          <w:rStyle w:val="SubtleEmphasis"/>
          <w:sz w:val="20"/>
          <w:szCs w:val="20"/>
        </w:rPr>
        <w:t>– Final Report</w:t>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E33A69"/>
    <w:multiLevelType w:val="hybridMultilevel"/>
    <w:tmpl w:val="36E20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397BB4"/>
    <w:multiLevelType w:val="multilevel"/>
    <w:tmpl w:val="5E0677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38F3C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03D234AE"/>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6093866"/>
    <w:multiLevelType w:val="hybridMultilevel"/>
    <w:tmpl w:val="BDB8B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F26F30"/>
    <w:multiLevelType w:val="hybridMultilevel"/>
    <w:tmpl w:val="A0E610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2F210F"/>
    <w:multiLevelType w:val="hybridMultilevel"/>
    <w:tmpl w:val="F6769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C5760"/>
    <w:multiLevelType w:val="hybridMultilevel"/>
    <w:tmpl w:val="6E5AD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FC22C9"/>
    <w:multiLevelType w:val="hybridMultilevel"/>
    <w:tmpl w:val="007C15C8"/>
    <w:lvl w:ilvl="0" w:tplc="AF9200F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016720"/>
    <w:multiLevelType w:val="multilevel"/>
    <w:tmpl w:val="6BD2E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E5914AD"/>
    <w:multiLevelType w:val="hybridMultilevel"/>
    <w:tmpl w:val="5FBE7292"/>
    <w:lvl w:ilvl="0" w:tplc="0809000F">
      <w:start w:val="1"/>
      <w:numFmt w:val="decimal"/>
      <w:lvlText w:val="%1."/>
      <w:lvlJc w:val="left"/>
      <w:pPr>
        <w:tabs>
          <w:tab w:val="num" w:pos="720"/>
        </w:tabs>
        <w:ind w:left="720" w:hanging="360"/>
      </w:pPr>
    </w:lvl>
    <w:lvl w:ilvl="1" w:tplc="AC5E3DA0">
      <w:numFmt w:val="bullet"/>
      <w:lvlText w:val="-"/>
      <w:lvlJc w:val="left"/>
      <w:pPr>
        <w:tabs>
          <w:tab w:val="num" w:pos="1440"/>
        </w:tabs>
        <w:ind w:left="1440" w:hanging="360"/>
      </w:pPr>
      <w:rPr>
        <w:rFonts w:ascii="Times New Roman" w:eastAsia="Times New Roman" w:hAnsi="Times New Roman" w:cs="Times New Roman"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0F43254B"/>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0F710860"/>
    <w:multiLevelType w:val="hybridMultilevel"/>
    <w:tmpl w:val="089EF3A6"/>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50E53"/>
    <w:multiLevelType w:val="hybridMultilevel"/>
    <w:tmpl w:val="79E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8B023F"/>
    <w:multiLevelType w:val="hybridMultilevel"/>
    <w:tmpl w:val="C5E46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0F5ADE"/>
    <w:multiLevelType w:val="hybridMultilevel"/>
    <w:tmpl w:val="5AEEDAC6"/>
    <w:lvl w:ilvl="0" w:tplc="D68E8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FB7AA4"/>
    <w:multiLevelType w:val="hybridMultilevel"/>
    <w:tmpl w:val="EFA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8140FB"/>
    <w:multiLevelType w:val="hybridMultilevel"/>
    <w:tmpl w:val="187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F617C06"/>
    <w:multiLevelType w:val="hybridMultilevel"/>
    <w:tmpl w:val="A8F69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029742E"/>
    <w:multiLevelType w:val="hybridMultilevel"/>
    <w:tmpl w:val="A6B0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3F3E6C"/>
    <w:multiLevelType w:val="hybridMultilevel"/>
    <w:tmpl w:val="08449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731273"/>
    <w:multiLevelType w:val="hybridMultilevel"/>
    <w:tmpl w:val="E056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8127D"/>
    <w:multiLevelType w:val="hybridMultilevel"/>
    <w:tmpl w:val="18222EEC"/>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CD0D6B"/>
    <w:multiLevelType w:val="hybridMultilevel"/>
    <w:tmpl w:val="E63C3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310021"/>
    <w:multiLevelType w:val="hybridMultilevel"/>
    <w:tmpl w:val="56AA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503244"/>
    <w:multiLevelType w:val="hybridMultilevel"/>
    <w:tmpl w:val="BE4E711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920B76"/>
    <w:multiLevelType w:val="hybridMultilevel"/>
    <w:tmpl w:val="8F4A8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CD768E"/>
    <w:multiLevelType w:val="hybridMultilevel"/>
    <w:tmpl w:val="DD6C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9C0695"/>
    <w:multiLevelType w:val="hybridMultilevel"/>
    <w:tmpl w:val="69183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6180719"/>
    <w:multiLevelType w:val="hybridMultilevel"/>
    <w:tmpl w:val="38FEB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9BC2147"/>
    <w:multiLevelType w:val="hybridMultilevel"/>
    <w:tmpl w:val="B0288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AC26E09"/>
    <w:multiLevelType w:val="hybridMultilevel"/>
    <w:tmpl w:val="39F01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561756"/>
    <w:multiLevelType w:val="multilevel"/>
    <w:tmpl w:val="57329A84"/>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27D7030"/>
    <w:multiLevelType w:val="hybridMultilevel"/>
    <w:tmpl w:val="4016E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F02203"/>
    <w:multiLevelType w:val="hybridMultilevel"/>
    <w:tmpl w:val="E82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A25DA"/>
    <w:multiLevelType w:val="hybridMultilevel"/>
    <w:tmpl w:val="B128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9A3216"/>
    <w:multiLevelType w:val="hybridMultilevel"/>
    <w:tmpl w:val="651EB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070B05"/>
    <w:multiLevelType w:val="hybridMultilevel"/>
    <w:tmpl w:val="CC043F2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nsid w:val="497E3394"/>
    <w:multiLevelType w:val="hybridMultilevel"/>
    <w:tmpl w:val="C45EB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9D36893"/>
    <w:multiLevelType w:val="hybridMultilevel"/>
    <w:tmpl w:val="54F0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DB6A45"/>
    <w:multiLevelType w:val="hybridMultilevel"/>
    <w:tmpl w:val="478C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460026"/>
    <w:multiLevelType w:val="hybridMultilevel"/>
    <w:tmpl w:val="A9F25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010B50"/>
    <w:multiLevelType w:val="hybridMultilevel"/>
    <w:tmpl w:val="665E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0F2561"/>
    <w:multiLevelType w:val="hybridMultilevel"/>
    <w:tmpl w:val="7F80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56452"/>
    <w:multiLevelType w:val="hybridMultilevel"/>
    <w:tmpl w:val="0438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4F4853"/>
    <w:multiLevelType w:val="hybridMultilevel"/>
    <w:tmpl w:val="CB586D94"/>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5C2580"/>
    <w:multiLevelType w:val="multilevel"/>
    <w:tmpl w:val="388487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546E4CC6"/>
    <w:multiLevelType w:val="multilevel"/>
    <w:tmpl w:val="FB823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54B5A37"/>
    <w:multiLevelType w:val="hybridMultilevel"/>
    <w:tmpl w:val="5874B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55AC628B"/>
    <w:multiLevelType w:val="multilevel"/>
    <w:tmpl w:val="882A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62341C7"/>
    <w:multiLevelType w:val="hybridMultilevel"/>
    <w:tmpl w:val="B9EA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3B1BF0"/>
    <w:multiLevelType w:val="hybridMultilevel"/>
    <w:tmpl w:val="F920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5F133228"/>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nsid w:val="61497919"/>
    <w:multiLevelType w:val="hybridMultilevel"/>
    <w:tmpl w:val="082E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4920C2C"/>
    <w:multiLevelType w:val="hybridMultilevel"/>
    <w:tmpl w:val="52A26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65484141"/>
    <w:multiLevelType w:val="hybridMultilevel"/>
    <w:tmpl w:val="4418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5E95F0F"/>
    <w:multiLevelType w:val="hybridMultilevel"/>
    <w:tmpl w:val="40265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65F537D1"/>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9">
    <w:nsid w:val="6CA65DAB"/>
    <w:multiLevelType w:val="hybridMultilevel"/>
    <w:tmpl w:val="694CE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6FBA7C58"/>
    <w:multiLevelType w:val="hybridMultilevel"/>
    <w:tmpl w:val="01A44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223002D"/>
    <w:multiLevelType w:val="multilevel"/>
    <w:tmpl w:val="2A00B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nsid w:val="76E46415"/>
    <w:multiLevelType w:val="multilevel"/>
    <w:tmpl w:val="851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7123CDA"/>
    <w:multiLevelType w:val="hybridMultilevel"/>
    <w:tmpl w:val="6014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EAF55D8"/>
    <w:multiLevelType w:val="hybridMultilevel"/>
    <w:tmpl w:val="1102BF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7F715C3D"/>
    <w:multiLevelType w:val="hybridMultilevel"/>
    <w:tmpl w:val="7FE2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7"/>
  </w:num>
  <w:num w:numId="5">
    <w:abstractNumId w:val="33"/>
  </w:num>
  <w:num w:numId="6">
    <w:abstractNumId w:val="58"/>
  </w:num>
  <w:num w:numId="7">
    <w:abstractNumId w:val="53"/>
  </w:num>
  <w:num w:numId="8">
    <w:abstractNumId w:val="2"/>
  </w:num>
  <w:num w:numId="9">
    <w:abstractNumId w:val="48"/>
  </w:num>
  <w:num w:numId="10">
    <w:abstractNumId w:val="44"/>
  </w:num>
  <w:num w:numId="11">
    <w:abstractNumId w:val="7"/>
  </w:num>
  <w:num w:numId="12">
    <w:abstractNumId w:val="56"/>
  </w:num>
  <w:num w:numId="13">
    <w:abstractNumId w:val="31"/>
  </w:num>
  <w:num w:numId="14">
    <w:abstractNumId w:val="63"/>
  </w:num>
  <w:num w:numId="15">
    <w:abstractNumId w:val="36"/>
  </w:num>
  <w:num w:numId="16">
    <w:abstractNumId w:val="35"/>
  </w:num>
  <w:num w:numId="17">
    <w:abstractNumId w:val="62"/>
  </w:num>
  <w:num w:numId="18">
    <w:abstractNumId w:val="55"/>
  </w:num>
  <w:num w:numId="19">
    <w:abstractNumId w:val="24"/>
  </w:num>
  <w:num w:numId="20">
    <w:abstractNumId w:val="57"/>
  </w:num>
  <w:num w:numId="21">
    <w:abstractNumId w:val="8"/>
  </w:num>
  <w:num w:numId="22">
    <w:abstractNumId w:val="29"/>
  </w:num>
  <w:num w:numId="23">
    <w:abstractNumId w:val="52"/>
  </w:num>
  <w:num w:numId="24">
    <w:abstractNumId w:val="49"/>
  </w:num>
  <w:num w:numId="25">
    <w:abstractNumId w:val="59"/>
  </w:num>
  <w:num w:numId="26">
    <w:abstractNumId w:val="21"/>
  </w:num>
  <w:num w:numId="27">
    <w:abstractNumId w:val="5"/>
  </w:num>
  <w:num w:numId="28">
    <w:abstractNumId w:val="1"/>
  </w:num>
  <w:num w:numId="29">
    <w:abstractNumId w:val="32"/>
  </w:num>
  <w:num w:numId="30">
    <w:abstractNumId w:val="30"/>
  </w:num>
  <w:num w:numId="31">
    <w:abstractNumId w:val="18"/>
  </w:num>
  <w:num w:numId="32">
    <w:abstractNumId w:val="42"/>
  </w:num>
  <w:num w:numId="33">
    <w:abstractNumId w:val="19"/>
  </w:num>
  <w:num w:numId="34">
    <w:abstractNumId w:val="39"/>
  </w:num>
  <w:num w:numId="35">
    <w:abstractNumId w:val="6"/>
  </w:num>
  <w:num w:numId="36">
    <w:abstractNumId w:val="64"/>
  </w:num>
  <w:num w:numId="37">
    <w:abstractNumId w:val="51"/>
  </w:num>
  <w:num w:numId="38">
    <w:abstractNumId w:val="22"/>
  </w:num>
  <w:num w:numId="39">
    <w:abstractNumId w:val="65"/>
  </w:num>
  <w:num w:numId="40">
    <w:abstractNumId w:val="40"/>
  </w:num>
  <w:num w:numId="41">
    <w:abstractNumId w:val="6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34"/>
  </w:num>
  <w:num w:numId="45">
    <w:abstractNumId w:val="41"/>
  </w:num>
  <w:num w:numId="46">
    <w:abstractNumId w:val="25"/>
  </w:num>
  <w:num w:numId="47">
    <w:abstractNumId w:val="60"/>
  </w:num>
  <w:num w:numId="48">
    <w:abstractNumId w:val="37"/>
  </w:num>
  <w:num w:numId="49">
    <w:abstractNumId w:val="14"/>
  </w:num>
  <w:num w:numId="50">
    <w:abstractNumId w:val="28"/>
  </w:num>
  <w:num w:numId="51">
    <w:abstractNumId w:val="0"/>
  </w:num>
  <w:num w:numId="52">
    <w:abstractNumId w:val="23"/>
  </w:num>
  <w:num w:numId="53">
    <w:abstractNumId w:val="20"/>
  </w:num>
  <w:num w:numId="54">
    <w:abstractNumId w:val="46"/>
  </w:num>
  <w:num w:numId="55">
    <w:abstractNumId w:val="13"/>
  </w:num>
  <w:num w:numId="56">
    <w:abstractNumId w:val="4"/>
  </w:num>
  <w:num w:numId="57">
    <w:abstractNumId w:val="17"/>
  </w:num>
  <w:num w:numId="58">
    <w:abstractNumId w:val="45"/>
  </w:num>
  <w:num w:numId="59">
    <w:abstractNumId w:val="16"/>
  </w:num>
  <w:num w:numId="60">
    <w:abstractNumId w:val="15"/>
  </w:num>
  <w:num w:numId="61">
    <w:abstractNumId w:val="27"/>
  </w:num>
  <w:num w:numId="62">
    <w:abstractNumId w:val="11"/>
  </w:num>
  <w:num w:numId="63">
    <w:abstractNumId w:val="38"/>
  </w:num>
  <w:num w:numId="64">
    <w:abstractNumId w:val="26"/>
  </w:num>
  <w:num w:numId="65">
    <w:abstractNumId w:val="43"/>
  </w:num>
  <w:num w:numId="66">
    <w:abstractNumId w:val="54"/>
  </w:num>
  <w:num w:numId="67">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BB3"/>
    <w:rsid w:val="00002130"/>
    <w:rsid w:val="00002C6C"/>
    <w:rsid w:val="00010A0E"/>
    <w:rsid w:val="000118E0"/>
    <w:rsid w:val="000157B8"/>
    <w:rsid w:val="0003761F"/>
    <w:rsid w:val="00050823"/>
    <w:rsid w:val="00052A34"/>
    <w:rsid w:val="000548EA"/>
    <w:rsid w:val="0009690E"/>
    <w:rsid w:val="000A6841"/>
    <w:rsid w:val="000C0A2C"/>
    <w:rsid w:val="000D27B3"/>
    <w:rsid w:val="000D536B"/>
    <w:rsid w:val="000F6254"/>
    <w:rsid w:val="00104D1F"/>
    <w:rsid w:val="0010580B"/>
    <w:rsid w:val="00106A76"/>
    <w:rsid w:val="001154F6"/>
    <w:rsid w:val="00117380"/>
    <w:rsid w:val="0013386B"/>
    <w:rsid w:val="00140100"/>
    <w:rsid w:val="001553BD"/>
    <w:rsid w:val="001961FE"/>
    <w:rsid w:val="001A2D89"/>
    <w:rsid w:val="001C4B3C"/>
    <w:rsid w:val="001D3EAC"/>
    <w:rsid w:val="001E34AB"/>
    <w:rsid w:val="001F3959"/>
    <w:rsid w:val="00201172"/>
    <w:rsid w:val="00216560"/>
    <w:rsid w:val="0022026B"/>
    <w:rsid w:val="00237C70"/>
    <w:rsid w:val="00246E0B"/>
    <w:rsid w:val="00251BCE"/>
    <w:rsid w:val="0025223E"/>
    <w:rsid w:val="002541FE"/>
    <w:rsid w:val="00255D01"/>
    <w:rsid w:val="00271714"/>
    <w:rsid w:val="00277AF8"/>
    <w:rsid w:val="0028129D"/>
    <w:rsid w:val="002947D8"/>
    <w:rsid w:val="00294E61"/>
    <w:rsid w:val="002A0C21"/>
    <w:rsid w:val="002A1CD3"/>
    <w:rsid w:val="002D09EB"/>
    <w:rsid w:val="002D5B5A"/>
    <w:rsid w:val="002D6231"/>
    <w:rsid w:val="00302EDD"/>
    <w:rsid w:val="00316E27"/>
    <w:rsid w:val="003308C9"/>
    <w:rsid w:val="00346141"/>
    <w:rsid w:val="00347A50"/>
    <w:rsid w:val="00353480"/>
    <w:rsid w:val="0036000D"/>
    <w:rsid w:val="003614D6"/>
    <w:rsid w:val="003D18C6"/>
    <w:rsid w:val="003E3348"/>
    <w:rsid w:val="003F0A6F"/>
    <w:rsid w:val="00412D24"/>
    <w:rsid w:val="004325C8"/>
    <w:rsid w:val="00445820"/>
    <w:rsid w:val="00445EAF"/>
    <w:rsid w:val="00452214"/>
    <w:rsid w:val="004618CD"/>
    <w:rsid w:val="004A2CDB"/>
    <w:rsid w:val="0050074F"/>
    <w:rsid w:val="005118E4"/>
    <w:rsid w:val="0053530D"/>
    <w:rsid w:val="00550D17"/>
    <w:rsid w:val="00562733"/>
    <w:rsid w:val="005634AB"/>
    <w:rsid w:val="005671BC"/>
    <w:rsid w:val="00581D0E"/>
    <w:rsid w:val="005A223E"/>
    <w:rsid w:val="005B303A"/>
    <w:rsid w:val="005C63CB"/>
    <w:rsid w:val="005E2D44"/>
    <w:rsid w:val="005E47A7"/>
    <w:rsid w:val="005E7AFF"/>
    <w:rsid w:val="0060181E"/>
    <w:rsid w:val="0060279C"/>
    <w:rsid w:val="006067F3"/>
    <w:rsid w:val="0061695B"/>
    <w:rsid w:val="00630A73"/>
    <w:rsid w:val="00654C0F"/>
    <w:rsid w:val="006624A6"/>
    <w:rsid w:val="00665FC1"/>
    <w:rsid w:val="00670E45"/>
    <w:rsid w:val="00684514"/>
    <w:rsid w:val="00685136"/>
    <w:rsid w:val="006E0F15"/>
    <w:rsid w:val="006E0FC4"/>
    <w:rsid w:val="006F1CC5"/>
    <w:rsid w:val="006F5B4A"/>
    <w:rsid w:val="0070695D"/>
    <w:rsid w:val="0072751E"/>
    <w:rsid w:val="0073101D"/>
    <w:rsid w:val="0073252A"/>
    <w:rsid w:val="00747EDA"/>
    <w:rsid w:val="00766C26"/>
    <w:rsid w:val="007B64E8"/>
    <w:rsid w:val="007C5311"/>
    <w:rsid w:val="007D5B6D"/>
    <w:rsid w:val="007D6E1E"/>
    <w:rsid w:val="0080393E"/>
    <w:rsid w:val="00812194"/>
    <w:rsid w:val="0081299B"/>
    <w:rsid w:val="00853B72"/>
    <w:rsid w:val="00860F9F"/>
    <w:rsid w:val="008811F6"/>
    <w:rsid w:val="00887DF0"/>
    <w:rsid w:val="0089076A"/>
    <w:rsid w:val="00894B53"/>
    <w:rsid w:val="00894DBA"/>
    <w:rsid w:val="008C1ACF"/>
    <w:rsid w:val="008D0C79"/>
    <w:rsid w:val="008F6966"/>
    <w:rsid w:val="00920396"/>
    <w:rsid w:val="00920CA9"/>
    <w:rsid w:val="00920ECE"/>
    <w:rsid w:val="0092556A"/>
    <w:rsid w:val="00952CB2"/>
    <w:rsid w:val="0095430F"/>
    <w:rsid w:val="00954C0F"/>
    <w:rsid w:val="00955C66"/>
    <w:rsid w:val="009573C3"/>
    <w:rsid w:val="00963104"/>
    <w:rsid w:val="009657BC"/>
    <w:rsid w:val="00971C20"/>
    <w:rsid w:val="0097380A"/>
    <w:rsid w:val="009A001B"/>
    <w:rsid w:val="009A4931"/>
    <w:rsid w:val="009B03B7"/>
    <w:rsid w:val="009B4863"/>
    <w:rsid w:val="009D3710"/>
    <w:rsid w:val="009D6792"/>
    <w:rsid w:val="009F5868"/>
    <w:rsid w:val="009F61CA"/>
    <w:rsid w:val="00A01817"/>
    <w:rsid w:val="00A11C25"/>
    <w:rsid w:val="00A227A9"/>
    <w:rsid w:val="00A30A23"/>
    <w:rsid w:val="00A3367E"/>
    <w:rsid w:val="00A346C4"/>
    <w:rsid w:val="00A5192B"/>
    <w:rsid w:val="00A57983"/>
    <w:rsid w:val="00A8129B"/>
    <w:rsid w:val="00A86747"/>
    <w:rsid w:val="00A9041C"/>
    <w:rsid w:val="00A918EB"/>
    <w:rsid w:val="00AB54C7"/>
    <w:rsid w:val="00AD27EE"/>
    <w:rsid w:val="00AD448B"/>
    <w:rsid w:val="00AF442B"/>
    <w:rsid w:val="00B0411F"/>
    <w:rsid w:val="00B04225"/>
    <w:rsid w:val="00B145CD"/>
    <w:rsid w:val="00B31AB9"/>
    <w:rsid w:val="00B343D7"/>
    <w:rsid w:val="00B35FB0"/>
    <w:rsid w:val="00B443C3"/>
    <w:rsid w:val="00B53DCC"/>
    <w:rsid w:val="00B64252"/>
    <w:rsid w:val="00B70B99"/>
    <w:rsid w:val="00B744A9"/>
    <w:rsid w:val="00B8642E"/>
    <w:rsid w:val="00B953DE"/>
    <w:rsid w:val="00BA0D11"/>
    <w:rsid w:val="00BB172E"/>
    <w:rsid w:val="00BB1C8A"/>
    <w:rsid w:val="00BB53C3"/>
    <w:rsid w:val="00BD4CFC"/>
    <w:rsid w:val="00BE2DC8"/>
    <w:rsid w:val="00C04AD2"/>
    <w:rsid w:val="00C06E90"/>
    <w:rsid w:val="00C12AC5"/>
    <w:rsid w:val="00C23CED"/>
    <w:rsid w:val="00C264B9"/>
    <w:rsid w:val="00C34132"/>
    <w:rsid w:val="00C5501F"/>
    <w:rsid w:val="00C5786B"/>
    <w:rsid w:val="00C76F2E"/>
    <w:rsid w:val="00C773D7"/>
    <w:rsid w:val="00C86D17"/>
    <w:rsid w:val="00C94BA3"/>
    <w:rsid w:val="00C9623B"/>
    <w:rsid w:val="00CA11CD"/>
    <w:rsid w:val="00CA1AD3"/>
    <w:rsid w:val="00CA658A"/>
    <w:rsid w:val="00CB763F"/>
    <w:rsid w:val="00CC04E6"/>
    <w:rsid w:val="00CC334E"/>
    <w:rsid w:val="00CD05CF"/>
    <w:rsid w:val="00CD56C2"/>
    <w:rsid w:val="00CE66D7"/>
    <w:rsid w:val="00CF03A1"/>
    <w:rsid w:val="00D31B73"/>
    <w:rsid w:val="00D53F74"/>
    <w:rsid w:val="00D618DD"/>
    <w:rsid w:val="00D72006"/>
    <w:rsid w:val="00DC5074"/>
    <w:rsid w:val="00DD327D"/>
    <w:rsid w:val="00DE7CD8"/>
    <w:rsid w:val="00E005D3"/>
    <w:rsid w:val="00E07F8C"/>
    <w:rsid w:val="00E32CDE"/>
    <w:rsid w:val="00E44BB3"/>
    <w:rsid w:val="00E570FB"/>
    <w:rsid w:val="00E65606"/>
    <w:rsid w:val="00E90EA3"/>
    <w:rsid w:val="00E9367A"/>
    <w:rsid w:val="00EA5CE4"/>
    <w:rsid w:val="00EB37C3"/>
    <w:rsid w:val="00EB3C08"/>
    <w:rsid w:val="00ED17F0"/>
    <w:rsid w:val="00EE2C8C"/>
    <w:rsid w:val="00EE5885"/>
    <w:rsid w:val="00EF0C84"/>
    <w:rsid w:val="00EF5839"/>
    <w:rsid w:val="00F0183D"/>
    <w:rsid w:val="00F0563C"/>
    <w:rsid w:val="00F0790D"/>
    <w:rsid w:val="00F15707"/>
    <w:rsid w:val="00F265F9"/>
    <w:rsid w:val="00F3411A"/>
    <w:rsid w:val="00F3517E"/>
    <w:rsid w:val="00F36EFB"/>
    <w:rsid w:val="00F72338"/>
    <w:rsid w:val="00F7467D"/>
    <w:rsid w:val="00F8631A"/>
    <w:rsid w:val="00F87185"/>
    <w:rsid w:val="00FA3B48"/>
    <w:rsid w:val="00FB0B3E"/>
    <w:rsid w:val="00FC0432"/>
    <w:rsid w:val="00FC13FE"/>
    <w:rsid w:val="00FC2F08"/>
    <w:rsid w:val="00FE5F06"/>
    <w:rsid w:val="00FF2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806E6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002130"/>
    <w:pPr>
      <w:numPr>
        <w:ilvl w:val="1"/>
        <w:numId w:val="8"/>
      </w:numPr>
      <w:spacing w:before="320" w:after="0" w:line="360" w:lineRule="auto"/>
      <w:outlineLvl w:val="1"/>
      <w:pPrChange w:id="0" w:author="Sarah Thomas" w:date="2014-03-15T09:38: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0" w:author="Sarah Thomas" w:date="2014-03-15T09:38: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1"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1"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002130"/>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qFormat/>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2" w:author="Sarah Thomas" w:date="2014-03-12T12:21:00Z">
        <w:pPr>
          <w:spacing w:after="240"/>
        </w:pPr>
      </w:pPrChange>
    </w:pPr>
    <w:rPr>
      <w:rFonts w:ascii="Courier" w:hAnsi="Courier"/>
      <w:sz w:val="24"/>
      <w:lang w:val="en-GB"/>
      <w:rPrChange w:id="2" w:author="Sarah Thomas" w:date="2014-03-12T12:21:00Z">
        <w:rPr>
          <w:rFonts w:ascii="Courier" w:eastAsiaTheme="minorEastAsia" w:hAnsi="Courier" w:cstheme="minorBidi"/>
          <w:sz w:val="24"/>
          <w:szCs w:val="22"/>
          <w:lang w:val="en-GB" w:eastAsia="en-US" w:bidi="ar-SA"/>
        </w:rPr>
      </w:rPrChange>
    </w:rPr>
  </w:style>
  <w:style w:type="paragraph" w:customStyle="1" w:styleId="paragraph">
    <w:name w:val="paragraph"/>
    <w:basedOn w:val="Normal"/>
    <w:rsid w:val="00117380"/>
    <w:pPr>
      <w:spacing w:before="100" w:beforeAutospacing="1" w:after="100" w:afterAutospacing="1"/>
    </w:pPr>
    <w:rPr>
      <w:rFonts w:eastAsia="Times New Roman" w:cs="Times New Roman"/>
      <w:szCs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002130"/>
    <w:pPr>
      <w:numPr>
        <w:ilvl w:val="1"/>
        <w:numId w:val="8"/>
      </w:numPr>
      <w:spacing w:before="320" w:after="0" w:line="360" w:lineRule="auto"/>
      <w:outlineLvl w:val="1"/>
      <w:pPrChange w:id="3" w:author="Sarah Thomas" w:date="2014-03-15T09:38: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3" w:author="Sarah Thomas" w:date="2014-03-15T09:38: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4"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4"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002130"/>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qFormat/>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5" w:author="Sarah Thomas" w:date="2014-03-12T12:21:00Z">
        <w:pPr>
          <w:spacing w:after="240"/>
        </w:pPr>
      </w:pPrChange>
    </w:pPr>
    <w:rPr>
      <w:rFonts w:ascii="Courier" w:hAnsi="Courier"/>
      <w:sz w:val="24"/>
      <w:lang w:val="en-GB"/>
      <w:rPrChange w:id="5" w:author="Sarah Thomas" w:date="2014-03-12T12:21:00Z">
        <w:rPr>
          <w:rFonts w:ascii="Courier" w:eastAsiaTheme="minorEastAsia" w:hAnsi="Courier" w:cstheme="minorBidi"/>
          <w:sz w:val="24"/>
          <w:szCs w:val="22"/>
          <w:lang w:val="en-GB" w:eastAsia="en-US" w:bidi="ar-SA"/>
        </w:rPr>
      </w:rPrChange>
    </w:rPr>
  </w:style>
  <w:style w:type="paragraph" w:customStyle="1" w:styleId="paragraph">
    <w:name w:val="paragraph"/>
    <w:basedOn w:val="Normal"/>
    <w:rsid w:val="00117380"/>
    <w:pPr>
      <w:spacing w:before="100" w:beforeAutospacing="1" w:after="100" w:afterAutospacing="1"/>
    </w:pPr>
    <w:rPr>
      <w:rFonts w:eastAsia="Times New Roman" w:cs="Times New Roman"/>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4843">
      <w:bodyDiv w:val="1"/>
      <w:marLeft w:val="0"/>
      <w:marRight w:val="0"/>
      <w:marTop w:val="0"/>
      <w:marBottom w:val="0"/>
      <w:divBdr>
        <w:top w:val="none" w:sz="0" w:space="0" w:color="auto"/>
        <w:left w:val="none" w:sz="0" w:space="0" w:color="auto"/>
        <w:bottom w:val="none" w:sz="0" w:space="0" w:color="auto"/>
        <w:right w:val="none" w:sz="0" w:space="0" w:color="auto"/>
      </w:divBdr>
      <w:divsChild>
        <w:div w:id="1693916822">
          <w:marLeft w:val="0"/>
          <w:marRight w:val="0"/>
          <w:marTop w:val="0"/>
          <w:marBottom w:val="0"/>
          <w:divBdr>
            <w:top w:val="none" w:sz="0" w:space="0" w:color="auto"/>
            <w:left w:val="none" w:sz="0" w:space="0" w:color="auto"/>
            <w:bottom w:val="none" w:sz="0" w:space="0" w:color="auto"/>
            <w:right w:val="none" w:sz="0" w:space="0" w:color="auto"/>
          </w:divBdr>
          <w:divsChild>
            <w:div w:id="1747610550">
              <w:marLeft w:val="0"/>
              <w:marRight w:val="0"/>
              <w:marTop w:val="0"/>
              <w:marBottom w:val="0"/>
              <w:divBdr>
                <w:top w:val="none" w:sz="0" w:space="0" w:color="auto"/>
                <w:left w:val="none" w:sz="0" w:space="0" w:color="auto"/>
                <w:bottom w:val="none" w:sz="0" w:space="0" w:color="auto"/>
                <w:right w:val="none" w:sz="0" w:space="0" w:color="auto"/>
              </w:divBdr>
              <w:divsChild>
                <w:div w:id="746733115">
                  <w:marLeft w:val="0"/>
                  <w:marRight w:val="0"/>
                  <w:marTop w:val="0"/>
                  <w:marBottom w:val="0"/>
                  <w:divBdr>
                    <w:top w:val="none" w:sz="0" w:space="0" w:color="auto"/>
                    <w:left w:val="none" w:sz="0" w:space="0" w:color="auto"/>
                    <w:bottom w:val="none" w:sz="0" w:space="0" w:color="auto"/>
                    <w:right w:val="none" w:sz="0" w:space="0" w:color="auto"/>
                  </w:divBdr>
                  <w:divsChild>
                    <w:div w:id="1370060538">
                      <w:marLeft w:val="0"/>
                      <w:marRight w:val="0"/>
                      <w:marTop w:val="0"/>
                      <w:marBottom w:val="0"/>
                      <w:divBdr>
                        <w:top w:val="none" w:sz="0" w:space="0" w:color="auto"/>
                        <w:left w:val="none" w:sz="0" w:space="0" w:color="auto"/>
                        <w:bottom w:val="none" w:sz="0" w:space="0" w:color="auto"/>
                        <w:right w:val="none" w:sz="0" w:space="0" w:color="auto"/>
                      </w:divBdr>
                      <w:divsChild>
                        <w:div w:id="232394052">
                          <w:marLeft w:val="0"/>
                          <w:marRight w:val="0"/>
                          <w:marTop w:val="0"/>
                          <w:marBottom w:val="0"/>
                          <w:divBdr>
                            <w:top w:val="none" w:sz="0" w:space="0" w:color="auto"/>
                            <w:left w:val="none" w:sz="0" w:space="0" w:color="auto"/>
                            <w:bottom w:val="none" w:sz="0" w:space="0" w:color="auto"/>
                            <w:right w:val="none" w:sz="0" w:space="0" w:color="auto"/>
                          </w:divBdr>
                          <w:divsChild>
                            <w:div w:id="1762220862">
                              <w:marLeft w:val="0"/>
                              <w:marRight w:val="0"/>
                              <w:marTop w:val="0"/>
                              <w:marBottom w:val="0"/>
                              <w:divBdr>
                                <w:top w:val="none" w:sz="0" w:space="0" w:color="auto"/>
                                <w:left w:val="none" w:sz="0" w:space="0" w:color="auto"/>
                                <w:bottom w:val="none" w:sz="0" w:space="0" w:color="auto"/>
                                <w:right w:val="none" w:sz="0" w:space="0" w:color="auto"/>
                              </w:divBdr>
                              <w:divsChild>
                                <w:div w:id="903181703">
                                  <w:marLeft w:val="0"/>
                                  <w:marRight w:val="0"/>
                                  <w:marTop w:val="0"/>
                                  <w:marBottom w:val="0"/>
                                  <w:divBdr>
                                    <w:top w:val="none" w:sz="0" w:space="0" w:color="auto"/>
                                    <w:left w:val="none" w:sz="0" w:space="0" w:color="auto"/>
                                    <w:bottom w:val="none" w:sz="0" w:space="0" w:color="auto"/>
                                    <w:right w:val="none" w:sz="0" w:space="0" w:color="auto"/>
                                  </w:divBdr>
                                  <w:divsChild>
                                    <w:div w:id="80374802">
                                      <w:marLeft w:val="0"/>
                                      <w:marRight w:val="0"/>
                                      <w:marTop w:val="0"/>
                                      <w:marBottom w:val="0"/>
                                      <w:divBdr>
                                        <w:top w:val="none" w:sz="0" w:space="0" w:color="auto"/>
                                        <w:left w:val="none" w:sz="0" w:space="0" w:color="auto"/>
                                        <w:bottom w:val="none" w:sz="0" w:space="0" w:color="auto"/>
                                        <w:right w:val="none" w:sz="0" w:space="0" w:color="auto"/>
                                      </w:divBdr>
                                      <w:divsChild>
                                        <w:div w:id="1983074959">
                                          <w:marLeft w:val="0"/>
                                          <w:marRight w:val="0"/>
                                          <w:marTop w:val="0"/>
                                          <w:marBottom w:val="0"/>
                                          <w:divBdr>
                                            <w:top w:val="none" w:sz="0" w:space="0" w:color="auto"/>
                                            <w:left w:val="none" w:sz="0" w:space="0" w:color="auto"/>
                                            <w:bottom w:val="none" w:sz="0" w:space="0" w:color="auto"/>
                                            <w:right w:val="none" w:sz="0" w:space="0" w:color="auto"/>
                                          </w:divBdr>
                                          <w:divsChild>
                                            <w:div w:id="959453211">
                                              <w:marLeft w:val="0"/>
                                              <w:marRight w:val="0"/>
                                              <w:marTop w:val="0"/>
                                              <w:marBottom w:val="0"/>
                                              <w:divBdr>
                                                <w:top w:val="none" w:sz="0" w:space="0" w:color="auto"/>
                                                <w:left w:val="none" w:sz="0" w:space="0" w:color="auto"/>
                                                <w:bottom w:val="none" w:sz="0" w:space="0" w:color="auto"/>
                                                <w:right w:val="none" w:sz="0" w:space="0" w:color="auto"/>
                                              </w:divBdr>
                                              <w:divsChild>
                                                <w:div w:id="1701859093">
                                                  <w:marLeft w:val="0"/>
                                                  <w:marRight w:val="0"/>
                                                  <w:marTop w:val="0"/>
                                                  <w:marBottom w:val="0"/>
                                                  <w:divBdr>
                                                    <w:top w:val="none" w:sz="0" w:space="0" w:color="auto"/>
                                                    <w:left w:val="none" w:sz="0" w:space="0" w:color="auto"/>
                                                    <w:bottom w:val="none" w:sz="0" w:space="0" w:color="auto"/>
                                                    <w:right w:val="none" w:sz="0" w:space="0" w:color="auto"/>
                                                  </w:divBdr>
                                                  <w:divsChild>
                                                    <w:div w:id="710110087">
                                                      <w:marLeft w:val="0"/>
                                                      <w:marRight w:val="0"/>
                                                      <w:marTop w:val="0"/>
                                                      <w:marBottom w:val="0"/>
                                                      <w:divBdr>
                                                        <w:top w:val="none" w:sz="0" w:space="0" w:color="auto"/>
                                                        <w:left w:val="none" w:sz="0" w:space="0" w:color="auto"/>
                                                        <w:bottom w:val="none" w:sz="0" w:space="0" w:color="auto"/>
                                                        <w:right w:val="none" w:sz="0" w:space="0" w:color="auto"/>
                                                      </w:divBdr>
                                                      <w:divsChild>
                                                        <w:div w:id="834804799">
                                                          <w:marLeft w:val="0"/>
                                                          <w:marRight w:val="0"/>
                                                          <w:marTop w:val="0"/>
                                                          <w:marBottom w:val="0"/>
                                                          <w:divBdr>
                                                            <w:top w:val="none" w:sz="0" w:space="0" w:color="auto"/>
                                                            <w:left w:val="none" w:sz="0" w:space="0" w:color="auto"/>
                                                            <w:bottom w:val="none" w:sz="0" w:space="0" w:color="auto"/>
                                                            <w:right w:val="none" w:sz="0" w:space="0" w:color="auto"/>
                                                          </w:divBdr>
                                                          <w:divsChild>
                                                            <w:div w:id="820582998">
                                                              <w:marLeft w:val="0"/>
                                                              <w:marRight w:val="0"/>
                                                              <w:marTop w:val="0"/>
                                                              <w:marBottom w:val="0"/>
                                                              <w:divBdr>
                                                                <w:top w:val="none" w:sz="0" w:space="0" w:color="auto"/>
                                                                <w:left w:val="none" w:sz="0" w:space="0" w:color="auto"/>
                                                                <w:bottom w:val="none" w:sz="0" w:space="0" w:color="auto"/>
                                                                <w:right w:val="none" w:sz="0" w:space="0" w:color="auto"/>
                                                              </w:divBdr>
                                                              <w:divsChild>
                                                                <w:div w:id="2012364542">
                                                                  <w:marLeft w:val="0"/>
                                                                  <w:marRight w:val="0"/>
                                                                  <w:marTop w:val="0"/>
                                                                  <w:marBottom w:val="0"/>
                                                                  <w:divBdr>
                                                                    <w:top w:val="none" w:sz="0" w:space="0" w:color="auto"/>
                                                                    <w:left w:val="none" w:sz="0" w:space="0" w:color="auto"/>
                                                                    <w:bottom w:val="none" w:sz="0" w:space="0" w:color="auto"/>
                                                                    <w:right w:val="none" w:sz="0" w:space="0" w:color="auto"/>
                                                                  </w:divBdr>
                                                                  <w:divsChild>
                                                                    <w:div w:id="1846936674">
                                                                      <w:marLeft w:val="0"/>
                                                                      <w:marRight w:val="0"/>
                                                                      <w:marTop w:val="0"/>
                                                                      <w:marBottom w:val="0"/>
                                                                      <w:divBdr>
                                                                        <w:top w:val="none" w:sz="0" w:space="0" w:color="auto"/>
                                                                        <w:left w:val="none" w:sz="0" w:space="0" w:color="auto"/>
                                                                        <w:bottom w:val="none" w:sz="0" w:space="0" w:color="auto"/>
                                                                        <w:right w:val="none" w:sz="0" w:space="0" w:color="auto"/>
                                                                      </w:divBdr>
                                                                      <w:divsChild>
                                                                        <w:div w:id="1103114589">
                                                                          <w:marLeft w:val="0"/>
                                                                          <w:marRight w:val="0"/>
                                                                          <w:marTop w:val="0"/>
                                                                          <w:marBottom w:val="0"/>
                                                                          <w:divBdr>
                                                                            <w:top w:val="none" w:sz="0" w:space="0" w:color="auto"/>
                                                                            <w:left w:val="none" w:sz="0" w:space="0" w:color="auto"/>
                                                                            <w:bottom w:val="none" w:sz="0" w:space="0" w:color="auto"/>
                                                                            <w:right w:val="none" w:sz="0" w:space="0" w:color="auto"/>
                                                                          </w:divBdr>
                                                                          <w:divsChild>
                                                                            <w:div w:id="1740663815">
                                                                              <w:marLeft w:val="0"/>
                                                                              <w:marRight w:val="0"/>
                                                                              <w:marTop w:val="0"/>
                                                                              <w:marBottom w:val="0"/>
                                                                              <w:divBdr>
                                                                                <w:top w:val="none" w:sz="0" w:space="0" w:color="auto"/>
                                                                                <w:left w:val="none" w:sz="0" w:space="0" w:color="auto"/>
                                                                                <w:bottom w:val="none" w:sz="0" w:space="0" w:color="auto"/>
                                                                                <w:right w:val="none" w:sz="0" w:space="0" w:color="auto"/>
                                                                              </w:divBdr>
                                                                              <w:divsChild>
                                                                                <w:div w:id="2061514946">
                                                                                  <w:marLeft w:val="0"/>
                                                                                  <w:marRight w:val="0"/>
                                                                                  <w:marTop w:val="0"/>
                                                                                  <w:marBottom w:val="0"/>
                                                                                  <w:divBdr>
                                                                                    <w:top w:val="none" w:sz="0" w:space="0" w:color="auto"/>
                                                                                    <w:left w:val="none" w:sz="0" w:space="0" w:color="auto"/>
                                                                                    <w:bottom w:val="none" w:sz="0" w:space="0" w:color="auto"/>
                                                                                    <w:right w:val="none" w:sz="0" w:space="0" w:color="auto"/>
                                                                                  </w:divBdr>
                                                                                  <w:divsChild>
                                                                                    <w:div w:id="1068651534">
                                                                                      <w:marLeft w:val="0"/>
                                                                                      <w:marRight w:val="0"/>
                                                                                      <w:marTop w:val="0"/>
                                                                                      <w:marBottom w:val="0"/>
                                                                                      <w:divBdr>
                                                                                        <w:top w:val="none" w:sz="0" w:space="0" w:color="auto"/>
                                                                                        <w:left w:val="none" w:sz="0" w:space="0" w:color="auto"/>
                                                                                        <w:bottom w:val="none" w:sz="0" w:space="0" w:color="auto"/>
                                                                                        <w:right w:val="none" w:sz="0" w:space="0" w:color="auto"/>
                                                                                      </w:divBdr>
                                                                                      <w:divsChild>
                                                                                        <w:div w:id="1690058008">
                                                                                          <w:marLeft w:val="0"/>
                                                                                          <w:marRight w:val="0"/>
                                                                                          <w:marTop w:val="0"/>
                                                                                          <w:marBottom w:val="0"/>
                                                                                          <w:divBdr>
                                                                                            <w:top w:val="none" w:sz="0" w:space="0" w:color="auto"/>
                                                                                            <w:left w:val="none" w:sz="0" w:space="0" w:color="auto"/>
                                                                                            <w:bottom w:val="none" w:sz="0" w:space="0" w:color="auto"/>
                                                                                            <w:right w:val="none" w:sz="0" w:space="0" w:color="auto"/>
                                                                                          </w:divBdr>
                                                                                          <w:divsChild>
                                                                                            <w:div w:id="2079745942">
                                                                                              <w:marLeft w:val="0"/>
                                                                                              <w:marRight w:val="0"/>
                                                                                              <w:marTop w:val="0"/>
                                                                                              <w:marBottom w:val="0"/>
                                                                                              <w:divBdr>
                                                                                                <w:top w:val="none" w:sz="0" w:space="0" w:color="auto"/>
                                                                                                <w:left w:val="none" w:sz="0" w:space="0" w:color="auto"/>
                                                                                                <w:bottom w:val="none" w:sz="0" w:space="0" w:color="auto"/>
                                                                                                <w:right w:val="none" w:sz="0" w:space="0" w:color="auto"/>
                                                                                              </w:divBdr>
                                                                                              <w:divsChild>
                                                                                                <w:div w:id="1948657493">
                                                                                                  <w:marLeft w:val="0"/>
                                                                                                  <w:marRight w:val="0"/>
                                                                                                  <w:marTop w:val="0"/>
                                                                                                  <w:marBottom w:val="0"/>
                                                                                                  <w:divBdr>
                                                                                                    <w:top w:val="none" w:sz="0" w:space="0" w:color="auto"/>
                                                                                                    <w:left w:val="none" w:sz="0" w:space="0" w:color="auto"/>
                                                                                                    <w:bottom w:val="none" w:sz="0" w:space="0" w:color="auto"/>
                                                                                                    <w:right w:val="none" w:sz="0" w:space="0" w:color="auto"/>
                                                                                                  </w:divBdr>
                                                                                                  <w:divsChild>
                                                                                                    <w:div w:id="1124664754">
                                                                                                      <w:marLeft w:val="0"/>
                                                                                                      <w:marRight w:val="0"/>
                                                                                                      <w:marTop w:val="0"/>
                                                                                                      <w:marBottom w:val="0"/>
                                                                                                      <w:divBdr>
                                                                                                        <w:top w:val="none" w:sz="0" w:space="0" w:color="auto"/>
                                                                                                        <w:left w:val="none" w:sz="0" w:space="0" w:color="auto"/>
                                                                                                        <w:bottom w:val="none" w:sz="0" w:space="0" w:color="auto"/>
                                                                                                        <w:right w:val="none" w:sz="0" w:space="0" w:color="auto"/>
                                                                                                      </w:divBdr>
                                                                                                      <w:divsChild>
                                                                                                        <w:div w:id="840051024">
                                                                                                          <w:marLeft w:val="0"/>
                                                                                                          <w:marRight w:val="0"/>
                                                                                                          <w:marTop w:val="0"/>
                                                                                                          <w:marBottom w:val="0"/>
                                                                                                          <w:divBdr>
                                                                                                            <w:top w:val="none" w:sz="0" w:space="0" w:color="auto"/>
                                                                                                            <w:left w:val="none" w:sz="0" w:space="0" w:color="auto"/>
                                                                                                            <w:bottom w:val="none" w:sz="0" w:space="0" w:color="auto"/>
                                                                                                            <w:right w:val="none" w:sz="0" w:space="0" w:color="auto"/>
                                                                                                          </w:divBdr>
                                                                                                          <w:divsChild>
                                                                                                            <w:div w:id="1905792151">
                                                                                                              <w:marLeft w:val="0"/>
                                                                                                              <w:marRight w:val="0"/>
                                                                                                              <w:marTop w:val="0"/>
                                                                                                              <w:marBottom w:val="0"/>
                                                                                                              <w:divBdr>
                                                                                                                <w:top w:val="none" w:sz="0" w:space="0" w:color="auto"/>
                                                                                                                <w:left w:val="none" w:sz="0" w:space="0" w:color="auto"/>
                                                                                                                <w:bottom w:val="none" w:sz="0" w:space="0" w:color="auto"/>
                                                                                                                <w:right w:val="none" w:sz="0" w:space="0" w:color="auto"/>
                                                                                                              </w:divBdr>
                                                                                                              <w:divsChild>
                                                                                                                <w:div w:id="1188640752">
                                                                                                                  <w:marLeft w:val="0"/>
                                                                                                                  <w:marRight w:val="0"/>
                                                                                                                  <w:marTop w:val="0"/>
                                                                                                                  <w:marBottom w:val="0"/>
                                                                                                                  <w:divBdr>
                                                                                                                    <w:top w:val="none" w:sz="0" w:space="0" w:color="auto"/>
                                                                                                                    <w:left w:val="none" w:sz="0" w:space="0" w:color="auto"/>
                                                                                                                    <w:bottom w:val="none" w:sz="0" w:space="0" w:color="auto"/>
                                                                                                                    <w:right w:val="none" w:sz="0" w:space="0" w:color="auto"/>
                                                                                                                  </w:divBdr>
                                                                                                                  <w:divsChild>
                                                                                                                    <w:div w:id="861473636">
                                                                                                                      <w:marLeft w:val="0"/>
                                                                                                                      <w:marRight w:val="0"/>
                                                                                                                      <w:marTop w:val="0"/>
                                                                                                                      <w:marBottom w:val="0"/>
                                                                                                                      <w:divBdr>
                                                                                                                        <w:top w:val="none" w:sz="0" w:space="0" w:color="auto"/>
                                                                                                                        <w:left w:val="none" w:sz="0" w:space="0" w:color="auto"/>
                                                                                                                        <w:bottom w:val="none" w:sz="0" w:space="0" w:color="auto"/>
                                                                                                                        <w:right w:val="none" w:sz="0" w:space="0" w:color="auto"/>
                                                                                                                      </w:divBdr>
                                                                                                                      <w:divsChild>
                                                                                                                        <w:div w:id="1174030131">
                                                                                                                          <w:marLeft w:val="0"/>
                                                                                                                          <w:marRight w:val="0"/>
                                                                                                                          <w:marTop w:val="0"/>
                                                                                                                          <w:marBottom w:val="0"/>
                                                                                                                          <w:divBdr>
                                                                                                                            <w:top w:val="none" w:sz="0" w:space="0" w:color="auto"/>
                                                                                                                            <w:left w:val="none" w:sz="0" w:space="0" w:color="auto"/>
                                                                                                                            <w:bottom w:val="none" w:sz="0" w:space="0" w:color="auto"/>
                                                                                                                            <w:right w:val="none" w:sz="0" w:space="0" w:color="auto"/>
                                                                                                                          </w:divBdr>
                                                                                                                          <w:divsChild>
                                                                                                                            <w:div w:id="199782919">
                                                                                                                              <w:marLeft w:val="0"/>
                                                                                                                              <w:marRight w:val="0"/>
                                                                                                                              <w:marTop w:val="0"/>
                                                                                                                              <w:marBottom w:val="0"/>
                                                                                                                              <w:divBdr>
                                                                                                                                <w:top w:val="none" w:sz="0" w:space="0" w:color="auto"/>
                                                                                                                                <w:left w:val="none" w:sz="0" w:space="0" w:color="auto"/>
                                                                                                                                <w:bottom w:val="none" w:sz="0" w:space="0" w:color="auto"/>
                                                                                                                                <w:right w:val="none" w:sz="0" w:space="0" w:color="auto"/>
                                                                                                                              </w:divBdr>
                                                                                                                              <w:divsChild>
                                                                                                                                <w:div w:id="2032686264">
                                                                                                                                  <w:marLeft w:val="0"/>
                                                                                                                                  <w:marRight w:val="0"/>
                                                                                                                                  <w:marTop w:val="0"/>
                                                                                                                                  <w:marBottom w:val="0"/>
                                                                                                                                  <w:divBdr>
                                                                                                                                    <w:top w:val="none" w:sz="0" w:space="0" w:color="auto"/>
                                                                                                                                    <w:left w:val="none" w:sz="0" w:space="0" w:color="auto"/>
                                                                                                                                    <w:bottom w:val="none" w:sz="0" w:space="0" w:color="auto"/>
                                                                                                                                    <w:right w:val="none" w:sz="0" w:space="0" w:color="auto"/>
                                                                                                                                  </w:divBdr>
                                                                                                                                  <w:divsChild>
                                                                                                                                    <w:div w:id="62550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066190">
                              <w:marLeft w:val="0"/>
                              <w:marRight w:val="0"/>
                              <w:marTop w:val="0"/>
                              <w:marBottom w:val="0"/>
                              <w:divBdr>
                                <w:top w:val="none" w:sz="0" w:space="0" w:color="auto"/>
                                <w:left w:val="none" w:sz="0" w:space="0" w:color="auto"/>
                                <w:bottom w:val="none" w:sz="0" w:space="0" w:color="auto"/>
                                <w:right w:val="none" w:sz="0" w:space="0" w:color="auto"/>
                              </w:divBdr>
                            </w:div>
                            <w:div w:id="24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10808">
      <w:bodyDiv w:val="1"/>
      <w:marLeft w:val="0"/>
      <w:marRight w:val="0"/>
      <w:marTop w:val="0"/>
      <w:marBottom w:val="0"/>
      <w:divBdr>
        <w:top w:val="none" w:sz="0" w:space="0" w:color="auto"/>
        <w:left w:val="none" w:sz="0" w:space="0" w:color="auto"/>
        <w:bottom w:val="none" w:sz="0" w:space="0" w:color="auto"/>
        <w:right w:val="none" w:sz="0" w:space="0" w:color="auto"/>
      </w:divBdr>
      <w:divsChild>
        <w:div w:id="633758793">
          <w:marLeft w:val="0"/>
          <w:marRight w:val="0"/>
          <w:marTop w:val="0"/>
          <w:marBottom w:val="0"/>
          <w:divBdr>
            <w:top w:val="none" w:sz="0" w:space="0" w:color="auto"/>
            <w:left w:val="none" w:sz="0" w:space="0" w:color="auto"/>
            <w:bottom w:val="none" w:sz="0" w:space="0" w:color="auto"/>
            <w:right w:val="none" w:sz="0" w:space="0" w:color="auto"/>
          </w:divBdr>
          <w:divsChild>
            <w:div w:id="494806071">
              <w:marLeft w:val="0"/>
              <w:marRight w:val="0"/>
              <w:marTop w:val="0"/>
              <w:marBottom w:val="0"/>
              <w:divBdr>
                <w:top w:val="none" w:sz="0" w:space="0" w:color="auto"/>
                <w:left w:val="none" w:sz="0" w:space="0" w:color="auto"/>
                <w:bottom w:val="none" w:sz="0" w:space="0" w:color="auto"/>
                <w:right w:val="none" w:sz="0" w:space="0" w:color="auto"/>
              </w:divBdr>
            </w:div>
            <w:div w:id="1837646931">
              <w:marLeft w:val="0"/>
              <w:marRight w:val="0"/>
              <w:marTop w:val="0"/>
              <w:marBottom w:val="0"/>
              <w:divBdr>
                <w:top w:val="none" w:sz="0" w:space="0" w:color="auto"/>
                <w:left w:val="none" w:sz="0" w:space="0" w:color="auto"/>
                <w:bottom w:val="none" w:sz="0" w:space="0" w:color="auto"/>
                <w:right w:val="none" w:sz="0" w:space="0" w:color="auto"/>
              </w:divBdr>
            </w:div>
            <w:div w:id="788083661">
              <w:marLeft w:val="0"/>
              <w:marRight w:val="0"/>
              <w:marTop w:val="0"/>
              <w:marBottom w:val="0"/>
              <w:divBdr>
                <w:top w:val="none" w:sz="0" w:space="0" w:color="auto"/>
                <w:left w:val="none" w:sz="0" w:space="0" w:color="auto"/>
                <w:bottom w:val="none" w:sz="0" w:space="0" w:color="auto"/>
                <w:right w:val="none" w:sz="0" w:space="0" w:color="auto"/>
              </w:divBdr>
            </w:div>
            <w:div w:id="1390228261">
              <w:marLeft w:val="0"/>
              <w:marRight w:val="0"/>
              <w:marTop w:val="0"/>
              <w:marBottom w:val="0"/>
              <w:divBdr>
                <w:top w:val="none" w:sz="0" w:space="0" w:color="auto"/>
                <w:left w:val="none" w:sz="0" w:space="0" w:color="auto"/>
                <w:bottom w:val="none" w:sz="0" w:space="0" w:color="auto"/>
                <w:right w:val="none" w:sz="0" w:space="0" w:color="auto"/>
              </w:divBdr>
            </w:div>
            <w:div w:id="1013343307">
              <w:marLeft w:val="0"/>
              <w:marRight w:val="0"/>
              <w:marTop w:val="0"/>
              <w:marBottom w:val="0"/>
              <w:divBdr>
                <w:top w:val="none" w:sz="0" w:space="0" w:color="auto"/>
                <w:left w:val="none" w:sz="0" w:space="0" w:color="auto"/>
                <w:bottom w:val="none" w:sz="0" w:space="0" w:color="auto"/>
                <w:right w:val="none" w:sz="0" w:space="0" w:color="auto"/>
              </w:divBdr>
            </w:div>
            <w:div w:id="657423877">
              <w:marLeft w:val="0"/>
              <w:marRight w:val="0"/>
              <w:marTop w:val="0"/>
              <w:marBottom w:val="0"/>
              <w:divBdr>
                <w:top w:val="none" w:sz="0" w:space="0" w:color="auto"/>
                <w:left w:val="none" w:sz="0" w:space="0" w:color="auto"/>
                <w:bottom w:val="none" w:sz="0" w:space="0" w:color="auto"/>
                <w:right w:val="none" w:sz="0" w:space="0" w:color="auto"/>
              </w:divBdr>
            </w:div>
            <w:div w:id="983121840">
              <w:marLeft w:val="0"/>
              <w:marRight w:val="0"/>
              <w:marTop w:val="0"/>
              <w:marBottom w:val="0"/>
              <w:divBdr>
                <w:top w:val="none" w:sz="0" w:space="0" w:color="auto"/>
                <w:left w:val="none" w:sz="0" w:space="0" w:color="auto"/>
                <w:bottom w:val="none" w:sz="0" w:space="0" w:color="auto"/>
                <w:right w:val="none" w:sz="0" w:space="0" w:color="auto"/>
              </w:divBdr>
            </w:div>
            <w:div w:id="1779446755">
              <w:marLeft w:val="0"/>
              <w:marRight w:val="0"/>
              <w:marTop w:val="0"/>
              <w:marBottom w:val="0"/>
              <w:divBdr>
                <w:top w:val="none" w:sz="0" w:space="0" w:color="auto"/>
                <w:left w:val="none" w:sz="0" w:space="0" w:color="auto"/>
                <w:bottom w:val="none" w:sz="0" w:space="0" w:color="auto"/>
                <w:right w:val="none" w:sz="0" w:space="0" w:color="auto"/>
              </w:divBdr>
            </w:div>
          </w:divsChild>
        </w:div>
        <w:div w:id="1560703014">
          <w:marLeft w:val="0"/>
          <w:marRight w:val="0"/>
          <w:marTop w:val="0"/>
          <w:marBottom w:val="0"/>
          <w:divBdr>
            <w:top w:val="single" w:sz="6" w:space="14" w:color="E5E5E5"/>
            <w:left w:val="none" w:sz="0" w:space="0" w:color="auto"/>
            <w:bottom w:val="none" w:sz="0" w:space="0" w:color="auto"/>
            <w:right w:val="none" w:sz="0" w:space="0" w:color="auto"/>
          </w:divBdr>
        </w:div>
      </w:divsChild>
    </w:div>
    <w:div w:id="315455823">
      <w:bodyDiv w:val="1"/>
      <w:marLeft w:val="0"/>
      <w:marRight w:val="0"/>
      <w:marTop w:val="0"/>
      <w:marBottom w:val="0"/>
      <w:divBdr>
        <w:top w:val="none" w:sz="0" w:space="0" w:color="auto"/>
        <w:left w:val="none" w:sz="0" w:space="0" w:color="auto"/>
        <w:bottom w:val="none" w:sz="0" w:space="0" w:color="auto"/>
        <w:right w:val="none" w:sz="0" w:space="0" w:color="auto"/>
      </w:divBdr>
    </w:div>
    <w:div w:id="458034932">
      <w:bodyDiv w:val="1"/>
      <w:marLeft w:val="0"/>
      <w:marRight w:val="0"/>
      <w:marTop w:val="0"/>
      <w:marBottom w:val="0"/>
      <w:divBdr>
        <w:top w:val="none" w:sz="0" w:space="0" w:color="auto"/>
        <w:left w:val="none" w:sz="0" w:space="0" w:color="auto"/>
        <w:bottom w:val="none" w:sz="0" w:space="0" w:color="auto"/>
        <w:right w:val="none" w:sz="0" w:space="0" w:color="auto"/>
      </w:divBdr>
    </w:div>
    <w:div w:id="651183472">
      <w:bodyDiv w:val="1"/>
      <w:marLeft w:val="0"/>
      <w:marRight w:val="0"/>
      <w:marTop w:val="0"/>
      <w:marBottom w:val="0"/>
      <w:divBdr>
        <w:top w:val="none" w:sz="0" w:space="0" w:color="auto"/>
        <w:left w:val="none" w:sz="0" w:space="0" w:color="auto"/>
        <w:bottom w:val="none" w:sz="0" w:space="0" w:color="auto"/>
        <w:right w:val="none" w:sz="0" w:space="0" w:color="auto"/>
      </w:divBdr>
    </w:div>
    <w:div w:id="819419259">
      <w:bodyDiv w:val="1"/>
      <w:marLeft w:val="0"/>
      <w:marRight w:val="0"/>
      <w:marTop w:val="0"/>
      <w:marBottom w:val="0"/>
      <w:divBdr>
        <w:top w:val="none" w:sz="0" w:space="0" w:color="auto"/>
        <w:left w:val="none" w:sz="0" w:space="0" w:color="auto"/>
        <w:bottom w:val="none" w:sz="0" w:space="0" w:color="auto"/>
        <w:right w:val="none" w:sz="0" w:space="0" w:color="auto"/>
      </w:divBdr>
    </w:div>
    <w:div w:id="1316759098">
      <w:bodyDiv w:val="1"/>
      <w:marLeft w:val="0"/>
      <w:marRight w:val="0"/>
      <w:marTop w:val="0"/>
      <w:marBottom w:val="0"/>
      <w:divBdr>
        <w:top w:val="none" w:sz="0" w:space="0" w:color="auto"/>
        <w:left w:val="none" w:sz="0" w:space="0" w:color="auto"/>
        <w:bottom w:val="none" w:sz="0" w:space="0" w:color="auto"/>
        <w:right w:val="none" w:sz="0" w:space="0" w:color="auto"/>
      </w:divBdr>
    </w:div>
    <w:div w:id="1644892543">
      <w:bodyDiv w:val="1"/>
      <w:marLeft w:val="0"/>
      <w:marRight w:val="0"/>
      <w:marTop w:val="0"/>
      <w:marBottom w:val="0"/>
      <w:divBdr>
        <w:top w:val="none" w:sz="0" w:space="0" w:color="auto"/>
        <w:left w:val="none" w:sz="0" w:space="0" w:color="auto"/>
        <w:bottom w:val="none" w:sz="0" w:space="0" w:color="auto"/>
        <w:right w:val="none" w:sz="0" w:space="0" w:color="auto"/>
      </w:divBdr>
    </w:div>
    <w:div w:id="1656833730">
      <w:bodyDiv w:val="1"/>
      <w:marLeft w:val="0"/>
      <w:marRight w:val="0"/>
      <w:marTop w:val="0"/>
      <w:marBottom w:val="0"/>
      <w:divBdr>
        <w:top w:val="none" w:sz="0" w:space="0" w:color="auto"/>
        <w:left w:val="none" w:sz="0" w:space="0" w:color="auto"/>
        <w:bottom w:val="none" w:sz="0" w:space="0" w:color="auto"/>
        <w:right w:val="none" w:sz="0" w:space="0" w:color="auto"/>
      </w:divBdr>
    </w:div>
    <w:div w:id="1997373185">
      <w:bodyDiv w:val="1"/>
      <w:marLeft w:val="0"/>
      <w:marRight w:val="0"/>
      <w:marTop w:val="0"/>
      <w:marBottom w:val="0"/>
      <w:divBdr>
        <w:top w:val="none" w:sz="0" w:space="0" w:color="auto"/>
        <w:left w:val="none" w:sz="0" w:space="0" w:color="auto"/>
        <w:bottom w:val="none" w:sz="0" w:space="0" w:color="auto"/>
        <w:right w:val="none" w:sz="0" w:space="0" w:color="auto"/>
      </w:divBdr>
      <w:divsChild>
        <w:div w:id="939213889">
          <w:marLeft w:val="0"/>
          <w:marRight w:val="0"/>
          <w:marTop w:val="0"/>
          <w:marBottom w:val="0"/>
          <w:divBdr>
            <w:top w:val="none" w:sz="0" w:space="0" w:color="auto"/>
            <w:left w:val="none" w:sz="0" w:space="0" w:color="auto"/>
            <w:bottom w:val="none" w:sz="0" w:space="0" w:color="auto"/>
            <w:right w:val="none" w:sz="0" w:space="0" w:color="auto"/>
          </w:divBdr>
          <w:divsChild>
            <w:div w:id="492919462">
              <w:marLeft w:val="0"/>
              <w:marRight w:val="0"/>
              <w:marTop w:val="0"/>
              <w:marBottom w:val="0"/>
              <w:divBdr>
                <w:top w:val="none" w:sz="0" w:space="0" w:color="auto"/>
                <w:left w:val="none" w:sz="0" w:space="0" w:color="auto"/>
                <w:bottom w:val="none" w:sz="0" w:space="0" w:color="auto"/>
                <w:right w:val="none" w:sz="0" w:space="0" w:color="auto"/>
              </w:divBdr>
            </w:div>
            <w:div w:id="963467259">
              <w:marLeft w:val="0"/>
              <w:marRight w:val="0"/>
              <w:marTop w:val="0"/>
              <w:marBottom w:val="0"/>
              <w:divBdr>
                <w:top w:val="none" w:sz="0" w:space="0" w:color="auto"/>
                <w:left w:val="none" w:sz="0" w:space="0" w:color="auto"/>
                <w:bottom w:val="none" w:sz="0" w:space="0" w:color="auto"/>
                <w:right w:val="none" w:sz="0" w:space="0" w:color="auto"/>
              </w:divBdr>
            </w:div>
            <w:div w:id="1491557733">
              <w:marLeft w:val="0"/>
              <w:marRight w:val="0"/>
              <w:marTop w:val="0"/>
              <w:marBottom w:val="0"/>
              <w:divBdr>
                <w:top w:val="none" w:sz="0" w:space="0" w:color="auto"/>
                <w:left w:val="none" w:sz="0" w:space="0" w:color="auto"/>
                <w:bottom w:val="none" w:sz="0" w:space="0" w:color="auto"/>
                <w:right w:val="none" w:sz="0" w:space="0" w:color="auto"/>
              </w:divBdr>
            </w:div>
            <w:div w:id="158084086">
              <w:marLeft w:val="0"/>
              <w:marRight w:val="0"/>
              <w:marTop w:val="0"/>
              <w:marBottom w:val="0"/>
              <w:divBdr>
                <w:top w:val="none" w:sz="0" w:space="0" w:color="auto"/>
                <w:left w:val="none" w:sz="0" w:space="0" w:color="auto"/>
                <w:bottom w:val="none" w:sz="0" w:space="0" w:color="auto"/>
                <w:right w:val="none" w:sz="0" w:space="0" w:color="auto"/>
              </w:divBdr>
            </w:div>
            <w:div w:id="338123965">
              <w:marLeft w:val="0"/>
              <w:marRight w:val="0"/>
              <w:marTop w:val="0"/>
              <w:marBottom w:val="0"/>
              <w:divBdr>
                <w:top w:val="none" w:sz="0" w:space="0" w:color="auto"/>
                <w:left w:val="none" w:sz="0" w:space="0" w:color="auto"/>
                <w:bottom w:val="none" w:sz="0" w:space="0" w:color="auto"/>
                <w:right w:val="none" w:sz="0" w:space="0" w:color="auto"/>
              </w:divBdr>
            </w:div>
            <w:div w:id="1654260634">
              <w:marLeft w:val="0"/>
              <w:marRight w:val="0"/>
              <w:marTop w:val="0"/>
              <w:marBottom w:val="0"/>
              <w:divBdr>
                <w:top w:val="none" w:sz="0" w:space="0" w:color="auto"/>
                <w:left w:val="none" w:sz="0" w:space="0" w:color="auto"/>
                <w:bottom w:val="none" w:sz="0" w:space="0" w:color="auto"/>
                <w:right w:val="none" w:sz="0" w:space="0" w:color="auto"/>
              </w:divBdr>
            </w:div>
            <w:div w:id="1004286062">
              <w:marLeft w:val="0"/>
              <w:marRight w:val="0"/>
              <w:marTop w:val="0"/>
              <w:marBottom w:val="0"/>
              <w:divBdr>
                <w:top w:val="none" w:sz="0" w:space="0" w:color="auto"/>
                <w:left w:val="none" w:sz="0" w:space="0" w:color="auto"/>
                <w:bottom w:val="none" w:sz="0" w:space="0" w:color="auto"/>
                <w:right w:val="none" w:sz="0" w:space="0" w:color="auto"/>
              </w:divBdr>
            </w:div>
            <w:div w:id="346446752">
              <w:marLeft w:val="0"/>
              <w:marRight w:val="0"/>
              <w:marTop w:val="0"/>
              <w:marBottom w:val="0"/>
              <w:divBdr>
                <w:top w:val="none" w:sz="0" w:space="0" w:color="auto"/>
                <w:left w:val="none" w:sz="0" w:space="0" w:color="auto"/>
                <w:bottom w:val="none" w:sz="0" w:space="0" w:color="auto"/>
                <w:right w:val="none" w:sz="0" w:space="0" w:color="auto"/>
              </w:divBdr>
            </w:div>
          </w:divsChild>
        </w:div>
        <w:div w:id="486485081">
          <w:marLeft w:val="0"/>
          <w:marRight w:val="0"/>
          <w:marTop w:val="0"/>
          <w:marBottom w:val="0"/>
          <w:divBdr>
            <w:top w:val="single" w:sz="6" w:space="14" w:color="E5E5E5"/>
            <w:left w:val="none" w:sz="0" w:space="0" w:color="auto"/>
            <w:bottom w:val="none" w:sz="0" w:space="0" w:color="auto"/>
            <w:right w:val="none" w:sz="0" w:space="0" w:color="auto"/>
          </w:divBdr>
        </w:div>
      </w:divsChild>
    </w:div>
    <w:div w:id="2051686866">
      <w:bodyDiv w:val="1"/>
      <w:marLeft w:val="0"/>
      <w:marRight w:val="0"/>
      <w:marTop w:val="0"/>
      <w:marBottom w:val="0"/>
      <w:divBdr>
        <w:top w:val="none" w:sz="0" w:space="0" w:color="auto"/>
        <w:left w:val="none" w:sz="0" w:space="0" w:color="auto"/>
        <w:bottom w:val="none" w:sz="0" w:space="0" w:color="auto"/>
        <w:right w:val="none" w:sz="0" w:space="0" w:color="auto"/>
      </w:divBdr>
    </w:div>
    <w:div w:id="2080788147">
      <w:bodyDiv w:val="1"/>
      <w:marLeft w:val="0"/>
      <w:marRight w:val="0"/>
      <w:marTop w:val="0"/>
      <w:marBottom w:val="0"/>
      <w:divBdr>
        <w:top w:val="none" w:sz="0" w:space="0" w:color="auto"/>
        <w:left w:val="none" w:sz="0" w:space="0" w:color="auto"/>
        <w:bottom w:val="none" w:sz="0" w:space="0" w:color="auto"/>
        <w:right w:val="none" w:sz="0" w:space="0" w:color="auto"/>
      </w:divBdr>
    </w:div>
    <w:div w:id="211577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3.xm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diagramData" Target="diagrams/data1.xml"/><Relationship Id="rId26" Type="http://schemas.openxmlformats.org/officeDocument/2006/relationships/diagramLayout" Target="diagrams/layout1.xml"/><Relationship Id="rId27" Type="http://schemas.openxmlformats.org/officeDocument/2006/relationships/diagramQuickStyle" Target="diagrams/quickStyle1.xml"/><Relationship Id="rId28" Type="http://schemas.openxmlformats.org/officeDocument/2006/relationships/diagramColors" Target="diagrams/colors1.xml"/><Relationship Id="rId29" Type="http://schemas.microsoft.com/office/2007/relationships/diagramDrawing" Target="diagrams/drawing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hyperlink" Target="https://docs.google.com/spreadsheet/ccc?key=0AguZnvHEQMlTdEFtbmRSOGZkWkZSRnNYOENsRlJsTnc&amp;usp=sharing"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docs.google.com/spreadsheet/ccc?key=0AguZnvHEQMlTdEFtbmRSOGZkWkZSRnNYOENsRlJsTnc&amp;usp=sharing" TargetMode="External"/><Relationship Id="rId34" Type="http://schemas.openxmlformats.org/officeDocument/2006/relationships/hyperlink" Target="http://www.sitepoint.com/top-10-front-end-development-frameworks/" TargetMode="External"/><Relationship Id="rId35" Type="http://schemas.openxmlformats.org/officeDocument/2006/relationships/hyperlink" Target="http://www.sitepoint.com/top-10-front-end-development-frameworks/" TargetMode="External"/><Relationship Id="rId36" Type="http://schemas.openxmlformats.org/officeDocument/2006/relationships/image" Target="media/image14.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hart" Target="charts/chart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15.jpg"/><Relationship Id="rId38" Type="http://schemas.openxmlformats.org/officeDocument/2006/relationships/image" Target="media/image16.png"/><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arah:Desktop:CE903:googleTrend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googleTrends.csv!$B$5</c:f>
              <c:strCache>
                <c:ptCount val="1"/>
                <c:pt idx="0">
                  <c:v>laravel</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googleTrends.csv!$B$6:$B$170</c:f>
              <c:numCache>
                <c:formatCode>General</c:formatCode>
                <c:ptCount val="16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1.0</c:v>
                </c:pt>
                <c:pt idx="59">
                  <c:v>0.0</c:v>
                </c:pt>
                <c:pt idx="60">
                  <c:v>1.0</c:v>
                </c:pt>
                <c:pt idx="61">
                  <c:v>0.0</c:v>
                </c:pt>
                <c:pt idx="62">
                  <c:v>0.0</c:v>
                </c:pt>
                <c:pt idx="63">
                  <c:v>0.0</c:v>
                </c:pt>
                <c:pt idx="64">
                  <c:v>1.0</c:v>
                </c:pt>
                <c:pt idx="65">
                  <c:v>1.0</c:v>
                </c:pt>
                <c:pt idx="66">
                  <c:v>1.0</c:v>
                </c:pt>
                <c:pt idx="67">
                  <c:v>1.0</c:v>
                </c:pt>
                <c:pt idx="68">
                  <c:v>1.0</c:v>
                </c:pt>
                <c:pt idx="69">
                  <c:v>1.0</c:v>
                </c:pt>
                <c:pt idx="70">
                  <c:v>1.0</c:v>
                </c:pt>
                <c:pt idx="71">
                  <c:v>1.0</c:v>
                </c:pt>
                <c:pt idx="72">
                  <c:v>2.0</c:v>
                </c:pt>
                <c:pt idx="73">
                  <c:v>2.0</c:v>
                </c:pt>
                <c:pt idx="74">
                  <c:v>2.0</c:v>
                </c:pt>
                <c:pt idx="75">
                  <c:v>1.0</c:v>
                </c:pt>
                <c:pt idx="76">
                  <c:v>2.0</c:v>
                </c:pt>
                <c:pt idx="77">
                  <c:v>3.0</c:v>
                </c:pt>
                <c:pt idx="78">
                  <c:v>2.0</c:v>
                </c:pt>
                <c:pt idx="79">
                  <c:v>3.0</c:v>
                </c:pt>
                <c:pt idx="80">
                  <c:v>3.0</c:v>
                </c:pt>
                <c:pt idx="81">
                  <c:v>3.0</c:v>
                </c:pt>
                <c:pt idx="82">
                  <c:v>3.0</c:v>
                </c:pt>
                <c:pt idx="83">
                  <c:v>3.0</c:v>
                </c:pt>
                <c:pt idx="84">
                  <c:v>3.0</c:v>
                </c:pt>
                <c:pt idx="85">
                  <c:v>3.0</c:v>
                </c:pt>
                <c:pt idx="86">
                  <c:v>2.0</c:v>
                </c:pt>
                <c:pt idx="87">
                  <c:v>5.0</c:v>
                </c:pt>
                <c:pt idx="88">
                  <c:v>4.0</c:v>
                </c:pt>
                <c:pt idx="89">
                  <c:v>4.0</c:v>
                </c:pt>
                <c:pt idx="90">
                  <c:v>4.0</c:v>
                </c:pt>
                <c:pt idx="91">
                  <c:v>4.0</c:v>
                </c:pt>
                <c:pt idx="92">
                  <c:v>4.0</c:v>
                </c:pt>
                <c:pt idx="93">
                  <c:v>4.0</c:v>
                </c:pt>
                <c:pt idx="94">
                  <c:v>5.0</c:v>
                </c:pt>
                <c:pt idx="95">
                  <c:v>4.0</c:v>
                </c:pt>
                <c:pt idx="96">
                  <c:v>4.0</c:v>
                </c:pt>
                <c:pt idx="97">
                  <c:v>6.0</c:v>
                </c:pt>
                <c:pt idx="98">
                  <c:v>4.0</c:v>
                </c:pt>
                <c:pt idx="99">
                  <c:v>5.0</c:v>
                </c:pt>
                <c:pt idx="100">
                  <c:v>5.0</c:v>
                </c:pt>
                <c:pt idx="101">
                  <c:v>7.0</c:v>
                </c:pt>
                <c:pt idx="102">
                  <c:v>7.0</c:v>
                </c:pt>
                <c:pt idx="103">
                  <c:v>5.0</c:v>
                </c:pt>
                <c:pt idx="104">
                  <c:v>6.0</c:v>
                </c:pt>
                <c:pt idx="105">
                  <c:v>8.0</c:v>
                </c:pt>
                <c:pt idx="106">
                  <c:v>9.0</c:v>
                </c:pt>
                <c:pt idx="107">
                  <c:v>9.0</c:v>
                </c:pt>
                <c:pt idx="108">
                  <c:v>8.0</c:v>
                </c:pt>
                <c:pt idx="109">
                  <c:v>9.0</c:v>
                </c:pt>
                <c:pt idx="110">
                  <c:v>9.0</c:v>
                </c:pt>
                <c:pt idx="111">
                  <c:v>9.0</c:v>
                </c:pt>
                <c:pt idx="112">
                  <c:v>9.0</c:v>
                </c:pt>
                <c:pt idx="113">
                  <c:v>9.0</c:v>
                </c:pt>
                <c:pt idx="114">
                  <c:v>10.0</c:v>
                </c:pt>
                <c:pt idx="115">
                  <c:v>10.0</c:v>
                </c:pt>
                <c:pt idx="116">
                  <c:v>10.0</c:v>
                </c:pt>
                <c:pt idx="117">
                  <c:v>9.0</c:v>
                </c:pt>
                <c:pt idx="118">
                  <c:v>11.0</c:v>
                </c:pt>
                <c:pt idx="119">
                  <c:v>12.0</c:v>
                </c:pt>
                <c:pt idx="120">
                  <c:v>12.0</c:v>
                </c:pt>
                <c:pt idx="121">
                  <c:v>12.0</c:v>
                </c:pt>
                <c:pt idx="122">
                  <c:v>12.0</c:v>
                </c:pt>
                <c:pt idx="123">
                  <c:v>12.0</c:v>
                </c:pt>
                <c:pt idx="124">
                  <c:v>13.0</c:v>
                </c:pt>
                <c:pt idx="125">
                  <c:v>15.0</c:v>
                </c:pt>
                <c:pt idx="126">
                  <c:v>14.0</c:v>
                </c:pt>
                <c:pt idx="127">
                  <c:v>14.0</c:v>
                </c:pt>
                <c:pt idx="128">
                  <c:v>14.0</c:v>
                </c:pt>
                <c:pt idx="129">
                  <c:v>15.0</c:v>
                </c:pt>
                <c:pt idx="130">
                  <c:v>13.0</c:v>
                </c:pt>
                <c:pt idx="131">
                  <c:v>14.0</c:v>
                </c:pt>
                <c:pt idx="132">
                  <c:v>15.0</c:v>
                </c:pt>
                <c:pt idx="133">
                  <c:v>15.0</c:v>
                </c:pt>
                <c:pt idx="134">
                  <c:v>14.0</c:v>
                </c:pt>
                <c:pt idx="135">
                  <c:v>14.0</c:v>
                </c:pt>
                <c:pt idx="136">
                  <c:v>15.0</c:v>
                </c:pt>
                <c:pt idx="137">
                  <c:v>16.0</c:v>
                </c:pt>
                <c:pt idx="138">
                  <c:v>16.0</c:v>
                </c:pt>
                <c:pt idx="139">
                  <c:v>16.0</c:v>
                </c:pt>
                <c:pt idx="140">
                  <c:v>15.0</c:v>
                </c:pt>
                <c:pt idx="141">
                  <c:v>15.0</c:v>
                </c:pt>
                <c:pt idx="142">
                  <c:v>16.0</c:v>
                </c:pt>
                <c:pt idx="143">
                  <c:v>17.0</c:v>
                </c:pt>
                <c:pt idx="144">
                  <c:v>18.0</c:v>
                </c:pt>
                <c:pt idx="145">
                  <c:v>17.0</c:v>
                </c:pt>
                <c:pt idx="146">
                  <c:v>17.0</c:v>
                </c:pt>
                <c:pt idx="147">
                  <c:v>18.0</c:v>
                </c:pt>
                <c:pt idx="148">
                  <c:v>16.0</c:v>
                </c:pt>
                <c:pt idx="149">
                  <c:v>19.0</c:v>
                </c:pt>
                <c:pt idx="150">
                  <c:v>19.0</c:v>
                </c:pt>
                <c:pt idx="151">
                  <c:v>19.0</c:v>
                </c:pt>
                <c:pt idx="152">
                  <c:v>19.0</c:v>
                </c:pt>
                <c:pt idx="153">
                  <c:v>19.0</c:v>
                </c:pt>
                <c:pt idx="154">
                  <c:v>22.0</c:v>
                </c:pt>
                <c:pt idx="155">
                  <c:v>18.0</c:v>
                </c:pt>
                <c:pt idx="156">
                  <c:v>21.0</c:v>
                </c:pt>
                <c:pt idx="157">
                  <c:v>25.0</c:v>
                </c:pt>
                <c:pt idx="158">
                  <c:v>26.0</c:v>
                </c:pt>
                <c:pt idx="159">
                  <c:v>25.0</c:v>
                </c:pt>
                <c:pt idx="160">
                  <c:v>25.0</c:v>
                </c:pt>
                <c:pt idx="161">
                  <c:v>26.0</c:v>
                </c:pt>
                <c:pt idx="162">
                  <c:v>27.0</c:v>
                </c:pt>
                <c:pt idx="163">
                  <c:v>27.0</c:v>
                </c:pt>
                <c:pt idx="164">
                  <c:v>28.0</c:v>
                </c:pt>
              </c:numCache>
            </c:numRef>
          </c:val>
          <c:smooth val="0"/>
        </c:ser>
        <c:ser>
          <c:idx val="1"/>
          <c:order val="1"/>
          <c:tx>
            <c:strRef>
              <c:f>googleTrends.csv!$C$5</c:f>
              <c:strCache>
                <c:ptCount val="1"/>
                <c:pt idx="0">
                  <c:v>codeigniter</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googleTrends.csv!$C$6:$C$170</c:f>
              <c:numCache>
                <c:formatCode>General</c:formatCode>
                <c:ptCount val="165"/>
                <c:pt idx="0">
                  <c:v>32.0</c:v>
                </c:pt>
                <c:pt idx="1">
                  <c:v>34.0</c:v>
                </c:pt>
                <c:pt idx="2">
                  <c:v>34.0</c:v>
                </c:pt>
                <c:pt idx="3">
                  <c:v>33.0</c:v>
                </c:pt>
                <c:pt idx="4">
                  <c:v>38.0</c:v>
                </c:pt>
                <c:pt idx="5">
                  <c:v>36.0</c:v>
                </c:pt>
                <c:pt idx="6">
                  <c:v>36.0</c:v>
                </c:pt>
                <c:pt idx="7">
                  <c:v>37.0</c:v>
                </c:pt>
                <c:pt idx="8">
                  <c:v>35.0</c:v>
                </c:pt>
                <c:pt idx="9">
                  <c:v>35.0</c:v>
                </c:pt>
                <c:pt idx="10">
                  <c:v>35.0</c:v>
                </c:pt>
                <c:pt idx="11">
                  <c:v>37.0</c:v>
                </c:pt>
                <c:pt idx="12">
                  <c:v>35.0</c:v>
                </c:pt>
                <c:pt idx="13">
                  <c:v>39.0</c:v>
                </c:pt>
                <c:pt idx="14">
                  <c:v>38.0</c:v>
                </c:pt>
                <c:pt idx="15">
                  <c:v>35.0</c:v>
                </c:pt>
                <c:pt idx="16">
                  <c:v>34.0</c:v>
                </c:pt>
                <c:pt idx="17">
                  <c:v>34.0</c:v>
                </c:pt>
                <c:pt idx="18">
                  <c:v>39.0</c:v>
                </c:pt>
                <c:pt idx="19">
                  <c:v>35.0</c:v>
                </c:pt>
                <c:pt idx="20">
                  <c:v>36.0</c:v>
                </c:pt>
                <c:pt idx="21">
                  <c:v>36.0</c:v>
                </c:pt>
                <c:pt idx="22">
                  <c:v>35.0</c:v>
                </c:pt>
                <c:pt idx="23">
                  <c:v>37.0</c:v>
                </c:pt>
                <c:pt idx="24">
                  <c:v>38.0</c:v>
                </c:pt>
                <c:pt idx="25">
                  <c:v>37.0</c:v>
                </c:pt>
                <c:pt idx="26">
                  <c:v>38.0</c:v>
                </c:pt>
                <c:pt idx="27">
                  <c:v>38.0</c:v>
                </c:pt>
                <c:pt idx="28">
                  <c:v>39.0</c:v>
                </c:pt>
                <c:pt idx="29">
                  <c:v>36.0</c:v>
                </c:pt>
                <c:pt idx="30">
                  <c:v>37.0</c:v>
                </c:pt>
                <c:pt idx="31">
                  <c:v>35.0</c:v>
                </c:pt>
                <c:pt idx="32">
                  <c:v>34.0</c:v>
                </c:pt>
                <c:pt idx="33">
                  <c:v>37.0</c:v>
                </c:pt>
                <c:pt idx="34">
                  <c:v>31.0</c:v>
                </c:pt>
                <c:pt idx="35">
                  <c:v>32.0</c:v>
                </c:pt>
                <c:pt idx="36">
                  <c:v>35.0</c:v>
                </c:pt>
                <c:pt idx="37">
                  <c:v>36.0</c:v>
                </c:pt>
                <c:pt idx="38">
                  <c:v>39.0</c:v>
                </c:pt>
                <c:pt idx="39">
                  <c:v>36.0</c:v>
                </c:pt>
                <c:pt idx="40">
                  <c:v>34.0</c:v>
                </c:pt>
                <c:pt idx="41">
                  <c:v>34.0</c:v>
                </c:pt>
                <c:pt idx="42">
                  <c:v>36.0</c:v>
                </c:pt>
                <c:pt idx="43">
                  <c:v>34.0</c:v>
                </c:pt>
                <c:pt idx="44">
                  <c:v>36.0</c:v>
                </c:pt>
                <c:pt idx="45">
                  <c:v>37.0</c:v>
                </c:pt>
                <c:pt idx="46">
                  <c:v>36.0</c:v>
                </c:pt>
                <c:pt idx="47">
                  <c:v>36.0</c:v>
                </c:pt>
                <c:pt idx="48">
                  <c:v>36.0</c:v>
                </c:pt>
                <c:pt idx="49">
                  <c:v>36.0</c:v>
                </c:pt>
                <c:pt idx="50">
                  <c:v>33.0</c:v>
                </c:pt>
                <c:pt idx="51">
                  <c:v>29.0</c:v>
                </c:pt>
                <c:pt idx="52">
                  <c:v>34.0</c:v>
                </c:pt>
                <c:pt idx="53">
                  <c:v>33.0</c:v>
                </c:pt>
                <c:pt idx="54">
                  <c:v>35.0</c:v>
                </c:pt>
                <c:pt idx="55">
                  <c:v>35.0</c:v>
                </c:pt>
                <c:pt idx="56">
                  <c:v>38.0</c:v>
                </c:pt>
                <c:pt idx="57">
                  <c:v>39.0</c:v>
                </c:pt>
                <c:pt idx="58">
                  <c:v>38.0</c:v>
                </c:pt>
                <c:pt idx="59">
                  <c:v>40.0</c:v>
                </c:pt>
                <c:pt idx="60">
                  <c:v>40.0</c:v>
                </c:pt>
                <c:pt idx="61">
                  <c:v>41.0</c:v>
                </c:pt>
                <c:pt idx="62">
                  <c:v>39.0</c:v>
                </c:pt>
                <c:pt idx="63">
                  <c:v>39.0</c:v>
                </c:pt>
                <c:pt idx="64">
                  <c:v>40.0</c:v>
                </c:pt>
                <c:pt idx="65">
                  <c:v>39.0</c:v>
                </c:pt>
                <c:pt idx="66">
                  <c:v>36.0</c:v>
                </c:pt>
                <c:pt idx="67">
                  <c:v>40.0</c:v>
                </c:pt>
                <c:pt idx="68">
                  <c:v>39.0</c:v>
                </c:pt>
                <c:pt idx="69">
                  <c:v>38.0</c:v>
                </c:pt>
                <c:pt idx="70">
                  <c:v>40.0</c:v>
                </c:pt>
                <c:pt idx="71">
                  <c:v>41.0</c:v>
                </c:pt>
                <c:pt idx="72">
                  <c:v>42.0</c:v>
                </c:pt>
                <c:pt idx="73">
                  <c:v>41.0</c:v>
                </c:pt>
                <c:pt idx="74">
                  <c:v>40.0</c:v>
                </c:pt>
                <c:pt idx="75">
                  <c:v>43.0</c:v>
                </c:pt>
                <c:pt idx="76">
                  <c:v>41.0</c:v>
                </c:pt>
                <c:pt idx="77">
                  <c:v>41.0</c:v>
                </c:pt>
                <c:pt idx="78">
                  <c:v>43.0</c:v>
                </c:pt>
                <c:pt idx="79">
                  <c:v>42.0</c:v>
                </c:pt>
                <c:pt idx="80">
                  <c:v>42.0</c:v>
                </c:pt>
                <c:pt idx="81">
                  <c:v>44.0</c:v>
                </c:pt>
                <c:pt idx="82">
                  <c:v>40.0</c:v>
                </c:pt>
                <c:pt idx="83">
                  <c:v>42.0</c:v>
                </c:pt>
                <c:pt idx="84">
                  <c:v>41.0</c:v>
                </c:pt>
                <c:pt idx="85">
                  <c:v>40.0</c:v>
                </c:pt>
                <c:pt idx="86">
                  <c:v>40.0</c:v>
                </c:pt>
                <c:pt idx="87">
                  <c:v>42.0</c:v>
                </c:pt>
                <c:pt idx="88">
                  <c:v>43.0</c:v>
                </c:pt>
                <c:pt idx="89">
                  <c:v>40.0</c:v>
                </c:pt>
                <c:pt idx="90">
                  <c:v>43.0</c:v>
                </c:pt>
                <c:pt idx="91">
                  <c:v>42.0</c:v>
                </c:pt>
                <c:pt idx="92">
                  <c:v>41.0</c:v>
                </c:pt>
                <c:pt idx="93">
                  <c:v>42.0</c:v>
                </c:pt>
                <c:pt idx="94">
                  <c:v>40.0</c:v>
                </c:pt>
                <c:pt idx="95">
                  <c:v>39.0</c:v>
                </c:pt>
                <c:pt idx="96">
                  <c:v>40.0</c:v>
                </c:pt>
                <c:pt idx="97">
                  <c:v>39.0</c:v>
                </c:pt>
                <c:pt idx="98">
                  <c:v>37.0</c:v>
                </c:pt>
                <c:pt idx="99">
                  <c:v>41.0</c:v>
                </c:pt>
                <c:pt idx="100">
                  <c:v>43.0</c:v>
                </c:pt>
                <c:pt idx="101">
                  <c:v>40.0</c:v>
                </c:pt>
                <c:pt idx="102">
                  <c:v>37.0</c:v>
                </c:pt>
                <c:pt idx="103">
                  <c:v>33.0</c:v>
                </c:pt>
                <c:pt idx="104">
                  <c:v>35.0</c:v>
                </c:pt>
                <c:pt idx="105">
                  <c:v>40.0</c:v>
                </c:pt>
                <c:pt idx="106">
                  <c:v>41.0</c:v>
                </c:pt>
                <c:pt idx="107">
                  <c:v>40.0</c:v>
                </c:pt>
                <c:pt idx="108">
                  <c:v>42.0</c:v>
                </c:pt>
                <c:pt idx="109">
                  <c:v>42.0</c:v>
                </c:pt>
                <c:pt idx="110">
                  <c:v>40.0</c:v>
                </c:pt>
                <c:pt idx="111">
                  <c:v>43.0</c:v>
                </c:pt>
                <c:pt idx="112">
                  <c:v>43.0</c:v>
                </c:pt>
                <c:pt idx="113">
                  <c:v>40.0</c:v>
                </c:pt>
                <c:pt idx="114">
                  <c:v>43.0</c:v>
                </c:pt>
                <c:pt idx="115">
                  <c:v>42.0</c:v>
                </c:pt>
                <c:pt idx="116">
                  <c:v>39.0</c:v>
                </c:pt>
                <c:pt idx="117">
                  <c:v>41.0</c:v>
                </c:pt>
                <c:pt idx="118">
                  <c:v>43.0</c:v>
                </c:pt>
                <c:pt idx="119">
                  <c:v>43.0</c:v>
                </c:pt>
                <c:pt idx="120">
                  <c:v>44.0</c:v>
                </c:pt>
                <c:pt idx="121">
                  <c:v>40.0</c:v>
                </c:pt>
                <c:pt idx="122">
                  <c:v>42.0</c:v>
                </c:pt>
                <c:pt idx="123">
                  <c:v>42.0</c:v>
                </c:pt>
                <c:pt idx="124">
                  <c:v>43.0</c:v>
                </c:pt>
                <c:pt idx="125">
                  <c:v>41.0</c:v>
                </c:pt>
                <c:pt idx="126">
                  <c:v>44.0</c:v>
                </c:pt>
                <c:pt idx="127">
                  <c:v>43.0</c:v>
                </c:pt>
                <c:pt idx="128">
                  <c:v>42.0</c:v>
                </c:pt>
                <c:pt idx="129">
                  <c:v>42.0</c:v>
                </c:pt>
                <c:pt idx="130">
                  <c:v>44.0</c:v>
                </c:pt>
                <c:pt idx="131">
                  <c:v>44.0</c:v>
                </c:pt>
                <c:pt idx="132">
                  <c:v>45.0</c:v>
                </c:pt>
                <c:pt idx="133">
                  <c:v>42.0</c:v>
                </c:pt>
                <c:pt idx="134">
                  <c:v>41.0</c:v>
                </c:pt>
                <c:pt idx="135">
                  <c:v>39.0</c:v>
                </c:pt>
                <c:pt idx="136">
                  <c:v>39.0</c:v>
                </c:pt>
                <c:pt idx="137">
                  <c:v>41.0</c:v>
                </c:pt>
                <c:pt idx="138">
                  <c:v>41.0</c:v>
                </c:pt>
                <c:pt idx="139">
                  <c:v>42.0</c:v>
                </c:pt>
                <c:pt idx="140">
                  <c:v>40.0</c:v>
                </c:pt>
                <c:pt idx="141">
                  <c:v>40.0</c:v>
                </c:pt>
                <c:pt idx="142">
                  <c:v>42.0</c:v>
                </c:pt>
                <c:pt idx="143">
                  <c:v>41.0</c:v>
                </c:pt>
                <c:pt idx="144">
                  <c:v>41.0</c:v>
                </c:pt>
                <c:pt idx="145">
                  <c:v>40.0</c:v>
                </c:pt>
                <c:pt idx="146">
                  <c:v>41.0</c:v>
                </c:pt>
                <c:pt idx="147">
                  <c:v>40.0</c:v>
                </c:pt>
                <c:pt idx="148">
                  <c:v>39.0</c:v>
                </c:pt>
                <c:pt idx="149">
                  <c:v>43.0</c:v>
                </c:pt>
                <c:pt idx="150">
                  <c:v>41.0</c:v>
                </c:pt>
                <c:pt idx="151">
                  <c:v>40.0</c:v>
                </c:pt>
                <c:pt idx="152">
                  <c:v>40.0</c:v>
                </c:pt>
                <c:pt idx="153">
                  <c:v>39.0</c:v>
                </c:pt>
                <c:pt idx="154">
                  <c:v>40.0</c:v>
                </c:pt>
                <c:pt idx="155">
                  <c:v>31.0</c:v>
                </c:pt>
                <c:pt idx="156">
                  <c:v>32.0</c:v>
                </c:pt>
                <c:pt idx="157">
                  <c:v>38.0</c:v>
                </c:pt>
                <c:pt idx="158">
                  <c:v>39.0</c:v>
                </c:pt>
                <c:pt idx="159">
                  <c:v>39.0</c:v>
                </c:pt>
                <c:pt idx="160">
                  <c:v>38.0</c:v>
                </c:pt>
                <c:pt idx="161">
                  <c:v>38.0</c:v>
                </c:pt>
                <c:pt idx="162">
                  <c:v>40.0</c:v>
                </c:pt>
                <c:pt idx="163">
                  <c:v>40.0</c:v>
                </c:pt>
                <c:pt idx="164">
                  <c:v>40.0</c:v>
                </c:pt>
              </c:numCache>
            </c:numRef>
          </c:val>
          <c:smooth val="0"/>
        </c:ser>
        <c:ser>
          <c:idx val="2"/>
          <c:order val="2"/>
          <c:tx>
            <c:strRef>
              <c:f>googleTrends.csv!$D$5</c:f>
              <c:strCache>
                <c:ptCount val="1"/>
                <c:pt idx="0">
                  <c:v>zend</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googleTrends.csv!$D$6:$D$170</c:f>
              <c:numCache>
                <c:formatCode>General</c:formatCode>
                <c:ptCount val="165"/>
                <c:pt idx="0">
                  <c:v>61.0</c:v>
                </c:pt>
                <c:pt idx="1">
                  <c:v>66.0</c:v>
                </c:pt>
                <c:pt idx="2">
                  <c:v>69.0</c:v>
                </c:pt>
                <c:pt idx="3">
                  <c:v>68.0</c:v>
                </c:pt>
                <c:pt idx="4">
                  <c:v>65.0</c:v>
                </c:pt>
                <c:pt idx="5">
                  <c:v>70.0</c:v>
                </c:pt>
                <c:pt idx="6">
                  <c:v>70.0</c:v>
                </c:pt>
                <c:pt idx="7">
                  <c:v>71.0</c:v>
                </c:pt>
                <c:pt idx="8">
                  <c:v>71.0</c:v>
                </c:pt>
                <c:pt idx="9">
                  <c:v>67.0</c:v>
                </c:pt>
                <c:pt idx="10">
                  <c:v>71.0</c:v>
                </c:pt>
                <c:pt idx="11">
                  <c:v>70.0</c:v>
                </c:pt>
                <c:pt idx="12">
                  <c:v>71.0</c:v>
                </c:pt>
                <c:pt idx="13">
                  <c:v>71.0</c:v>
                </c:pt>
                <c:pt idx="14">
                  <c:v>70.0</c:v>
                </c:pt>
                <c:pt idx="15">
                  <c:v>67.0</c:v>
                </c:pt>
                <c:pt idx="16">
                  <c:v>64.0</c:v>
                </c:pt>
                <c:pt idx="17">
                  <c:v>65.0</c:v>
                </c:pt>
                <c:pt idx="18">
                  <c:v>73.0</c:v>
                </c:pt>
                <c:pt idx="19">
                  <c:v>70.0</c:v>
                </c:pt>
                <c:pt idx="20">
                  <c:v>68.0</c:v>
                </c:pt>
                <c:pt idx="21">
                  <c:v>67.0</c:v>
                </c:pt>
                <c:pt idx="22">
                  <c:v>61.0</c:v>
                </c:pt>
                <c:pt idx="23">
                  <c:v>67.0</c:v>
                </c:pt>
                <c:pt idx="24">
                  <c:v>65.0</c:v>
                </c:pt>
                <c:pt idx="25">
                  <c:v>67.0</c:v>
                </c:pt>
                <c:pt idx="26">
                  <c:v>65.0</c:v>
                </c:pt>
                <c:pt idx="27">
                  <c:v>66.0</c:v>
                </c:pt>
                <c:pt idx="28">
                  <c:v>64.0</c:v>
                </c:pt>
                <c:pt idx="29">
                  <c:v>67.0</c:v>
                </c:pt>
                <c:pt idx="30">
                  <c:v>69.0</c:v>
                </c:pt>
                <c:pt idx="31">
                  <c:v>66.0</c:v>
                </c:pt>
                <c:pt idx="32">
                  <c:v>64.0</c:v>
                </c:pt>
                <c:pt idx="33">
                  <c:v>65.0</c:v>
                </c:pt>
                <c:pt idx="34">
                  <c:v>59.0</c:v>
                </c:pt>
                <c:pt idx="35">
                  <c:v>61.0</c:v>
                </c:pt>
                <c:pt idx="36">
                  <c:v>63.0</c:v>
                </c:pt>
                <c:pt idx="37">
                  <c:v>63.0</c:v>
                </c:pt>
                <c:pt idx="38">
                  <c:v>64.0</c:v>
                </c:pt>
                <c:pt idx="39">
                  <c:v>62.0</c:v>
                </c:pt>
                <c:pt idx="40">
                  <c:v>63.0</c:v>
                </c:pt>
                <c:pt idx="41">
                  <c:v>66.0</c:v>
                </c:pt>
                <c:pt idx="42">
                  <c:v>64.0</c:v>
                </c:pt>
                <c:pt idx="43">
                  <c:v>58.0</c:v>
                </c:pt>
                <c:pt idx="44">
                  <c:v>64.0</c:v>
                </c:pt>
                <c:pt idx="45">
                  <c:v>63.0</c:v>
                </c:pt>
                <c:pt idx="46">
                  <c:v>62.0</c:v>
                </c:pt>
                <c:pt idx="47">
                  <c:v>60.0</c:v>
                </c:pt>
                <c:pt idx="48">
                  <c:v>60.0</c:v>
                </c:pt>
                <c:pt idx="49">
                  <c:v>59.0</c:v>
                </c:pt>
                <c:pt idx="50">
                  <c:v>54.0</c:v>
                </c:pt>
                <c:pt idx="51">
                  <c:v>46.0</c:v>
                </c:pt>
                <c:pt idx="52">
                  <c:v>53.0</c:v>
                </c:pt>
                <c:pt idx="53">
                  <c:v>59.0</c:v>
                </c:pt>
                <c:pt idx="54">
                  <c:v>58.0</c:v>
                </c:pt>
                <c:pt idx="55">
                  <c:v>59.0</c:v>
                </c:pt>
                <c:pt idx="56">
                  <c:v>63.0</c:v>
                </c:pt>
                <c:pt idx="57">
                  <c:v>61.0</c:v>
                </c:pt>
                <c:pt idx="58">
                  <c:v>61.0</c:v>
                </c:pt>
                <c:pt idx="59">
                  <c:v>61.0</c:v>
                </c:pt>
                <c:pt idx="60">
                  <c:v>63.0</c:v>
                </c:pt>
                <c:pt idx="61">
                  <c:v>61.0</c:v>
                </c:pt>
                <c:pt idx="62">
                  <c:v>63.0</c:v>
                </c:pt>
                <c:pt idx="63">
                  <c:v>60.0</c:v>
                </c:pt>
                <c:pt idx="64">
                  <c:v>62.0</c:v>
                </c:pt>
                <c:pt idx="65">
                  <c:v>57.0</c:v>
                </c:pt>
                <c:pt idx="66">
                  <c:v>58.0</c:v>
                </c:pt>
                <c:pt idx="67">
                  <c:v>59.0</c:v>
                </c:pt>
                <c:pt idx="68">
                  <c:v>55.0</c:v>
                </c:pt>
                <c:pt idx="69">
                  <c:v>51.0</c:v>
                </c:pt>
                <c:pt idx="70">
                  <c:v>55.0</c:v>
                </c:pt>
                <c:pt idx="71">
                  <c:v>57.0</c:v>
                </c:pt>
                <c:pt idx="72">
                  <c:v>57.0</c:v>
                </c:pt>
                <c:pt idx="73">
                  <c:v>54.0</c:v>
                </c:pt>
                <c:pt idx="74">
                  <c:v>59.0</c:v>
                </c:pt>
                <c:pt idx="75">
                  <c:v>56.0</c:v>
                </c:pt>
                <c:pt idx="76">
                  <c:v>54.0</c:v>
                </c:pt>
                <c:pt idx="77">
                  <c:v>53.0</c:v>
                </c:pt>
                <c:pt idx="78">
                  <c:v>55.0</c:v>
                </c:pt>
                <c:pt idx="79">
                  <c:v>56.0</c:v>
                </c:pt>
                <c:pt idx="80">
                  <c:v>54.0</c:v>
                </c:pt>
                <c:pt idx="81">
                  <c:v>53.0</c:v>
                </c:pt>
                <c:pt idx="82">
                  <c:v>52.0</c:v>
                </c:pt>
                <c:pt idx="83">
                  <c:v>51.0</c:v>
                </c:pt>
                <c:pt idx="84">
                  <c:v>51.0</c:v>
                </c:pt>
                <c:pt idx="85">
                  <c:v>52.0</c:v>
                </c:pt>
                <c:pt idx="86">
                  <c:v>53.0</c:v>
                </c:pt>
                <c:pt idx="87">
                  <c:v>57.0</c:v>
                </c:pt>
                <c:pt idx="88">
                  <c:v>54.0</c:v>
                </c:pt>
                <c:pt idx="89">
                  <c:v>51.0</c:v>
                </c:pt>
                <c:pt idx="90">
                  <c:v>50.0</c:v>
                </c:pt>
                <c:pt idx="91">
                  <c:v>49.0</c:v>
                </c:pt>
                <c:pt idx="92">
                  <c:v>51.0</c:v>
                </c:pt>
                <c:pt idx="93">
                  <c:v>49.0</c:v>
                </c:pt>
                <c:pt idx="94">
                  <c:v>47.0</c:v>
                </c:pt>
                <c:pt idx="95">
                  <c:v>45.0</c:v>
                </c:pt>
                <c:pt idx="96">
                  <c:v>44.0</c:v>
                </c:pt>
                <c:pt idx="97">
                  <c:v>43.0</c:v>
                </c:pt>
                <c:pt idx="98">
                  <c:v>47.0</c:v>
                </c:pt>
                <c:pt idx="99">
                  <c:v>45.0</c:v>
                </c:pt>
                <c:pt idx="100">
                  <c:v>44.0</c:v>
                </c:pt>
                <c:pt idx="101">
                  <c:v>46.0</c:v>
                </c:pt>
                <c:pt idx="102">
                  <c:v>42.0</c:v>
                </c:pt>
                <c:pt idx="103">
                  <c:v>32.0</c:v>
                </c:pt>
                <c:pt idx="104">
                  <c:v>33.0</c:v>
                </c:pt>
                <c:pt idx="105">
                  <c:v>41.0</c:v>
                </c:pt>
                <c:pt idx="106">
                  <c:v>42.0</c:v>
                </c:pt>
                <c:pt idx="107">
                  <c:v>43.0</c:v>
                </c:pt>
                <c:pt idx="108">
                  <c:v>45.0</c:v>
                </c:pt>
                <c:pt idx="109">
                  <c:v>43.0</c:v>
                </c:pt>
                <c:pt idx="110">
                  <c:v>43.0</c:v>
                </c:pt>
                <c:pt idx="111">
                  <c:v>44.0</c:v>
                </c:pt>
                <c:pt idx="112">
                  <c:v>44.0</c:v>
                </c:pt>
                <c:pt idx="113">
                  <c:v>44.0</c:v>
                </c:pt>
                <c:pt idx="114">
                  <c:v>46.0</c:v>
                </c:pt>
                <c:pt idx="115">
                  <c:v>45.0</c:v>
                </c:pt>
                <c:pt idx="116">
                  <c:v>42.0</c:v>
                </c:pt>
                <c:pt idx="117">
                  <c:v>40.0</c:v>
                </c:pt>
                <c:pt idx="118">
                  <c:v>41.0</c:v>
                </c:pt>
                <c:pt idx="119">
                  <c:v>42.0</c:v>
                </c:pt>
                <c:pt idx="120">
                  <c:v>42.0</c:v>
                </c:pt>
                <c:pt idx="121">
                  <c:v>36.0</c:v>
                </c:pt>
                <c:pt idx="122">
                  <c:v>38.0</c:v>
                </c:pt>
                <c:pt idx="123">
                  <c:v>40.0</c:v>
                </c:pt>
                <c:pt idx="124">
                  <c:v>40.0</c:v>
                </c:pt>
                <c:pt idx="125">
                  <c:v>41.0</c:v>
                </c:pt>
                <c:pt idx="126">
                  <c:v>40.0</c:v>
                </c:pt>
                <c:pt idx="127">
                  <c:v>40.0</c:v>
                </c:pt>
                <c:pt idx="128">
                  <c:v>38.0</c:v>
                </c:pt>
                <c:pt idx="129">
                  <c:v>39.0</c:v>
                </c:pt>
                <c:pt idx="130">
                  <c:v>40.0</c:v>
                </c:pt>
                <c:pt idx="131">
                  <c:v>39.0</c:v>
                </c:pt>
                <c:pt idx="132">
                  <c:v>39.0</c:v>
                </c:pt>
                <c:pt idx="133">
                  <c:v>38.0</c:v>
                </c:pt>
                <c:pt idx="134">
                  <c:v>38.0</c:v>
                </c:pt>
                <c:pt idx="135">
                  <c:v>38.0</c:v>
                </c:pt>
                <c:pt idx="136">
                  <c:v>34.0</c:v>
                </c:pt>
                <c:pt idx="137">
                  <c:v>39.0</c:v>
                </c:pt>
                <c:pt idx="138">
                  <c:v>38.0</c:v>
                </c:pt>
                <c:pt idx="139">
                  <c:v>36.0</c:v>
                </c:pt>
                <c:pt idx="140">
                  <c:v>36.0</c:v>
                </c:pt>
                <c:pt idx="141">
                  <c:v>35.0</c:v>
                </c:pt>
                <c:pt idx="142">
                  <c:v>36.0</c:v>
                </c:pt>
                <c:pt idx="143">
                  <c:v>36.0</c:v>
                </c:pt>
                <c:pt idx="144">
                  <c:v>39.0</c:v>
                </c:pt>
                <c:pt idx="145">
                  <c:v>37.0</c:v>
                </c:pt>
                <c:pt idx="146">
                  <c:v>36.0</c:v>
                </c:pt>
                <c:pt idx="147">
                  <c:v>36.0</c:v>
                </c:pt>
                <c:pt idx="148">
                  <c:v>34.0</c:v>
                </c:pt>
                <c:pt idx="149">
                  <c:v>36.0</c:v>
                </c:pt>
                <c:pt idx="150">
                  <c:v>36.0</c:v>
                </c:pt>
                <c:pt idx="151">
                  <c:v>34.0</c:v>
                </c:pt>
                <c:pt idx="152">
                  <c:v>32.0</c:v>
                </c:pt>
                <c:pt idx="153">
                  <c:v>32.0</c:v>
                </c:pt>
                <c:pt idx="154">
                  <c:v>35.0</c:v>
                </c:pt>
                <c:pt idx="155">
                  <c:v>26.0</c:v>
                </c:pt>
                <c:pt idx="156">
                  <c:v>24.0</c:v>
                </c:pt>
                <c:pt idx="157">
                  <c:v>31.0</c:v>
                </c:pt>
                <c:pt idx="158">
                  <c:v>34.0</c:v>
                </c:pt>
                <c:pt idx="159">
                  <c:v>31.0</c:v>
                </c:pt>
                <c:pt idx="160">
                  <c:v>30.0</c:v>
                </c:pt>
                <c:pt idx="161">
                  <c:v>33.0</c:v>
                </c:pt>
                <c:pt idx="162">
                  <c:v>33.0</c:v>
                </c:pt>
                <c:pt idx="163">
                  <c:v>33.0</c:v>
                </c:pt>
                <c:pt idx="164">
                  <c:v>33.0</c:v>
                </c:pt>
              </c:numCache>
            </c:numRef>
          </c:val>
          <c:smooth val="0"/>
        </c:ser>
        <c:ser>
          <c:idx val="3"/>
          <c:order val="3"/>
          <c:tx>
            <c:strRef>
              <c:f>googleTrends.csv!$E$5</c:f>
              <c:strCache>
                <c:ptCount val="1"/>
                <c:pt idx="0">
                  <c:v>cakephp</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googleTrends.csv!$E$6:$E$170</c:f>
              <c:numCache>
                <c:formatCode>General</c:formatCode>
                <c:ptCount val="165"/>
                <c:pt idx="0">
                  <c:v>28.0</c:v>
                </c:pt>
                <c:pt idx="1">
                  <c:v>29.0</c:v>
                </c:pt>
                <c:pt idx="2">
                  <c:v>34.0</c:v>
                </c:pt>
                <c:pt idx="3">
                  <c:v>34.0</c:v>
                </c:pt>
                <c:pt idx="4">
                  <c:v>31.0</c:v>
                </c:pt>
                <c:pt idx="5">
                  <c:v>32.0</c:v>
                </c:pt>
                <c:pt idx="6">
                  <c:v>33.0</c:v>
                </c:pt>
                <c:pt idx="7">
                  <c:v>33.0</c:v>
                </c:pt>
                <c:pt idx="8">
                  <c:v>33.0</c:v>
                </c:pt>
                <c:pt idx="9">
                  <c:v>31.0</c:v>
                </c:pt>
                <c:pt idx="10">
                  <c:v>31.0</c:v>
                </c:pt>
                <c:pt idx="11">
                  <c:v>33.0</c:v>
                </c:pt>
                <c:pt idx="12">
                  <c:v>32.0</c:v>
                </c:pt>
                <c:pt idx="13">
                  <c:v>33.0</c:v>
                </c:pt>
                <c:pt idx="14">
                  <c:v>32.0</c:v>
                </c:pt>
                <c:pt idx="15">
                  <c:v>31.0</c:v>
                </c:pt>
                <c:pt idx="16">
                  <c:v>30.0</c:v>
                </c:pt>
                <c:pt idx="17">
                  <c:v>30.0</c:v>
                </c:pt>
                <c:pt idx="18">
                  <c:v>32.0</c:v>
                </c:pt>
                <c:pt idx="19">
                  <c:v>33.0</c:v>
                </c:pt>
                <c:pt idx="20">
                  <c:v>33.0</c:v>
                </c:pt>
                <c:pt idx="21">
                  <c:v>29.0</c:v>
                </c:pt>
                <c:pt idx="22">
                  <c:v>30.0</c:v>
                </c:pt>
                <c:pt idx="23">
                  <c:v>34.0</c:v>
                </c:pt>
                <c:pt idx="24">
                  <c:v>33.0</c:v>
                </c:pt>
                <c:pt idx="25">
                  <c:v>33.0</c:v>
                </c:pt>
                <c:pt idx="26">
                  <c:v>33.0</c:v>
                </c:pt>
                <c:pt idx="27">
                  <c:v>34.0</c:v>
                </c:pt>
                <c:pt idx="28">
                  <c:v>34.0</c:v>
                </c:pt>
                <c:pt idx="29">
                  <c:v>30.0</c:v>
                </c:pt>
                <c:pt idx="30">
                  <c:v>29.0</c:v>
                </c:pt>
                <c:pt idx="31">
                  <c:v>29.0</c:v>
                </c:pt>
                <c:pt idx="32">
                  <c:v>30.0</c:v>
                </c:pt>
                <c:pt idx="33">
                  <c:v>31.0</c:v>
                </c:pt>
                <c:pt idx="34">
                  <c:v>31.0</c:v>
                </c:pt>
                <c:pt idx="35">
                  <c:v>29.0</c:v>
                </c:pt>
                <c:pt idx="36">
                  <c:v>30.0</c:v>
                </c:pt>
                <c:pt idx="37">
                  <c:v>30.0</c:v>
                </c:pt>
                <c:pt idx="38">
                  <c:v>30.0</c:v>
                </c:pt>
                <c:pt idx="39">
                  <c:v>29.0</c:v>
                </c:pt>
                <c:pt idx="40">
                  <c:v>28.0</c:v>
                </c:pt>
                <c:pt idx="41">
                  <c:v>32.0</c:v>
                </c:pt>
                <c:pt idx="42">
                  <c:v>29.0</c:v>
                </c:pt>
                <c:pt idx="43">
                  <c:v>30.0</c:v>
                </c:pt>
                <c:pt idx="44">
                  <c:v>30.0</c:v>
                </c:pt>
                <c:pt idx="45">
                  <c:v>30.0</c:v>
                </c:pt>
                <c:pt idx="46">
                  <c:v>28.0</c:v>
                </c:pt>
                <c:pt idx="47">
                  <c:v>29.0</c:v>
                </c:pt>
                <c:pt idx="48">
                  <c:v>27.0</c:v>
                </c:pt>
                <c:pt idx="49">
                  <c:v>28.0</c:v>
                </c:pt>
                <c:pt idx="50">
                  <c:v>28.0</c:v>
                </c:pt>
                <c:pt idx="51">
                  <c:v>23.0</c:v>
                </c:pt>
                <c:pt idx="52">
                  <c:v>25.0</c:v>
                </c:pt>
                <c:pt idx="53">
                  <c:v>26.0</c:v>
                </c:pt>
                <c:pt idx="54">
                  <c:v>28.0</c:v>
                </c:pt>
                <c:pt idx="55">
                  <c:v>28.0</c:v>
                </c:pt>
                <c:pt idx="56">
                  <c:v>31.0</c:v>
                </c:pt>
                <c:pt idx="57">
                  <c:v>31.0</c:v>
                </c:pt>
                <c:pt idx="58">
                  <c:v>28.0</c:v>
                </c:pt>
                <c:pt idx="59">
                  <c:v>29.0</c:v>
                </c:pt>
                <c:pt idx="60">
                  <c:v>30.0</c:v>
                </c:pt>
                <c:pt idx="61">
                  <c:v>28.0</c:v>
                </c:pt>
                <c:pt idx="62">
                  <c:v>28.0</c:v>
                </c:pt>
                <c:pt idx="63">
                  <c:v>30.0</c:v>
                </c:pt>
                <c:pt idx="64">
                  <c:v>29.0</c:v>
                </c:pt>
                <c:pt idx="65">
                  <c:v>28.0</c:v>
                </c:pt>
                <c:pt idx="66">
                  <c:v>26.0</c:v>
                </c:pt>
                <c:pt idx="67">
                  <c:v>29.0</c:v>
                </c:pt>
                <c:pt idx="68">
                  <c:v>29.0</c:v>
                </c:pt>
                <c:pt idx="69">
                  <c:v>27.0</c:v>
                </c:pt>
                <c:pt idx="70">
                  <c:v>30.0</c:v>
                </c:pt>
                <c:pt idx="71">
                  <c:v>28.0</c:v>
                </c:pt>
                <c:pt idx="72">
                  <c:v>30.0</c:v>
                </c:pt>
                <c:pt idx="73">
                  <c:v>28.0</c:v>
                </c:pt>
                <c:pt idx="74">
                  <c:v>28.0</c:v>
                </c:pt>
                <c:pt idx="75">
                  <c:v>29.0</c:v>
                </c:pt>
                <c:pt idx="76">
                  <c:v>30.0</c:v>
                </c:pt>
                <c:pt idx="77">
                  <c:v>29.0</c:v>
                </c:pt>
                <c:pt idx="78">
                  <c:v>29.0</c:v>
                </c:pt>
                <c:pt idx="79">
                  <c:v>29.0</c:v>
                </c:pt>
                <c:pt idx="80">
                  <c:v>26.0</c:v>
                </c:pt>
                <c:pt idx="81">
                  <c:v>30.0</c:v>
                </c:pt>
                <c:pt idx="82">
                  <c:v>28.0</c:v>
                </c:pt>
                <c:pt idx="83">
                  <c:v>28.0</c:v>
                </c:pt>
                <c:pt idx="84">
                  <c:v>28.0</c:v>
                </c:pt>
                <c:pt idx="85">
                  <c:v>28.0</c:v>
                </c:pt>
                <c:pt idx="86">
                  <c:v>26.0</c:v>
                </c:pt>
                <c:pt idx="87">
                  <c:v>28.0</c:v>
                </c:pt>
                <c:pt idx="88">
                  <c:v>26.0</c:v>
                </c:pt>
                <c:pt idx="89">
                  <c:v>25.0</c:v>
                </c:pt>
                <c:pt idx="90">
                  <c:v>27.0</c:v>
                </c:pt>
                <c:pt idx="91">
                  <c:v>27.0</c:v>
                </c:pt>
                <c:pt idx="92">
                  <c:v>27.0</c:v>
                </c:pt>
                <c:pt idx="93">
                  <c:v>26.0</c:v>
                </c:pt>
                <c:pt idx="94">
                  <c:v>25.0</c:v>
                </c:pt>
                <c:pt idx="95">
                  <c:v>25.0</c:v>
                </c:pt>
                <c:pt idx="96">
                  <c:v>25.0</c:v>
                </c:pt>
                <c:pt idx="97">
                  <c:v>24.0</c:v>
                </c:pt>
                <c:pt idx="98">
                  <c:v>26.0</c:v>
                </c:pt>
                <c:pt idx="99">
                  <c:v>26.0</c:v>
                </c:pt>
                <c:pt idx="100">
                  <c:v>26.0</c:v>
                </c:pt>
                <c:pt idx="101">
                  <c:v>26.0</c:v>
                </c:pt>
                <c:pt idx="102">
                  <c:v>24.0</c:v>
                </c:pt>
                <c:pt idx="103">
                  <c:v>18.0</c:v>
                </c:pt>
                <c:pt idx="104">
                  <c:v>18.0</c:v>
                </c:pt>
                <c:pt idx="105">
                  <c:v>25.0</c:v>
                </c:pt>
                <c:pt idx="106">
                  <c:v>23.0</c:v>
                </c:pt>
                <c:pt idx="107">
                  <c:v>26.0</c:v>
                </c:pt>
                <c:pt idx="108">
                  <c:v>26.0</c:v>
                </c:pt>
                <c:pt idx="109">
                  <c:v>26.0</c:v>
                </c:pt>
                <c:pt idx="110">
                  <c:v>24.0</c:v>
                </c:pt>
                <c:pt idx="111">
                  <c:v>26.0</c:v>
                </c:pt>
                <c:pt idx="112">
                  <c:v>26.0</c:v>
                </c:pt>
                <c:pt idx="113">
                  <c:v>26.0</c:v>
                </c:pt>
                <c:pt idx="114">
                  <c:v>25.0</c:v>
                </c:pt>
                <c:pt idx="115">
                  <c:v>26.0</c:v>
                </c:pt>
                <c:pt idx="116">
                  <c:v>25.0</c:v>
                </c:pt>
                <c:pt idx="117">
                  <c:v>25.0</c:v>
                </c:pt>
                <c:pt idx="118">
                  <c:v>26.0</c:v>
                </c:pt>
                <c:pt idx="119">
                  <c:v>27.0</c:v>
                </c:pt>
                <c:pt idx="120">
                  <c:v>29.0</c:v>
                </c:pt>
                <c:pt idx="121">
                  <c:v>24.0</c:v>
                </c:pt>
                <c:pt idx="122">
                  <c:v>25.0</c:v>
                </c:pt>
                <c:pt idx="123">
                  <c:v>27.0</c:v>
                </c:pt>
                <c:pt idx="124">
                  <c:v>27.0</c:v>
                </c:pt>
                <c:pt idx="125">
                  <c:v>27.0</c:v>
                </c:pt>
                <c:pt idx="126">
                  <c:v>26.0</c:v>
                </c:pt>
                <c:pt idx="127">
                  <c:v>27.0</c:v>
                </c:pt>
                <c:pt idx="128">
                  <c:v>25.0</c:v>
                </c:pt>
                <c:pt idx="129">
                  <c:v>28.0</c:v>
                </c:pt>
                <c:pt idx="130">
                  <c:v>26.0</c:v>
                </c:pt>
                <c:pt idx="131">
                  <c:v>26.0</c:v>
                </c:pt>
                <c:pt idx="132">
                  <c:v>27.0</c:v>
                </c:pt>
                <c:pt idx="133">
                  <c:v>26.0</c:v>
                </c:pt>
                <c:pt idx="134">
                  <c:v>25.0</c:v>
                </c:pt>
                <c:pt idx="135">
                  <c:v>25.0</c:v>
                </c:pt>
                <c:pt idx="136">
                  <c:v>22.0</c:v>
                </c:pt>
                <c:pt idx="137">
                  <c:v>24.0</c:v>
                </c:pt>
                <c:pt idx="138">
                  <c:v>25.0</c:v>
                </c:pt>
                <c:pt idx="139">
                  <c:v>24.0</c:v>
                </c:pt>
                <c:pt idx="140">
                  <c:v>25.0</c:v>
                </c:pt>
                <c:pt idx="141">
                  <c:v>24.0</c:v>
                </c:pt>
                <c:pt idx="142">
                  <c:v>25.0</c:v>
                </c:pt>
                <c:pt idx="143">
                  <c:v>26.0</c:v>
                </c:pt>
                <c:pt idx="144">
                  <c:v>27.0</c:v>
                </c:pt>
                <c:pt idx="145">
                  <c:v>25.0</c:v>
                </c:pt>
                <c:pt idx="146">
                  <c:v>25.0</c:v>
                </c:pt>
                <c:pt idx="147">
                  <c:v>24.0</c:v>
                </c:pt>
                <c:pt idx="148">
                  <c:v>24.0</c:v>
                </c:pt>
                <c:pt idx="149">
                  <c:v>25.0</c:v>
                </c:pt>
                <c:pt idx="150">
                  <c:v>25.0</c:v>
                </c:pt>
                <c:pt idx="151">
                  <c:v>23.0</c:v>
                </c:pt>
                <c:pt idx="152">
                  <c:v>24.0</c:v>
                </c:pt>
                <c:pt idx="153">
                  <c:v>23.0</c:v>
                </c:pt>
                <c:pt idx="154">
                  <c:v>23.0</c:v>
                </c:pt>
                <c:pt idx="155">
                  <c:v>19.0</c:v>
                </c:pt>
                <c:pt idx="156">
                  <c:v>17.0</c:v>
                </c:pt>
                <c:pt idx="157">
                  <c:v>23.0</c:v>
                </c:pt>
                <c:pt idx="158">
                  <c:v>25.0</c:v>
                </c:pt>
                <c:pt idx="159">
                  <c:v>25.0</c:v>
                </c:pt>
                <c:pt idx="160">
                  <c:v>23.0</c:v>
                </c:pt>
                <c:pt idx="161">
                  <c:v>23.0</c:v>
                </c:pt>
                <c:pt idx="162">
                  <c:v>23.0</c:v>
                </c:pt>
                <c:pt idx="163">
                  <c:v>26.0</c:v>
                </c:pt>
                <c:pt idx="164">
                  <c:v>26.0</c:v>
                </c:pt>
              </c:numCache>
            </c:numRef>
          </c:val>
          <c:smooth val="0"/>
        </c:ser>
        <c:ser>
          <c:idx val="4"/>
          <c:order val="4"/>
          <c:tx>
            <c:strRef>
              <c:f>googleTrends.csv!$F$5</c:f>
              <c:strCache>
                <c:ptCount val="1"/>
                <c:pt idx="0">
                  <c:v>symfony</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googleTrends.csv!$F$6:$F$170</c:f>
              <c:numCache>
                <c:formatCode>General</c:formatCode>
                <c:ptCount val="165"/>
                <c:pt idx="0">
                  <c:v>25.0</c:v>
                </c:pt>
                <c:pt idx="1">
                  <c:v>26.0</c:v>
                </c:pt>
                <c:pt idx="2">
                  <c:v>27.0</c:v>
                </c:pt>
                <c:pt idx="3">
                  <c:v>26.0</c:v>
                </c:pt>
                <c:pt idx="4">
                  <c:v>26.0</c:v>
                </c:pt>
                <c:pt idx="5">
                  <c:v>29.0</c:v>
                </c:pt>
                <c:pt idx="6">
                  <c:v>28.0</c:v>
                </c:pt>
                <c:pt idx="7">
                  <c:v>29.0</c:v>
                </c:pt>
                <c:pt idx="8">
                  <c:v>29.0</c:v>
                </c:pt>
                <c:pt idx="9">
                  <c:v>29.0</c:v>
                </c:pt>
                <c:pt idx="10">
                  <c:v>30.0</c:v>
                </c:pt>
                <c:pt idx="11">
                  <c:v>29.0</c:v>
                </c:pt>
                <c:pt idx="12">
                  <c:v>27.0</c:v>
                </c:pt>
                <c:pt idx="13">
                  <c:v>30.0</c:v>
                </c:pt>
                <c:pt idx="14">
                  <c:v>28.0</c:v>
                </c:pt>
                <c:pt idx="15">
                  <c:v>28.0</c:v>
                </c:pt>
                <c:pt idx="16">
                  <c:v>25.0</c:v>
                </c:pt>
                <c:pt idx="17">
                  <c:v>24.0</c:v>
                </c:pt>
                <c:pt idx="18">
                  <c:v>26.0</c:v>
                </c:pt>
                <c:pt idx="19">
                  <c:v>27.0</c:v>
                </c:pt>
                <c:pt idx="20">
                  <c:v>25.0</c:v>
                </c:pt>
                <c:pt idx="21">
                  <c:v>27.0</c:v>
                </c:pt>
                <c:pt idx="22">
                  <c:v>27.0</c:v>
                </c:pt>
                <c:pt idx="23">
                  <c:v>28.0</c:v>
                </c:pt>
                <c:pt idx="24">
                  <c:v>26.0</c:v>
                </c:pt>
                <c:pt idx="25">
                  <c:v>28.0</c:v>
                </c:pt>
                <c:pt idx="26">
                  <c:v>29.0</c:v>
                </c:pt>
                <c:pt idx="27">
                  <c:v>26.0</c:v>
                </c:pt>
                <c:pt idx="28">
                  <c:v>26.0</c:v>
                </c:pt>
                <c:pt idx="29">
                  <c:v>29.0</c:v>
                </c:pt>
                <c:pt idx="30">
                  <c:v>28.0</c:v>
                </c:pt>
                <c:pt idx="31">
                  <c:v>26.0</c:v>
                </c:pt>
                <c:pt idx="32">
                  <c:v>24.0</c:v>
                </c:pt>
                <c:pt idx="33">
                  <c:v>26.0</c:v>
                </c:pt>
                <c:pt idx="34">
                  <c:v>24.0</c:v>
                </c:pt>
                <c:pt idx="35">
                  <c:v>24.0</c:v>
                </c:pt>
                <c:pt idx="36">
                  <c:v>25.0</c:v>
                </c:pt>
                <c:pt idx="37">
                  <c:v>24.0</c:v>
                </c:pt>
                <c:pt idx="38">
                  <c:v>24.0</c:v>
                </c:pt>
                <c:pt idx="39">
                  <c:v>23.0</c:v>
                </c:pt>
                <c:pt idx="40">
                  <c:v>24.0</c:v>
                </c:pt>
                <c:pt idx="41">
                  <c:v>24.0</c:v>
                </c:pt>
                <c:pt idx="42">
                  <c:v>25.0</c:v>
                </c:pt>
                <c:pt idx="43">
                  <c:v>25.0</c:v>
                </c:pt>
                <c:pt idx="44">
                  <c:v>27.0</c:v>
                </c:pt>
                <c:pt idx="45">
                  <c:v>25.0</c:v>
                </c:pt>
                <c:pt idx="46">
                  <c:v>25.0</c:v>
                </c:pt>
                <c:pt idx="47">
                  <c:v>24.0</c:v>
                </c:pt>
                <c:pt idx="48">
                  <c:v>23.0</c:v>
                </c:pt>
                <c:pt idx="49">
                  <c:v>23.0</c:v>
                </c:pt>
                <c:pt idx="50">
                  <c:v>20.0</c:v>
                </c:pt>
                <c:pt idx="51">
                  <c:v>17.0</c:v>
                </c:pt>
                <c:pt idx="52">
                  <c:v>19.0</c:v>
                </c:pt>
                <c:pt idx="53">
                  <c:v>24.0</c:v>
                </c:pt>
                <c:pt idx="54">
                  <c:v>22.0</c:v>
                </c:pt>
                <c:pt idx="55">
                  <c:v>22.0</c:v>
                </c:pt>
                <c:pt idx="56">
                  <c:v>23.0</c:v>
                </c:pt>
                <c:pt idx="57">
                  <c:v>22.0</c:v>
                </c:pt>
                <c:pt idx="58">
                  <c:v>23.0</c:v>
                </c:pt>
                <c:pt idx="59">
                  <c:v>24.0</c:v>
                </c:pt>
                <c:pt idx="60">
                  <c:v>24.0</c:v>
                </c:pt>
                <c:pt idx="61">
                  <c:v>22.0</c:v>
                </c:pt>
                <c:pt idx="62">
                  <c:v>21.0</c:v>
                </c:pt>
                <c:pt idx="63">
                  <c:v>24.0</c:v>
                </c:pt>
                <c:pt idx="64">
                  <c:v>22.0</c:v>
                </c:pt>
                <c:pt idx="65">
                  <c:v>20.0</c:v>
                </c:pt>
                <c:pt idx="66">
                  <c:v>21.0</c:v>
                </c:pt>
                <c:pt idx="67">
                  <c:v>23.0</c:v>
                </c:pt>
                <c:pt idx="68">
                  <c:v>22.0</c:v>
                </c:pt>
                <c:pt idx="69">
                  <c:v>21.0</c:v>
                </c:pt>
                <c:pt idx="70">
                  <c:v>21.0</c:v>
                </c:pt>
                <c:pt idx="71">
                  <c:v>19.0</c:v>
                </c:pt>
                <c:pt idx="72">
                  <c:v>22.0</c:v>
                </c:pt>
                <c:pt idx="73">
                  <c:v>23.0</c:v>
                </c:pt>
                <c:pt idx="74">
                  <c:v>23.0</c:v>
                </c:pt>
                <c:pt idx="75">
                  <c:v>23.0</c:v>
                </c:pt>
                <c:pt idx="76">
                  <c:v>22.0</c:v>
                </c:pt>
                <c:pt idx="77">
                  <c:v>23.0</c:v>
                </c:pt>
                <c:pt idx="78">
                  <c:v>23.0</c:v>
                </c:pt>
                <c:pt idx="79">
                  <c:v>23.0</c:v>
                </c:pt>
                <c:pt idx="80">
                  <c:v>21.0</c:v>
                </c:pt>
                <c:pt idx="81">
                  <c:v>22.0</c:v>
                </c:pt>
                <c:pt idx="82">
                  <c:v>21.0</c:v>
                </c:pt>
                <c:pt idx="83">
                  <c:v>22.0</c:v>
                </c:pt>
                <c:pt idx="84">
                  <c:v>19.0</c:v>
                </c:pt>
                <c:pt idx="85">
                  <c:v>22.0</c:v>
                </c:pt>
                <c:pt idx="86">
                  <c:v>20.0</c:v>
                </c:pt>
                <c:pt idx="87">
                  <c:v>24.0</c:v>
                </c:pt>
                <c:pt idx="88">
                  <c:v>23.0</c:v>
                </c:pt>
                <c:pt idx="89">
                  <c:v>23.0</c:v>
                </c:pt>
                <c:pt idx="90">
                  <c:v>23.0</c:v>
                </c:pt>
                <c:pt idx="91">
                  <c:v>23.0</c:v>
                </c:pt>
                <c:pt idx="92">
                  <c:v>22.0</c:v>
                </c:pt>
                <c:pt idx="93">
                  <c:v>21.0</c:v>
                </c:pt>
                <c:pt idx="94">
                  <c:v>22.0</c:v>
                </c:pt>
                <c:pt idx="95">
                  <c:v>20.0</c:v>
                </c:pt>
                <c:pt idx="96">
                  <c:v>23.0</c:v>
                </c:pt>
                <c:pt idx="97">
                  <c:v>22.0</c:v>
                </c:pt>
                <c:pt idx="98">
                  <c:v>22.0</c:v>
                </c:pt>
                <c:pt idx="99">
                  <c:v>22.0</c:v>
                </c:pt>
                <c:pt idx="100">
                  <c:v>21.0</c:v>
                </c:pt>
                <c:pt idx="101">
                  <c:v>20.0</c:v>
                </c:pt>
                <c:pt idx="102">
                  <c:v>20.0</c:v>
                </c:pt>
                <c:pt idx="103">
                  <c:v>15.0</c:v>
                </c:pt>
                <c:pt idx="104">
                  <c:v>15.0</c:v>
                </c:pt>
                <c:pt idx="105">
                  <c:v>22.0</c:v>
                </c:pt>
                <c:pt idx="106">
                  <c:v>21.0</c:v>
                </c:pt>
                <c:pt idx="107">
                  <c:v>22.0</c:v>
                </c:pt>
                <c:pt idx="108">
                  <c:v>21.0</c:v>
                </c:pt>
                <c:pt idx="109">
                  <c:v>21.0</c:v>
                </c:pt>
                <c:pt idx="110">
                  <c:v>20.0</c:v>
                </c:pt>
                <c:pt idx="111">
                  <c:v>23.0</c:v>
                </c:pt>
                <c:pt idx="112">
                  <c:v>21.0</c:v>
                </c:pt>
                <c:pt idx="113">
                  <c:v>22.0</c:v>
                </c:pt>
                <c:pt idx="114">
                  <c:v>22.0</c:v>
                </c:pt>
                <c:pt idx="115">
                  <c:v>21.0</c:v>
                </c:pt>
                <c:pt idx="116">
                  <c:v>22.0</c:v>
                </c:pt>
                <c:pt idx="117">
                  <c:v>22.0</c:v>
                </c:pt>
                <c:pt idx="118">
                  <c:v>23.0</c:v>
                </c:pt>
                <c:pt idx="119">
                  <c:v>23.0</c:v>
                </c:pt>
                <c:pt idx="120">
                  <c:v>23.0</c:v>
                </c:pt>
                <c:pt idx="121">
                  <c:v>19.0</c:v>
                </c:pt>
                <c:pt idx="122">
                  <c:v>18.0</c:v>
                </c:pt>
                <c:pt idx="123">
                  <c:v>22.0</c:v>
                </c:pt>
                <c:pt idx="124">
                  <c:v>22.0</c:v>
                </c:pt>
                <c:pt idx="125">
                  <c:v>21.0</c:v>
                </c:pt>
                <c:pt idx="126">
                  <c:v>23.0</c:v>
                </c:pt>
                <c:pt idx="127">
                  <c:v>24.0</c:v>
                </c:pt>
                <c:pt idx="128">
                  <c:v>23.0</c:v>
                </c:pt>
                <c:pt idx="129">
                  <c:v>24.0</c:v>
                </c:pt>
                <c:pt idx="130">
                  <c:v>24.0</c:v>
                </c:pt>
                <c:pt idx="131">
                  <c:v>25.0</c:v>
                </c:pt>
                <c:pt idx="132">
                  <c:v>23.0</c:v>
                </c:pt>
                <c:pt idx="133">
                  <c:v>22.0</c:v>
                </c:pt>
                <c:pt idx="134">
                  <c:v>22.0</c:v>
                </c:pt>
                <c:pt idx="135">
                  <c:v>21.0</c:v>
                </c:pt>
                <c:pt idx="136">
                  <c:v>21.0</c:v>
                </c:pt>
                <c:pt idx="137">
                  <c:v>22.0</c:v>
                </c:pt>
                <c:pt idx="138">
                  <c:v>21.0</c:v>
                </c:pt>
                <c:pt idx="139">
                  <c:v>23.0</c:v>
                </c:pt>
                <c:pt idx="140">
                  <c:v>21.0</c:v>
                </c:pt>
                <c:pt idx="141">
                  <c:v>20.0</c:v>
                </c:pt>
                <c:pt idx="142">
                  <c:v>22.0</c:v>
                </c:pt>
                <c:pt idx="143">
                  <c:v>23.0</c:v>
                </c:pt>
                <c:pt idx="144">
                  <c:v>24.0</c:v>
                </c:pt>
                <c:pt idx="145">
                  <c:v>24.0</c:v>
                </c:pt>
                <c:pt idx="146">
                  <c:v>24.0</c:v>
                </c:pt>
                <c:pt idx="147">
                  <c:v>22.0</c:v>
                </c:pt>
                <c:pt idx="148">
                  <c:v>25.0</c:v>
                </c:pt>
                <c:pt idx="149">
                  <c:v>23.0</c:v>
                </c:pt>
                <c:pt idx="150">
                  <c:v>24.0</c:v>
                </c:pt>
                <c:pt idx="151">
                  <c:v>23.0</c:v>
                </c:pt>
                <c:pt idx="152">
                  <c:v>24.0</c:v>
                </c:pt>
                <c:pt idx="153">
                  <c:v>25.0</c:v>
                </c:pt>
                <c:pt idx="154">
                  <c:v>24.0</c:v>
                </c:pt>
                <c:pt idx="155">
                  <c:v>17.0</c:v>
                </c:pt>
                <c:pt idx="156">
                  <c:v>16.0</c:v>
                </c:pt>
                <c:pt idx="157">
                  <c:v>22.0</c:v>
                </c:pt>
                <c:pt idx="158">
                  <c:v>23.0</c:v>
                </c:pt>
                <c:pt idx="159">
                  <c:v>24.0</c:v>
                </c:pt>
                <c:pt idx="160">
                  <c:v>24.0</c:v>
                </c:pt>
                <c:pt idx="161">
                  <c:v>25.0</c:v>
                </c:pt>
                <c:pt idx="162">
                  <c:v>23.0</c:v>
                </c:pt>
                <c:pt idx="163">
                  <c:v>25.0</c:v>
                </c:pt>
                <c:pt idx="164">
                  <c:v>25.0</c:v>
                </c:pt>
              </c:numCache>
            </c:numRef>
          </c:val>
          <c:smooth val="0"/>
        </c:ser>
        <c:dLbls>
          <c:showLegendKey val="0"/>
          <c:showVal val="0"/>
          <c:showCatName val="0"/>
          <c:showSerName val="0"/>
          <c:showPercent val="0"/>
          <c:showBubbleSize val="0"/>
        </c:dLbls>
        <c:marker val="1"/>
        <c:smooth val="0"/>
        <c:axId val="-2120330072"/>
        <c:axId val="2112248920"/>
      </c:lineChart>
      <c:catAx>
        <c:axId val="-2120330072"/>
        <c:scaling>
          <c:orientation val="minMax"/>
        </c:scaling>
        <c:delete val="0"/>
        <c:axPos val="b"/>
        <c:majorTickMark val="out"/>
        <c:minorTickMark val="none"/>
        <c:tickLblPos val="nextTo"/>
        <c:crossAx val="2112248920"/>
        <c:crosses val="autoZero"/>
        <c:auto val="1"/>
        <c:lblAlgn val="ctr"/>
        <c:lblOffset val="100"/>
        <c:noMultiLvlLbl val="0"/>
      </c:catAx>
      <c:valAx>
        <c:axId val="2112248920"/>
        <c:scaling>
          <c:orientation val="minMax"/>
        </c:scaling>
        <c:delete val="0"/>
        <c:axPos val="l"/>
        <c:majorGridlines/>
        <c:numFmt formatCode="General" sourceLinked="1"/>
        <c:majorTickMark val="out"/>
        <c:minorTickMark val="none"/>
        <c:tickLblPos val="nextTo"/>
        <c:crossAx val="-2120330072"/>
        <c:crosses val="autoZero"/>
        <c:crossBetween val="between"/>
      </c:valAx>
    </c:plotArea>
    <c:legend>
      <c:legendPos val="r"/>
      <c:layout/>
      <c:overlay val="0"/>
    </c:legend>
    <c:plotVisOnly val="1"/>
    <c:dispBlanksAs val="zero"/>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CC7DB0-8C99-BE42-9999-D31CE772C0B6}" type="doc">
      <dgm:prSet loTypeId="urn:microsoft.com/office/officeart/2005/8/layout/cycle7" loCatId="" qsTypeId="urn:microsoft.com/office/officeart/2005/8/quickstyle/simple4" qsCatId="simple" csTypeId="urn:microsoft.com/office/officeart/2005/8/colors/accent1_2" csCatId="accent1" phldr="1"/>
      <dgm:spPr/>
      <dgm:t>
        <a:bodyPr/>
        <a:lstStyle/>
        <a:p>
          <a:endParaRPr lang="en-US"/>
        </a:p>
      </dgm:t>
    </dgm:pt>
    <dgm:pt modelId="{A7F9E76E-9392-3144-BEB2-16A8D808A82D}">
      <dgm:prSet phldrT="[Text]"/>
      <dgm:spPr/>
      <dgm:t>
        <a:bodyPr/>
        <a:lstStyle/>
        <a:p>
          <a:r>
            <a:rPr lang="en-US"/>
            <a:t>Model</a:t>
          </a:r>
        </a:p>
        <a:p>
          <a:r>
            <a:rPr lang="en-US"/>
            <a:t>Venture.php</a:t>
          </a:r>
        </a:p>
      </dgm:t>
    </dgm:pt>
    <dgm:pt modelId="{FDDF518E-FE57-5947-A6C2-49144C704591}" type="parTrans" cxnId="{C5BCE41C-2938-BC4B-9D44-0F24A958C778}">
      <dgm:prSet/>
      <dgm:spPr/>
      <dgm:t>
        <a:bodyPr/>
        <a:lstStyle/>
        <a:p>
          <a:endParaRPr lang="en-US"/>
        </a:p>
      </dgm:t>
    </dgm:pt>
    <dgm:pt modelId="{FD2ACB10-4955-374A-BF78-EE8433F53238}" type="sibTrans" cxnId="{C5BCE41C-2938-BC4B-9D44-0F24A958C778}">
      <dgm:prSet/>
      <dgm:spPr>
        <a:noFill/>
      </dgm:spPr>
      <dgm:t>
        <a:bodyPr/>
        <a:lstStyle/>
        <a:p>
          <a:endParaRPr lang="en-US"/>
        </a:p>
      </dgm:t>
    </dgm:pt>
    <dgm:pt modelId="{6303D9D5-48A0-2F4A-855A-C8BDFCC95AE8}">
      <dgm:prSet phldrT="[Text]"/>
      <dgm:spPr/>
      <dgm:t>
        <a:bodyPr/>
        <a:lstStyle/>
        <a:p>
          <a:r>
            <a:rPr lang="en-US"/>
            <a:t>View</a:t>
          </a:r>
        </a:p>
        <a:p>
          <a:r>
            <a:rPr lang="en-US"/>
            <a:t>viewVenture.blade.php</a:t>
          </a:r>
        </a:p>
      </dgm:t>
    </dgm:pt>
    <dgm:pt modelId="{BDD13912-B64F-FF4B-B665-4F7B46F39A48}" type="parTrans" cxnId="{A0D156D2-73FE-A14A-8B44-EE5631D34B8E}">
      <dgm:prSet/>
      <dgm:spPr/>
      <dgm:t>
        <a:bodyPr/>
        <a:lstStyle/>
        <a:p>
          <a:endParaRPr lang="en-US"/>
        </a:p>
      </dgm:t>
    </dgm:pt>
    <dgm:pt modelId="{83CCA856-4BD7-EC40-BD4C-5B0234E88D15}" type="sibTrans" cxnId="{A0D156D2-73FE-A14A-8B44-EE5631D34B8E}">
      <dgm:prSet/>
      <dgm:spPr/>
      <dgm:t>
        <a:bodyPr/>
        <a:lstStyle/>
        <a:p>
          <a:endParaRPr lang="en-US"/>
        </a:p>
      </dgm:t>
    </dgm:pt>
    <dgm:pt modelId="{AFF66295-BB00-7041-BC8F-6E8980E5D61D}">
      <dgm:prSet phldrT="[Text]"/>
      <dgm:spPr/>
      <dgm:t>
        <a:bodyPr/>
        <a:lstStyle/>
        <a:p>
          <a:r>
            <a:rPr lang="en-US"/>
            <a:t>Controller</a:t>
          </a:r>
        </a:p>
        <a:p>
          <a:r>
            <a:rPr lang="en-US"/>
            <a:t>VentureController.php</a:t>
          </a:r>
          <a:endParaRPr lang="en-US"/>
        </a:p>
      </dgm:t>
    </dgm:pt>
    <dgm:pt modelId="{DA5CC324-6AE1-E240-9E02-77E7C0945023}" type="parTrans" cxnId="{F26A3144-97B6-624F-8EDB-C1987D9F4E52}">
      <dgm:prSet/>
      <dgm:spPr/>
      <dgm:t>
        <a:bodyPr/>
        <a:lstStyle/>
        <a:p>
          <a:endParaRPr lang="en-US"/>
        </a:p>
      </dgm:t>
    </dgm:pt>
    <dgm:pt modelId="{B23D4306-FC75-C640-8596-E693EE47029B}" type="sibTrans" cxnId="{F26A3144-97B6-624F-8EDB-C1987D9F4E52}">
      <dgm:prSet/>
      <dgm:spPr/>
      <dgm:t>
        <a:bodyPr/>
        <a:lstStyle/>
        <a:p>
          <a:endParaRPr lang="en-US"/>
        </a:p>
      </dgm:t>
    </dgm:pt>
    <dgm:pt modelId="{D37369EA-9DCB-A743-8CCA-87F2288FAF30}" type="pres">
      <dgm:prSet presAssocID="{BCCC7DB0-8C99-BE42-9999-D31CE772C0B6}" presName="Name0" presStyleCnt="0">
        <dgm:presLayoutVars>
          <dgm:dir/>
          <dgm:resizeHandles val="exact"/>
        </dgm:presLayoutVars>
      </dgm:prSet>
      <dgm:spPr/>
    </dgm:pt>
    <dgm:pt modelId="{4A722B1A-933D-CE46-8635-A845B7DD8302}" type="pres">
      <dgm:prSet presAssocID="{A7F9E76E-9392-3144-BEB2-16A8D808A82D}" presName="node" presStyleLbl="node1" presStyleIdx="0" presStyleCnt="3">
        <dgm:presLayoutVars>
          <dgm:bulletEnabled val="1"/>
        </dgm:presLayoutVars>
      </dgm:prSet>
      <dgm:spPr/>
      <dgm:t>
        <a:bodyPr/>
        <a:lstStyle/>
        <a:p>
          <a:endParaRPr lang="en-US"/>
        </a:p>
      </dgm:t>
    </dgm:pt>
    <dgm:pt modelId="{CCDB26DE-3181-9842-A858-0881E0248C54}" type="pres">
      <dgm:prSet presAssocID="{FD2ACB10-4955-374A-BF78-EE8433F53238}" presName="sibTrans" presStyleLbl="sibTrans2D1" presStyleIdx="0" presStyleCnt="3" custLinFactNeighborX="56028" custLinFactNeighborY="-37817"/>
      <dgm:spPr/>
    </dgm:pt>
    <dgm:pt modelId="{4D7F503A-501F-3F44-8E19-12AE6E722239}" type="pres">
      <dgm:prSet presAssocID="{FD2ACB10-4955-374A-BF78-EE8433F53238}" presName="connectorText" presStyleLbl="sibTrans2D1" presStyleIdx="0" presStyleCnt="3"/>
      <dgm:spPr/>
    </dgm:pt>
    <dgm:pt modelId="{29E597C6-314E-0243-BF0B-A58E89B59E02}" type="pres">
      <dgm:prSet presAssocID="{6303D9D5-48A0-2F4A-855A-C8BDFCC95AE8}" presName="node" presStyleLbl="node1" presStyleIdx="1" presStyleCnt="3">
        <dgm:presLayoutVars>
          <dgm:bulletEnabled val="1"/>
        </dgm:presLayoutVars>
      </dgm:prSet>
      <dgm:spPr/>
    </dgm:pt>
    <dgm:pt modelId="{AB517C35-D91D-C94B-83EA-53B0B22A272A}" type="pres">
      <dgm:prSet presAssocID="{83CCA856-4BD7-EC40-BD4C-5B0234E88D15}" presName="sibTrans" presStyleLbl="sibTrans2D1" presStyleIdx="1" presStyleCnt="3"/>
      <dgm:spPr/>
    </dgm:pt>
    <dgm:pt modelId="{8095DAF5-729A-B241-A997-39D2836CF513}" type="pres">
      <dgm:prSet presAssocID="{83CCA856-4BD7-EC40-BD4C-5B0234E88D15}" presName="connectorText" presStyleLbl="sibTrans2D1" presStyleIdx="1" presStyleCnt="3"/>
      <dgm:spPr/>
    </dgm:pt>
    <dgm:pt modelId="{E97263E8-1C78-F44D-92AD-3C78967396CC}" type="pres">
      <dgm:prSet presAssocID="{AFF66295-BB00-7041-BC8F-6E8980E5D61D}" presName="node" presStyleLbl="node1" presStyleIdx="2" presStyleCnt="3">
        <dgm:presLayoutVars>
          <dgm:bulletEnabled val="1"/>
        </dgm:presLayoutVars>
      </dgm:prSet>
      <dgm:spPr/>
      <dgm:t>
        <a:bodyPr/>
        <a:lstStyle/>
        <a:p>
          <a:endParaRPr lang="en-US"/>
        </a:p>
      </dgm:t>
    </dgm:pt>
    <dgm:pt modelId="{967A4B20-7D62-0844-A89C-96F7E49FC694}" type="pres">
      <dgm:prSet presAssocID="{B23D4306-FC75-C640-8596-E693EE47029B}" presName="sibTrans" presStyleLbl="sibTrans2D1" presStyleIdx="2" presStyleCnt="3"/>
      <dgm:spPr/>
    </dgm:pt>
    <dgm:pt modelId="{4B27A1FB-1D25-DF4A-8E79-115DC360CE40}" type="pres">
      <dgm:prSet presAssocID="{B23D4306-FC75-C640-8596-E693EE47029B}" presName="connectorText" presStyleLbl="sibTrans2D1" presStyleIdx="2" presStyleCnt="3"/>
      <dgm:spPr/>
    </dgm:pt>
  </dgm:ptLst>
  <dgm:cxnLst>
    <dgm:cxn modelId="{EA2D1F8B-462B-E148-ADC4-AAB38A16A35F}" type="presOf" srcId="{B23D4306-FC75-C640-8596-E693EE47029B}" destId="{967A4B20-7D62-0844-A89C-96F7E49FC694}" srcOrd="0" destOrd="0" presId="urn:microsoft.com/office/officeart/2005/8/layout/cycle7"/>
    <dgm:cxn modelId="{DF3A3FB3-2C9C-0F40-AF75-9A994A15FBBE}" type="presOf" srcId="{A7F9E76E-9392-3144-BEB2-16A8D808A82D}" destId="{4A722B1A-933D-CE46-8635-A845B7DD8302}" srcOrd="0" destOrd="0" presId="urn:microsoft.com/office/officeart/2005/8/layout/cycle7"/>
    <dgm:cxn modelId="{F0F69013-5884-C045-9A70-B1070F64B7B5}" type="presOf" srcId="{FD2ACB10-4955-374A-BF78-EE8433F53238}" destId="{4D7F503A-501F-3F44-8E19-12AE6E722239}" srcOrd="1" destOrd="0" presId="urn:microsoft.com/office/officeart/2005/8/layout/cycle7"/>
    <dgm:cxn modelId="{A0D156D2-73FE-A14A-8B44-EE5631D34B8E}" srcId="{BCCC7DB0-8C99-BE42-9999-D31CE772C0B6}" destId="{6303D9D5-48A0-2F4A-855A-C8BDFCC95AE8}" srcOrd="1" destOrd="0" parTransId="{BDD13912-B64F-FF4B-B665-4F7B46F39A48}" sibTransId="{83CCA856-4BD7-EC40-BD4C-5B0234E88D15}"/>
    <dgm:cxn modelId="{287244D3-F528-CA44-BCBE-375A2191185C}" type="presOf" srcId="{BCCC7DB0-8C99-BE42-9999-D31CE772C0B6}" destId="{D37369EA-9DCB-A743-8CCA-87F2288FAF30}" srcOrd="0" destOrd="0" presId="urn:microsoft.com/office/officeart/2005/8/layout/cycle7"/>
    <dgm:cxn modelId="{8B3876C6-D9DE-534D-8A80-6721B0F74BF6}" type="presOf" srcId="{6303D9D5-48A0-2F4A-855A-C8BDFCC95AE8}" destId="{29E597C6-314E-0243-BF0B-A58E89B59E02}" srcOrd="0" destOrd="0" presId="urn:microsoft.com/office/officeart/2005/8/layout/cycle7"/>
    <dgm:cxn modelId="{250F79A2-AB69-184C-B8B1-F1FD5890DB79}" type="presOf" srcId="{B23D4306-FC75-C640-8596-E693EE47029B}" destId="{4B27A1FB-1D25-DF4A-8E79-115DC360CE40}" srcOrd="1" destOrd="0" presId="urn:microsoft.com/office/officeart/2005/8/layout/cycle7"/>
    <dgm:cxn modelId="{F26A3144-97B6-624F-8EDB-C1987D9F4E52}" srcId="{BCCC7DB0-8C99-BE42-9999-D31CE772C0B6}" destId="{AFF66295-BB00-7041-BC8F-6E8980E5D61D}" srcOrd="2" destOrd="0" parTransId="{DA5CC324-6AE1-E240-9E02-77E7C0945023}" sibTransId="{B23D4306-FC75-C640-8596-E693EE47029B}"/>
    <dgm:cxn modelId="{270C92B8-92F7-9B4D-B8AF-F6814B8113EE}" type="presOf" srcId="{FD2ACB10-4955-374A-BF78-EE8433F53238}" destId="{CCDB26DE-3181-9842-A858-0881E0248C54}" srcOrd="0" destOrd="0" presId="urn:microsoft.com/office/officeart/2005/8/layout/cycle7"/>
    <dgm:cxn modelId="{1D4097B3-E4FC-6D47-A042-043601EE3A7E}" type="presOf" srcId="{AFF66295-BB00-7041-BC8F-6E8980E5D61D}" destId="{E97263E8-1C78-F44D-92AD-3C78967396CC}" srcOrd="0" destOrd="0" presId="urn:microsoft.com/office/officeart/2005/8/layout/cycle7"/>
    <dgm:cxn modelId="{C5BCE41C-2938-BC4B-9D44-0F24A958C778}" srcId="{BCCC7DB0-8C99-BE42-9999-D31CE772C0B6}" destId="{A7F9E76E-9392-3144-BEB2-16A8D808A82D}" srcOrd="0" destOrd="0" parTransId="{FDDF518E-FE57-5947-A6C2-49144C704591}" sibTransId="{FD2ACB10-4955-374A-BF78-EE8433F53238}"/>
    <dgm:cxn modelId="{66C4B027-8D54-CD47-97AA-52FB820C3F37}" type="presOf" srcId="{83CCA856-4BD7-EC40-BD4C-5B0234E88D15}" destId="{AB517C35-D91D-C94B-83EA-53B0B22A272A}" srcOrd="0" destOrd="0" presId="urn:microsoft.com/office/officeart/2005/8/layout/cycle7"/>
    <dgm:cxn modelId="{21CB3789-4520-904C-AAB9-C14969D5C6B0}" type="presOf" srcId="{83CCA856-4BD7-EC40-BD4C-5B0234E88D15}" destId="{8095DAF5-729A-B241-A997-39D2836CF513}" srcOrd="1" destOrd="0" presId="urn:microsoft.com/office/officeart/2005/8/layout/cycle7"/>
    <dgm:cxn modelId="{E5ECF7D1-B15E-C141-BAA3-36F12E5C5D48}" type="presParOf" srcId="{D37369EA-9DCB-A743-8CCA-87F2288FAF30}" destId="{4A722B1A-933D-CE46-8635-A845B7DD8302}" srcOrd="0" destOrd="0" presId="urn:microsoft.com/office/officeart/2005/8/layout/cycle7"/>
    <dgm:cxn modelId="{2448A4B0-E7B7-8B46-8A9A-D089BA789A8C}" type="presParOf" srcId="{D37369EA-9DCB-A743-8CCA-87F2288FAF30}" destId="{CCDB26DE-3181-9842-A858-0881E0248C54}" srcOrd="1" destOrd="0" presId="urn:microsoft.com/office/officeart/2005/8/layout/cycle7"/>
    <dgm:cxn modelId="{1B9EBDF8-B78C-6445-87A9-B59AA411E45F}" type="presParOf" srcId="{CCDB26DE-3181-9842-A858-0881E0248C54}" destId="{4D7F503A-501F-3F44-8E19-12AE6E722239}" srcOrd="0" destOrd="0" presId="urn:microsoft.com/office/officeart/2005/8/layout/cycle7"/>
    <dgm:cxn modelId="{35011F1A-417D-A748-88BE-3EF8566AD5FB}" type="presParOf" srcId="{D37369EA-9DCB-A743-8CCA-87F2288FAF30}" destId="{29E597C6-314E-0243-BF0B-A58E89B59E02}" srcOrd="2" destOrd="0" presId="urn:microsoft.com/office/officeart/2005/8/layout/cycle7"/>
    <dgm:cxn modelId="{B39CB28F-D628-2449-A70B-86E195225A43}" type="presParOf" srcId="{D37369EA-9DCB-A743-8CCA-87F2288FAF30}" destId="{AB517C35-D91D-C94B-83EA-53B0B22A272A}" srcOrd="3" destOrd="0" presId="urn:microsoft.com/office/officeart/2005/8/layout/cycle7"/>
    <dgm:cxn modelId="{A3CB64FE-CA53-784A-9A3B-90509229CB0E}" type="presParOf" srcId="{AB517C35-D91D-C94B-83EA-53B0B22A272A}" destId="{8095DAF5-729A-B241-A997-39D2836CF513}" srcOrd="0" destOrd="0" presId="urn:microsoft.com/office/officeart/2005/8/layout/cycle7"/>
    <dgm:cxn modelId="{84F7C233-976D-ED4A-9237-E618DA5E3C54}" type="presParOf" srcId="{D37369EA-9DCB-A743-8CCA-87F2288FAF30}" destId="{E97263E8-1C78-F44D-92AD-3C78967396CC}" srcOrd="4" destOrd="0" presId="urn:microsoft.com/office/officeart/2005/8/layout/cycle7"/>
    <dgm:cxn modelId="{C2CAF56B-7721-A14C-BB06-762459C15A60}" type="presParOf" srcId="{D37369EA-9DCB-A743-8CCA-87F2288FAF30}" destId="{967A4B20-7D62-0844-A89C-96F7E49FC694}" srcOrd="5" destOrd="0" presId="urn:microsoft.com/office/officeart/2005/8/layout/cycle7"/>
    <dgm:cxn modelId="{D1199A33-2AED-294C-9546-F0F67442D9BD}" type="presParOf" srcId="{967A4B20-7D62-0844-A89C-96F7E49FC694}" destId="{4B27A1FB-1D25-DF4A-8E79-115DC360CE40}" srcOrd="0" destOrd="0" presId="urn:microsoft.com/office/officeart/2005/8/layout/cycle7"/>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722B1A-933D-CE46-8635-A845B7DD8302}">
      <dsp:nvSpPr>
        <dsp:cNvPr id="0" name=""/>
        <dsp:cNvSpPr/>
      </dsp:nvSpPr>
      <dsp:spPr>
        <a:xfrm>
          <a:off x="1838755" y="656"/>
          <a:ext cx="1592988" cy="79649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Model</a:t>
          </a:r>
        </a:p>
        <a:p>
          <a:pPr lvl="0" algn="ctr" defTabSz="488950">
            <a:lnSpc>
              <a:spcPct val="90000"/>
            </a:lnSpc>
            <a:spcBef>
              <a:spcPct val="0"/>
            </a:spcBef>
            <a:spcAft>
              <a:spcPct val="35000"/>
            </a:spcAft>
          </a:pPr>
          <a:r>
            <a:rPr lang="en-US" sz="1100" kern="1200"/>
            <a:t>Venture.php</a:t>
          </a:r>
        </a:p>
      </dsp:txBody>
      <dsp:txXfrm>
        <a:off x="1862084" y="23985"/>
        <a:ext cx="1546330" cy="749836"/>
      </dsp:txXfrm>
    </dsp:sp>
    <dsp:sp modelId="{CCDB26DE-3181-9842-A858-0881E0248C54}">
      <dsp:nvSpPr>
        <dsp:cNvPr id="0" name=""/>
        <dsp:cNvSpPr/>
      </dsp:nvSpPr>
      <dsp:spPr>
        <a:xfrm rot="3600000">
          <a:off x="3342488" y="1292524"/>
          <a:ext cx="828885" cy="278772"/>
        </a:xfrm>
        <a:prstGeom prst="leftRightArrow">
          <a:avLst>
            <a:gd name="adj1" fmla="val 60000"/>
            <a:gd name="adj2" fmla="val 50000"/>
          </a:avLst>
        </a:prstGeom>
        <a:no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426120" y="1348278"/>
        <a:ext cx="661621" cy="167264"/>
      </dsp:txXfrm>
    </dsp:sp>
    <dsp:sp modelId="{29E597C6-314E-0243-BF0B-A58E89B59E02}">
      <dsp:nvSpPr>
        <dsp:cNvPr id="0" name=""/>
        <dsp:cNvSpPr/>
      </dsp:nvSpPr>
      <dsp:spPr>
        <a:xfrm>
          <a:off x="3153303" y="2277519"/>
          <a:ext cx="1592988" cy="79649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View</a:t>
          </a:r>
        </a:p>
        <a:p>
          <a:pPr lvl="0" algn="ctr" defTabSz="488950">
            <a:lnSpc>
              <a:spcPct val="90000"/>
            </a:lnSpc>
            <a:spcBef>
              <a:spcPct val="0"/>
            </a:spcBef>
            <a:spcAft>
              <a:spcPct val="35000"/>
            </a:spcAft>
          </a:pPr>
          <a:r>
            <a:rPr lang="en-US" sz="1100" kern="1200"/>
            <a:t>viewVenture.blade.php</a:t>
          </a:r>
        </a:p>
      </dsp:txBody>
      <dsp:txXfrm>
        <a:off x="3176632" y="2300848"/>
        <a:ext cx="1546330" cy="749836"/>
      </dsp:txXfrm>
    </dsp:sp>
    <dsp:sp modelId="{AB517C35-D91D-C94B-83EA-53B0B22A272A}">
      <dsp:nvSpPr>
        <dsp:cNvPr id="0" name=""/>
        <dsp:cNvSpPr/>
      </dsp:nvSpPr>
      <dsp:spPr>
        <a:xfrm rot="10800000">
          <a:off x="2220807" y="2536380"/>
          <a:ext cx="828885" cy="278772"/>
        </a:xfrm>
        <a:prstGeom prst="lef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304439" y="2592134"/>
        <a:ext cx="661621" cy="167264"/>
      </dsp:txXfrm>
    </dsp:sp>
    <dsp:sp modelId="{E97263E8-1C78-F44D-92AD-3C78967396CC}">
      <dsp:nvSpPr>
        <dsp:cNvPr id="0" name=""/>
        <dsp:cNvSpPr/>
      </dsp:nvSpPr>
      <dsp:spPr>
        <a:xfrm>
          <a:off x="524208" y="2277519"/>
          <a:ext cx="1592988" cy="79649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Controller</a:t>
          </a:r>
        </a:p>
        <a:p>
          <a:pPr lvl="0" algn="ctr" defTabSz="488950">
            <a:lnSpc>
              <a:spcPct val="90000"/>
            </a:lnSpc>
            <a:spcBef>
              <a:spcPct val="0"/>
            </a:spcBef>
            <a:spcAft>
              <a:spcPct val="35000"/>
            </a:spcAft>
          </a:pPr>
          <a:r>
            <a:rPr lang="en-US" sz="1100" kern="1200"/>
            <a:t>VentureController.php</a:t>
          </a:r>
          <a:endParaRPr lang="en-US" sz="1100" kern="1200"/>
        </a:p>
      </dsp:txBody>
      <dsp:txXfrm>
        <a:off x="547537" y="2300848"/>
        <a:ext cx="1546330" cy="749836"/>
      </dsp:txXfrm>
    </dsp:sp>
    <dsp:sp modelId="{967A4B20-7D62-0844-A89C-96F7E49FC694}">
      <dsp:nvSpPr>
        <dsp:cNvPr id="0" name=""/>
        <dsp:cNvSpPr/>
      </dsp:nvSpPr>
      <dsp:spPr>
        <a:xfrm rot="18000000">
          <a:off x="1563533" y="1397948"/>
          <a:ext cx="828885" cy="278772"/>
        </a:xfrm>
        <a:prstGeom prst="lef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1647165" y="1453702"/>
        <a:ext cx="661621" cy="167264"/>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64D24-AB49-AC41-B7CD-69EFEFC1D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14346</Words>
  <Characters>81778</Characters>
  <Application>Microsoft Macintosh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95933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 Group 1 - SRS Document</dc:title>
  <dc:subject/>
  <dc:creator>Sarah Thomas, Irina, Enaam, Feng, Bahit</dc:creator>
  <cp:keywords/>
  <dc:description/>
  <cp:lastModifiedBy>Sarah Thomas</cp:lastModifiedBy>
  <cp:revision>2</cp:revision>
  <dcterms:created xsi:type="dcterms:W3CDTF">2014-03-17T11:49:00Z</dcterms:created>
  <dcterms:modified xsi:type="dcterms:W3CDTF">2014-03-17T11:49:00Z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sthomag@essex.ac.uk@www.mendeley.com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